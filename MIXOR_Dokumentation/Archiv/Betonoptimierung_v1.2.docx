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F542CC" w:rsidRDefault="005D69CE" w:rsidP="005A6F34">
            <w:pPr>
              <w:rPr>
                <w:rFonts w:cs="Arial"/>
                <w:b w:val="0"/>
                <w:bCs w:val="0"/>
                <w:sz w:val="28"/>
                <w:szCs w:val="28"/>
              </w:rPr>
            </w:pPr>
            <w:r w:rsidRPr="00F542CC">
              <w:rPr>
                <w:rFonts w:cs="Arial"/>
                <w:b w:val="0"/>
                <w:bCs w:val="0"/>
                <w:sz w:val="28"/>
                <w:szCs w:val="28"/>
              </w:rPr>
              <w:t>Stefan Jollet</w:t>
            </w:r>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1.1</w:t>
            </w:r>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Berücksichtigung der </w:t>
            </w:r>
            <w:proofErr w:type="spellStart"/>
            <w:r>
              <w:rPr>
                <w:rFonts w:cs="Arial"/>
                <w:sz w:val="28"/>
                <w:szCs w:val="28"/>
              </w:rPr>
              <w:t>FiFo</w:t>
            </w:r>
            <w:proofErr w:type="spellEnd"/>
            <w:r>
              <w:rPr>
                <w:rFonts w:cs="Arial"/>
                <w:sz w:val="28"/>
                <w:szCs w:val="28"/>
              </w:rPr>
              <w:t>-Regel beim Waschen von Kapitel 2.2.1</w:t>
            </w:r>
            <w:r w:rsidR="00EE51C8">
              <w:rPr>
                <w:rFonts w:cs="Arial"/>
                <w:sz w:val="28"/>
                <w:szCs w:val="28"/>
              </w:rPr>
              <w:t>.</w:t>
            </w:r>
            <w:r>
              <w:rPr>
                <w:rFonts w:cs="Arial"/>
                <w:sz w:val="28"/>
                <w:szCs w:val="28"/>
              </w:rPr>
              <w:t>2 in 2.2.1.12 geschoben</w:t>
            </w:r>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09.03.2021</w:t>
            </w:r>
          </w:p>
        </w:tc>
      </w:tr>
      <w:tr w:rsidR="00B643F4" w:rsidRPr="00722DF3" w14:paraId="503EDC02" w14:textId="77777777" w:rsidTr="00613B67">
        <w:trPr>
          <w:ins w:id="0" w:author="Stefan Jollet" w:date="2021-03-30T13:23:00Z"/>
        </w:trPr>
        <w:tc>
          <w:tcPr>
            <w:cnfStyle w:val="001000000000" w:firstRow="0" w:lastRow="0" w:firstColumn="1" w:lastColumn="0" w:oddVBand="0" w:evenVBand="0" w:oddHBand="0" w:evenHBand="0" w:firstRowFirstColumn="0" w:firstRowLastColumn="0" w:lastRowFirstColumn="0" w:lastRowLastColumn="0"/>
            <w:tcW w:w="2272" w:type="dxa"/>
          </w:tcPr>
          <w:p w14:paraId="4B00E4CC" w14:textId="05AAF84E" w:rsidR="00B643F4" w:rsidRPr="00F542CC" w:rsidRDefault="00B643F4" w:rsidP="005A6F34">
            <w:pPr>
              <w:rPr>
                <w:ins w:id="1" w:author="Stefan Jollet" w:date="2021-03-30T13:23:00Z"/>
                <w:rFonts w:cs="Arial"/>
                <w:b w:val="0"/>
                <w:sz w:val="28"/>
                <w:szCs w:val="28"/>
              </w:rPr>
            </w:pPr>
            <w:ins w:id="2" w:author="Stefan Jollet" w:date="2021-03-30T13:23:00Z">
              <w:r>
                <w:rPr>
                  <w:rFonts w:cs="Arial"/>
                  <w:b w:val="0"/>
                  <w:sz w:val="28"/>
                  <w:szCs w:val="28"/>
                </w:rPr>
                <w:t>Stefan Jollet</w:t>
              </w:r>
            </w:ins>
          </w:p>
        </w:tc>
        <w:tc>
          <w:tcPr>
            <w:tcW w:w="1166" w:type="dxa"/>
          </w:tcPr>
          <w:p w14:paraId="7C56433E" w14:textId="3475E00A" w:rsidR="00B643F4" w:rsidRDefault="00B643F4" w:rsidP="005A6F34">
            <w:pPr>
              <w:cnfStyle w:val="000000000000" w:firstRow="0" w:lastRow="0" w:firstColumn="0" w:lastColumn="0" w:oddVBand="0" w:evenVBand="0" w:oddHBand="0" w:evenHBand="0" w:firstRowFirstColumn="0" w:firstRowLastColumn="0" w:lastRowFirstColumn="0" w:lastRowLastColumn="0"/>
              <w:rPr>
                <w:ins w:id="3" w:author="Stefan Jollet" w:date="2021-03-30T13:23:00Z"/>
                <w:rFonts w:cs="Arial"/>
                <w:sz w:val="28"/>
                <w:szCs w:val="28"/>
              </w:rPr>
            </w:pPr>
            <w:ins w:id="4" w:author="Stefan Jollet" w:date="2021-03-30T13:23:00Z">
              <w:r>
                <w:rPr>
                  <w:rFonts w:cs="Arial"/>
                  <w:sz w:val="28"/>
                  <w:szCs w:val="28"/>
                </w:rPr>
                <w:t>1.2</w:t>
              </w:r>
            </w:ins>
          </w:p>
        </w:tc>
        <w:tc>
          <w:tcPr>
            <w:tcW w:w="4295" w:type="dxa"/>
          </w:tcPr>
          <w:p w14:paraId="145E9943" w14:textId="7E0A8AF4" w:rsidR="00B643F4" w:rsidRDefault="00B643F4" w:rsidP="005A6F34">
            <w:pPr>
              <w:cnfStyle w:val="000000000000" w:firstRow="0" w:lastRow="0" w:firstColumn="0" w:lastColumn="0" w:oddVBand="0" w:evenVBand="0" w:oddHBand="0" w:evenHBand="0" w:firstRowFirstColumn="0" w:firstRowLastColumn="0" w:lastRowFirstColumn="0" w:lastRowLastColumn="0"/>
              <w:rPr>
                <w:ins w:id="5" w:author="Stefan Jollet" w:date="2021-03-30T13:23:00Z"/>
                <w:rFonts w:cs="Arial"/>
                <w:sz w:val="28"/>
                <w:szCs w:val="28"/>
              </w:rPr>
            </w:pPr>
            <w:ins w:id="6" w:author="Stefan Jollet" w:date="2021-03-30T13:23:00Z">
              <w:r>
                <w:rPr>
                  <w:rFonts w:cs="Arial"/>
                  <w:sz w:val="28"/>
                  <w:szCs w:val="28"/>
                </w:rPr>
                <w:t>Variable Ladezeit hinzugefügt</w:t>
              </w:r>
            </w:ins>
          </w:p>
        </w:tc>
        <w:tc>
          <w:tcPr>
            <w:tcW w:w="1618" w:type="dxa"/>
          </w:tcPr>
          <w:p w14:paraId="0C2A5D02" w14:textId="52CEE6CA" w:rsidR="00B643F4" w:rsidRDefault="00B643F4" w:rsidP="005A6F34">
            <w:pPr>
              <w:cnfStyle w:val="000000000000" w:firstRow="0" w:lastRow="0" w:firstColumn="0" w:lastColumn="0" w:oddVBand="0" w:evenVBand="0" w:oddHBand="0" w:evenHBand="0" w:firstRowFirstColumn="0" w:firstRowLastColumn="0" w:lastRowFirstColumn="0" w:lastRowLastColumn="0"/>
              <w:rPr>
                <w:ins w:id="7" w:author="Stefan Jollet" w:date="2021-03-30T13:23:00Z"/>
                <w:rFonts w:cs="Arial"/>
                <w:sz w:val="28"/>
                <w:szCs w:val="28"/>
              </w:rPr>
            </w:pPr>
            <w:ins w:id="8" w:author="Stefan Jollet" w:date="2021-03-30T13:23:00Z">
              <w:r>
                <w:rPr>
                  <w:rFonts w:cs="Arial"/>
                  <w:sz w:val="28"/>
                  <w:szCs w:val="28"/>
                </w:rPr>
                <w:t>30.03.2021</w:t>
              </w:r>
            </w:ins>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B4B96AF" w14:textId="667D96A7" w:rsidR="00F50843"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4923848" w:history="1">
            <w:r w:rsidR="00F50843" w:rsidRPr="006B1DF1">
              <w:rPr>
                <w:rStyle w:val="Hyperlink"/>
                <w:noProof/>
              </w:rPr>
              <w:t>1</w:t>
            </w:r>
            <w:r w:rsidR="00F50843">
              <w:rPr>
                <w:rFonts w:asciiTheme="minorHAnsi" w:eastAsiaTheme="minorEastAsia" w:hAnsiTheme="minorHAnsi"/>
                <w:noProof/>
                <w:sz w:val="22"/>
                <w:lang w:eastAsia="de-DE"/>
              </w:rPr>
              <w:tab/>
            </w:r>
            <w:r w:rsidR="00F50843" w:rsidRPr="006B1DF1">
              <w:rPr>
                <w:rStyle w:val="Hyperlink"/>
                <w:noProof/>
              </w:rPr>
              <w:t>Einleitung</w:t>
            </w:r>
            <w:r w:rsidR="00F50843">
              <w:rPr>
                <w:noProof/>
                <w:webHidden/>
              </w:rPr>
              <w:tab/>
            </w:r>
            <w:r w:rsidR="00F50843">
              <w:rPr>
                <w:noProof/>
                <w:webHidden/>
              </w:rPr>
              <w:fldChar w:fldCharType="begin"/>
            </w:r>
            <w:r w:rsidR="00F50843">
              <w:rPr>
                <w:noProof/>
                <w:webHidden/>
              </w:rPr>
              <w:instrText xml:space="preserve"> PAGEREF _Toc44923848 \h </w:instrText>
            </w:r>
            <w:r w:rsidR="00F50843">
              <w:rPr>
                <w:noProof/>
                <w:webHidden/>
              </w:rPr>
            </w:r>
            <w:r w:rsidR="00F50843">
              <w:rPr>
                <w:noProof/>
                <w:webHidden/>
              </w:rPr>
              <w:fldChar w:fldCharType="separate"/>
            </w:r>
            <w:r w:rsidR="00F50843">
              <w:rPr>
                <w:noProof/>
                <w:webHidden/>
              </w:rPr>
              <w:t>1</w:t>
            </w:r>
            <w:r w:rsidR="00F50843">
              <w:rPr>
                <w:noProof/>
                <w:webHidden/>
              </w:rPr>
              <w:fldChar w:fldCharType="end"/>
            </w:r>
          </w:hyperlink>
        </w:p>
        <w:p w14:paraId="3DE07A7C" w14:textId="0AE994EB" w:rsidR="00F50843" w:rsidRDefault="00804B8C">
          <w:pPr>
            <w:pStyle w:val="Verzeichnis1"/>
            <w:tabs>
              <w:tab w:val="left" w:pos="440"/>
              <w:tab w:val="right" w:leader="dot" w:pos="9062"/>
            </w:tabs>
            <w:rPr>
              <w:rFonts w:asciiTheme="minorHAnsi" w:eastAsiaTheme="minorEastAsia" w:hAnsiTheme="minorHAnsi"/>
              <w:noProof/>
              <w:sz w:val="22"/>
              <w:lang w:eastAsia="de-DE"/>
            </w:rPr>
          </w:pPr>
          <w:hyperlink w:anchor="_Toc44923849" w:history="1">
            <w:r w:rsidR="00F50843" w:rsidRPr="006B1DF1">
              <w:rPr>
                <w:rStyle w:val="Hyperlink"/>
                <w:noProof/>
              </w:rPr>
              <w:t>2</w:t>
            </w:r>
            <w:r w:rsidR="00F50843">
              <w:rPr>
                <w:rFonts w:asciiTheme="minorHAnsi" w:eastAsiaTheme="minorEastAsia" w:hAnsiTheme="minorHAnsi"/>
                <w:noProof/>
                <w:sz w:val="22"/>
                <w:lang w:eastAsia="de-DE"/>
              </w:rPr>
              <w:tab/>
            </w:r>
            <w:r w:rsidR="00F50843" w:rsidRPr="006B1DF1">
              <w:rPr>
                <w:rStyle w:val="Hyperlink"/>
                <w:noProof/>
              </w:rPr>
              <w:t>Konzept der Betonoptimierung</w:t>
            </w:r>
            <w:r w:rsidR="00F50843">
              <w:rPr>
                <w:noProof/>
                <w:webHidden/>
              </w:rPr>
              <w:tab/>
            </w:r>
            <w:r w:rsidR="00F50843">
              <w:rPr>
                <w:noProof/>
                <w:webHidden/>
              </w:rPr>
              <w:fldChar w:fldCharType="begin"/>
            </w:r>
            <w:r w:rsidR="00F50843">
              <w:rPr>
                <w:noProof/>
                <w:webHidden/>
              </w:rPr>
              <w:instrText xml:space="preserve"> PAGEREF _Toc44923849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67C7C8C0" w14:textId="360924C4" w:rsidR="00F50843" w:rsidRDefault="00804B8C">
          <w:pPr>
            <w:pStyle w:val="Verzeichnis2"/>
            <w:tabs>
              <w:tab w:val="left" w:pos="880"/>
              <w:tab w:val="right" w:leader="dot" w:pos="9062"/>
            </w:tabs>
            <w:rPr>
              <w:rFonts w:asciiTheme="minorHAnsi" w:eastAsiaTheme="minorEastAsia" w:hAnsiTheme="minorHAnsi"/>
              <w:noProof/>
              <w:sz w:val="22"/>
              <w:lang w:eastAsia="de-DE"/>
            </w:rPr>
          </w:pPr>
          <w:hyperlink w:anchor="_Toc44923850" w:history="1">
            <w:r w:rsidR="00F50843" w:rsidRPr="006B1DF1">
              <w:rPr>
                <w:rStyle w:val="Hyperlink"/>
                <w:noProof/>
              </w:rPr>
              <w:t>2.1</w:t>
            </w:r>
            <w:r w:rsidR="00F50843">
              <w:rPr>
                <w:rFonts w:asciiTheme="minorHAnsi" w:eastAsiaTheme="minorEastAsia" w:hAnsiTheme="minorHAnsi"/>
                <w:noProof/>
                <w:sz w:val="22"/>
                <w:lang w:eastAsia="de-DE"/>
              </w:rPr>
              <w:tab/>
            </w:r>
            <w:r w:rsidR="00F50843" w:rsidRPr="006B1DF1">
              <w:rPr>
                <w:rStyle w:val="Hyperlink"/>
                <w:noProof/>
              </w:rPr>
              <w:t>Allgemeine Anforderungen</w:t>
            </w:r>
            <w:r w:rsidR="00F50843">
              <w:rPr>
                <w:noProof/>
                <w:webHidden/>
              </w:rPr>
              <w:tab/>
            </w:r>
            <w:r w:rsidR="00F50843">
              <w:rPr>
                <w:noProof/>
                <w:webHidden/>
              </w:rPr>
              <w:fldChar w:fldCharType="begin"/>
            </w:r>
            <w:r w:rsidR="00F50843">
              <w:rPr>
                <w:noProof/>
                <w:webHidden/>
              </w:rPr>
              <w:instrText xml:space="preserve"> PAGEREF _Toc44923850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766D688E" w14:textId="739CB14A" w:rsidR="00F50843" w:rsidRDefault="00804B8C">
          <w:pPr>
            <w:pStyle w:val="Verzeichnis2"/>
            <w:tabs>
              <w:tab w:val="left" w:pos="880"/>
              <w:tab w:val="right" w:leader="dot" w:pos="9062"/>
            </w:tabs>
            <w:rPr>
              <w:rFonts w:asciiTheme="minorHAnsi" w:eastAsiaTheme="minorEastAsia" w:hAnsiTheme="minorHAnsi"/>
              <w:noProof/>
              <w:sz w:val="22"/>
              <w:lang w:eastAsia="de-DE"/>
            </w:rPr>
          </w:pPr>
          <w:hyperlink w:anchor="_Toc44923851" w:history="1">
            <w:r w:rsidR="00F50843" w:rsidRPr="006B1DF1">
              <w:rPr>
                <w:rStyle w:val="Hyperlink"/>
                <w:noProof/>
              </w:rPr>
              <w:t>2.2</w:t>
            </w:r>
            <w:r w:rsidR="00F50843">
              <w:rPr>
                <w:rFonts w:asciiTheme="minorHAnsi" w:eastAsiaTheme="minorEastAsia" w:hAnsiTheme="minorHAnsi"/>
                <w:noProof/>
                <w:sz w:val="22"/>
                <w:lang w:eastAsia="de-DE"/>
              </w:rPr>
              <w:tab/>
            </w:r>
            <w:r w:rsidR="00F50843" w:rsidRPr="006B1DF1">
              <w:rPr>
                <w:rStyle w:val="Hyperlink"/>
                <w:noProof/>
              </w:rPr>
              <w:t>Feature Liste</w:t>
            </w:r>
            <w:r w:rsidR="00F50843">
              <w:rPr>
                <w:noProof/>
                <w:webHidden/>
              </w:rPr>
              <w:tab/>
            </w:r>
            <w:r w:rsidR="00F50843">
              <w:rPr>
                <w:noProof/>
                <w:webHidden/>
              </w:rPr>
              <w:fldChar w:fldCharType="begin"/>
            </w:r>
            <w:r w:rsidR="00F50843">
              <w:rPr>
                <w:noProof/>
                <w:webHidden/>
              </w:rPr>
              <w:instrText xml:space="preserve"> PAGEREF _Toc44923851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5E51049F" w14:textId="3535493C"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52" w:history="1">
            <w:r w:rsidR="00F50843" w:rsidRPr="006B1DF1">
              <w:rPr>
                <w:rStyle w:val="Hyperlink"/>
                <w:noProof/>
              </w:rPr>
              <w:t>2.2.1</w:t>
            </w:r>
            <w:r w:rsidR="00F50843">
              <w:rPr>
                <w:rFonts w:asciiTheme="minorHAnsi" w:eastAsiaTheme="minorEastAsia" w:hAnsiTheme="minorHAnsi"/>
                <w:noProof/>
                <w:sz w:val="22"/>
                <w:lang w:eastAsia="de-DE"/>
              </w:rPr>
              <w:tab/>
            </w:r>
            <w:r w:rsidR="00F50843" w:rsidRPr="006B1DF1">
              <w:rPr>
                <w:rStyle w:val="Hyperlink"/>
                <w:noProof/>
              </w:rPr>
              <w:t>Pflichtanforderungen</w:t>
            </w:r>
            <w:r w:rsidR="00F50843">
              <w:rPr>
                <w:noProof/>
                <w:webHidden/>
              </w:rPr>
              <w:tab/>
            </w:r>
            <w:r w:rsidR="00F50843">
              <w:rPr>
                <w:noProof/>
                <w:webHidden/>
              </w:rPr>
              <w:fldChar w:fldCharType="begin"/>
            </w:r>
            <w:r w:rsidR="00F50843">
              <w:rPr>
                <w:noProof/>
                <w:webHidden/>
              </w:rPr>
              <w:instrText xml:space="preserve"> PAGEREF _Toc44923852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652B3D79" w14:textId="5B61C8D5"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53" w:history="1">
            <w:r w:rsidR="00F50843" w:rsidRPr="006B1DF1">
              <w:rPr>
                <w:rStyle w:val="Hyperlink"/>
                <w:noProof/>
              </w:rPr>
              <w:t>2.2.2</w:t>
            </w:r>
            <w:r w:rsidR="00F50843">
              <w:rPr>
                <w:rFonts w:asciiTheme="minorHAnsi" w:eastAsiaTheme="minorEastAsia" w:hAnsiTheme="minorHAnsi"/>
                <w:noProof/>
                <w:sz w:val="22"/>
                <w:lang w:eastAsia="de-DE"/>
              </w:rPr>
              <w:tab/>
            </w:r>
            <w:r w:rsidR="00F50843" w:rsidRPr="006B1DF1">
              <w:rPr>
                <w:rStyle w:val="Hyperlink"/>
                <w:noProof/>
              </w:rPr>
              <w:t>Optionale Anforderungen</w:t>
            </w:r>
            <w:r w:rsidR="00F50843">
              <w:rPr>
                <w:noProof/>
                <w:webHidden/>
              </w:rPr>
              <w:tab/>
            </w:r>
            <w:r w:rsidR="00F50843">
              <w:rPr>
                <w:noProof/>
                <w:webHidden/>
              </w:rPr>
              <w:fldChar w:fldCharType="begin"/>
            </w:r>
            <w:r w:rsidR="00F50843">
              <w:rPr>
                <w:noProof/>
                <w:webHidden/>
              </w:rPr>
              <w:instrText xml:space="preserve"> PAGEREF _Toc44923853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46E23282" w14:textId="039D8408" w:rsidR="00F50843" w:rsidRDefault="00804B8C">
          <w:pPr>
            <w:pStyle w:val="Verzeichnis2"/>
            <w:tabs>
              <w:tab w:val="left" w:pos="880"/>
              <w:tab w:val="right" w:leader="dot" w:pos="9062"/>
            </w:tabs>
            <w:rPr>
              <w:rFonts w:asciiTheme="minorHAnsi" w:eastAsiaTheme="minorEastAsia" w:hAnsiTheme="minorHAnsi"/>
              <w:noProof/>
              <w:sz w:val="22"/>
              <w:lang w:eastAsia="de-DE"/>
            </w:rPr>
          </w:pPr>
          <w:hyperlink w:anchor="_Toc44923855" w:history="1">
            <w:r w:rsidR="00F50843" w:rsidRPr="006B1DF1">
              <w:rPr>
                <w:rStyle w:val="Hyperlink"/>
                <w:noProof/>
              </w:rPr>
              <w:t>2.3</w:t>
            </w:r>
            <w:r w:rsidR="00F50843">
              <w:rPr>
                <w:rFonts w:asciiTheme="minorHAnsi" w:eastAsiaTheme="minorEastAsia" w:hAnsiTheme="minorHAnsi"/>
                <w:noProof/>
                <w:sz w:val="22"/>
                <w:lang w:eastAsia="de-DE"/>
              </w:rPr>
              <w:tab/>
            </w:r>
            <w:r w:rsidR="00F50843" w:rsidRPr="006B1DF1">
              <w:rPr>
                <w:rStyle w:val="Hyperlink"/>
                <w:noProof/>
              </w:rPr>
              <w:t>Ausschluss Liste</w:t>
            </w:r>
            <w:r w:rsidR="00F50843">
              <w:rPr>
                <w:noProof/>
                <w:webHidden/>
              </w:rPr>
              <w:tab/>
            </w:r>
            <w:r w:rsidR="00F50843">
              <w:rPr>
                <w:noProof/>
                <w:webHidden/>
              </w:rPr>
              <w:fldChar w:fldCharType="begin"/>
            </w:r>
            <w:r w:rsidR="00F50843">
              <w:rPr>
                <w:noProof/>
                <w:webHidden/>
              </w:rPr>
              <w:instrText xml:space="preserve"> PAGEREF _Toc44923855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6EB8801D" w14:textId="2A811F62"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56" w:history="1">
            <w:r w:rsidR="00F50843" w:rsidRPr="006B1DF1">
              <w:rPr>
                <w:rStyle w:val="Hyperlink"/>
                <w:noProof/>
              </w:rPr>
              <w:t>2.3.1</w:t>
            </w:r>
            <w:r w:rsidR="00F50843">
              <w:rPr>
                <w:rFonts w:asciiTheme="minorHAnsi" w:eastAsiaTheme="minorEastAsia" w:hAnsiTheme="minorHAnsi"/>
                <w:noProof/>
                <w:sz w:val="22"/>
                <w:lang w:eastAsia="de-DE"/>
              </w:rPr>
              <w:tab/>
            </w:r>
            <w:r w:rsidR="00F50843" w:rsidRPr="006B1DF1">
              <w:rPr>
                <w:rStyle w:val="Hyperlink"/>
                <w:noProof/>
              </w:rPr>
              <w:t>Preloads</w:t>
            </w:r>
            <w:r w:rsidR="00F50843">
              <w:rPr>
                <w:noProof/>
                <w:webHidden/>
              </w:rPr>
              <w:tab/>
            </w:r>
            <w:r w:rsidR="00F50843">
              <w:rPr>
                <w:noProof/>
                <w:webHidden/>
              </w:rPr>
              <w:fldChar w:fldCharType="begin"/>
            </w:r>
            <w:r w:rsidR="00F50843">
              <w:rPr>
                <w:noProof/>
                <w:webHidden/>
              </w:rPr>
              <w:instrText xml:space="preserve"> PAGEREF _Toc44923856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3717BF0A" w14:textId="14F5BCED"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57" w:history="1">
            <w:r w:rsidR="00F50843" w:rsidRPr="006B1DF1">
              <w:rPr>
                <w:rStyle w:val="Hyperlink"/>
                <w:noProof/>
              </w:rPr>
              <w:t>2.3.2</w:t>
            </w:r>
            <w:r w:rsidR="00F50843">
              <w:rPr>
                <w:rFonts w:asciiTheme="minorHAnsi" w:eastAsiaTheme="minorEastAsia" w:hAnsiTheme="minorHAnsi"/>
                <w:noProof/>
                <w:sz w:val="22"/>
                <w:lang w:eastAsia="de-DE"/>
              </w:rPr>
              <w:tab/>
            </w:r>
            <w:r w:rsidR="00F50843" w:rsidRPr="006B1DF1">
              <w:rPr>
                <w:rStyle w:val="Hyperlink"/>
                <w:noProof/>
              </w:rPr>
              <w:t>Shunting</w:t>
            </w:r>
            <w:r w:rsidR="00F50843">
              <w:rPr>
                <w:noProof/>
                <w:webHidden/>
              </w:rPr>
              <w:tab/>
            </w:r>
            <w:r w:rsidR="00F50843">
              <w:rPr>
                <w:noProof/>
                <w:webHidden/>
              </w:rPr>
              <w:fldChar w:fldCharType="begin"/>
            </w:r>
            <w:r w:rsidR="00F50843">
              <w:rPr>
                <w:noProof/>
                <w:webHidden/>
              </w:rPr>
              <w:instrText xml:space="preserve"> PAGEREF _Toc44923857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2508A8B1" w14:textId="5F8B43EA"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58" w:history="1">
            <w:r w:rsidR="00F50843" w:rsidRPr="006B1DF1">
              <w:rPr>
                <w:rStyle w:val="Hyperlink"/>
                <w:noProof/>
              </w:rPr>
              <w:t>2.3.3</w:t>
            </w:r>
            <w:r w:rsidR="00F50843">
              <w:rPr>
                <w:rFonts w:asciiTheme="minorHAnsi" w:eastAsiaTheme="minorEastAsia" w:hAnsiTheme="minorHAnsi"/>
                <w:noProof/>
                <w:sz w:val="22"/>
                <w:lang w:eastAsia="de-DE"/>
              </w:rPr>
              <w:tab/>
            </w:r>
            <w:r w:rsidR="00F50843" w:rsidRPr="006B1DF1">
              <w:rPr>
                <w:rStyle w:val="Hyperlink"/>
                <w:noProof/>
              </w:rPr>
              <w:t>Roaming</w:t>
            </w:r>
            <w:r w:rsidR="00F50843">
              <w:rPr>
                <w:noProof/>
                <w:webHidden/>
              </w:rPr>
              <w:tab/>
            </w:r>
            <w:r w:rsidR="00F50843">
              <w:rPr>
                <w:noProof/>
                <w:webHidden/>
              </w:rPr>
              <w:fldChar w:fldCharType="begin"/>
            </w:r>
            <w:r w:rsidR="00F50843">
              <w:rPr>
                <w:noProof/>
                <w:webHidden/>
              </w:rPr>
              <w:instrText xml:space="preserve"> PAGEREF _Toc44923858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583C61C5" w14:textId="3000C3BB"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59" w:history="1">
            <w:r w:rsidR="00F50843" w:rsidRPr="006B1DF1">
              <w:rPr>
                <w:rStyle w:val="Hyperlink"/>
                <w:noProof/>
              </w:rPr>
              <w:t>2.3.4</w:t>
            </w:r>
            <w:r w:rsidR="00F50843">
              <w:rPr>
                <w:rFonts w:asciiTheme="minorHAnsi" w:eastAsiaTheme="minorEastAsia" w:hAnsiTheme="minorHAnsi"/>
                <w:noProof/>
                <w:sz w:val="22"/>
                <w:lang w:eastAsia="de-DE"/>
              </w:rPr>
              <w:tab/>
            </w:r>
            <w:r w:rsidR="00F50843" w:rsidRPr="006B1DF1">
              <w:rPr>
                <w:rStyle w:val="Hyperlink"/>
                <w:noProof/>
              </w:rPr>
              <w:t>Predrive</w:t>
            </w:r>
            <w:r w:rsidR="00F50843">
              <w:rPr>
                <w:noProof/>
                <w:webHidden/>
              </w:rPr>
              <w:tab/>
            </w:r>
            <w:r w:rsidR="00F50843">
              <w:rPr>
                <w:noProof/>
                <w:webHidden/>
              </w:rPr>
              <w:fldChar w:fldCharType="begin"/>
            </w:r>
            <w:r w:rsidR="00F50843">
              <w:rPr>
                <w:noProof/>
                <w:webHidden/>
              </w:rPr>
              <w:instrText xml:space="preserve"> PAGEREF _Toc44923859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1F7FA9BF" w14:textId="6736F270"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60" w:history="1">
            <w:r w:rsidR="00F50843" w:rsidRPr="006B1DF1">
              <w:rPr>
                <w:rStyle w:val="Hyperlink"/>
                <w:noProof/>
              </w:rPr>
              <w:t>2.3.5</w:t>
            </w:r>
            <w:r w:rsidR="00F50843">
              <w:rPr>
                <w:rFonts w:asciiTheme="minorHAnsi" w:eastAsiaTheme="minorEastAsia" w:hAnsiTheme="minorHAnsi"/>
                <w:noProof/>
                <w:sz w:val="22"/>
                <w:lang w:eastAsia="de-DE"/>
              </w:rPr>
              <w:tab/>
            </w:r>
            <w:r w:rsidR="00F50843" w:rsidRPr="006B1DF1">
              <w:rPr>
                <w:rStyle w:val="Hyperlink"/>
                <w:noProof/>
              </w:rPr>
              <w:t>Waste Orders</w:t>
            </w:r>
            <w:r w:rsidR="00F50843">
              <w:rPr>
                <w:noProof/>
                <w:webHidden/>
              </w:rPr>
              <w:tab/>
            </w:r>
            <w:r w:rsidR="00F50843">
              <w:rPr>
                <w:noProof/>
                <w:webHidden/>
              </w:rPr>
              <w:fldChar w:fldCharType="begin"/>
            </w:r>
            <w:r w:rsidR="00F50843">
              <w:rPr>
                <w:noProof/>
                <w:webHidden/>
              </w:rPr>
              <w:instrText xml:space="preserve"> PAGEREF _Toc44923860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7F9FBC6E" w14:textId="00096B1B"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61" w:history="1">
            <w:r w:rsidR="00F50843" w:rsidRPr="006B1DF1">
              <w:rPr>
                <w:rStyle w:val="Hyperlink"/>
                <w:noProof/>
              </w:rPr>
              <w:t>2.3.6</w:t>
            </w:r>
            <w:r w:rsidR="00F50843">
              <w:rPr>
                <w:rFonts w:asciiTheme="minorHAnsi" w:eastAsiaTheme="minorEastAsia" w:hAnsiTheme="minorHAnsi"/>
                <w:noProof/>
                <w:sz w:val="22"/>
                <w:lang w:eastAsia="de-DE"/>
              </w:rPr>
              <w:tab/>
            </w:r>
            <w:r w:rsidR="00F50843" w:rsidRPr="006B1DF1">
              <w:rPr>
                <w:rStyle w:val="Hyperlink"/>
                <w:noProof/>
              </w:rPr>
              <w:t>Customer Managed Assignment (CMA)</w:t>
            </w:r>
            <w:r w:rsidR="00F50843">
              <w:rPr>
                <w:noProof/>
                <w:webHidden/>
              </w:rPr>
              <w:tab/>
            </w:r>
            <w:r w:rsidR="00F50843">
              <w:rPr>
                <w:noProof/>
                <w:webHidden/>
              </w:rPr>
              <w:fldChar w:fldCharType="begin"/>
            </w:r>
            <w:r w:rsidR="00F50843">
              <w:rPr>
                <w:noProof/>
                <w:webHidden/>
              </w:rPr>
              <w:instrText xml:space="preserve"> PAGEREF _Toc44923861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2E0CC312" w14:textId="0799A87D"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62" w:history="1">
            <w:r w:rsidR="00F50843" w:rsidRPr="006B1DF1">
              <w:rPr>
                <w:rStyle w:val="Hyperlink"/>
                <w:noProof/>
              </w:rPr>
              <w:t>2.3.7</w:t>
            </w:r>
            <w:r w:rsidR="00F50843">
              <w:rPr>
                <w:rFonts w:asciiTheme="minorHAnsi" w:eastAsiaTheme="minorEastAsia" w:hAnsiTheme="minorHAnsi"/>
                <w:noProof/>
                <w:sz w:val="22"/>
                <w:lang w:eastAsia="de-DE"/>
              </w:rPr>
              <w:tab/>
            </w:r>
            <w:r w:rsidR="00F50843" w:rsidRPr="006B1DF1">
              <w:rPr>
                <w:rStyle w:val="Hyperlink"/>
                <w:noProof/>
              </w:rPr>
              <w:t>Splitloads</w:t>
            </w:r>
            <w:r w:rsidR="00F50843">
              <w:rPr>
                <w:noProof/>
                <w:webHidden/>
              </w:rPr>
              <w:tab/>
            </w:r>
            <w:r w:rsidR="00F50843">
              <w:rPr>
                <w:noProof/>
                <w:webHidden/>
              </w:rPr>
              <w:fldChar w:fldCharType="begin"/>
            </w:r>
            <w:r w:rsidR="00F50843">
              <w:rPr>
                <w:noProof/>
                <w:webHidden/>
              </w:rPr>
              <w:instrText xml:space="preserve"> PAGEREF _Toc44923862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3AA44DCD" w14:textId="065AD3AE"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63" w:history="1">
            <w:r w:rsidR="00F50843" w:rsidRPr="006B1DF1">
              <w:rPr>
                <w:rStyle w:val="Hyperlink"/>
                <w:noProof/>
              </w:rPr>
              <w:t>2.3.8</w:t>
            </w:r>
            <w:r w:rsidR="00F50843">
              <w:rPr>
                <w:rFonts w:asciiTheme="minorHAnsi" w:eastAsiaTheme="minorEastAsia" w:hAnsiTheme="minorHAnsi"/>
                <w:noProof/>
                <w:sz w:val="22"/>
                <w:lang w:eastAsia="de-DE"/>
              </w:rPr>
              <w:tab/>
            </w:r>
            <w:r w:rsidR="00F50843" w:rsidRPr="006B1DF1">
              <w:rPr>
                <w:rStyle w:val="Hyperlink"/>
                <w:noProof/>
              </w:rPr>
              <w:t>Fahrzeit</w:t>
            </w:r>
            <w:r w:rsidR="00F50843">
              <w:rPr>
                <w:noProof/>
                <w:webHidden/>
              </w:rPr>
              <w:tab/>
            </w:r>
            <w:r w:rsidR="00F50843">
              <w:rPr>
                <w:noProof/>
                <w:webHidden/>
              </w:rPr>
              <w:fldChar w:fldCharType="begin"/>
            </w:r>
            <w:r w:rsidR="00F50843">
              <w:rPr>
                <w:noProof/>
                <w:webHidden/>
              </w:rPr>
              <w:instrText xml:space="preserve"> PAGEREF _Toc44923863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4C497728" w14:textId="7691B71A" w:rsidR="00F50843" w:rsidRDefault="00804B8C">
          <w:pPr>
            <w:pStyle w:val="Verzeichnis3"/>
            <w:tabs>
              <w:tab w:val="left" w:pos="1320"/>
              <w:tab w:val="right" w:leader="dot" w:pos="9062"/>
            </w:tabs>
            <w:rPr>
              <w:rFonts w:asciiTheme="minorHAnsi" w:eastAsiaTheme="minorEastAsia" w:hAnsiTheme="minorHAnsi"/>
              <w:noProof/>
              <w:sz w:val="22"/>
              <w:lang w:eastAsia="de-DE"/>
            </w:rPr>
          </w:pPr>
          <w:hyperlink w:anchor="_Toc44923864" w:history="1">
            <w:r w:rsidR="00F50843" w:rsidRPr="006B1DF1">
              <w:rPr>
                <w:rStyle w:val="Hyperlink"/>
                <w:noProof/>
              </w:rPr>
              <w:t>2.3.9</w:t>
            </w:r>
            <w:r w:rsidR="00F50843">
              <w:rPr>
                <w:rFonts w:asciiTheme="minorHAnsi" w:eastAsiaTheme="minorEastAsia" w:hAnsiTheme="minorHAnsi"/>
                <w:noProof/>
                <w:sz w:val="22"/>
                <w:lang w:eastAsia="de-DE"/>
              </w:rPr>
              <w:tab/>
            </w:r>
            <w:r w:rsidR="00F50843" w:rsidRPr="006B1DF1">
              <w:rPr>
                <w:rStyle w:val="Hyperlink"/>
                <w:noProof/>
              </w:rPr>
              <w:t>Minimum Rip</w:t>
            </w:r>
            <w:r w:rsidR="00F50843">
              <w:rPr>
                <w:noProof/>
                <w:webHidden/>
              </w:rPr>
              <w:tab/>
            </w:r>
            <w:r w:rsidR="00F50843">
              <w:rPr>
                <w:noProof/>
                <w:webHidden/>
              </w:rPr>
              <w:fldChar w:fldCharType="begin"/>
            </w:r>
            <w:r w:rsidR="00F50843">
              <w:rPr>
                <w:noProof/>
                <w:webHidden/>
              </w:rPr>
              <w:instrText xml:space="preserve"> PAGEREF _Toc44923864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396D1086" w14:textId="04B02AF9" w:rsidR="00F50843" w:rsidRDefault="00804B8C">
          <w:pPr>
            <w:pStyle w:val="Verzeichnis2"/>
            <w:tabs>
              <w:tab w:val="left" w:pos="880"/>
              <w:tab w:val="right" w:leader="dot" w:pos="9062"/>
            </w:tabs>
            <w:rPr>
              <w:rFonts w:asciiTheme="minorHAnsi" w:eastAsiaTheme="minorEastAsia" w:hAnsiTheme="minorHAnsi"/>
              <w:noProof/>
              <w:sz w:val="22"/>
              <w:lang w:eastAsia="de-DE"/>
            </w:rPr>
          </w:pPr>
          <w:hyperlink w:anchor="_Toc44923865" w:history="1">
            <w:r w:rsidR="00F50843" w:rsidRPr="006B1DF1">
              <w:rPr>
                <w:rStyle w:val="Hyperlink"/>
                <w:noProof/>
              </w:rPr>
              <w:t>2.4</w:t>
            </w:r>
            <w:r w:rsidR="00F50843">
              <w:rPr>
                <w:rFonts w:asciiTheme="minorHAnsi" w:eastAsiaTheme="minorEastAsia" w:hAnsiTheme="minorHAnsi"/>
                <w:noProof/>
                <w:sz w:val="22"/>
                <w:lang w:eastAsia="de-DE"/>
              </w:rPr>
              <w:tab/>
            </w:r>
            <w:r w:rsidR="00F50843" w:rsidRPr="006B1DF1">
              <w:rPr>
                <w:rStyle w:val="Hyperlink"/>
                <w:noProof/>
              </w:rPr>
              <w:t>Optimierungsziele</w:t>
            </w:r>
            <w:r w:rsidR="00F50843">
              <w:rPr>
                <w:noProof/>
                <w:webHidden/>
              </w:rPr>
              <w:tab/>
            </w:r>
            <w:r w:rsidR="00F50843">
              <w:rPr>
                <w:noProof/>
                <w:webHidden/>
              </w:rPr>
              <w:fldChar w:fldCharType="begin"/>
            </w:r>
            <w:r w:rsidR="00F50843">
              <w:rPr>
                <w:noProof/>
                <w:webHidden/>
              </w:rPr>
              <w:instrText xml:space="preserve"> PAGEREF _Toc44923865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5C577E11" w14:textId="281FBA1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9" w:name="_Toc44923848"/>
      <w:r>
        <w:lastRenderedPageBreak/>
        <w:t>Einleitung</w:t>
      </w:r>
      <w:bookmarkEnd w:id="9"/>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0" w:name="_Toc44923849"/>
      <w:r>
        <w:lastRenderedPageBreak/>
        <w:t>Konzept der Betonoptimierung</w:t>
      </w:r>
      <w:bookmarkEnd w:id="10"/>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1" w:name="_Toc44923850"/>
      <w:r>
        <w:t>Allgemeine Anforderungen</w:t>
      </w:r>
      <w:bookmarkEnd w:id="11"/>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Verboten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12" w:name="_Toc44923851"/>
      <w:r w:rsidRPr="00934F4A">
        <w:lastRenderedPageBreak/>
        <w:t>Feature Liste</w:t>
      </w:r>
      <w:bookmarkEnd w:id="12"/>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3" w:name="_Toc44923852"/>
      <w:r>
        <w:t>Pflichtanforderungen</w:t>
      </w:r>
      <w:bookmarkEnd w:id="13"/>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109FFD1D"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nachts beliefert werden muss. Die Fahrzeuge Arbeiten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804B8C">
        <w:fldChar w:fldCharType="begin"/>
      </w:r>
      <w:r w:rsidR="00804B8C">
        <w:instrText xml:space="preserve"> SEQ Abbildung \* ARABIC </w:instrText>
      </w:r>
      <w:r w:rsidR="00804B8C">
        <w:fldChar w:fldCharType="separate"/>
      </w:r>
      <w:r>
        <w:rPr>
          <w:noProof/>
        </w:rPr>
        <w:t>1</w:t>
      </w:r>
      <w:r w:rsidR="00804B8C">
        <w:rPr>
          <w:noProof/>
        </w:rPr>
        <w:fldChar w:fldCharType="end"/>
      </w:r>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t>
      </w:r>
      <w:r>
        <w:lastRenderedPageBreak/>
        <w:t>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65BAAC43" w14:textId="2D93AF31" w:rsidR="00AC13FB" w:rsidRPr="00904554" w:rsidRDefault="0077117C" w:rsidP="00CC3EA2">
      <w:pPr>
        <w:pStyle w:val="berschrift4"/>
      </w:pPr>
      <w:r>
        <w:t xml:space="preserve"> </w:t>
      </w:r>
      <w:proofErr w:type="spellStart"/>
      <w:r w:rsidR="00AC13FB">
        <w:t>FiFo</w:t>
      </w:r>
      <w:proofErr w:type="spellEnd"/>
      <w:r w:rsidR="00AC13FB">
        <w:t>-Regel</w:t>
      </w:r>
    </w:p>
    <w:p w14:paraId="0F34525B" w14:textId="537D4B0B" w:rsidR="0089656C" w:rsidRDefault="00B552A4" w:rsidP="00922B1C">
      <w:r>
        <w:t xml:space="preserve">Häufig wird an Werken nach der sogenannten </w:t>
      </w:r>
      <w:proofErr w:type="spellStart"/>
      <w:r>
        <w:t>FiFo</w:t>
      </w:r>
      <w:proofErr w:type="spellEnd"/>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w:t>
      </w:r>
      <w:proofErr w:type="spellStart"/>
      <w:r w:rsidR="00AC13FB">
        <w:t>FiFo</w:t>
      </w:r>
      <w:proofErr w:type="spellEnd"/>
      <w:r w:rsidR="00AC13FB">
        <w:t>-Regel zu berücksichtigen.</w:t>
      </w:r>
      <w:r w:rsidR="00A44BFA">
        <w:t xml:space="preserve"> Die Regel soll für alle Werke gelten.</w:t>
      </w:r>
      <w:r w:rsidR="00AB419F">
        <w:t xml:space="preserve"> Für das Fahrzeug soll </w:t>
      </w:r>
      <w:r w:rsidR="008175BC">
        <w:t>eine im Hinblick auf den aktuellen Gesamtplan geeignete</w:t>
      </w:r>
      <w:r w:rsidR="00AB419F">
        <w:t xml:space="preserve"> Lieferung gefunden werden.</w:t>
      </w:r>
    </w:p>
    <w:p w14:paraId="4C252710" w14:textId="4C2B0889" w:rsidR="007267F9" w:rsidRDefault="0089656C" w:rsidP="007013BB">
      <w:bookmarkStart w:id="14" w:name="_Hlk44660356"/>
      <w:r>
        <w:t>In den folgenden Fällen soll von der FIFO Regel abgewichen werden dürfen:</w:t>
      </w:r>
      <w:bookmarkEnd w:id="14"/>
    </w:p>
    <w:p w14:paraId="48587CC9" w14:textId="08B4D983" w:rsidR="007267F9" w:rsidRDefault="007267F9" w:rsidP="007267F9">
      <w:pPr>
        <w:pStyle w:val="Listenabsatz"/>
        <w:numPr>
          <w:ilvl w:val="0"/>
          <w:numId w:val="17"/>
        </w:numPr>
      </w:pPr>
      <w:r>
        <w:t>Für ein Fahrzeug existiert keine Lieferung</w:t>
      </w:r>
      <w:r w:rsidR="004709D4">
        <w:t>,</w:t>
      </w:r>
      <w:r>
        <w:t xml:space="preserve"> die die entsprechenden Eigenschaften erfüllt und es treffen weitere Fahrzeuge </w:t>
      </w:r>
      <w:r w:rsidR="004709D4">
        <w:t xml:space="preserve">ein, </w:t>
      </w:r>
      <w:r>
        <w:t>zu denen passende Lieferungen vorhanden sind</w:t>
      </w:r>
      <w:r w:rsidR="0045088C">
        <w:t>.</w:t>
      </w:r>
    </w:p>
    <w:p w14:paraId="501B86C2" w14:textId="502D52FE" w:rsidR="0045088C" w:rsidRDefault="007013BB" w:rsidP="007013BB">
      <w:r>
        <w:t>Die folgenden Fälle sollen als Möglichkeiten geprüft werden, sind aber nicht verpflichtend. Wenn die Optimierung dadurch Probleme bekommt, sollen diese Fälle nicht berücksichtigt werden.</w:t>
      </w:r>
    </w:p>
    <w:p w14:paraId="353FFC1B" w14:textId="61854AC9" w:rsidR="0089656C" w:rsidRDefault="0089656C" w:rsidP="007267F9">
      <w:pPr>
        <w:pStyle w:val="Listenabsatz"/>
        <w:numPr>
          <w:ilvl w:val="0"/>
          <w:numId w:val="17"/>
        </w:numPr>
      </w:pPr>
      <w:r>
        <w:t>Einsparung von Lieferungen: Ein großes Fahrzeug kommt später ans Werk als ein kleines Fahrzeug. Wenn eine Lieferung dadurch eingespart werden kann, dass das große Fahrzeug das kleine Fahrzeug überholt, soll das möglich sein. Die Lieferung darf dadurch auch eine gelbe Verspätung bekommen. Orange und rote Verspätungen dürfen in diesem Fall nicht auftreten.</w:t>
      </w:r>
    </w:p>
    <w:p w14:paraId="68006D8E" w14:textId="4970E8C8" w:rsidR="00E17FAC" w:rsidRDefault="00E17FAC" w:rsidP="007267F9">
      <w:pPr>
        <w:pStyle w:val="Listenabsatz"/>
        <w:numPr>
          <w:ilvl w:val="0"/>
          <w:numId w:val="17"/>
        </w:numPr>
      </w:pPr>
      <w:r>
        <w:rPr>
          <w:rFonts w:eastAsia="Times New Roman"/>
        </w:rPr>
        <w:t>Die restliche verfügbare Arbeitszeit eines Fahrzeuges reicht nicht aus für die aktuell zu ladenden Lieferungen, erst für eine kürzere Lieferung (deutlich) später, zuvor treffen jedoch weitere Fahrzeuge mit ausreichender restlicher Arbeitszeit ein.</w:t>
      </w:r>
    </w:p>
    <w:p w14:paraId="1547DDA0" w14:textId="0EE501EB" w:rsidR="008342E4" w:rsidRDefault="00AC13FB" w:rsidP="008342E4">
      <w:r>
        <w:t>Die Fir</w:t>
      </w:r>
      <w:r w:rsidR="00DA2BAB">
        <w:t>s</w:t>
      </w:r>
      <w:r>
        <w:t>t Round Rule soll ebenfalls umgesetzt werden</w:t>
      </w:r>
      <w:r w:rsidR="008342E4">
        <w:t xml:space="preserve">. Diese Regel besagt Folgendes: Am frühen Morgen gibt es eine Sonderbehandlung, die den pünktlichen Arbeitsantritt der Fahrer fördern soll. Jedes Fahrzeug hat eine SAS-Zeit, zu der es </w:t>
      </w:r>
      <w:r w:rsidR="003A5204">
        <w:t>a</w:t>
      </w:r>
      <w:r w:rsidR="008342E4">
        <w:t xml:space="preserve">m Werk erwartet </w:t>
      </w:r>
      <w:r w:rsidR="008342E4">
        <w:lastRenderedPageBreak/>
        <w:t>wird. Diese Zeit wird benutzt, um Vorschläge für Fahrzeuge zu bestimmen, die noch nicht angemeldet sind. Nach dem Anmelden gelten folgende Regeln:</w:t>
      </w:r>
    </w:p>
    <w:p w14:paraId="7B0E78BA" w14:textId="6CCF64FE" w:rsidR="008342E4" w:rsidRDefault="008342E4" w:rsidP="008342E4">
      <w:pPr>
        <w:pStyle w:val="Listenabsatz"/>
        <w:numPr>
          <w:ilvl w:val="0"/>
          <w:numId w:val="13"/>
        </w:numPr>
      </w:pPr>
      <w:r>
        <w:t>Wenn ein angemeldetes Fahrzeug eine SAS-Zeit in der Zukunft hat, also zu früh gekommen ist, wird es bestraft, indem der Optimierer alle anderen Trucks vorzieht</w:t>
      </w:r>
      <w:r w:rsidR="00AE21E3">
        <w:t>,</w:t>
      </w:r>
      <w:r w:rsidR="00AE21E3" w:rsidRPr="00AE21E3">
        <w:t xml:space="preserve"> die ein früheres SAS haben als der verfrühte Truck</w:t>
      </w:r>
      <w:r>
        <w:t>.</w:t>
      </w:r>
    </w:p>
    <w:p w14:paraId="2B0EE50E" w14:textId="6F767F9D" w:rsidR="0088730B" w:rsidRDefault="0088730B" w:rsidP="008342E4">
      <w:pPr>
        <w:pStyle w:val="Listenabsatz"/>
        <w:numPr>
          <w:ilvl w:val="0"/>
          <w:numId w:val="13"/>
        </w:numPr>
      </w:pPr>
      <w:r>
        <w:t xml:space="preserve">Kein Fahrzeug bekommt eine zweite Lieferung, </w:t>
      </w:r>
      <w:r w:rsidRPr="0088730B">
        <w:t>solange es noch (angemeldete) Trucks mit SAS gibt, die noch keine Lieferung hatten.</w:t>
      </w:r>
    </w:p>
    <w:p w14:paraId="1EDEB311" w14:textId="3E37EE7E" w:rsidR="008342E4" w:rsidRDefault="000941FA" w:rsidP="008342E4">
      <w:pPr>
        <w:pStyle w:val="Listenabsatz"/>
        <w:numPr>
          <w:ilvl w:val="0"/>
          <w:numId w:val="13"/>
        </w:numPr>
      </w:pPr>
      <w:r>
        <w:t>In der RT-Optimierung</w:t>
      </w:r>
      <w:r w:rsidR="008342E4">
        <w:t xml:space="preserve"> ist</w:t>
      </w:r>
      <w:r>
        <w:t xml:space="preserve"> es</w:t>
      </w:r>
      <w:r w:rsidR="008342E4">
        <w:t xml:space="preserve"> möglich, dass ein Fahrzeug keine SAS-Zeit hat. Dann berücksichtigt es der Optimierer gar nicht</w:t>
      </w:r>
      <w:r w:rsidR="00C32374">
        <w:t xml:space="preserve"> </w:t>
      </w:r>
      <w:r w:rsidR="00990134">
        <w:t xml:space="preserve">(unabhängig </w:t>
      </w:r>
      <w:proofErr w:type="gramStart"/>
      <w:r w:rsidR="00990134">
        <w:t>davon</w:t>
      </w:r>
      <w:proofErr w:type="gramEnd"/>
      <w:r w:rsidR="00990134">
        <w:t xml:space="preserve"> ob es auf „</w:t>
      </w:r>
      <w:proofErr w:type="spellStart"/>
      <w:r w:rsidR="00990134">
        <w:t>Optimization</w:t>
      </w:r>
      <w:proofErr w:type="spellEnd"/>
      <w:r w:rsidR="00990134">
        <w:t xml:space="preserve"> on“ gesetzt ist oder nicht) </w:t>
      </w:r>
      <w:r w:rsidR="008342E4">
        <w:t>bis es sich anmeldet und behandelt es danach normal, wie ein Fahrzeug, das bereits gearbeitet hat. Die Sonderregeln gelten also nicht.</w:t>
      </w:r>
    </w:p>
    <w:p w14:paraId="2D44C962" w14:textId="3DC9E914" w:rsidR="008342E4" w:rsidRDefault="008342E4" w:rsidP="008342E4">
      <w:r>
        <w:t>Die Regel schaut ausschließlich auf die SAS-Zeiten unabhängig davon</w:t>
      </w:r>
      <w:r w:rsidR="00044226">
        <w:t>,</w:t>
      </w:r>
      <w:r>
        <w:t xml:space="preserve"> woher diese kommen. Mit Hilfe eines Morning Rosters lassen sich SAS-Zeiten bestimmen, wobei dann gilt, dass den Rosterfahrzeugen bei fehlendem </w:t>
      </w:r>
      <w:proofErr w:type="gramStart"/>
      <w:r>
        <w:t>SAS</w:t>
      </w:r>
      <w:proofErr w:type="gramEnd"/>
      <w:r>
        <w:t xml:space="preserve"> das durch den Roster erstellte SAS zugewiesen wird. Die Reihenfolge dieser SAS entspricht dann der Roster Sequenz.</w:t>
      </w:r>
      <w:r w:rsidR="00A5345D">
        <w:t xml:space="preserve"> </w:t>
      </w:r>
      <w:r w:rsidR="00A64704">
        <w:t>Die Max Roster Time ist hierbei zu berücksichtigen.</w:t>
      </w:r>
    </w:p>
    <w:p w14:paraId="624A662A" w14:textId="6990385E" w:rsidR="009835DB" w:rsidRDefault="009835DB" w:rsidP="008342E4">
      <w:r>
        <w:t>In der neuen Betonoptimierung wird der Mehrschichtbetrieb unterstützt. Die First Round Rule soll nur für die</w:t>
      </w:r>
      <w:r w:rsidR="000B5366">
        <w:t xml:space="preserve"> erste</w:t>
      </w:r>
      <w:r>
        <w:t xml:space="preserve"> Schicht gelten</w:t>
      </w:r>
      <w:r w:rsidR="0088730B">
        <w:t xml:space="preserve">, da es nur für die erste Schicht </w:t>
      </w:r>
      <w:proofErr w:type="spellStart"/>
      <w:r w:rsidR="0088730B">
        <w:t>SASe</w:t>
      </w:r>
      <w:proofErr w:type="spellEnd"/>
      <w:r w:rsidR="0088730B">
        <w:t xml:space="preserve"> gibt.</w:t>
      </w:r>
    </w:p>
    <w:p w14:paraId="04FB579C" w14:textId="77777777" w:rsidR="008342E4" w:rsidRPr="00ED34AA" w:rsidRDefault="008342E4" w:rsidP="00922B1C"/>
    <w:p w14:paraId="2CC728C2" w14:textId="49BE88D2" w:rsidR="008E4B85" w:rsidRDefault="0077117C" w:rsidP="008A0FB7">
      <w:pPr>
        <w:pStyle w:val="berschrift4"/>
      </w:pPr>
      <w:r>
        <w:t xml:space="preserve"> </w:t>
      </w:r>
      <w:r w:rsidR="008E4B85">
        <w:t>Pausenplanung</w:t>
      </w:r>
    </w:p>
    <w:p w14:paraId="1C3AF2A7" w14:textId="1A1DCB4C"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7629F98E" w14:textId="654CFEA6" w:rsidR="00EE350F" w:rsidRDefault="00AA0CDE" w:rsidP="002D2681">
      <w:r>
        <w:t>Es</w:t>
      </w:r>
      <w:r w:rsidR="00A37737">
        <w:t xml:space="preserve"> g</w:t>
      </w:r>
      <w:r w:rsidR="00CD3231">
        <w:t>e</w:t>
      </w:r>
      <w:r w:rsidR="00A37737">
        <w:t>lt</w:t>
      </w:r>
      <w:r w:rsidR="00CD3231">
        <w:t>en</w:t>
      </w:r>
      <w:r w:rsidR="00A37737">
        <w:t xml:space="preserve"> folgende Regel</w:t>
      </w:r>
      <w:r w:rsidR="00CD3231">
        <w:t>n</w:t>
      </w:r>
      <w:r w:rsidR="00A37737">
        <w:t xml:space="preserve">: </w:t>
      </w:r>
    </w:p>
    <w:p w14:paraId="24943FF4" w14:textId="78008982" w:rsidR="00A37737" w:rsidRDefault="00376ABD" w:rsidP="002D2681">
      <w:pPr>
        <w:pStyle w:val="Listenabsatz"/>
        <w:numPr>
          <w:ilvl w:val="0"/>
          <w:numId w:val="22"/>
        </w:numPr>
      </w:pPr>
      <w:r>
        <w:t xml:space="preserve">n </w:t>
      </w:r>
      <w:r w:rsidR="00CD3231">
        <w:rPr>
          <w:rFonts w:cs="Arial"/>
        </w:rPr>
        <w:t>≤</w:t>
      </w:r>
      <w:r>
        <w:t xml:space="preserve"> 2 Pausen müssen geplant werden. Eine Pause der Länge </w:t>
      </w:r>
      <w:r w:rsidR="00881CBE">
        <w:t>x</w:t>
      </w:r>
      <w:r w:rsidR="00881CBE">
        <w:rPr>
          <w:vertAlign w:val="subscript"/>
        </w:rPr>
        <w:t>1</w:t>
      </w:r>
      <w:r w:rsidR="000D052E">
        <w:rPr>
          <w:vertAlign w:val="subscript"/>
        </w:rPr>
        <w:t xml:space="preserve"> </w:t>
      </w:r>
      <w:r w:rsidR="000D052E">
        <w:t>Minuten</w:t>
      </w:r>
      <w:r>
        <w:rPr>
          <w:vertAlign w:val="subscript"/>
        </w:rPr>
        <w:t xml:space="preserve"> </w:t>
      </w:r>
      <w:r>
        <w:t>nach y</w:t>
      </w:r>
      <w:r>
        <w:rPr>
          <w:vertAlign w:val="subscript"/>
        </w:rPr>
        <w:t xml:space="preserve">1 </w:t>
      </w:r>
      <w:r>
        <w:t xml:space="preserve">Minuten und eine Pause </w:t>
      </w:r>
      <w:r w:rsidR="00E32723">
        <w:t xml:space="preserve">der Länge </w:t>
      </w:r>
      <w:r w:rsidR="00881CBE">
        <w:t>x</w:t>
      </w:r>
      <w:r w:rsidR="00881CBE">
        <w:rPr>
          <w:vertAlign w:val="subscript"/>
        </w:rPr>
        <w:t>2</w:t>
      </w:r>
      <w:r w:rsidR="00784D2E">
        <w:rPr>
          <w:vertAlign w:val="subscript"/>
        </w:rPr>
        <w:t xml:space="preserve"> </w:t>
      </w:r>
      <w:r w:rsidR="00F3120B">
        <w:t>Minuten</w:t>
      </w:r>
      <w:r>
        <w:rPr>
          <w:vertAlign w:val="subscript"/>
        </w:rPr>
        <w:t xml:space="preserve"> </w:t>
      </w:r>
      <w:r>
        <w:t>nach y</w:t>
      </w:r>
      <w:r>
        <w:rPr>
          <w:vertAlign w:val="subscript"/>
        </w:rPr>
        <w:t xml:space="preserve">2 </w:t>
      </w:r>
      <w:r>
        <w:t>Minuten</w:t>
      </w:r>
      <w:r w:rsidR="00852D6A">
        <w:t xml:space="preserve"> (</w:t>
      </w:r>
      <w:r w:rsidR="00CD3231">
        <w:t>e</w:t>
      </w:r>
      <w:r w:rsidR="00852D6A">
        <w:t>instellbare Parameter, nur n ist fix)</w:t>
      </w:r>
      <w:r w:rsidR="008576AC">
        <w:t>.</w:t>
      </w:r>
    </w:p>
    <w:p w14:paraId="786E55E1" w14:textId="18F0F96C" w:rsidR="005F6769" w:rsidRDefault="005F6769" w:rsidP="002D2681">
      <w:pPr>
        <w:pStyle w:val="Listenabsatz"/>
        <w:numPr>
          <w:ilvl w:val="0"/>
          <w:numId w:val="22"/>
        </w:numPr>
      </w:pPr>
      <w:r>
        <w:lastRenderedPageBreak/>
        <w:t xml:space="preserve">Basis für </w:t>
      </w:r>
      <w:r w:rsidR="00260D3D">
        <w:t>y</w:t>
      </w:r>
      <w:r>
        <w:rPr>
          <w:vertAlign w:val="subscript"/>
        </w:rPr>
        <w:t xml:space="preserve">1 </w:t>
      </w:r>
      <w:r>
        <w:t>ist das SignOn</w:t>
      </w:r>
      <w:r w:rsidR="00CD3231">
        <w:t>,</w:t>
      </w:r>
      <w:r w:rsidR="00970832">
        <w:t xml:space="preserve"> </w:t>
      </w:r>
      <w:r w:rsidR="00260D3D">
        <w:t>y</w:t>
      </w:r>
      <w:r w:rsidR="00970832">
        <w:rPr>
          <w:vertAlign w:val="subscript"/>
        </w:rPr>
        <w:t xml:space="preserve">2 </w:t>
      </w:r>
      <w:r w:rsidR="00970832">
        <w:t xml:space="preserve">richtet sich </w:t>
      </w:r>
      <w:r w:rsidR="00705B46">
        <w:t xml:space="preserve">nach </w:t>
      </w:r>
      <w:r w:rsidR="00CD3231">
        <w:t>dem Ende der vorangegangenen Pause</w:t>
      </w:r>
      <w:r w:rsidR="008576AC">
        <w:t>.</w:t>
      </w:r>
    </w:p>
    <w:p w14:paraId="36CF0790" w14:textId="1D96B44C" w:rsidR="000C6DA5" w:rsidRDefault="00EE350F" w:rsidP="002D2681">
      <w:pPr>
        <w:pStyle w:val="Listenabsatz"/>
        <w:numPr>
          <w:ilvl w:val="0"/>
          <w:numId w:val="22"/>
        </w:numPr>
      </w:pPr>
      <w:r>
        <w:t xml:space="preserve">Wenn eine Pause kürzer oder länger </w:t>
      </w:r>
      <w:r w:rsidR="00CD3231">
        <w:t xml:space="preserve">war </w:t>
      </w:r>
      <w:r>
        <w:t xml:space="preserve">als </w:t>
      </w:r>
      <w:r w:rsidR="00CD3231">
        <w:t>definiert,</w:t>
      </w:r>
      <w:r>
        <w:t xml:space="preserve"> hat das keine Auswirkung auf </w:t>
      </w:r>
      <w:r w:rsidR="00CD3231">
        <w:t>die Länge der nachfolgenden Pause</w:t>
      </w:r>
      <w:r w:rsidR="008576AC">
        <w:t>.</w:t>
      </w:r>
    </w:p>
    <w:p w14:paraId="1B33D041" w14:textId="77777777" w:rsidR="00804B8C" w:rsidRDefault="000C6DA5" w:rsidP="002D2681">
      <w:pPr>
        <w:pStyle w:val="Listenabsatz"/>
        <w:numPr>
          <w:ilvl w:val="0"/>
          <w:numId w:val="22"/>
        </w:numPr>
      </w:pPr>
      <w:r>
        <w:t>Milkruns dürfen durch Pausen nicht unterbrochen werden</w:t>
      </w:r>
      <w:r w:rsidR="00F801A9">
        <w:t xml:space="preserve">. Wenn die Dauer eines Milkruns größer als </w:t>
      </w:r>
      <w:r w:rsidR="00260D3D">
        <w:t>y</w:t>
      </w:r>
      <w:r w:rsidR="00F801A9">
        <w:rPr>
          <w:vertAlign w:val="subscript"/>
        </w:rPr>
        <w:t>1</w:t>
      </w:r>
      <w:r w:rsidR="00F801A9">
        <w:t xml:space="preserve"> oder </w:t>
      </w:r>
      <w:r w:rsidR="00260D3D">
        <w:t>y</w:t>
      </w:r>
      <w:r w:rsidR="00F801A9">
        <w:rPr>
          <w:vertAlign w:val="subscript"/>
        </w:rPr>
        <w:t>2</w:t>
      </w:r>
      <w:r w:rsidR="00F801A9">
        <w:t xml:space="preserve"> ist, wird eine Pause direkt davor geplant</w:t>
      </w:r>
      <w:r w:rsidR="008576AC">
        <w:t>.</w:t>
      </w:r>
      <w:r w:rsidR="00A32F0B">
        <w:t xml:space="preserve"> </w:t>
      </w:r>
    </w:p>
    <w:p w14:paraId="25A87C83" w14:textId="7E83A3E7" w:rsidR="00673116" w:rsidRPr="00ED34AA" w:rsidRDefault="00B64EC3" w:rsidP="002D2681">
      <w:pPr>
        <w:pStyle w:val="Listenabsatz"/>
        <w:numPr>
          <w:ilvl w:val="0"/>
          <w:numId w:val="22"/>
        </w:numPr>
      </w:pPr>
      <w:r>
        <w:t xml:space="preserve">Pausen </w:t>
      </w:r>
      <w:r w:rsidR="008B4586">
        <w:t>sind nicht erlaubt, wenn das Fahrzeug beladen ist</w:t>
      </w:r>
      <w:r w:rsidR="005113DE">
        <w:t xml:space="preserve"> und sollen immer am Werk genommen werden.</w:t>
      </w:r>
    </w:p>
    <w:p w14:paraId="48D99FF7" w14:textId="2AA652AD" w:rsidR="00C606FA" w:rsidRDefault="0077117C" w:rsidP="008A0FB7">
      <w:pPr>
        <w:pStyle w:val="berschrift4"/>
      </w:pPr>
      <w:r>
        <w:t xml:space="preserve"> </w:t>
      </w:r>
      <w:r w:rsidR="00C606FA">
        <w:t>Zeitfenster</w:t>
      </w:r>
      <w:r w:rsidR="00834A32">
        <w:t>/Deadline</w:t>
      </w:r>
    </w:p>
    <w:p w14:paraId="418D1D8D" w14:textId="436B44A1"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 xml:space="preserve">Die Entladung </w:t>
      </w:r>
      <w:r w:rsidR="007057F0">
        <w:t>jede</w:t>
      </w:r>
      <w:r w:rsidR="000D41B1">
        <w:t>r</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enster geplant werden. Verspätungen</w:t>
      </w:r>
      <w:r w:rsidR="000975BE">
        <w:t xml:space="preserve"> von Lieferungen</w:t>
      </w:r>
      <w:r w:rsidR="00BC47E8">
        <w:t xml:space="preserve"> </w:t>
      </w:r>
      <w:r w:rsidR="00051175">
        <w:t xml:space="preserve">sollen vermieden werden, sind aber </w:t>
      </w:r>
      <w:r w:rsidR="00DB13D7">
        <w:t>erlaubt</w:t>
      </w:r>
      <w:r w:rsidR="00C16DA2">
        <w:t>.</w:t>
      </w:r>
      <w:r w:rsidR="00C610D3">
        <w:t xml:space="preserve"> </w:t>
      </w:r>
      <w:r w:rsidR="00843217">
        <w:t>Wichtig ist dabei, dass Verspätungen nicht rein auf Lieferungsebene bewertet werden, sondern auch kumuliert auf Auftragsebene. Es soll damit vermieden werden, dass 5 verspätete Lieferungen eines Auftrags gleich gewichtet werden, wie 5 verspätete Einzellieferungen (siehe Australien SCR 212).</w:t>
      </w:r>
      <w:r w:rsidR="00F44E15">
        <w:t xml:space="preserve"> </w:t>
      </w:r>
      <w:r w:rsidR="00BF79E3">
        <w:t>Des Weiteren soll gep</w:t>
      </w:r>
      <w:r w:rsidR="00FC4A17">
        <w:t>rüf</w:t>
      </w:r>
      <w:r w:rsidR="00BF79E3">
        <w:t>t werden,</w:t>
      </w:r>
      <w:r w:rsidR="00FC4A17">
        <w:t xml:space="preserve"> inwiefern eine maximale Verspätung pro Lieferung sinnvoll ist, damit der Li</w:t>
      </w:r>
      <w:r w:rsidR="001D0118">
        <w:t>e</w:t>
      </w:r>
      <w:r w:rsidR="00FC4A17">
        <w:t xml:space="preserve">ferfluss nicht vollständig abgebrochen wird. </w:t>
      </w:r>
      <w:r w:rsidR="00A94ECF">
        <w:t>I</w:t>
      </w:r>
      <w:r w:rsidR="00DB13D7">
        <w:t>n der Transferoptimierung</w:t>
      </w:r>
      <w:r w:rsidR="00A94ECF">
        <w:t xml:space="preserve"> wird die Deadline aktuell nicht berücksichtigt. Im Betonbereich ist es auch nicht sinnvoll</w:t>
      </w:r>
      <w:r w:rsidR="0039094D">
        <w:t xml:space="preserve"> </w:t>
      </w:r>
      <w:r w:rsidR="00A94ECF">
        <w:t xml:space="preserve">Aufträge nur halb einzuplanen. </w:t>
      </w:r>
      <w:r w:rsidR="00843217">
        <w:t xml:space="preserve">Daher soll die Deadline in der neuen Optimierung ebenfalls nicht eingehalten werden müssen. Allerdings wird im PP-Modus eine Lieferung nur eingeplant, wenn sie direkt ins Zeitfenster passt oder liegen gelassen. </w:t>
      </w:r>
      <w:r w:rsidR="00BF79E3">
        <w:t>Zu frühes Laden soll nicht kategorisch ausgeschlossen werden, muss aber durch einen Gruppen</w:t>
      </w:r>
      <w:r w:rsidR="00F6444A">
        <w:t>p</w:t>
      </w:r>
      <w:r w:rsidR="00BF79E3">
        <w:t xml:space="preserve">arameter </w:t>
      </w:r>
      <w:r w:rsidR="00C76E2A">
        <w:t xml:space="preserve">(„shelftime“) </w:t>
      </w:r>
      <w:r w:rsidR="00BF79E3">
        <w:t>begrenzt sein.</w:t>
      </w:r>
    </w:p>
    <w:p w14:paraId="07E11749" w14:textId="0DEF268B" w:rsidR="00AE645A" w:rsidRDefault="0077117C" w:rsidP="008A0FB7">
      <w:pPr>
        <w:pStyle w:val="berschrift4"/>
      </w:pPr>
      <w:r>
        <w:t xml:space="preserve"> </w:t>
      </w:r>
      <w:r w:rsidR="00AE645A">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w:t>
      </w:r>
      <w:r w:rsidR="00BA363C">
        <w:lastRenderedPageBreak/>
        <w:t>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126C6873" w:rsidR="009E6D9D" w:rsidRPr="00ED34AA"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44BAEBC1" w14:textId="5EA9AF9E" w:rsidR="00330B5E" w:rsidRDefault="0077117C" w:rsidP="008A0FB7">
      <w:pPr>
        <w:pStyle w:val="berschrift4"/>
      </w:pPr>
      <w:r>
        <w:lastRenderedPageBreak/>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784CE042" w:rsidR="008A5A7D" w:rsidRDefault="00851783" w:rsidP="00851783">
      <w:pPr>
        <w:pStyle w:val="Listenabsatz"/>
        <w:numPr>
          <w:ilvl w:val="0"/>
          <w:numId w:val="18"/>
        </w:numPr>
      </w:pPr>
      <w:r>
        <w:t>Wenn ein Werk geschlossen ist, soll aus alternativen Lieferwerken geliefert werden, um Verspätungen zu verhindern</w:t>
      </w:r>
      <w:r w:rsidR="008576AC">
        <w:t>.</w:t>
      </w:r>
    </w:p>
    <w:p w14:paraId="3823CEFC" w14:textId="51597F8B" w:rsidR="00406323" w:rsidRDefault="00272E67" w:rsidP="00851783">
      <w:pPr>
        <w:pStyle w:val="Listenabsatz"/>
        <w:numPr>
          <w:ilvl w:val="0"/>
          <w:numId w:val="18"/>
        </w:numPr>
      </w:pPr>
      <w:r>
        <w:t xml:space="preserve">Wenn ein Werk geschlossen ist, aber keine alternativen Lieferwerke eingetragen </w:t>
      </w:r>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48EBDEFB" w14:textId="03183ED8" w:rsidR="00221221" w:rsidRPr="00ED34AA" w:rsidRDefault="00631E90" w:rsidP="00B773B7">
      <w:r>
        <w:lastRenderedPageBreak/>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46E47411" w:rsidR="00C220DF" w:rsidRPr="00ED34AA" w:rsidRDefault="00C220DF" w:rsidP="008C2BD2">
      <w:pPr>
        <w:pStyle w:val="Listenabsatz"/>
        <w:numPr>
          <w:ilvl w:val="0"/>
          <w:numId w:val="9"/>
        </w:num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2836DB52" w:rsidR="00B2595F" w:rsidRDefault="007140A9" w:rsidP="008A0FB7">
      <w:pPr>
        <w:pStyle w:val="berschrift4"/>
      </w:pPr>
      <w:r w:rsidRPr="00B0786E">
        <w:t xml:space="preserve"> </w:t>
      </w:r>
      <w:r w:rsidR="00B2595F">
        <w:t>Milkrun/</w:t>
      </w:r>
      <w:proofErr w:type="spellStart"/>
      <w:r w:rsidR="00B2595F">
        <w:t>Multidrop</w:t>
      </w:r>
      <w:proofErr w:type="spellEnd"/>
    </w:p>
    <w:p w14:paraId="170B9F6F" w14:textId="3D965FD1" w:rsidR="00856DD1" w:rsidRDefault="00571105" w:rsidP="00B2595F">
      <w:r>
        <w:t xml:space="preserve">Bei Mörtellieferungen werden verschiedene Kunden hintereinander von einem Fahrzeug aus </w:t>
      </w:r>
      <w:proofErr w:type="gramStart"/>
      <w:r>
        <w:t>angefahren</w:t>
      </w:r>
      <w:proofErr w:type="gramEnd"/>
      <w:r>
        <w:t xml:space="preserve"> bevor das Fahrzeug wieder leer zu einem Werk zurückkehrt. Mörtel wird aus den gleichen Werken und von den gleichen Fahrzeugen geliefert wie </w:t>
      </w:r>
      <w:r>
        <w:lastRenderedPageBreak/>
        <w:t xml:space="preserve">Beton. </w:t>
      </w:r>
      <w:r w:rsidR="002F0FDD">
        <w:t xml:space="preserve">Da das Geschäft in Summe </w:t>
      </w:r>
      <w:r w:rsidR="005B5C1C">
        <w:t>sehr klein</w:t>
      </w:r>
      <w:r w:rsidR="002F0FDD">
        <w:t xml:space="preserve"> ist </w:t>
      </w:r>
      <w:r w:rsidR="00AE21E3" w:rsidRPr="00AE21E3">
        <w:t xml:space="preserve">und weil Mörtel mit den gleichen Fahrzeugen ausgeliefert wird, wie Transportbeton, </w:t>
      </w:r>
      <w:r w:rsidR="002F0FDD">
        <w:t xml:space="preserve">gibt es dazu keine eigene LTL-Optimierung. </w:t>
      </w:r>
      <w:r w:rsidR="00856DD1">
        <w:t>Daher werden Mörtellieferungen auch in Betondispositionsgruppen abgebildet. Dazu werden folgende Vereinfachungen getroffen:</w:t>
      </w:r>
    </w:p>
    <w:p w14:paraId="26E49094" w14:textId="288F60AB" w:rsidR="00040CED" w:rsidRDefault="00040CED" w:rsidP="00111F2A">
      <w:pPr>
        <w:pStyle w:val="Listenabsatz"/>
        <w:numPr>
          <w:ilvl w:val="0"/>
          <w:numId w:val="21"/>
        </w:numPr>
      </w:pPr>
      <w:r>
        <w:t>Ein Milkrun ist im Vorhinein vorgegeben. Es kommen mehrere Aufträge, die miteinander verknüpft sind und deren Abfahrreihenfolge fest vorgegeben ist.</w:t>
      </w:r>
    </w:p>
    <w:p w14:paraId="40DED931" w14:textId="4C7FE6C4" w:rsidR="00111F2A" w:rsidRDefault="00111F2A" w:rsidP="00111F2A">
      <w:pPr>
        <w:pStyle w:val="Listenabsatz"/>
        <w:numPr>
          <w:ilvl w:val="0"/>
          <w:numId w:val="21"/>
        </w:numPr>
      </w:pPr>
      <w:r>
        <w:t xml:space="preserve">Die Distanz zwischen den Entladeorten der Kunden </w:t>
      </w:r>
      <w:r w:rsidR="005A6A57">
        <w:t>wird mittels Luftlinienkalkulation errechnet (inkl. Durchschnittsgeschwindigkeit und Approximationsfaktor).</w:t>
      </w:r>
    </w:p>
    <w:p w14:paraId="7390C1D8" w14:textId="34BCF875" w:rsidR="0022249F" w:rsidRDefault="00D2796D" w:rsidP="00111F2A">
      <w:pPr>
        <w:pStyle w:val="Listenabsatz"/>
        <w:numPr>
          <w:ilvl w:val="0"/>
          <w:numId w:val="21"/>
        </w:numPr>
      </w:pPr>
      <w:r>
        <w:t>Die Optimierung behandelt den Milkrun als einen Auftrag</w:t>
      </w:r>
      <w:r w:rsidR="0022249F">
        <w:t>,</w:t>
      </w:r>
      <w:r>
        <w:t xml:space="preserve"> dessen Ladewerk </w:t>
      </w:r>
      <w:r w:rsidR="005E3E8E">
        <w:t>das Hauptwerk</w:t>
      </w:r>
      <w:r w:rsidR="002C1D31">
        <w:t xml:space="preserve"> ist.</w:t>
      </w:r>
    </w:p>
    <w:p w14:paraId="0DAE4BF6" w14:textId="550AA7A7" w:rsidR="00D2796D" w:rsidRDefault="0022249F" w:rsidP="00111F2A">
      <w:pPr>
        <w:pStyle w:val="Listenabsatz"/>
        <w:numPr>
          <w:ilvl w:val="0"/>
          <w:numId w:val="21"/>
        </w:numPr>
      </w:pPr>
      <w:r>
        <w:t>Als Entladeort, wird die letzte Entladung der Reihenfolge gewählt. Die Fahrzeit errechnet sich als Summe aus den einzelnen Distanzen und Lade- bzw. Entladezeiten</w:t>
      </w:r>
      <w:r w:rsidR="002C1D31">
        <w:t>.</w:t>
      </w:r>
    </w:p>
    <w:p w14:paraId="773ED3A3" w14:textId="35FECB43" w:rsidR="003625A6" w:rsidRDefault="003625A6" w:rsidP="008A0FB7">
      <w:pPr>
        <w:pStyle w:val="berschrift4"/>
      </w:pPr>
      <w:r>
        <w:t>Waschzeiten</w:t>
      </w:r>
    </w:p>
    <w:p w14:paraId="747E40F6" w14:textId="2EC358F4"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 xml:space="preserve">Waschen bei Rückkehr zum Werk und vor der </w:t>
      </w:r>
      <w:proofErr w:type="gramStart"/>
      <w:r w:rsidR="00FF0A14">
        <w:t>Beladung</w:t>
      </w:r>
      <w:r w:rsidR="00253E2D">
        <w:t>)</w:t>
      </w:r>
      <w:r w:rsidR="00FF0A14">
        <w:t xml:space="preserve"> </w:t>
      </w:r>
      <w:r w:rsidR="00253E2D">
        <w:t xml:space="preserve"> </w:t>
      </w:r>
      <w:r w:rsidR="003625A6">
        <w:t>soll</w:t>
      </w:r>
      <w:proofErr w:type="gramEnd"/>
      <w:r w:rsidR="003625A6">
        <w:t xml:space="preserve">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w:t>
      </w:r>
      <w:r>
        <w:lastRenderedPageBreak/>
        <w:t>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w:t>
      </w:r>
      <w:proofErr w:type="gramStart"/>
      <w:r>
        <w:t>muss</w:t>
      </w:r>
      <w:proofErr w:type="gramEnd"/>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w:t>
      </w:r>
      <w:proofErr w:type="spellStart"/>
      <w:r w:rsidRPr="00E85456">
        <w:t>FiFo</w:t>
      </w:r>
      <w:proofErr w:type="spellEnd"/>
      <w:r w:rsidRPr="00E85456">
        <w:t xml:space="preserve"> ist also der Zeitpunkt, an dem das Fahrzeug am Werk eintrifft.</w:t>
      </w:r>
    </w:p>
    <w:p w14:paraId="1E042863" w14:textId="7F904591" w:rsidR="00047749" w:rsidRDefault="00047749" w:rsidP="008A0FB7">
      <w:pPr>
        <w:pStyle w:val="berschrift4"/>
      </w:pPr>
      <w:proofErr w:type="spellStart"/>
      <w:r>
        <w:t>Predecessor</w:t>
      </w:r>
      <w:proofErr w:type="spellEnd"/>
    </w:p>
    <w:p w14:paraId="5CC9C356" w14:textId="339E3EF8" w:rsidR="00047749" w:rsidRDefault="00047749" w:rsidP="00047749">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Unterschiedliche Zielorte der beiden Aufträge sollen nur dann erlaubt sein, wenn die Optimierung dadurch nicht zu komplex wird. </w:t>
      </w:r>
      <w:r w:rsidR="00683013">
        <w:t>Sonst ist auch eine Einschränkung auf den gleichen Zielort möglich.</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w:t>
      </w:r>
      <w:r w:rsidR="00804134">
        <w:lastRenderedPageBreak/>
        <w:t xml:space="preserve">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804B8C"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5"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5"/>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804B8C"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804B8C"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380E0257" w14:textId="71463FEB" w:rsidR="00B624EB" w:rsidRDefault="00B624EB" w:rsidP="005E18DF">
      <w:r>
        <w:t xml:space="preserve">Ein </w:t>
      </w:r>
      <w:proofErr w:type="spellStart"/>
      <w:r>
        <w:t>Plusload</w:t>
      </w:r>
      <w:proofErr w:type="spellEnd"/>
      <w:r>
        <w:t xml:space="preserve"> bedeutet, dass </w:t>
      </w:r>
      <w:r w:rsidR="001C29A3">
        <w:t>eine weitere Lieferung am Ende des Lieferflusses eingeplant</w:t>
      </w:r>
      <w:r w:rsidR="000058B6">
        <w:t xml:space="preserve"> werden soll. </w:t>
      </w:r>
      <w:r w:rsidR="002E7930">
        <w:t xml:space="preserve">Das </w:t>
      </w:r>
      <w:proofErr w:type="spellStart"/>
      <w:r w:rsidR="002E7930">
        <w:t>Spacing</w:t>
      </w:r>
      <w:proofErr w:type="spellEnd"/>
      <w:r w:rsidR="002E7930">
        <w:t xml:space="preserve"> für diese Zusatzlieferung w</w:t>
      </w:r>
      <w:r w:rsidR="007664D9">
        <w:t>e</w:t>
      </w:r>
      <w:r w:rsidR="002E7930">
        <w:t xml:space="preserve">icht vom </w:t>
      </w:r>
      <w:proofErr w:type="spellStart"/>
      <w:r w:rsidR="002E7930">
        <w:t>Spacing</w:t>
      </w:r>
      <w:proofErr w:type="spellEnd"/>
      <w:r w:rsidR="002E7930">
        <w:t xml:space="preserve"> der eigentlichen Lieferkette ab. Hier soll gelten, dass die Beladung erst begonnen werden darf, wenn die Entladung der vorherigen Lieferung abgeschlossen </w:t>
      </w:r>
      <w:r w:rsidR="00292970">
        <w:t xml:space="preserve">ist. </w:t>
      </w:r>
      <w:r w:rsidR="00AB3396">
        <w:t xml:space="preserve">Zusätzlich wirkt </w:t>
      </w:r>
      <w:r w:rsidR="00AB3396">
        <w:lastRenderedPageBreak/>
        <w:t>der Parameter „</w:t>
      </w:r>
      <w:proofErr w:type="spellStart"/>
      <w:r w:rsidR="00AB3396">
        <w:t>Plusload</w:t>
      </w:r>
      <w:proofErr w:type="spellEnd"/>
      <w:r w:rsidR="00AB3396">
        <w:t xml:space="preserve"> </w:t>
      </w:r>
      <w:proofErr w:type="spellStart"/>
      <w:r w:rsidR="00AB3396">
        <w:t>Percentage</w:t>
      </w:r>
      <w:proofErr w:type="spellEnd"/>
      <w:r w:rsidR="00AB3396">
        <w:t xml:space="preserve">“, sodass die </w:t>
      </w:r>
      <w:r w:rsidR="005E18DF">
        <w:t>Menge dieser Lieferung nur die durchschnittliche Kapazität des Fahrzeugtyps multipliziert mit dem Prozentsatz ergibt.</w:t>
      </w:r>
      <w:r w:rsidR="00A83BF1">
        <w:t xml:space="preserve"> Im Echtzeit Betrieb wird die Priorität des Auftrags auf 0 gesetzt, wenn die </w:t>
      </w:r>
      <w:proofErr w:type="spellStart"/>
      <w:r w:rsidR="00A83BF1">
        <w:t>Plusload</w:t>
      </w:r>
      <w:proofErr w:type="spellEnd"/>
      <w:r w:rsidR="00A83BF1">
        <w:t xml:space="preserve">-Lieferung benötigt wird. </w:t>
      </w:r>
      <w:r w:rsidR="0081797A">
        <w:t>Aktuell wird d</w:t>
      </w:r>
      <w:r w:rsidR="00A83BF1">
        <w:t xml:space="preserve">ie Lieferung </w:t>
      </w:r>
      <w:r w:rsidR="0081797A">
        <w:t xml:space="preserve">dann sofort eingeplant, da sie dem Werk als nächste Lieferung zugeordnet wird. In der neuen Optimierung soll ebenfalls sichergestellt sein, dass eine solche Lieferung als nächstes eingeplant wird. </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rPr>
          <w:ins w:id="16" w:author="Stefan Jollet" w:date="2021-03-30T13:25:00Z"/>
        </w:rPr>
      </w:pPr>
      <w:r>
        <w:t>Das Liegenlassen eines Auftrags mit Priorität 1 ist „teurer“ als das Liegenlassen eines Auftrags mit Priorität 2 (Prioritäten 2, 3 analog).</w:t>
      </w:r>
    </w:p>
    <w:p w14:paraId="340A1B07" w14:textId="25F44602" w:rsidR="00B643F4" w:rsidRDefault="00B643F4" w:rsidP="00B643F4">
      <w:pPr>
        <w:pStyle w:val="berschrift4"/>
        <w:rPr>
          <w:ins w:id="17" w:author="Stefan Jollet" w:date="2021-03-30T13:25:00Z"/>
        </w:rPr>
      </w:pPr>
      <w:ins w:id="18" w:author="Stefan Jollet" w:date="2021-03-30T13:25:00Z">
        <w:r>
          <w:t>Variable Ladezeit</w:t>
        </w:r>
      </w:ins>
    </w:p>
    <w:p w14:paraId="272E6F41" w14:textId="4F04BF54" w:rsidR="00B643F4" w:rsidRPr="00B643F4" w:rsidDel="001D6918" w:rsidRDefault="001D6918" w:rsidP="00854704">
      <w:pPr>
        <w:rPr>
          <w:del w:id="19" w:author="Stefan Jollet" w:date="2021-03-30T13:27:00Z"/>
        </w:rPr>
      </w:pPr>
      <w:ins w:id="20" w:author="Stefan Jollet" w:date="2021-03-30T13:26:00Z">
        <w:r>
          <w:t>Variable Ladezeit bedeutet, dass die Ladezeit einer Lieferung von der zu ladenden Menge der Lieferung selbst abhängig ist</w:t>
        </w:r>
      </w:ins>
      <w:ins w:id="21" w:author="Stefan Jollet" w:date="2021-04-19T07:11:00Z">
        <w:r w:rsidR="00854704">
          <w:t xml:space="preserve">. Mittels einer </w:t>
        </w:r>
        <w:proofErr w:type="spellStart"/>
        <w:r w:rsidR="00854704">
          <w:t>Laderate</w:t>
        </w:r>
      </w:ins>
      <w:proofErr w:type="spellEnd"/>
      <w:ins w:id="22" w:author="Stefan Jollet" w:date="2021-04-19T07:16:00Z">
        <w:r w:rsidR="00854704">
          <w:t xml:space="preserve">, die bestimmt wie lange es </w:t>
        </w:r>
      </w:ins>
      <w:ins w:id="23" w:author="Stefan Jollet" w:date="2021-04-19T07:22:00Z">
        <w:r w:rsidR="00C47955">
          <w:t>dauert,</w:t>
        </w:r>
      </w:ins>
      <w:ins w:id="24" w:author="Stefan Jollet" w:date="2021-04-19T07:16:00Z">
        <w:r w:rsidR="00854704">
          <w:t xml:space="preserve"> einen Kubikmeter zu laden, wird die Ladedauer ei</w:t>
        </w:r>
      </w:ins>
      <w:ins w:id="25" w:author="Stefan Jollet" w:date="2021-04-19T07:17:00Z">
        <w:r w:rsidR="00854704">
          <w:t>ner Lieferung berechnet.</w:t>
        </w:r>
      </w:ins>
      <w:ins w:id="26" w:author="Stefan Jollet" w:date="2021-03-30T13:27:00Z">
        <w:r>
          <w:t xml:space="preserve"> </w:t>
        </w:r>
      </w:ins>
      <w:ins w:id="27" w:author="Stefan Jollet" w:date="2021-03-30T13:26:00Z">
        <w:r>
          <w:t>Die neue Betonoptimierung soll die variable Ladezeit berücksichtigen</w:t>
        </w:r>
      </w:ins>
      <w:ins w:id="28" w:author="Stefan Jollet" w:date="2021-04-27T12:49:00Z">
        <w:r w:rsidR="00FF38BB">
          <w:t xml:space="preserve"> können</w:t>
        </w:r>
      </w:ins>
      <w:ins w:id="29" w:author="Stefan Jollet" w:date="2021-03-30T13:26:00Z">
        <w:r>
          <w:t>. Das bedeutet, dass bei Vorschlägen der neuen Betonoptimierung, die Ladezeit immer auf die Größe der Lieferung angepasst ist.</w:t>
        </w:r>
      </w:ins>
      <w:ins w:id="30" w:author="Stefan Jollet" w:date="2021-04-27T12:50:00Z">
        <w:r w:rsidR="00FF38BB">
          <w:t xml:space="preserve"> Voraussetzung ist, dass das Ladezeitmodell in der </w:t>
        </w:r>
      </w:ins>
      <w:ins w:id="31" w:author="Stefan Jollet" w:date="2021-04-27T12:51:00Z">
        <w:r w:rsidR="00FF38BB">
          <w:t>Dispatchgruppe</w:t>
        </w:r>
      </w:ins>
      <w:ins w:id="32" w:author="Stefan Jollet" w:date="2021-04-27T12:50:00Z">
        <w:r w:rsidR="00FF38BB">
          <w:t xml:space="preserve"> entsprechend auf variable eingestellt ist</w:t>
        </w:r>
      </w:ins>
      <w:ins w:id="33" w:author="Stefan Jollet" w:date="2021-04-27T12:51:00Z">
        <w:r w:rsidR="00FF38BB">
          <w:t xml:space="preserve"> und für das Werk variable Zeiten vorliegen. Ansonsten </w:t>
        </w:r>
      </w:ins>
      <w:ins w:id="34" w:author="Stefan Jollet" w:date="2021-04-27T12:52:00Z">
        <w:r w:rsidR="00FF38BB">
          <w:t>sollen die fixen Zeiten verwendet werden.</w:t>
        </w:r>
      </w:ins>
    </w:p>
    <w:p w14:paraId="587BB8F3" w14:textId="77777777" w:rsidR="00AE4EFD" w:rsidRPr="00B624EB" w:rsidRDefault="00AE4EFD" w:rsidP="00AE4EFD"/>
    <w:p w14:paraId="7DB5FEA1" w14:textId="2493B75D" w:rsidR="005F2072" w:rsidRDefault="008A0FB7" w:rsidP="008A0FB7">
      <w:pPr>
        <w:pStyle w:val="berschrift3"/>
      </w:pPr>
      <w:bookmarkStart w:id="35" w:name="_Toc44923853"/>
      <w:r>
        <w:t>Optionale Anforderungen</w:t>
      </w:r>
      <w:bookmarkEnd w:id="35"/>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 xml:space="preserve">analysiert werden, inwiefern die Anforderung, dass manche Aufträge in jedem Fall eingeplant </w:t>
      </w:r>
      <w:r w:rsidR="00045B92">
        <w:lastRenderedPageBreak/>
        <w:t>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proofErr w:type="gramStart"/>
      <w:r>
        <w:t>Toll</w:t>
      </w:r>
      <w:proofErr w:type="gramEnd"/>
      <w:r>
        <w:t xml:space="preserve"> Fees </w:t>
      </w:r>
    </w:p>
    <w:p w14:paraId="77F93E70" w14:textId="77777777" w:rsidR="003C59D9" w:rsidRDefault="003C59D9" w:rsidP="003C59D9">
      <w:r>
        <w:t xml:space="preserve">Eine Berücksichtigung von Mautkosten soll in der </w:t>
      </w:r>
      <w:proofErr w:type="spellStart"/>
      <w:r>
        <w:t>Zulunft</w:t>
      </w:r>
      <w:proofErr w:type="spellEnd"/>
      <w:r>
        <w:t xml:space="preserve">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36" w:name="_Toc44923855"/>
      <w:r>
        <w:t>Ausschluss</w:t>
      </w:r>
      <w:r w:rsidR="004A6273">
        <w:t xml:space="preserve"> L</w:t>
      </w:r>
      <w:r>
        <w:t>iste</w:t>
      </w:r>
      <w:bookmarkEnd w:id="36"/>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37" w:name="_Toc44923856"/>
      <w:r>
        <w:t>Preloads</w:t>
      </w:r>
      <w:bookmarkEnd w:id="37"/>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38" w:name="_Toc44923857"/>
      <w:proofErr w:type="spellStart"/>
      <w:r>
        <w:t>Shunting</w:t>
      </w:r>
      <w:bookmarkEnd w:id="38"/>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39" w:name="_Toc44923858"/>
      <w:r>
        <w:lastRenderedPageBreak/>
        <w:t>Roaming</w:t>
      </w:r>
      <w:bookmarkEnd w:id="39"/>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40" w:name="_Toc44923859"/>
      <w:proofErr w:type="spellStart"/>
      <w:r>
        <w:t>Predrive</w:t>
      </w:r>
      <w:bookmarkEnd w:id="40"/>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41" w:name="_Toc44923860"/>
      <w:proofErr w:type="spellStart"/>
      <w:r>
        <w:t>Waste</w:t>
      </w:r>
      <w:proofErr w:type="spellEnd"/>
      <w:r>
        <w:t xml:space="preserve"> Orders</w:t>
      </w:r>
      <w:bookmarkEnd w:id="41"/>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42" w:name="_Toc44923861"/>
      <w:r>
        <w:t xml:space="preserve">Customer </w:t>
      </w:r>
      <w:proofErr w:type="spellStart"/>
      <w:r>
        <w:t>Managed</w:t>
      </w:r>
      <w:proofErr w:type="spellEnd"/>
      <w:r>
        <w:t xml:space="preserve"> </w:t>
      </w:r>
      <w:proofErr w:type="spellStart"/>
      <w:r>
        <w:t>Assignment</w:t>
      </w:r>
      <w:proofErr w:type="spellEnd"/>
      <w:r>
        <w:t xml:space="preserve"> (CMA)</w:t>
      </w:r>
      <w:bookmarkEnd w:id="42"/>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43" w:name="_Toc44923862"/>
      <w:proofErr w:type="spellStart"/>
      <w:r>
        <w:t>Splitloads</w:t>
      </w:r>
      <w:bookmarkEnd w:id="43"/>
      <w:proofErr w:type="spellEnd"/>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44" w:name="_Toc44923863"/>
      <w:r>
        <w:t>Fahrzeit</w:t>
      </w:r>
      <w:bookmarkEnd w:id="44"/>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lastRenderedPageBreak/>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45" w:name="_Toc44923864"/>
      <w:r>
        <w:t>Minimum Rip</w:t>
      </w:r>
      <w:bookmarkEnd w:id="45"/>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r>
        <w:t>Produktionskosten</w:t>
      </w:r>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r w:rsidRPr="00175E0F">
        <w:rPr>
          <w:lang w:val="en-GB"/>
        </w:rPr>
        <w:t>Orders for more than o</w:t>
      </w:r>
      <w:r>
        <w:rPr>
          <w:lang w:val="en-GB"/>
        </w:rPr>
        <w:t>ne Day</w:t>
      </w:r>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r w:rsidRPr="007B0AED">
        <w:rPr>
          <w:lang w:val="en-GB"/>
        </w:rPr>
        <w:t>Max Number of Trucks/ V</w:t>
      </w:r>
      <w:r>
        <w:rPr>
          <w:lang w:val="en-GB"/>
        </w:rPr>
        <w:t>ehicle List</w:t>
      </w:r>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46" w:name="_Toc44923865"/>
      <w:r>
        <w:lastRenderedPageBreak/>
        <w:t>Optimierungsziele</w:t>
      </w:r>
      <w:bookmarkEnd w:id="46"/>
    </w:p>
    <w:p w14:paraId="2139DE0C" w14:textId="310B2CA0"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xml:space="preserve">. Die bisherige quadratische Kostenfunktion der Verspätungen soll dabei hinterfragt und andere Abbildungsmöglichkeiten geprüft und verglichen </w:t>
      </w:r>
      <w:proofErr w:type="gramStart"/>
      <w:r w:rsidR="007F10B1">
        <w:t>werden.</w:t>
      </w:r>
      <w:r w:rsidR="00FC02C4">
        <w:t>.</w:t>
      </w:r>
      <w:proofErr w:type="gramEnd"/>
      <w:r w:rsidR="009A48BB">
        <w:t xml:space="preserve"> </w:t>
      </w:r>
    </w:p>
    <w:sectPr w:rsidR="00617528" w:rsidRPr="0096739E" w:rsidSect="00574927">
      <w:footerReference w:type="default" r:id="rId12"/>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BA0D9" w14:textId="77777777" w:rsidR="00664402" w:rsidRDefault="00664402" w:rsidP="00011BF5">
      <w:pPr>
        <w:spacing w:after="0" w:line="240" w:lineRule="auto"/>
      </w:pPr>
      <w:r>
        <w:separator/>
      </w:r>
    </w:p>
  </w:endnote>
  <w:endnote w:type="continuationSeparator" w:id="0">
    <w:p w14:paraId="79B1825D" w14:textId="77777777" w:rsidR="00664402" w:rsidRDefault="0066440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804B8C">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6A1B5" w14:textId="77777777" w:rsidR="00664402" w:rsidRDefault="00664402" w:rsidP="00011BF5">
      <w:pPr>
        <w:spacing w:after="0" w:line="240" w:lineRule="auto"/>
      </w:pPr>
      <w:r>
        <w:separator/>
      </w:r>
    </w:p>
  </w:footnote>
  <w:footnote w:type="continuationSeparator" w:id="0">
    <w:p w14:paraId="301FE9F6" w14:textId="77777777" w:rsidR="00664402" w:rsidRDefault="0066440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6"/>
  </w:num>
  <w:num w:numId="3">
    <w:abstractNumId w:val="16"/>
  </w:num>
  <w:num w:numId="4">
    <w:abstractNumId w:val="19"/>
  </w:num>
  <w:num w:numId="5">
    <w:abstractNumId w:val="7"/>
  </w:num>
  <w:num w:numId="6">
    <w:abstractNumId w:val="23"/>
  </w:num>
  <w:num w:numId="7">
    <w:abstractNumId w:val="1"/>
  </w:num>
  <w:num w:numId="8">
    <w:abstractNumId w:val="8"/>
  </w:num>
  <w:num w:numId="9">
    <w:abstractNumId w:val="20"/>
  </w:num>
  <w:num w:numId="10">
    <w:abstractNumId w:val="9"/>
  </w:num>
  <w:num w:numId="11">
    <w:abstractNumId w:val="6"/>
  </w:num>
  <w:num w:numId="12">
    <w:abstractNumId w:val="25"/>
  </w:num>
  <w:num w:numId="13">
    <w:abstractNumId w:val="0"/>
  </w:num>
  <w:num w:numId="14">
    <w:abstractNumId w:val="12"/>
  </w:num>
  <w:num w:numId="15">
    <w:abstractNumId w:val="21"/>
  </w:num>
  <w:num w:numId="16">
    <w:abstractNumId w:val="27"/>
  </w:num>
  <w:num w:numId="17">
    <w:abstractNumId w:val="14"/>
  </w:num>
  <w:num w:numId="18">
    <w:abstractNumId w:val="10"/>
  </w:num>
  <w:num w:numId="19">
    <w:abstractNumId w:val="18"/>
  </w:num>
  <w:num w:numId="20">
    <w:abstractNumId w:val="2"/>
  </w:num>
  <w:num w:numId="21">
    <w:abstractNumId w:val="3"/>
  </w:num>
  <w:num w:numId="22">
    <w:abstractNumId w:val="17"/>
  </w:num>
  <w:num w:numId="23">
    <w:abstractNumId w:val="11"/>
  </w:num>
  <w:num w:numId="24">
    <w:abstractNumId w:val="15"/>
  </w:num>
  <w:num w:numId="25">
    <w:abstractNumId w:val="24"/>
  </w:num>
  <w:num w:numId="26">
    <w:abstractNumId w:val="13"/>
  </w:num>
  <w:num w:numId="27">
    <w:abstractNumId w:val="4"/>
  </w:num>
  <w:num w:numId="2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8B6"/>
    <w:rsid w:val="00005924"/>
    <w:rsid w:val="00005A63"/>
    <w:rsid w:val="00011742"/>
    <w:rsid w:val="00011BF5"/>
    <w:rsid w:val="00012301"/>
    <w:rsid w:val="00014E3E"/>
    <w:rsid w:val="00020251"/>
    <w:rsid w:val="000206FE"/>
    <w:rsid w:val="0002081C"/>
    <w:rsid w:val="00021E6C"/>
    <w:rsid w:val="000226E2"/>
    <w:rsid w:val="00022E8F"/>
    <w:rsid w:val="0002606A"/>
    <w:rsid w:val="00031CB1"/>
    <w:rsid w:val="00037A31"/>
    <w:rsid w:val="00040CED"/>
    <w:rsid w:val="00041119"/>
    <w:rsid w:val="00042902"/>
    <w:rsid w:val="00042E53"/>
    <w:rsid w:val="00043C66"/>
    <w:rsid w:val="00044226"/>
    <w:rsid w:val="00045B92"/>
    <w:rsid w:val="00046E8B"/>
    <w:rsid w:val="00047749"/>
    <w:rsid w:val="0005066C"/>
    <w:rsid w:val="00051175"/>
    <w:rsid w:val="00053B33"/>
    <w:rsid w:val="000546C2"/>
    <w:rsid w:val="0005611F"/>
    <w:rsid w:val="0005688B"/>
    <w:rsid w:val="00056EAC"/>
    <w:rsid w:val="00062203"/>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CB7"/>
    <w:rsid w:val="000C6DA5"/>
    <w:rsid w:val="000D02EC"/>
    <w:rsid w:val="000D052E"/>
    <w:rsid w:val="000D2535"/>
    <w:rsid w:val="000D35FC"/>
    <w:rsid w:val="000D41B1"/>
    <w:rsid w:val="000D5B7C"/>
    <w:rsid w:val="000D65D8"/>
    <w:rsid w:val="000D7924"/>
    <w:rsid w:val="000E251E"/>
    <w:rsid w:val="000E5F78"/>
    <w:rsid w:val="000E7EE4"/>
    <w:rsid w:val="000F3B5C"/>
    <w:rsid w:val="000F4CB3"/>
    <w:rsid w:val="000F5904"/>
    <w:rsid w:val="000F5A12"/>
    <w:rsid w:val="00103252"/>
    <w:rsid w:val="001047D8"/>
    <w:rsid w:val="0010742C"/>
    <w:rsid w:val="00111F2A"/>
    <w:rsid w:val="0011266C"/>
    <w:rsid w:val="00112833"/>
    <w:rsid w:val="001141DE"/>
    <w:rsid w:val="00116119"/>
    <w:rsid w:val="00126E65"/>
    <w:rsid w:val="0013095B"/>
    <w:rsid w:val="0013165B"/>
    <w:rsid w:val="001320F5"/>
    <w:rsid w:val="00133FB4"/>
    <w:rsid w:val="0013473C"/>
    <w:rsid w:val="00140550"/>
    <w:rsid w:val="00142784"/>
    <w:rsid w:val="00146AF3"/>
    <w:rsid w:val="0016095E"/>
    <w:rsid w:val="00164216"/>
    <w:rsid w:val="00165AEC"/>
    <w:rsid w:val="00167FAC"/>
    <w:rsid w:val="00172C84"/>
    <w:rsid w:val="00175E0F"/>
    <w:rsid w:val="00183543"/>
    <w:rsid w:val="00192016"/>
    <w:rsid w:val="001A2F58"/>
    <w:rsid w:val="001A344C"/>
    <w:rsid w:val="001B1B26"/>
    <w:rsid w:val="001B2249"/>
    <w:rsid w:val="001B5D55"/>
    <w:rsid w:val="001B67D8"/>
    <w:rsid w:val="001B6C5A"/>
    <w:rsid w:val="001B739D"/>
    <w:rsid w:val="001B7EE1"/>
    <w:rsid w:val="001C25CA"/>
    <w:rsid w:val="001C29A3"/>
    <w:rsid w:val="001C3D20"/>
    <w:rsid w:val="001C5B1C"/>
    <w:rsid w:val="001D0118"/>
    <w:rsid w:val="001D6918"/>
    <w:rsid w:val="001D6C7C"/>
    <w:rsid w:val="001D6F3C"/>
    <w:rsid w:val="001E1C3D"/>
    <w:rsid w:val="001E1CE9"/>
    <w:rsid w:val="001F00AF"/>
    <w:rsid w:val="001F05CA"/>
    <w:rsid w:val="001F7C41"/>
    <w:rsid w:val="00200690"/>
    <w:rsid w:val="002006A6"/>
    <w:rsid w:val="00201D5F"/>
    <w:rsid w:val="002023D7"/>
    <w:rsid w:val="002025DF"/>
    <w:rsid w:val="00203262"/>
    <w:rsid w:val="00203C71"/>
    <w:rsid w:val="00207EFD"/>
    <w:rsid w:val="00221221"/>
    <w:rsid w:val="0022249F"/>
    <w:rsid w:val="0022449F"/>
    <w:rsid w:val="00225EE1"/>
    <w:rsid w:val="0023236E"/>
    <w:rsid w:val="00232E47"/>
    <w:rsid w:val="002348E7"/>
    <w:rsid w:val="00236AF5"/>
    <w:rsid w:val="00236F28"/>
    <w:rsid w:val="0024510C"/>
    <w:rsid w:val="00246F1D"/>
    <w:rsid w:val="00247521"/>
    <w:rsid w:val="002476AF"/>
    <w:rsid w:val="00250A23"/>
    <w:rsid w:val="00253E2D"/>
    <w:rsid w:val="00254940"/>
    <w:rsid w:val="00254D60"/>
    <w:rsid w:val="00257847"/>
    <w:rsid w:val="0025784B"/>
    <w:rsid w:val="0026024E"/>
    <w:rsid w:val="00260D3D"/>
    <w:rsid w:val="00260FB4"/>
    <w:rsid w:val="002610D4"/>
    <w:rsid w:val="002646E2"/>
    <w:rsid w:val="00265E34"/>
    <w:rsid w:val="0027295B"/>
    <w:rsid w:val="00272C1F"/>
    <w:rsid w:val="00272E67"/>
    <w:rsid w:val="0027415D"/>
    <w:rsid w:val="00274C5C"/>
    <w:rsid w:val="00277A60"/>
    <w:rsid w:val="0028073D"/>
    <w:rsid w:val="00282A48"/>
    <w:rsid w:val="00285096"/>
    <w:rsid w:val="00292970"/>
    <w:rsid w:val="00296F5B"/>
    <w:rsid w:val="002A50F7"/>
    <w:rsid w:val="002A6CB0"/>
    <w:rsid w:val="002B5A80"/>
    <w:rsid w:val="002B7118"/>
    <w:rsid w:val="002B71E0"/>
    <w:rsid w:val="002C1A26"/>
    <w:rsid w:val="002C1D31"/>
    <w:rsid w:val="002D2681"/>
    <w:rsid w:val="002D3A68"/>
    <w:rsid w:val="002E0FD7"/>
    <w:rsid w:val="002E1AEB"/>
    <w:rsid w:val="002E26E0"/>
    <w:rsid w:val="002E7930"/>
    <w:rsid w:val="002F0FDD"/>
    <w:rsid w:val="002F4816"/>
    <w:rsid w:val="002F74C9"/>
    <w:rsid w:val="00303262"/>
    <w:rsid w:val="00303DD4"/>
    <w:rsid w:val="00307DCB"/>
    <w:rsid w:val="00310001"/>
    <w:rsid w:val="0031049E"/>
    <w:rsid w:val="00312E70"/>
    <w:rsid w:val="003201F1"/>
    <w:rsid w:val="00320642"/>
    <w:rsid w:val="00320B6A"/>
    <w:rsid w:val="003211C3"/>
    <w:rsid w:val="00321814"/>
    <w:rsid w:val="00322071"/>
    <w:rsid w:val="003224B4"/>
    <w:rsid w:val="003225DC"/>
    <w:rsid w:val="00322684"/>
    <w:rsid w:val="003243D6"/>
    <w:rsid w:val="00330354"/>
    <w:rsid w:val="0033072E"/>
    <w:rsid w:val="00330B5E"/>
    <w:rsid w:val="00330BCC"/>
    <w:rsid w:val="00331BEA"/>
    <w:rsid w:val="00334EC5"/>
    <w:rsid w:val="00335E03"/>
    <w:rsid w:val="003362D7"/>
    <w:rsid w:val="003364C8"/>
    <w:rsid w:val="00343494"/>
    <w:rsid w:val="00353204"/>
    <w:rsid w:val="00357C7E"/>
    <w:rsid w:val="00360920"/>
    <w:rsid w:val="003611EE"/>
    <w:rsid w:val="00362584"/>
    <w:rsid w:val="003625A6"/>
    <w:rsid w:val="00363480"/>
    <w:rsid w:val="00365174"/>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4D74"/>
    <w:rsid w:val="003A5204"/>
    <w:rsid w:val="003B1FCE"/>
    <w:rsid w:val="003B26EE"/>
    <w:rsid w:val="003B4692"/>
    <w:rsid w:val="003B4696"/>
    <w:rsid w:val="003C1598"/>
    <w:rsid w:val="003C4ACC"/>
    <w:rsid w:val="003C59D9"/>
    <w:rsid w:val="003C7E62"/>
    <w:rsid w:val="003D2885"/>
    <w:rsid w:val="003D756D"/>
    <w:rsid w:val="003D75AA"/>
    <w:rsid w:val="003D79C5"/>
    <w:rsid w:val="003D79EE"/>
    <w:rsid w:val="003E4223"/>
    <w:rsid w:val="003E6311"/>
    <w:rsid w:val="003E7C5F"/>
    <w:rsid w:val="003F3C19"/>
    <w:rsid w:val="003F558D"/>
    <w:rsid w:val="003F6516"/>
    <w:rsid w:val="0040054F"/>
    <w:rsid w:val="00406323"/>
    <w:rsid w:val="004064A4"/>
    <w:rsid w:val="00406DB0"/>
    <w:rsid w:val="00411F34"/>
    <w:rsid w:val="00412521"/>
    <w:rsid w:val="00412CFC"/>
    <w:rsid w:val="00413D6A"/>
    <w:rsid w:val="004140C0"/>
    <w:rsid w:val="00415133"/>
    <w:rsid w:val="00415741"/>
    <w:rsid w:val="00417323"/>
    <w:rsid w:val="00417A9C"/>
    <w:rsid w:val="00420A5F"/>
    <w:rsid w:val="00422826"/>
    <w:rsid w:val="00423782"/>
    <w:rsid w:val="00423806"/>
    <w:rsid w:val="00423AC1"/>
    <w:rsid w:val="00426DDD"/>
    <w:rsid w:val="00433D6B"/>
    <w:rsid w:val="00436BD9"/>
    <w:rsid w:val="00437AA4"/>
    <w:rsid w:val="004417E7"/>
    <w:rsid w:val="00442AAE"/>
    <w:rsid w:val="00442B2D"/>
    <w:rsid w:val="0044384B"/>
    <w:rsid w:val="0045088C"/>
    <w:rsid w:val="00454EB2"/>
    <w:rsid w:val="00455E3B"/>
    <w:rsid w:val="00462F8D"/>
    <w:rsid w:val="00463BE5"/>
    <w:rsid w:val="00465CB2"/>
    <w:rsid w:val="00466919"/>
    <w:rsid w:val="004709D4"/>
    <w:rsid w:val="00473C26"/>
    <w:rsid w:val="004752D5"/>
    <w:rsid w:val="00480BF1"/>
    <w:rsid w:val="00486C51"/>
    <w:rsid w:val="00493E0E"/>
    <w:rsid w:val="004963A9"/>
    <w:rsid w:val="00497695"/>
    <w:rsid w:val="004976F8"/>
    <w:rsid w:val="004A230A"/>
    <w:rsid w:val="004A606F"/>
    <w:rsid w:val="004A6273"/>
    <w:rsid w:val="004B0125"/>
    <w:rsid w:val="004B19FE"/>
    <w:rsid w:val="004B7492"/>
    <w:rsid w:val="004C06C2"/>
    <w:rsid w:val="004C629B"/>
    <w:rsid w:val="004C66E5"/>
    <w:rsid w:val="004C6B57"/>
    <w:rsid w:val="004D4671"/>
    <w:rsid w:val="004D507F"/>
    <w:rsid w:val="004D5C1B"/>
    <w:rsid w:val="004D63C3"/>
    <w:rsid w:val="004E1BDF"/>
    <w:rsid w:val="004E1D31"/>
    <w:rsid w:val="004E20C6"/>
    <w:rsid w:val="004E25D2"/>
    <w:rsid w:val="004E2FA4"/>
    <w:rsid w:val="004E2FDD"/>
    <w:rsid w:val="004F3D62"/>
    <w:rsid w:val="004F5221"/>
    <w:rsid w:val="004F71DF"/>
    <w:rsid w:val="00503176"/>
    <w:rsid w:val="00506C50"/>
    <w:rsid w:val="005113DE"/>
    <w:rsid w:val="005122F9"/>
    <w:rsid w:val="005143D8"/>
    <w:rsid w:val="00516A08"/>
    <w:rsid w:val="00516CBB"/>
    <w:rsid w:val="0054021B"/>
    <w:rsid w:val="00540403"/>
    <w:rsid w:val="005432E6"/>
    <w:rsid w:val="0054540F"/>
    <w:rsid w:val="005456EE"/>
    <w:rsid w:val="00547788"/>
    <w:rsid w:val="00550710"/>
    <w:rsid w:val="005515E6"/>
    <w:rsid w:val="00551F69"/>
    <w:rsid w:val="00552A3B"/>
    <w:rsid w:val="0055377C"/>
    <w:rsid w:val="005562F9"/>
    <w:rsid w:val="00557EF6"/>
    <w:rsid w:val="00560B5A"/>
    <w:rsid w:val="005629E9"/>
    <w:rsid w:val="00562D1A"/>
    <w:rsid w:val="00567C4A"/>
    <w:rsid w:val="00570FEF"/>
    <w:rsid w:val="00571105"/>
    <w:rsid w:val="00574927"/>
    <w:rsid w:val="005760CB"/>
    <w:rsid w:val="005768B7"/>
    <w:rsid w:val="00577706"/>
    <w:rsid w:val="00584684"/>
    <w:rsid w:val="00585723"/>
    <w:rsid w:val="0058588A"/>
    <w:rsid w:val="0058624F"/>
    <w:rsid w:val="005872CF"/>
    <w:rsid w:val="00592CE8"/>
    <w:rsid w:val="00595504"/>
    <w:rsid w:val="00595DAC"/>
    <w:rsid w:val="005A2B0F"/>
    <w:rsid w:val="005A5DB0"/>
    <w:rsid w:val="005A6A57"/>
    <w:rsid w:val="005A6F34"/>
    <w:rsid w:val="005A749B"/>
    <w:rsid w:val="005B2DFB"/>
    <w:rsid w:val="005B3348"/>
    <w:rsid w:val="005B42B2"/>
    <w:rsid w:val="005B5C1C"/>
    <w:rsid w:val="005B66FC"/>
    <w:rsid w:val="005C0AC4"/>
    <w:rsid w:val="005C123E"/>
    <w:rsid w:val="005C68B4"/>
    <w:rsid w:val="005D126F"/>
    <w:rsid w:val="005D55C9"/>
    <w:rsid w:val="005D69CE"/>
    <w:rsid w:val="005D6D67"/>
    <w:rsid w:val="005D736C"/>
    <w:rsid w:val="005E18DF"/>
    <w:rsid w:val="005E3788"/>
    <w:rsid w:val="005E3E8E"/>
    <w:rsid w:val="005E5075"/>
    <w:rsid w:val="005E77CE"/>
    <w:rsid w:val="005F2072"/>
    <w:rsid w:val="005F3079"/>
    <w:rsid w:val="005F6632"/>
    <w:rsid w:val="005F6769"/>
    <w:rsid w:val="00600A56"/>
    <w:rsid w:val="00610E72"/>
    <w:rsid w:val="00613B67"/>
    <w:rsid w:val="0061717A"/>
    <w:rsid w:val="00617528"/>
    <w:rsid w:val="006220B4"/>
    <w:rsid w:val="006241BB"/>
    <w:rsid w:val="00626A13"/>
    <w:rsid w:val="006270F0"/>
    <w:rsid w:val="00630E25"/>
    <w:rsid w:val="00631E90"/>
    <w:rsid w:val="00635B81"/>
    <w:rsid w:val="006371DD"/>
    <w:rsid w:val="0063740F"/>
    <w:rsid w:val="00645450"/>
    <w:rsid w:val="006456A3"/>
    <w:rsid w:val="006512FF"/>
    <w:rsid w:val="006514DF"/>
    <w:rsid w:val="00653FFD"/>
    <w:rsid w:val="00662648"/>
    <w:rsid w:val="0066300E"/>
    <w:rsid w:val="00664402"/>
    <w:rsid w:val="0066594A"/>
    <w:rsid w:val="00666D03"/>
    <w:rsid w:val="00666FF0"/>
    <w:rsid w:val="00670917"/>
    <w:rsid w:val="00671037"/>
    <w:rsid w:val="00672959"/>
    <w:rsid w:val="00673116"/>
    <w:rsid w:val="00681930"/>
    <w:rsid w:val="00683013"/>
    <w:rsid w:val="006862E3"/>
    <w:rsid w:val="0068651F"/>
    <w:rsid w:val="006865CE"/>
    <w:rsid w:val="006872D2"/>
    <w:rsid w:val="0069319A"/>
    <w:rsid w:val="006940E1"/>
    <w:rsid w:val="00695C66"/>
    <w:rsid w:val="006A1D80"/>
    <w:rsid w:val="006A2DAD"/>
    <w:rsid w:val="006A633D"/>
    <w:rsid w:val="006A63AD"/>
    <w:rsid w:val="006A78DB"/>
    <w:rsid w:val="006A7E2A"/>
    <w:rsid w:val="006B1C0B"/>
    <w:rsid w:val="006B5AEE"/>
    <w:rsid w:val="006B7F81"/>
    <w:rsid w:val="006C4CF9"/>
    <w:rsid w:val="006C7BA9"/>
    <w:rsid w:val="006D0D8C"/>
    <w:rsid w:val="006D2AD6"/>
    <w:rsid w:val="006E13AB"/>
    <w:rsid w:val="006E1BED"/>
    <w:rsid w:val="006E2110"/>
    <w:rsid w:val="006F1963"/>
    <w:rsid w:val="006F430A"/>
    <w:rsid w:val="007013BB"/>
    <w:rsid w:val="007057F0"/>
    <w:rsid w:val="00705B46"/>
    <w:rsid w:val="007113F8"/>
    <w:rsid w:val="007140A9"/>
    <w:rsid w:val="00717E28"/>
    <w:rsid w:val="0072123B"/>
    <w:rsid w:val="00721D98"/>
    <w:rsid w:val="00722DF3"/>
    <w:rsid w:val="0072307E"/>
    <w:rsid w:val="007267F9"/>
    <w:rsid w:val="00726EDD"/>
    <w:rsid w:val="00731CDB"/>
    <w:rsid w:val="0073655B"/>
    <w:rsid w:val="00741F92"/>
    <w:rsid w:val="00742475"/>
    <w:rsid w:val="007445EC"/>
    <w:rsid w:val="00751E52"/>
    <w:rsid w:val="00752B07"/>
    <w:rsid w:val="00765CFF"/>
    <w:rsid w:val="007664D9"/>
    <w:rsid w:val="0077117C"/>
    <w:rsid w:val="00771F68"/>
    <w:rsid w:val="0077408A"/>
    <w:rsid w:val="00782366"/>
    <w:rsid w:val="00783D39"/>
    <w:rsid w:val="00784817"/>
    <w:rsid w:val="00784D2E"/>
    <w:rsid w:val="00790C55"/>
    <w:rsid w:val="00792465"/>
    <w:rsid w:val="007936B9"/>
    <w:rsid w:val="00794C71"/>
    <w:rsid w:val="007965F6"/>
    <w:rsid w:val="007A65A2"/>
    <w:rsid w:val="007A765F"/>
    <w:rsid w:val="007B0AED"/>
    <w:rsid w:val="007B22C2"/>
    <w:rsid w:val="007B5459"/>
    <w:rsid w:val="007B6B5F"/>
    <w:rsid w:val="007C0FA8"/>
    <w:rsid w:val="007C4237"/>
    <w:rsid w:val="007C5101"/>
    <w:rsid w:val="007C5ADF"/>
    <w:rsid w:val="007C6C54"/>
    <w:rsid w:val="007D2408"/>
    <w:rsid w:val="007D2B07"/>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801034"/>
    <w:rsid w:val="00804134"/>
    <w:rsid w:val="00804B8C"/>
    <w:rsid w:val="0081013E"/>
    <w:rsid w:val="00810F48"/>
    <w:rsid w:val="00810F93"/>
    <w:rsid w:val="008174C6"/>
    <w:rsid w:val="008175BC"/>
    <w:rsid w:val="0081797A"/>
    <w:rsid w:val="008207BC"/>
    <w:rsid w:val="00820B35"/>
    <w:rsid w:val="00822449"/>
    <w:rsid w:val="00823D4D"/>
    <w:rsid w:val="00823F7E"/>
    <w:rsid w:val="00825955"/>
    <w:rsid w:val="008306EC"/>
    <w:rsid w:val="0083333E"/>
    <w:rsid w:val="008342E4"/>
    <w:rsid w:val="00834A32"/>
    <w:rsid w:val="008351DE"/>
    <w:rsid w:val="00840501"/>
    <w:rsid w:val="00843217"/>
    <w:rsid w:val="00844371"/>
    <w:rsid w:val="00847676"/>
    <w:rsid w:val="00850A9E"/>
    <w:rsid w:val="00850E50"/>
    <w:rsid w:val="00851783"/>
    <w:rsid w:val="00851839"/>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450C"/>
    <w:rsid w:val="00884E02"/>
    <w:rsid w:val="008855B8"/>
    <w:rsid w:val="00886F6B"/>
    <w:rsid w:val="00887040"/>
    <w:rsid w:val="0088730B"/>
    <w:rsid w:val="00887B74"/>
    <w:rsid w:val="00894C2E"/>
    <w:rsid w:val="0089656C"/>
    <w:rsid w:val="008A00D1"/>
    <w:rsid w:val="008A0FB7"/>
    <w:rsid w:val="008A1758"/>
    <w:rsid w:val="008A3171"/>
    <w:rsid w:val="008A3414"/>
    <w:rsid w:val="008A51F3"/>
    <w:rsid w:val="008A5A7D"/>
    <w:rsid w:val="008B13B0"/>
    <w:rsid w:val="008B2EB4"/>
    <w:rsid w:val="008B4586"/>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2B1C"/>
    <w:rsid w:val="0092655E"/>
    <w:rsid w:val="009329D5"/>
    <w:rsid w:val="00932E64"/>
    <w:rsid w:val="00933284"/>
    <w:rsid w:val="00934F4A"/>
    <w:rsid w:val="00935265"/>
    <w:rsid w:val="00935A89"/>
    <w:rsid w:val="00951724"/>
    <w:rsid w:val="0095322B"/>
    <w:rsid w:val="00954257"/>
    <w:rsid w:val="009547F3"/>
    <w:rsid w:val="009570B2"/>
    <w:rsid w:val="009610D8"/>
    <w:rsid w:val="0096739E"/>
    <w:rsid w:val="00970832"/>
    <w:rsid w:val="00980222"/>
    <w:rsid w:val="009835DB"/>
    <w:rsid w:val="00983DD7"/>
    <w:rsid w:val="00985742"/>
    <w:rsid w:val="00986B55"/>
    <w:rsid w:val="00990134"/>
    <w:rsid w:val="00990496"/>
    <w:rsid w:val="00995A89"/>
    <w:rsid w:val="00997F2A"/>
    <w:rsid w:val="009A266B"/>
    <w:rsid w:val="009A32E9"/>
    <w:rsid w:val="009A3698"/>
    <w:rsid w:val="009A3C75"/>
    <w:rsid w:val="009A48BB"/>
    <w:rsid w:val="009B2691"/>
    <w:rsid w:val="009B5B04"/>
    <w:rsid w:val="009C046D"/>
    <w:rsid w:val="009C6348"/>
    <w:rsid w:val="009C636C"/>
    <w:rsid w:val="009C6A2B"/>
    <w:rsid w:val="009D4710"/>
    <w:rsid w:val="009D79B6"/>
    <w:rsid w:val="009E0C01"/>
    <w:rsid w:val="009E1741"/>
    <w:rsid w:val="009E4AAB"/>
    <w:rsid w:val="009E5770"/>
    <w:rsid w:val="009E6D9D"/>
    <w:rsid w:val="009E71F1"/>
    <w:rsid w:val="009F27B7"/>
    <w:rsid w:val="009F409E"/>
    <w:rsid w:val="009F5D63"/>
    <w:rsid w:val="00A06363"/>
    <w:rsid w:val="00A0655E"/>
    <w:rsid w:val="00A07D06"/>
    <w:rsid w:val="00A105AE"/>
    <w:rsid w:val="00A113A1"/>
    <w:rsid w:val="00A1302C"/>
    <w:rsid w:val="00A156EA"/>
    <w:rsid w:val="00A20308"/>
    <w:rsid w:val="00A24722"/>
    <w:rsid w:val="00A261A7"/>
    <w:rsid w:val="00A262B6"/>
    <w:rsid w:val="00A30994"/>
    <w:rsid w:val="00A32F0B"/>
    <w:rsid w:val="00A33FA6"/>
    <w:rsid w:val="00A37737"/>
    <w:rsid w:val="00A40167"/>
    <w:rsid w:val="00A4076E"/>
    <w:rsid w:val="00A41C58"/>
    <w:rsid w:val="00A41D06"/>
    <w:rsid w:val="00A44877"/>
    <w:rsid w:val="00A44BFA"/>
    <w:rsid w:val="00A5345D"/>
    <w:rsid w:val="00A61F6F"/>
    <w:rsid w:val="00A64704"/>
    <w:rsid w:val="00A731D3"/>
    <w:rsid w:val="00A7675D"/>
    <w:rsid w:val="00A77B3A"/>
    <w:rsid w:val="00A77EC8"/>
    <w:rsid w:val="00A831A8"/>
    <w:rsid w:val="00A83977"/>
    <w:rsid w:val="00A83BF1"/>
    <w:rsid w:val="00A9495B"/>
    <w:rsid w:val="00A94ECF"/>
    <w:rsid w:val="00AA0CDE"/>
    <w:rsid w:val="00AA3E3B"/>
    <w:rsid w:val="00AA47D1"/>
    <w:rsid w:val="00AB006D"/>
    <w:rsid w:val="00AB1833"/>
    <w:rsid w:val="00AB1C7B"/>
    <w:rsid w:val="00AB3396"/>
    <w:rsid w:val="00AB419F"/>
    <w:rsid w:val="00AB4F31"/>
    <w:rsid w:val="00AC0413"/>
    <w:rsid w:val="00AC13FB"/>
    <w:rsid w:val="00AC3325"/>
    <w:rsid w:val="00AC6890"/>
    <w:rsid w:val="00AD2CAA"/>
    <w:rsid w:val="00AD2F6E"/>
    <w:rsid w:val="00AD582D"/>
    <w:rsid w:val="00AE0F96"/>
    <w:rsid w:val="00AE21E3"/>
    <w:rsid w:val="00AE4081"/>
    <w:rsid w:val="00AE4E92"/>
    <w:rsid w:val="00AE4EFD"/>
    <w:rsid w:val="00AE645A"/>
    <w:rsid w:val="00AE651F"/>
    <w:rsid w:val="00AF0D9A"/>
    <w:rsid w:val="00AF3152"/>
    <w:rsid w:val="00AF32EC"/>
    <w:rsid w:val="00AF35D8"/>
    <w:rsid w:val="00AF3DE0"/>
    <w:rsid w:val="00B01325"/>
    <w:rsid w:val="00B023BD"/>
    <w:rsid w:val="00B04BBD"/>
    <w:rsid w:val="00B0512E"/>
    <w:rsid w:val="00B05C38"/>
    <w:rsid w:val="00B0786E"/>
    <w:rsid w:val="00B10471"/>
    <w:rsid w:val="00B10E53"/>
    <w:rsid w:val="00B10E98"/>
    <w:rsid w:val="00B16C3B"/>
    <w:rsid w:val="00B23765"/>
    <w:rsid w:val="00B2595F"/>
    <w:rsid w:val="00B31DA2"/>
    <w:rsid w:val="00B33782"/>
    <w:rsid w:val="00B36009"/>
    <w:rsid w:val="00B36B67"/>
    <w:rsid w:val="00B36EE8"/>
    <w:rsid w:val="00B3737D"/>
    <w:rsid w:val="00B41CD2"/>
    <w:rsid w:val="00B42C6F"/>
    <w:rsid w:val="00B42E4D"/>
    <w:rsid w:val="00B434F7"/>
    <w:rsid w:val="00B44659"/>
    <w:rsid w:val="00B47523"/>
    <w:rsid w:val="00B52F53"/>
    <w:rsid w:val="00B552A4"/>
    <w:rsid w:val="00B624EB"/>
    <w:rsid w:val="00B62CCA"/>
    <w:rsid w:val="00B63E65"/>
    <w:rsid w:val="00B643F4"/>
    <w:rsid w:val="00B64EC3"/>
    <w:rsid w:val="00B6502A"/>
    <w:rsid w:val="00B65EB0"/>
    <w:rsid w:val="00B70F32"/>
    <w:rsid w:val="00B715A0"/>
    <w:rsid w:val="00B773B7"/>
    <w:rsid w:val="00B77FEE"/>
    <w:rsid w:val="00B82186"/>
    <w:rsid w:val="00B82AF4"/>
    <w:rsid w:val="00B84FBF"/>
    <w:rsid w:val="00B855F6"/>
    <w:rsid w:val="00B90C5A"/>
    <w:rsid w:val="00B90D59"/>
    <w:rsid w:val="00B90F61"/>
    <w:rsid w:val="00B955C9"/>
    <w:rsid w:val="00B95D31"/>
    <w:rsid w:val="00B9745E"/>
    <w:rsid w:val="00BA363C"/>
    <w:rsid w:val="00BA3F1A"/>
    <w:rsid w:val="00BA7F78"/>
    <w:rsid w:val="00BB32EA"/>
    <w:rsid w:val="00BB3E57"/>
    <w:rsid w:val="00BB44F4"/>
    <w:rsid w:val="00BB49AE"/>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5405"/>
    <w:rsid w:val="00C064E0"/>
    <w:rsid w:val="00C159D8"/>
    <w:rsid w:val="00C16DA2"/>
    <w:rsid w:val="00C17D32"/>
    <w:rsid w:val="00C20F25"/>
    <w:rsid w:val="00C21403"/>
    <w:rsid w:val="00C220DF"/>
    <w:rsid w:val="00C307F2"/>
    <w:rsid w:val="00C32374"/>
    <w:rsid w:val="00C43E03"/>
    <w:rsid w:val="00C47955"/>
    <w:rsid w:val="00C50647"/>
    <w:rsid w:val="00C51C67"/>
    <w:rsid w:val="00C55B3A"/>
    <w:rsid w:val="00C56B54"/>
    <w:rsid w:val="00C606FA"/>
    <w:rsid w:val="00C61080"/>
    <w:rsid w:val="00C610D3"/>
    <w:rsid w:val="00C67F05"/>
    <w:rsid w:val="00C7037F"/>
    <w:rsid w:val="00C70E26"/>
    <w:rsid w:val="00C75E04"/>
    <w:rsid w:val="00C76E2A"/>
    <w:rsid w:val="00C77689"/>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6F95"/>
    <w:rsid w:val="00CF5829"/>
    <w:rsid w:val="00D01333"/>
    <w:rsid w:val="00D01EAF"/>
    <w:rsid w:val="00D01F22"/>
    <w:rsid w:val="00D06E39"/>
    <w:rsid w:val="00D1264B"/>
    <w:rsid w:val="00D17612"/>
    <w:rsid w:val="00D20729"/>
    <w:rsid w:val="00D2176F"/>
    <w:rsid w:val="00D22B7E"/>
    <w:rsid w:val="00D257E9"/>
    <w:rsid w:val="00D2796D"/>
    <w:rsid w:val="00D31EF1"/>
    <w:rsid w:val="00D345B7"/>
    <w:rsid w:val="00D408FF"/>
    <w:rsid w:val="00D43FEF"/>
    <w:rsid w:val="00D45483"/>
    <w:rsid w:val="00D46353"/>
    <w:rsid w:val="00D538B6"/>
    <w:rsid w:val="00D5710E"/>
    <w:rsid w:val="00D607DB"/>
    <w:rsid w:val="00D6355D"/>
    <w:rsid w:val="00D64F07"/>
    <w:rsid w:val="00D665AE"/>
    <w:rsid w:val="00D76CBA"/>
    <w:rsid w:val="00D8190F"/>
    <w:rsid w:val="00D823DF"/>
    <w:rsid w:val="00D83B8B"/>
    <w:rsid w:val="00D8421C"/>
    <w:rsid w:val="00D857F1"/>
    <w:rsid w:val="00D8748E"/>
    <w:rsid w:val="00D94009"/>
    <w:rsid w:val="00D953C0"/>
    <w:rsid w:val="00DA08E2"/>
    <w:rsid w:val="00DA1CFB"/>
    <w:rsid w:val="00DA2BAB"/>
    <w:rsid w:val="00DA5FED"/>
    <w:rsid w:val="00DA716C"/>
    <w:rsid w:val="00DB13D7"/>
    <w:rsid w:val="00DB6BEC"/>
    <w:rsid w:val="00DB7F14"/>
    <w:rsid w:val="00DC7013"/>
    <w:rsid w:val="00DD095A"/>
    <w:rsid w:val="00DD16CB"/>
    <w:rsid w:val="00DD4029"/>
    <w:rsid w:val="00DD433C"/>
    <w:rsid w:val="00DE47F5"/>
    <w:rsid w:val="00DE5AAB"/>
    <w:rsid w:val="00DE7923"/>
    <w:rsid w:val="00DE7F78"/>
    <w:rsid w:val="00DF10CB"/>
    <w:rsid w:val="00DF23FF"/>
    <w:rsid w:val="00DF33F0"/>
    <w:rsid w:val="00DF6FAB"/>
    <w:rsid w:val="00E02C1E"/>
    <w:rsid w:val="00E11E95"/>
    <w:rsid w:val="00E161C5"/>
    <w:rsid w:val="00E1626C"/>
    <w:rsid w:val="00E17D41"/>
    <w:rsid w:val="00E17FAC"/>
    <w:rsid w:val="00E20855"/>
    <w:rsid w:val="00E23031"/>
    <w:rsid w:val="00E25B32"/>
    <w:rsid w:val="00E2713E"/>
    <w:rsid w:val="00E27F53"/>
    <w:rsid w:val="00E32723"/>
    <w:rsid w:val="00E33BA6"/>
    <w:rsid w:val="00E35ED0"/>
    <w:rsid w:val="00E41815"/>
    <w:rsid w:val="00E435C4"/>
    <w:rsid w:val="00E43676"/>
    <w:rsid w:val="00E43EAF"/>
    <w:rsid w:val="00E44795"/>
    <w:rsid w:val="00E451BD"/>
    <w:rsid w:val="00E460F5"/>
    <w:rsid w:val="00E4620A"/>
    <w:rsid w:val="00E51EAF"/>
    <w:rsid w:val="00E555DC"/>
    <w:rsid w:val="00E56AF2"/>
    <w:rsid w:val="00E60938"/>
    <w:rsid w:val="00E62A04"/>
    <w:rsid w:val="00E71F38"/>
    <w:rsid w:val="00E74AE6"/>
    <w:rsid w:val="00E75665"/>
    <w:rsid w:val="00E75CC2"/>
    <w:rsid w:val="00E81550"/>
    <w:rsid w:val="00E82DC2"/>
    <w:rsid w:val="00E85456"/>
    <w:rsid w:val="00E86158"/>
    <w:rsid w:val="00E87D2C"/>
    <w:rsid w:val="00E95663"/>
    <w:rsid w:val="00EA0F33"/>
    <w:rsid w:val="00EA13DA"/>
    <w:rsid w:val="00EA14E3"/>
    <w:rsid w:val="00EA5C58"/>
    <w:rsid w:val="00EA7A59"/>
    <w:rsid w:val="00EB2566"/>
    <w:rsid w:val="00EB43FD"/>
    <w:rsid w:val="00EC18B0"/>
    <w:rsid w:val="00EC3386"/>
    <w:rsid w:val="00EC5FFE"/>
    <w:rsid w:val="00ED0FA2"/>
    <w:rsid w:val="00ED19C9"/>
    <w:rsid w:val="00ED1F9B"/>
    <w:rsid w:val="00ED2A46"/>
    <w:rsid w:val="00ED34AA"/>
    <w:rsid w:val="00ED4C87"/>
    <w:rsid w:val="00ED4D88"/>
    <w:rsid w:val="00ED534A"/>
    <w:rsid w:val="00EE1D80"/>
    <w:rsid w:val="00EE350F"/>
    <w:rsid w:val="00EE3569"/>
    <w:rsid w:val="00EE51C8"/>
    <w:rsid w:val="00EE55BB"/>
    <w:rsid w:val="00EF13CD"/>
    <w:rsid w:val="00EF76CC"/>
    <w:rsid w:val="00F00652"/>
    <w:rsid w:val="00F016B9"/>
    <w:rsid w:val="00F03093"/>
    <w:rsid w:val="00F0317A"/>
    <w:rsid w:val="00F0484E"/>
    <w:rsid w:val="00F078A9"/>
    <w:rsid w:val="00F2258D"/>
    <w:rsid w:val="00F3120B"/>
    <w:rsid w:val="00F31B8C"/>
    <w:rsid w:val="00F33479"/>
    <w:rsid w:val="00F351F7"/>
    <w:rsid w:val="00F44E15"/>
    <w:rsid w:val="00F46DF0"/>
    <w:rsid w:val="00F47880"/>
    <w:rsid w:val="00F47F06"/>
    <w:rsid w:val="00F50843"/>
    <w:rsid w:val="00F51E92"/>
    <w:rsid w:val="00F52A95"/>
    <w:rsid w:val="00F542CC"/>
    <w:rsid w:val="00F545D5"/>
    <w:rsid w:val="00F56B99"/>
    <w:rsid w:val="00F57C97"/>
    <w:rsid w:val="00F64332"/>
    <w:rsid w:val="00F6444A"/>
    <w:rsid w:val="00F64B3C"/>
    <w:rsid w:val="00F658E3"/>
    <w:rsid w:val="00F6643A"/>
    <w:rsid w:val="00F6666D"/>
    <w:rsid w:val="00F66CD2"/>
    <w:rsid w:val="00F713C9"/>
    <w:rsid w:val="00F763E8"/>
    <w:rsid w:val="00F801A9"/>
    <w:rsid w:val="00F80F2A"/>
    <w:rsid w:val="00F83B44"/>
    <w:rsid w:val="00F92DE7"/>
    <w:rsid w:val="00F93664"/>
    <w:rsid w:val="00F93DAB"/>
    <w:rsid w:val="00F952D6"/>
    <w:rsid w:val="00F97789"/>
    <w:rsid w:val="00FA2A18"/>
    <w:rsid w:val="00FA67DF"/>
    <w:rsid w:val="00FB0743"/>
    <w:rsid w:val="00FB14BF"/>
    <w:rsid w:val="00FB347E"/>
    <w:rsid w:val="00FB4811"/>
    <w:rsid w:val="00FB5925"/>
    <w:rsid w:val="00FC02C4"/>
    <w:rsid w:val="00FC2699"/>
    <w:rsid w:val="00FC4A17"/>
    <w:rsid w:val="00FC5FDD"/>
    <w:rsid w:val="00FD01D5"/>
    <w:rsid w:val="00FD3DD1"/>
    <w:rsid w:val="00FE2D44"/>
    <w:rsid w:val="00FE42F4"/>
    <w:rsid w:val="00FE53FB"/>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4686</Words>
  <Characters>29527</Characters>
  <Application>Microsoft Office Word</Application>
  <DocSecurity>0</DocSecurity>
  <Lines>246</Lines>
  <Paragraphs>68</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Jollet</cp:lastModifiedBy>
  <cp:revision>11</cp:revision>
  <dcterms:created xsi:type="dcterms:W3CDTF">2021-03-30T11:22:00Z</dcterms:created>
  <dcterms:modified xsi:type="dcterms:W3CDTF">2022-03-09T11:20:00Z</dcterms:modified>
</cp:coreProperties>
</file>