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4E20" w14:textId="77777777" w:rsidR="00011BF5" w:rsidRDefault="00011BF5" w:rsidP="005A6F34">
      <w:pPr>
        <w:tabs>
          <w:tab w:val="left" w:pos="8385"/>
        </w:tabs>
        <w:rPr>
          <w:rFonts w:cs="Arial"/>
          <w:b/>
          <w:bCs/>
          <w:sz w:val="48"/>
          <w:szCs w:val="48"/>
        </w:rPr>
      </w:pPr>
    </w:p>
    <w:p w14:paraId="16FAEB6F" w14:textId="77777777" w:rsidR="00011BF5" w:rsidRDefault="00011BF5" w:rsidP="005A6F34">
      <w:pPr>
        <w:jc w:val="center"/>
        <w:rPr>
          <w:rFonts w:cs="Arial"/>
          <w:b/>
          <w:bCs/>
          <w:sz w:val="48"/>
          <w:szCs w:val="48"/>
        </w:rPr>
      </w:pPr>
    </w:p>
    <w:p w14:paraId="3326B194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6E7753B4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72D31188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26547309" w14:textId="77777777" w:rsidR="00B3737D" w:rsidRDefault="00B3737D" w:rsidP="005A6F34">
      <w:pPr>
        <w:jc w:val="center"/>
        <w:rPr>
          <w:rFonts w:cs="Arial"/>
          <w:b/>
          <w:bCs/>
          <w:sz w:val="48"/>
          <w:szCs w:val="48"/>
        </w:rPr>
      </w:pPr>
    </w:p>
    <w:p w14:paraId="10CDF804" w14:textId="3EF3ECF1" w:rsidR="00011BF5" w:rsidRPr="00011BF5" w:rsidRDefault="00E41BDA" w:rsidP="005A6F34">
      <w:pPr>
        <w:jc w:val="center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>Betonoptimierung</w:t>
      </w:r>
    </w:p>
    <w:p w14:paraId="48B05977" w14:textId="07356510" w:rsidR="000546C2" w:rsidRDefault="00980052" w:rsidP="005A6F34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Realtime-Anbindung</w:t>
      </w:r>
    </w:p>
    <w:p w14:paraId="36762B59" w14:textId="77777777" w:rsidR="00722DF3" w:rsidRDefault="00722DF3" w:rsidP="005A6F34">
      <w:pPr>
        <w:jc w:val="center"/>
        <w:rPr>
          <w:rFonts w:cs="Arial"/>
          <w:b/>
          <w:bCs/>
          <w:sz w:val="36"/>
          <w:szCs w:val="36"/>
        </w:rPr>
        <w:sectPr w:rsidR="00722DF3">
          <w:headerReference w:type="default" r:id="rId8"/>
          <w:footerReference w:type="default" r:id="rId9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0664962" w14:textId="178E7BC0" w:rsidR="00722DF3" w:rsidRDefault="00722DF3" w:rsidP="005A6F34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Dokumentenhistorie</w:t>
      </w:r>
    </w:p>
    <w:p w14:paraId="502E3184" w14:textId="172E7AB5" w:rsidR="00722DF3" w:rsidRDefault="00722DF3" w:rsidP="005A6F34">
      <w:pPr>
        <w:rPr>
          <w:rFonts w:cs="Arial"/>
          <w:b/>
          <w:bCs/>
          <w:sz w:val="28"/>
          <w:szCs w:val="28"/>
        </w:rPr>
      </w:pPr>
    </w:p>
    <w:tbl>
      <w:tblPr>
        <w:tblStyle w:val="Gitternetztabelle1hell"/>
        <w:tblW w:w="9351" w:type="dxa"/>
        <w:tblLook w:val="04A0" w:firstRow="1" w:lastRow="0" w:firstColumn="1" w:lastColumn="0" w:noHBand="0" w:noVBand="1"/>
      </w:tblPr>
      <w:tblGrid>
        <w:gridCol w:w="2272"/>
        <w:gridCol w:w="1166"/>
        <w:gridCol w:w="4295"/>
        <w:gridCol w:w="1618"/>
      </w:tblGrid>
      <w:tr w:rsidR="0090564A" w14:paraId="0EB8320E" w14:textId="77777777" w:rsidTr="00613B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5D73652F" w14:textId="5DE92296" w:rsidR="00722DF3" w:rsidRPr="00F9296A" w:rsidRDefault="00722DF3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  <w:r w:rsidRPr="00F9296A">
              <w:rPr>
                <w:rFonts w:cs="Arial"/>
                <w:b w:val="0"/>
                <w:bCs w:val="0"/>
                <w:sz w:val="28"/>
                <w:szCs w:val="28"/>
              </w:rPr>
              <w:t>Person</w:t>
            </w:r>
          </w:p>
        </w:tc>
        <w:tc>
          <w:tcPr>
            <w:tcW w:w="1166" w:type="dxa"/>
          </w:tcPr>
          <w:p w14:paraId="2EFDB263" w14:textId="3ABC6E26" w:rsidR="00722DF3" w:rsidRDefault="00722DF3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Version</w:t>
            </w:r>
          </w:p>
        </w:tc>
        <w:tc>
          <w:tcPr>
            <w:tcW w:w="4295" w:type="dxa"/>
          </w:tcPr>
          <w:p w14:paraId="33784A96" w14:textId="46CD0957" w:rsidR="00722DF3" w:rsidRDefault="00722DF3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Beschreibung</w:t>
            </w:r>
          </w:p>
        </w:tc>
        <w:tc>
          <w:tcPr>
            <w:tcW w:w="1618" w:type="dxa"/>
          </w:tcPr>
          <w:p w14:paraId="55B15289" w14:textId="68BFE54E" w:rsidR="00722DF3" w:rsidRDefault="009E1741" w:rsidP="005A6F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D</w:t>
            </w:r>
            <w:r w:rsidR="00722DF3">
              <w:rPr>
                <w:rFonts w:cs="Arial"/>
                <w:b w:val="0"/>
                <w:bCs w:val="0"/>
                <w:sz w:val="28"/>
                <w:szCs w:val="28"/>
              </w:rPr>
              <w:t>atum</w:t>
            </w:r>
          </w:p>
        </w:tc>
      </w:tr>
      <w:tr w:rsidR="0090564A" w:rsidRPr="00722DF3" w14:paraId="1640FFE9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1BBD1FC5" w14:textId="3AF83480" w:rsidR="00722DF3" w:rsidRPr="00F9296A" w:rsidRDefault="00980052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  <w:r>
              <w:rPr>
                <w:rFonts w:cs="Arial"/>
                <w:b w:val="0"/>
                <w:bCs w:val="0"/>
                <w:sz w:val="28"/>
                <w:szCs w:val="28"/>
              </w:rPr>
              <w:t>Stefan Rupp</w:t>
            </w:r>
          </w:p>
        </w:tc>
        <w:tc>
          <w:tcPr>
            <w:tcW w:w="1166" w:type="dxa"/>
          </w:tcPr>
          <w:p w14:paraId="417899A4" w14:textId="01968323" w:rsidR="00722DF3" w:rsidRPr="00722DF3" w:rsidRDefault="00613B67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1.0</w:t>
            </w:r>
          </w:p>
        </w:tc>
        <w:tc>
          <w:tcPr>
            <w:tcW w:w="4295" w:type="dxa"/>
          </w:tcPr>
          <w:p w14:paraId="4AAAF095" w14:textId="67F366D1" w:rsidR="00722DF3" w:rsidRPr="00722DF3" w:rsidRDefault="00613B67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Erste</w:t>
            </w:r>
            <w:r w:rsidR="00980052">
              <w:rPr>
                <w:rFonts w:cs="Arial"/>
                <w:sz w:val="28"/>
                <w:szCs w:val="28"/>
              </w:rPr>
              <w:t xml:space="preserve">r </w:t>
            </w:r>
            <w:proofErr w:type="spellStart"/>
            <w:r w:rsidR="00980052">
              <w:rPr>
                <w:rFonts w:cs="Arial"/>
                <w:sz w:val="28"/>
                <w:szCs w:val="28"/>
              </w:rPr>
              <w:t>Draft</w:t>
            </w:r>
            <w:proofErr w:type="spellEnd"/>
          </w:p>
        </w:tc>
        <w:tc>
          <w:tcPr>
            <w:tcW w:w="1618" w:type="dxa"/>
          </w:tcPr>
          <w:p w14:paraId="1ADC7353" w14:textId="63A8DA56" w:rsidR="00722DF3" w:rsidRPr="00722DF3" w:rsidRDefault="00980052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15</w:t>
            </w:r>
            <w:r w:rsidR="00722DF3" w:rsidRPr="00722DF3">
              <w:rPr>
                <w:rFonts w:cs="Arial"/>
                <w:sz w:val="28"/>
                <w:szCs w:val="28"/>
              </w:rPr>
              <w:t>.</w:t>
            </w:r>
            <w:r>
              <w:rPr>
                <w:rFonts w:cs="Arial"/>
                <w:sz w:val="28"/>
                <w:szCs w:val="28"/>
              </w:rPr>
              <w:t>04</w:t>
            </w:r>
            <w:r w:rsidR="00722DF3" w:rsidRPr="00722DF3">
              <w:rPr>
                <w:rFonts w:cs="Arial"/>
                <w:sz w:val="28"/>
                <w:szCs w:val="28"/>
              </w:rPr>
              <w:t>.20</w:t>
            </w:r>
            <w:r w:rsidR="00613B67">
              <w:rPr>
                <w:rFonts w:cs="Arial"/>
                <w:sz w:val="28"/>
                <w:szCs w:val="28"/>
              </w:rPr>
              <w:t>2</w:t>
            </w:r>
            <w:r>
              <w:rPr>
                <w:rFonts w:cs="Arial"/>
                <w:sz w:val="28"/>
                <w:szCs w:val="28"/>
              </w:rPr>
              <w:t>5</w:t>
            </w:r>
          </w:p>
        </w:tc>
      </w:tr>
      <w:tr w:rsidR="005D69CE" w:rsidRPr="00722DF3" w14:paraId="23204F90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35C47C43" w14:textId="5348E4C1" w:rsidR="005D69CE" w:rsidRPr="00F9296A" w:rsidRDefault="005D69CE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166" w:type="dxa"/>
          </w:tcPr>
          <w:p w14:paraId="4DDFF739" w14:textId="769528BD" w:rsidR="005D69CE" w:rsidRDefault="005D69CE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4295" w:type="dxa"/>
          </w:tcPr>
          <w:p w14:paraId="241C1A3A" w14:textId="1E13BF0D" w:rsidR="005D69CE" w:rsidRDefault="005D69CE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1618" w:type="dxa"/>
          </w:tcPr>
          <w:p w14:paraId="6526F8B6" w14:textId="48E1EB7C" w:rsidR="005D69CE" w:rsidRDefault="005D69CE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9E4593" w:rsidRPr="008C3635" w14:paraId="14C6F7B5" w14:textId="77777777" w:rsidTr="00613B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112C1680" w14:textId="5F39451B" w:rsidR="009E4593" w:rsidRPr="004225D3" w:rsidRDefault="009E4593" w:rsidP="005A6F34">
            <w:pPr>
              <w:rPr>
                <w:rFonts w:cs="Arial"/>
                <w:b w:val="0"/>
                <w:bCs w:val="0"/>
                <w:sz w:val="28"/>
                <w:szCs w:val="28"/>
              </w:rPr>
            </w:pPr>
          </w:p>
        </w:tc>
        <w:tc>
          <w:tcPr>
            <w:tcW w:w="1166" w:type="dxa"/>
          </w:tcPr>
          <w:p w14:paraId="6367F63A" w14:textId="435CEE93" w:rsidR="009E4593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4295" w:type="dxa"/>
          </w:tcPr>
          <w:p w14:paraId="265E0516" w14:textId="7BD206D4" w:rsidR="009E4593" w:rsidRPr="008C3635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1618" w:type="dxa"/>
          </w:tcPr>
          <w:p w14:paraId="7FF5D3B0" w14:textId="2E7C90F6" w:rsidR="009E4593" w:rsidRDefault="009E4593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D37FA0" w:rsidRPr="008C3635" w14:paraId="544D2CF9" w14:textId="77777777" w:rsidTr="00613B67">
        <w:trPr>
          <w:ins w:id="0" w:author="Stefan Sommer" w:date="2023-11-14T17:27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2" w:type="dxa"/>
          </w:tcPr>
          <w:p w14:paraId="5B7B9FF0" w14:textId="02F2E32C" w:rsidR="00D37FA0" w:rsidRPr="004225D3" w:rsidRDefault="00D37FA0" w:rsidP="005A6F34">
            <w:pPr>
              <w:rPr>
                <w:ins w:id="1" w:author="Stefan Sommer" w:date="2023-11-14T17:27:00Z"/>
                <w:rFonts w:cs="Arial"/>
                <w:sz w:val="28"/>
                <w:szCs w:val="28"/>
              </w:rPr>
            </w:pPr>
          </w:p>
        </w:tc>
        <w:tc>
          <w:tcPr>
            <w:tcW w:w="1166" w:type="dxa"/>
          </w:tcPr>
          <w:p w14:paraId="30B3B37F" w14:textId="306A8EBE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2" w:author="Stefan Sommer" w:date="2023-11-14T17:27:00Z"/>
                <w:rFonts w:cs="Arial"/>
                <w:sz w:val="28"/>
                <w:szCs w:val="28"/>
              </w:rPr>
            </w:pPr>
          </w:p>
        </w:tc>
        <w:tc>
          <w:tcPr>
            <w:tcW w:w="4295" w:type="dxa"/>
          </w:tcPr>
          <w:p w14:paraId="78F9EBE5" w14:textId="7DF4B902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3" w:author="Stefan Sommer" w:date="2023-11-14T17:27:00Z"/>
                <w:rFonts w:cs="Arial"/>
                <w:sz w:val="28"/>
                <w:szCs w:val="28"/>
              </w:rPr>
            </w:pPr>
          </w:p>
        </w:tc>
        <w:tc>
          <w:tcPr>
            <w:tcW w:w="1618" w:type="dxa"/>
          </w:tcPr>
          <w:p w14:paraId="26DBAB73" w14:textId="331D167E" w:rsidR="00D37FA0" w:rsidRDefault="00D37FA0" w:rsidP="005A6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" w:author="Stefan Sommer" w:date="2023-11-14T17:27:00Z"/>
                <w:rFonts w:cs="Arial"/>
                <w:sz w:val="28"/>
                <w:szCs w:val="28"/>
              </w:rPr>
            </w:pPr>
          </w:p>
        </w:tc>
      </w:tr>
    </w:tbl>
    <w:p w14:paraId="26C180BF" w14:textId="79E697F9" w:rsidR="00EC3386" w:rsidRPr="008C3635" w:rsidRDefault="00EC3386" w:rsidP="005A6F34">
      <w:pPr>
        <w:rPr>
          <w:rFonts w:cs="Arial"/>
          <w:b/>
          <w:bCs/>
          <w:sz w:val="28"/>
          <w:szCs w:val="28"/>
        </w:rPr>
      </w:pPr>
    </w:p>
    <w:p w14:paraId="1E612E82" w14:textId="77777777" w:rsidR="00EC3386" w:rsidRPr="008C3635" w:rsidRDefault="00EC3386" w:rsidP="005A6F34">
      <w:pPr>
        <w:rPr>
          <w:rFonts w:cs="Arial"/>
          <w:b/>
          <w:bCs/>
          <w:sz w:val="28"/>
          <w:szCs w:val="28"/>
        </w:rPr>
      </w:pPr>
      <w:r w:rsidRPr="008C3635">
        <w:rPr>
          <w:rFonts w:cs="Arial"/>
          <w:b/>
          <w:bCs/>
          <w:sz w:val="28"/>
          <w:szCs w:val="28"/>
        </w:rPr>
        <w:br w:type="page"/>
      </w:r>
    </w:p>
    <w:p w14:paraId="1DC34CB4" w14:textId="0B047348" w:rsidR="00BD2FA7" w:rsidRPr="008C3635" w:rsidRDefault="00BD2FA7" w:rsidP="005A6F34">
      <w:pPr>
        <w:rPr>
          <w:rFonts w:cs="Arial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60970350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11008769" w14:textId="6858E436" w:rsidR="00BD2FA7" w:rsidRPr="00630E25" w:rsidRDefault="00630E25" w:rsidP="005A6F34">
          <w:pPr>
            <w:pStyle w:val="Inhaltsverzeichnisberschrift"/>
            <w:numPr>
              <w:ilvl w:val="0"/>
              <w:numId w:val="0"/>
            </w:numPr>
            <w:ind w:left="432"/>
            <w:rPr>
              <w:rFonts w:ascii="Arial" w:hAnsi="Arial" w:cs="Arial"/>
              <w:color w:val="auto"/>
            </w:rPr>
          </w:pPr>
          <w:r w:rsidRPr="00630E25">
            <w:rPr>
              <w:rFonts w:ascii="Arial" w:hAnsi="Arial" w:cs="Arial"/>
              <w:color w:val="auto"/>
            </w:rPr>
            <w:t>Inhaltsverzeichnis</w:t>
          </w:r>
        </w:p>
        <w:p w14:paraId="09C441F1" w14:textId="1029120B" w:rsidR="00980052" w:rsidRDefault="00112833">
          <w:pPr>
            <w:pStyle w:val="Verzeichnis1"/>
            <w:rPr>
              <w:rFonts w:asciiTheme="minorHAnsi" w:eastAsiaTheme="minorEastAsia" w:hAnsiTheme="minorHAnsi"/>
              <w:noProof/>
              <w:kern w:val="2"/>
              <w:szCs w:val="24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03559" w:history="1">
            <w:r w:rsidR="00980052" w:rsidRPr="005552CA">
              <w:rPr>
                <w:rStyle w:val="Hyperlink"/>
                <w:noProof/>
              </w:rPr>
              <w:t>1</w:t>
            </w:r>
            <w:r w:rsidR="00980052">
              <w:rPr>
                <w:rFonts w:asciiTheme="minorHAnsi" w:eastAsiaTheme="minorEastAsia" w:hAnsiTheme="minorHAnsi"/>
                <w:noProof/>
                <w:kern w:val="2"/>
                <w:szCs w:val="24"/>
                <w:lang w:eastAsia="de-DE"/>
                <w14:ligatures w14:val="standardContextual"/>
              </w:rPr>
              <w:tab/>
            </w:r>
            <w:r w:rsidR="00980052" w:rsidRPr="005552CA">
              <w:rPr>
                <w:rStyle w:val="Hyperlink"/>
                <w:noProof/>
              </w:rPr>
              <w:t>Einleitung</w:t>
            </w:r>
            <w:r w:rsidR="00980052">
              <w:rPr>
                <w:noProof/>
                <w:webHidden/>
              </w:rPr>
              <w:tab/>
            </w:r>
            <w:r w:rsidR="00980052">
              <w:rPr>
                <w:noProof/>
                <w:webHidden/>
              </w:rPr>
              <w:fldChar w:fldCharType="begin"/>
            </w:r>
            <w:r w:rsidR="00980052">
              <w:rPr>
                <w:noProof/>
                <w:webHidden/>
              </w:rPr>
              <w:instrText xml:space="preserve"> PAGEREF _Toc195603559 \h </w:instrText>
            </w:r>
            <w:r w:rsidR="00980052">
              <w:rPr>
                <w:noProof/>
                <w:webHidden/>
              </w:rPr>
            </w:r>
            <w:r w:rsidR="00980052">
              <w:rPr>
                <w:noProof/>
                <w:webHidden/>
              </w:rPr>
              <w:fldChar w:fldCharType="separate"/>
            </w:r>
            <w:r w:rsidR="00980052">
              <w:rPr>
                <w:noProof/>
                <w:webHidden/>
              </w:rPr>
              <w:t>1</w:t>
            </w:r>
            <w:r w:rsidR="00980052">
              <w:rPr>
                <w:noProof/>
                <w:webHidden/>
              </w:rPr>
              <w:fldChar w:fldCharType="end"/>
            </w:r>
          </w:hyperlink>
        </w:p>
        <w:p w14:paraId="5C577E11" w14:textId="49226D21" w:rsidR="00BD2FA7" w:rsidRDefault="00112833" w:rsidP="005A6F34">
          <w:r>
            <w:fldChar w:fldCharType="end"/>
          </w:r>
        </w:p>
      </w:sdtContent>
    </w:sdt>
    <w:p w14:paraId="5D1C7EE7" w14:textId="77777777" w:rsidR="008A00D1" w:rsidRDefault="008A00D1" w:rsidP="005A6F34">
      <w:pPr>
        <w:rPr>
          <w:rFonts w:cs="Arial"/>
          <w:b/>
          <w:bCs/>
          <w:sz w:val="28"/>
          <w:szCs w:val="28"/>
        </w:rPr>
        <w:sectPr w:rsidR="008A00D1" w:rsidSect="00722DF3">
          <w:footerReference w:type="default" r:id="rId10"/>
          <w:pgSz w:w="11906" w:h="16838"/>
          <w:pgMar w:top="1417" w:right="1417" w:bottom="1134" w:left="1417" w:header="708" w:footer="708" w:gutter="0"/>
          <w:pgNumType w:fmt="upperRoman" w:start="1"/>
          <w:cols w:space="708"/>
          <w:docGrid w:linePitch="360"/>
        </w:sectPr>
      </w:pPr>
    </w:p>
    <w:p w14:paraId="076C392E" w14:textId="420F988E" w:rsidR="00980052" w:rsidRDefault="00980052" w:rsidP="004543FE">
      <w:pPr>
        <w:pStyle w:val="berschrift1"/>
      </w:pPr>
      <w:r>
        <w:lastRenderedPageBreak/>
        <w:t>Offene Fragen</w:t>
      </w:r>
    </w:p>
    <w:p w14:paraId="59EAC8BF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bilden wir Pausen in den RT und </w:t>
      </w:r>
      <w:proofErr w:type="spellStart"/>
      <w:r w:rsidRPr="00980052">
        <w:t>Tourschedules</w:t>
      </w:r>
      <w:proofErr w:type="spellEnd"/>
      <w:r w:rsidRPr="00980052">
        <w:t xml:space="preserve"> zukünftig ab. </w:t>
      </w:r>
    </w:p>
    <w:p w14:paraId="1F2420EE" w14:textId="77777777" w:rsidR="00980052" w:rsidRDefault="00980052" w:rsidP="00980052">
      <w:pPr>
        <w:numPr>
          <w:ilvl w:val="1"/>
          <w:numId w:val="46"/>
        </w:numPr>
      </w:pPr>
      <w:r w:rsidRPr="00980052">
        <w:t xml:space="preserve">Wie behandeln wir die Zeitstempel der Pausen bei fortschreitender Zeit. </w:t>
      </w:r>
    </w:p>
    <w:p w14:paraId="7AD0F2E0" w14:textId="50547146" w:rsidR="004543FE" w:rsidRPr="004543FE" w:rsidRDefault="004543FE" w:rsidP="004543FE">
      <w:pPr>
        <w:pStyle w:val="Listenabsatz"/>
        <w:numPr>
          <w:ilvl w:val="0"/>
          <w:numId w:val="49"/>
        </w:numPr>
        <w:rPr>
          <w:color w:val="00B050"/>
        </w:rPr>
      </w:pPr>
      <w:r>
        <w:rPr>
          <w:color w:val="00B050"/>
        </w:rPr>
        <w:t xml:space="preserve">Pausen sollten relativ zum Beginn des </w:t>
      </w:r>
      <w:proofErr w:type="spellStart"/>
      <w:r>
        <w:rPr>
          <w:color w:val="00B050"/>
        </w:rPr>
        <w:t>Scheduleelements</w:t>
      </w:r>
      <w:proofErr w:type="spellEnd"/>
      <w:r>
        <w:rPr>
          <w:color w:val="00B050"/>
        </w:rPr>
        <w:t xml:space="preserve"> geschoben werden</w:t>
      </w:r>
      <w:r w:rsidRPr="004543FE">
        <w:rPr>
          <w:color w:val="00B050"/>
        </w:rPr>
        <w:t>.</w:t>
      </w:r>
    </w:p>
    <w:p w14:paraId="48100042" w14:textId="77777777" w:rsidR="00980052" w:rsidRDefault="00980052" w:rsidP="00980052">
      <w:pPr>
        <w:numPr>
          <w:ilvl w:val="1"/>
          <w:numId w:val="46"/>
        </w:numPr>
      </w:pPr>
      <w:r w:rsidRPr="00980052">
        <w:t xml:space="preserve">Wie behandeln wir die Zeitstempel der Pausen, wenn sich zwischen Start- und Ende eines Optimierungslaufs ein </w:t>
      </w:r>
      <w:proofErr w:type="spellStart"/>
      <w:r w:rsidRPr="00980052">
        <w:t>Fahrzeugschedule</w:t>
      </w:r>
      <w:proofErr w:type="spellEnd"/>
      <w:r w:rsidRPr="00980052">
        <w:t xml:space="preserve"> so verändert hat, dass der Server die Pause nicht zur geplanten Zeit in das Schedule schreiben kann.</w:t>
      </w:r>
    </w:p>
    <w:p w14:paraId="0314B2D2" w14:textId="6AA25F3E" w:rsidR="002F4BE5" w:rsidRPr="004543FE" w:rsidRDefault="002F4BE5" w:rsidP="002F4BE5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 xml:space="preserve">Wie bisher: Wir verwenden die beiden Zeitstempel </w:t>
      </w:r>
      <w:proofErr w:type="spellStart"/>
      <w:r w:rsidRPr="004543FE">
        <w:rPr>
          <w:color w:val="00B050"/>
        </w:rPr>
        <w:t>thePauseStart</w:t>
      </w:r>
      <w:proofErr w:type="spellEnd"/>
      <w:r w:rsidRPr="004543FE">
        <w:rPr>
          <w:color w:val="00B050"/>
        </w:rPr>
        <w:t xml:space="preserve"> und </w:t>
      </w:r>
      <w:proofErr w:type="spellStart"/>
      <w:r w:rsidRPr="004543FE">
        <w:rPr>
          <w:color w:val="00B050"/>
        </w:rPr>
        <w:t>thePauseEnd</w:t>
      </w:r>
      <w:proofErr w:type="spellEnd"/>
      <w:r w:rsidRPr="004543FE">
        <w:rPr>
          <w:color w:val="00B050"/>
        </w:rPr>
        <w:t xml:space="preserve">. Dadurch haben wir eine Beschränkung auf maximal eine Pause pro </w:t>
      </w:r>
      <w:proofErr w:type="spellStart"/>
      <w:r w:rsidRPr="004543FE">
        <w:rPr>
          <w:color w:val="00B050"/>
        </w:rPr>
        <w:t>ScheduleElement</w:t>
      </w:r>
      <w:proofErr w:type="spellEnd"/>
      <w:r w:rsidRPr="004543FE">
        <w:rPr>
          <w:color w:val="00B050"/>
        </w:rPr>
        <w:t>. Für Beton sollte das jedoch ausreichen.</w:t>
      </w:r>
    </w:p>
    <w:p w14:paraId="37D8188B" w14:textId="5515E0F6" w:rsidR="002F4BE5" w:rsidRPr="004543FE" w:rsidRDefault="002F4BE5" w:rsidP="002F4BE5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 xml:space="preserve">Beim Übertrag der Pause aus dem OS in den TS </w:t>
      </w:r>
      <w:r w:rsidR="00130804" w:rsidRPr="004543FE">
        <w:rPr>
          <w:color w:val="00B050"/>
        </w:rPr>
        <w:t xml:space="preserve">werden die Zeiten </w:t>
      </w:r>
      <w:r w:rsidR="004543FE" w:rsidRPr="004543FE">
        <w:rPr>
          <w:color w:val="00B050"/>
        </w:rPr>
        <w:t xml:space="preserve">so gut es geht </w:t>
      </w:r>
      <w:r w:rsidR="00130804" w:rsidRPr="004543FE">
        <w:rPr>
          <w:color w:val="00B050"/>
        </w:rPr>
        <w:t>übernommen</w:t>
      </w:r>
      <w:r w:rsidR="004543FE" w:rsidRPr="004543FE">
        <w:rPr>
          <w:color w:val="00B050"/>
        </w:rPr>
        <w:t>. Sie können innerhalb ihrer Phase rutschen, aber niemals aus der Phase heraus. Die nächste Optimierung wird es richten!</w:t>
      </w:r>
    </w:p>
    <w:p w14:paraId="28E6CDDA" w14:textId="77777777" w:rsidR="00980052" w:rsidRDefault="00980052" w:rsidP="00980052">
      <w:pPr>
        <w:numPr>
          <w:ilvl w:val="0"/>
          <w:numId w:val="45"/>
        </w:numPr>
      </w:pPr>
      <w:r w:rsidRPr="00980052">
        <w:t>Wie schreibt der Server die Pausen aus dem Optimierungsergebnis in die Tour-</w:t>
      </w:r>
      <w:proofErr w:type="spellStart"/>
      <w:r w:rsidRPr="00980052">
        <w:t>Schedules</w:t>
      </w:r>
      <w:proofErr w:type="spellEnd"/>
      <w:r w:rsidRPr="00980052">
        <w:t xml:space="preserve"> der Fahrzeuge?</w:t>
      </w:r>
    </w:p>
    <w:p w14:paraId="22A2B7D3" w14:textId="7FDEC2FC" w:rsidR="004543FE" w:rsidRPr="004543FE" w:rsidRDefault="004543FE" w:rsidP="004543FE">
      <w:pPr>
        <w:pStyle w:val="Listenabsatz"/>
        <w:numPr>
          <w:ilvl w:val="0"/>
          <w:numId w:val="49"/>
        </w:numPr>
        <w:rPr>
          <w:color w:val="00B050"/>
        </w:rPr>
      </w:pPr>
      <w:r w:rsidRPr="004543FE">
        <w:rPr>
          <w:color w:val="00B050"/>
        </w:rPr>
        <w:t>Über den Umweg des OS. Wie ein OEV0-Optimierer das tut, muss festgelegt werden. Benötigen wir einen extra „OEVOS“ dafür?</w:t>
      </w:r>
    </w:p>
    <w:p w14:paraId="3973F0EC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schreibt der Server das Optimierungsergebnis in die </w:t>
      </w:r>
      <w:proofErr w:type="spellStart"/>
      <w:r w:rsidRPr="00980052">
        <w:t>Tourschedules</w:t>
      </w:r>
      <w:proofErr w:type="spellEnd"/>
      <w:r w:rsidRPr="00980052">
        <w:t>?</w:t>
      </w:r>
    </w:p>
    <w:p w14:paraId="2FEE6793" w14:textId="77777777" w:rsidR="00980052" w:rsidRDefault="00980052" w:rsidP="00980052">
      <w:pPr>
        <w:numPr>
          <w:ilvl w:val="1"/>
          <w:numId w:val="47"/>
        </w:numPr>
      </w:pPr>
      <w:r w:rsidRPr="00980052">
        <w:t xml:space="preserve">Wie geht der Server damit um, wenn sich zwischen Start- und Ende eines Optimierungslaufs ein </w:t>
      </w:r>
      <w:proofErr w:type="spellStart"/>
      <w:r w:rsidRPr="00980052">
        <w:t>Fahrzeugschedule</w:t>
      </w:r>
      <w:proofErr w:type="spellEnd"/>
      <w:r w:rsidRPr="00980052">
        <w:t xml:space="preserve"> so verändert hat, dass das RT-Schedule mit dem Optimierungsergebnis überlappt?</w:t>
      </w:r>
    </w:p>
    <w:p w14:paraId="39CF3652" w14:textId="6992C215" w:rsidR="004543FE" w:rsidRPr="00980052" w:rsidRDefault="005425BF" w:rsidP="005425BF">
      <w:pPr>
        <w:pStyle w:val="Listenabsatz"/>
        <w:numPr>
          <w:ilvl w:val="0"/>
          <w:numId w:val="49"/>
        </w:numPr>
        <w:rPr>
          <w:color w:val="00B050"/>
        </w:rPr>
      </w:pPr>
      <w:r w:rsidRPr="005425BF">
        <w:rPr>
          <w:color w:val="00B050"/>
        </w:rPr>
        <w:t xml:space="preserve">Analyse der aktuellen Funktionen </w:t>
      </w:r>
      <w:proofErr w:type="spellStart"/>
      <w:r w:rsidRPr="005425BF">
        <w:rPr>
          <w:color w:val="00B050"/>
        </w:rPr>
        <w:t>transfer_</w:t>
      </w:r>
      <w:proofErr w:type="gramStart"/>
      <w:r w:rsidRPr="005425BF">
        <w:rPr>
          <w:color w:val="00B050"/>
        </w:rPr>
        <w:t>planned</w:t>
      </w:r>
      <w:proofErr w:type="spellEnd"/>
      <w:r w:rsidRPr="005425BF">
        <w:rPr>
          <w:color w:val="00B050"/>
        </w:rPr>
        <w:t>(</w:t>
      </w:r>
      <w:proofErr w:type="gramEnd"/>
      <w:r w:rsidRPr="005425BF">
        <w:rPr>
          <w:color w:val="00B050"/>
        </w:rPr>
        <w:t xml:space="preserve">) und </w:t>
      </w:r>
      <w:proofErr w:type="spellStart"/>
      <w:r w:rsidRPr="005425BF">
        <w:rPr>
          <w:color w:val="00B050"/>
        </w:rPr>
        <w:t>should_write</w:t>
      </w:r>
      <w:proofErr w:type="spellEnd"/>
      <w:r w:rsidRPr="005425BF">
        <w:rPr>
          <w:color w:val="00B050"/>
        </w:rPr>
        <w:t xml:space="preserve">() im </w:t>
      </w:r>
      <w:proofErr w:type="spellStart"/>
      <w:r w:rsidRPr="005425BF">
        <w:rPr>
          <w:color w:val="00B050"/>
        </w:rPr>
        <w:t>SaveVisitor</w:t>
      </w:r>
      <w:proofErr w:type="spellEnd"/>
      <w:r w:rsidRPr="005425BF">
        <w:rPr>
          <w:color w:val="00B050"/>
        </w:rPr>
        <w:t>.</w:t>
      </w:r>
    </w:p>
    <w:p w14:paraId="68084412" w14:textId="77777777" w:rsidR="00980052" w:rsidRDefault="00980052" w:rsidP="00980052">
      <w:pPr>
        <w:numPr>
          <w:ilvl w:val="1"/>
          <w:numId w:val="47"/>
        </w:numPr>
      </w:pPr>
      <w:r w:rsidRPr="00980052">
        <w:t xml:space="preserve">Sollen die </w:t>
      </w:r>
      <w:proofErr w:type="spellStart"/>
      <w:r w:rsidRPr="00980052">
        <w:t>OptimSchedules</w:t>
      </w:r>
      <w:proofErr w:type="spellEnd"/>
      <w:r w:rsidRPr="00980052">
        <w:t xml:space="preserve"> in diesem Prozess integriert werden?</w:t>
      </w:r>
    </w:p>
    <w:p w14:paraId="5E2E1B54" w14:textId="3E9E6BD9" w:rsidR="005425BF" w:rsidRPr="005425BF" w:rsidRDefault="005425BF" w:rsidP="005425BF">
      <w:pPr>
        <w:pStyle w:val="Listenabsatz"/>
        <w:numPr>
          <w:ilvl w:val="0"/>
          <w:numId w:val="49"/>
        </w:numPr>
        <w:rPr>
          <w:color w:val="00B050"/>
        </w:rPr>
      </w:pPr>
      <w:r w:rsidRPr="005425BF">
        <w:rPr>
          <w:color w:val="00B050"/>
        </w:rPr>
        <w:t>Ja, vielleicht einer für RT und einer für OEV.</w:t>
      </w:r>
    </w:p>
    <w:p w14:paraId="2028664B" w14:textId="77777777" w:rsidR="00980052" w:rsidRPr="00980052" w:rsidRDefault="00980052" w:rsidP="00980052">
      <w:pPr>
        <w:numPr>
          <w:ilvl w:val="1"/>
          <w:numId w:val="47"/>
        </w:numPr>
      </w:pPr>
      <w:r w:rsidRPr="00980052">
        <w:lastRenderedPageBreak/>
        <w:t xml:space="preserve">RT und OEV0 Optimierung können nicht denselben </w:t>
      </w:r>
      <w:proofErr w:type="spellStart"/>
      <w:r w:rsidRPr="00980052">
        <w:t>OptimSchedule</w:t>
      </w:r>
      <w:proofErr w:type="spellEnd"/>
      <w:r w:rsidRPr="00980052">
        <w:t xml:space="preserve"> benutzen. Wie gehen wir damit um?</w:t>
      </w:r>
    </w:p>
    <w:p w14:paraId="48E9197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gibt der Server dem MIXOR die Info, welche Pausen die Fahrzeuge schon genommen haben?</w:t>
      </w:r>
    </w:p>
    <w:p w14:paraId="318302B6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gibt der Server dem MIXOR die Info, wie lange die </w:t>
      </w:r>
      <w:proofErr w:type="spellStart"/>
      <w:r w:rsidRPr="00980052">
        <w:t>Assigned-Schedules</w:t>
      </w:r>
      <w:proofErr w:type="spellEnd"/>
      <w:r w:rsidRPr="00980052">
        <w:t xml:space="preserve"> der Fahrzeuge sind?</w:t>
      </w:r>
    </w:p>
    <w:p w14:paraId="0A0BCC1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gibt der Server dem MIXOR die Info, wie lange er die Fahrzeuge noch benutzen darf?</w:t>
      </w:r>
    </w:p>
    <w:p w14:paraId="01A1959B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>Wie leitet der Server aus den (veränderten) RT-</w:t>
      </w:r>
      <w:proofErr w:type="spellStart"/>
      <w:r w:rsidRPr="00980052">
        <w:t>Schedules</w:t>
      </w:r>
      <w:proofErr w:type="spellEnd"/>
      <w:r w:rsidRPr="00980052">
        <w:t xml:space="preserve"> und dem Optimierungsergebnis die </w:t>
      </w:r>
      <w:proofErr w:type="spellStart"/>
      <w:r w:rsidRPr="00980052">
        <w:t>Remainings</w:t>
      </w:r>
      <w:proofErr w:type="spellEnd"/>
      <w:r w:rsidRPr="00980052">
        <w:t xml:space="preserve"> ab?</w:t>
      </w:r>
    </w:p>
    <w:p w14:paraId="2EF50977" w14:textId="77777777" w:rsidR="00980052" w:rsidRPr="00980052" w:rsidRDefault="00980052" w:rsidP="00980052">
      <w:pPr>
        <w:numPr>
          <w:ilvl w:val="1"/>
          <w:numId w:val="48"/>
        </w:numPr>
      </w:pPr>
      <w:r w:rsidRPr="00980052">
        <w:t xml:space="preserve">Total </w:t>
      </w: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</w:p>
    <w:p w14:paraId="0978EFE1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  <w:r w:rsidRPr="00980052">
        <w:t xml:space="preserve"> </w:t>
      </w:r>
      <w:proofErr w:type="spellStart"/>
      <w:r w:rsidRPr="00980052">
        <w:t>Confirmed</w:t>
      </w:r>
      <w:proofErr w:type="spellEnd"/>
    </w:p>
    <w:p w14:paraId="7F973AF3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</w:t>
      </w:r>
      <w:proofErr w:type="spellEnd"/>
      <w:r w:rsidRPr="00980052">
        <w:t xml:space="preserve"> </w:t>
      </w:r>
      <w:proofErr w:type="spellStart"/>
      <w:r w:rsidRPr="00980052">
        <w:t>Quantity</w:t>
      </w:r>
      <w:proofErr w:type="spellEnd"/>
      <w:r w:rsidRPr="00980052">
        <w:t xml:space="preserve"> not </w:t>
      </w:r>
      <w:proofErr w:type="spellStart"/>
      <w:r w:rsidRPr="00980052">
        <w:t>Confirmed</w:t>
      </w:r>
      <w:proofErr w:type="spellEnd"/>
    </w:p>
    <w:p w14:paraId="67BD8B47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Remainings</w:t>
      </w:r>
      <w:proofErr w:type="spellEnd"/>
      <w:r w:rsidRPr="00980052">
        <w:t xml:space="preserve"> </w:t>
      </w:r>
      <w:proofErr w:type="spellStart"/>
      <w:r w:rsidRPr="00980052">
        <w:t>Confirmed</w:t>
      </w:r>
      <w:proofErr w:type="spellEnd"/>
    </w:p>
    <w:p w14:paraId="6D9502EC" w14:textId="77777777" w:rsidR="00980052" w:rsidRPr="00980052" w:rsidRDefault="00980052" w:rsidP="00980052">
      <w:pPr>
        <w:numPr>
          <w:ilvl w:val="1"/>
          <w:numId w:val="48"/>
        </w:numPr>
      </w:pPr>
      <w:proofErr w:type="spellStart"/>
      <w:r w:rsidRPr="00980052">
        <w:t>Unconfirmed</w:t>
      </w:r>
      <w:proofErr w:type="spellEnd"/>
      <w:r w:rsidRPr="00980052">
        <w:t xml:space="preserve"> </w:t>
      </w:r>
      <w:proofErr w:type="spellStart"/>
      <w:r w:rsidRPr="00980052">
        <w:t>Remainings</w:t>
      </w:r>
      <w:proofErr w:type="spellEnd"/>
    </w:p>
    <w:p w14:paraId="089E19AA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Welche KPIs müssen wir durch den Einbezug der Pausen in RT und </w:t>
      </w:r>
      <w:proofErr w:type="spellStart"/>
      <w:r w:rsidRPr="00980052">
        <w:t>Tourschedules</w:t>
      </w:r>
      <w:proofErr w:type="spellEnd"/>
      <w:r w:rsidRPr="00980052">
        <w:t xml:space="preserve"> ändern/neu hinzufügen?</w:t>
      </w:r>
    </w:p>
    <w:p w14:paraId="344B4109" w14:textId="77777777" w:rsidR="00980052" w:rsidRPr="00980052" w:rsidRDefault="00980052" w:rsidP="00980052">
      <w:pPr>
        <w:numPr>
          <w:ilvl w:val="0"/>
          <w:numId w:val="45"/>
        </w:numPr>
      </w:pPr>
      <w:r w:rsidRPr="00980052">
        <w:t xml:space="preserve">Wie grenzen wir in RT und OEV-Tage voneinander ab. Auch in Bezug auf Mehrschicht. </w:t>
      </w:r>
    </w:p>
    <w:p w14:paraId="531E6267" w14:textId="77777777" w:rsidR="00980052" w:rsidRPr="00980052" w:rsidRDefault="00980052" w:rsidP="00980052"/>
    <w:sectPr w:rsidR="00980052" w:rsidRPr="00980052" w:rsidSect="00574927">
      <w:footerReference w:type="default" r:id="rId11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A7CF" w14:textId="77777777" w:rsidR="00697271" w:rsidRDefault="00697271" w:rsidP="00011BF5">
      <w:pPr>
        <w:spacing w:after="0" w:line="240" w:lineRule="auto"/>
      </w:pPr>
      <w:r>
        <w:separator/>
      </w:r>
    </w:p>
  </w:endnote>
  <w:endnote w:type="continuationSeparator" w:id="0">
    <w:p w14:paraId="1AB081BC" w14:textId="77777777" w:rsidR="00697271" w:rsidRDefault="00697271" w:rsidP="00011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5126530"/>
      <w:docPartObj>
        <w:docPartGallery w:val="Page Numbers (Bottom of Page)"/>
        <w:docPartUnique/>
      </w:docPartObj>
    </w:sdtPr>
    <w:sdtEndPr/>
    <w:sdtContent>
      <w:p w14:paraId="0716E3FB" w14:textId="507A789F" w:rsidR="00F46DF0" w:rsidRDefault="005425BF">
        <w:pPr>
          <w:pStyle w:val="Fuzeile"/>
          <w:jc w:val="right"/>
        </w:pPr>
      </w:p>
    </w:sdtContent>
  </w:sdt>
  <w:p w14:paraId="40E401E1" w14:textId="77777777" w:rsidR="00F46DF0" w:rsidRDefault="00F46DF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2438429"/>
      <w:docPartObj>
        <w:docPartGallery w:val="Page Numbers (Bottom of Page)"/>
        <w:docPartUnique/>
      </w:docPartObj>
    </w:sdtPr>
    <w:sdtEndPr/>
    <w:sdtContent>
      <w:p w14:paraId="1A9C4D8B" w14:textId="302BFD67" w:rsidR="00F46DF0" w:rsidRDefault="00F46D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581044" w14:textId="77777777" w:rsidR="00F46DF0" w:rsidRDefault="00F46DF0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2605525"/>
      <w:docPartObj>
        <w:docPartGallery w:val="Page Numbers (Bottom of Page)"/>
        <w:docPartUnique/>
      </w:docPartObj>
    </w:sdtPr>
    <w:sdtEndPr/>
    <w:sdtContent>
      <w:p w14:paraId="5AC5AAC1" w14:textId="77777777" w:rsidR="00F46DF0" w:rsidRDefault="00F46DF0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348374" w14:textId="77777777" w:rsidR="00F46DF0" w:rsidRDefault="00F46DF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A8E2" w14:textId="77777777" w:rsidR="00697271" w:rsidRDefault="00697271" w:rsidP="00011BF5">
      <w:pPr>
        <w:spacing w:after="0" w:line="240" w:lineRule="auto"/>
      </w:pPr>
      <w:r>
        <w:separator/>
      </w:r>
    </w:p>
  </w:footnote>
  <w:footnote w:type="continuationSeparator" w:id="0">
    <w:p w14:paraId="70A663CF" w14:textId="77777777" w:rsidR="00697271" w:rsidRDefault="00697271" w:rsidP="00011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3AAA" w14:textId="77777777" w:rsidR="00F46DF0" w:rsidRDefault="00F46DF0" w:rsidP="00011BF5">
    <w:pPr>
      <w:jc w:val="right"/>
    </w:pPr>
    <w:r>
      <w:rPr>
        <w:noProof/>
      </w:rPr>
      <w:drawing>
        <wp:inline distT="0" distB="0" distL="0" distR="0" wp14:anchorId="1AD55CFB" wp14:editId="065CBEE9">
          <wp:extent cx="1861185" cy="664709"/>
          <wp:effectExtent l="0" t="0" r="5715" b="2540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FORM_RGB-HZweis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8119" cy="70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360"/>
    <w:multiLevelType w:val="hybridMultilevel"/>
    <w:tmpl w:val="EE48D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18B3"/>
    <w:multiLevelType w:val="hybridMultilevel"/>
    <w:tmpl w:val="95D813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06F69"/>
    <w:multiLevelType w:val="multilevel"/>
    <w:tmpl w:val="98102AE0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1147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5C22134"/>
    <w:multiLevelType w:val="hybridMultilevel"/>
    <w:tmpl w:val="E6F0219C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691BF7"/>
    <w:multiLevelType w:val="hybridMultilevel"/>
    <w:tmpl w:val="206E6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797CF6"/>
    <w:multiLevelType w:val="hybridMultilevel"/>
    <w:tmpl w:val="47A0213C"/>
    <w:lvl w:ilvl="0" w:tplc="493E2E5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41A42"/>
    <w:multiLevelType w:val="hybridMultilevel"/>
    <w:tmpl w:val="E10AB9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6F51F7"/>
    <w:multiLevelType w:val="hybridMultilevel"/>
    <w:tmpl w:val="829ADB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543BE"/>
    <w:multiLevelType w:val="multilevel"/>
    <w:tmpl w:val="05A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9E181D"/>
    <w:multiLevelType w:val="hybridMultilevel"/>
    <w:tmpl w:val="843EDE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531A29"/>
    <w:multiLevelType w:val="hybridMultilevel"/>
    <w:tmpl w:val="8384D4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1757C"/>
    <w:multiLevelType w:val="multilevel"/>
    <w:tmpl w:val="C3B6A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4FE7699"/>
    <w:multiLevelType w:val="hybridMultilevel"/>
    <w:tmpl w:val="33DC01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077919"/>
    <w:multiLevelType w:val="hybridMultilevel"/>
    <w:tmpl w:val="F8B6F3C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8136ED"/>
    <w:multiLevelType w:val="hybridMultilevel"/>
    <w:tmpl w:val="C97ADF6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D047A"/>
    <w:multiLevelType w:val="hybridMultilevel"/>
    <w:tmpl w:val="E4DA31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3E7ABF"/>
    <w:multiLevelType w:val="hybridMultilevel"/>
    <w:tmpl w:val="69FA35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C50C67"/>
    <w:multiLevelType w:val="hybridMultilevel"/>
    <w:tmpl w:val="E10AB9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8B1FDC"/>
    <w:multiLevelType w:val="hybridMultilevel"/>
    <w:tmpl w:val="DCBA58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4C2000"/>
    <w:multiLevelType w:val="hybridMultilevel"/>
    <w:tmpl w:val="6ED2079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340" w:hanging="36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E50ED6"/>
    <w:multiLevelType w:val="hybridMultilevel"/>
    <w:tmpl w:val="D4DED5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4E29D1"/>
    <w:multiLevelType w:val="hybridMultilevel"/>
    <w:tmpl w:val="C0F8970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8E4BE1"/>
    <w:multiLevelType w:val="hybridMultilevel"/>
    <w:tmpl w:val="681A1A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0257D7"/>
    <w:multiLevelType w:val="hybridMultilevel"/>
    <w:tmpl w:val="789211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A13158"/>
    <w:multiLevelType w:val="hybridMultilevel"/>
    <w:tmpl w:val="6DA4AF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CC0BEC"/>
    <w:multiLevelType w:val="multilevel"/>
    <w:tmpl w:val="B7CC90DA"/>
    <w:lvl w:ilvl="0">
      <w:start w:val="1"/>
      <w:numFmt w:val="decimal"/>
      <w:suff w:val="space"/>
      <w:lvlText w:val="Kapitel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6" w15:restartNumberingAfterBreak="0">
    <w:nsid w:val="35CD35B3"/>
    <w:multiLevelType w:val="hybridMultilevel"/>
    <w:tmpl w:val="432C4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36367D"/>
    <w:multiLevelType w:val="hybridMultilevel"/>
    <w:tmpl w:val="45AEA4D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223C84"/>
    <w:multiLevelType w:val="hybridMultilevel"/>
    <w:tmpl w:val="96A85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2E5F40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733242"/>
    <w:multiLevelType w:val="hybridMultilevel"/>
    <w:tmpl w:val="A30A67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A71FA5"/>
    <w:multiLevelType w:val="hybridMultilevel"/>
    <w:tmpl w:val="64521A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8B0CED"/>
    <w:multiLevelType w:val="hybridMultilevel"/>
    <w:tmpl w:val="07A0F7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716CBB"/>
    <w:multiLevelType w:val="multilevel"/>
    <w:tmpl w:val="1898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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3F1E3C"/>
    <w:multiLevelType w:val="hybridMultilevel"/>
    <w:tmpl w:val="843EDE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165582"/>
    <w:multiLevelType w:val="hybridMultilevel"/>
    <w:tmpl w:val="D270C1AE"/>
    <w:lvl w:ilvl="0" w:tplc="EBC23262">
      <w:start w:val="1"/>
      <w:numFmt w:val="decimal"/>
      <w:pStyle w:val="Informberschrift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2A3B60"/>
    <w:multiLevelType w:val="hybridMultilevel"/>
    <w:tmpl w:val="361403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A1095D"/>
    <w:multiLevelType w:val="multilevel"/>
    <w:tmpl w:val="4CC80C6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60DE795A"/>
    <w:multiLevelType w:val="hybridMultilevel"/>
    <w:tmpl w:val="ACF00F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A84887"/>
    <w:multiLevelType w:val="hybridMultilevel"/>
    <w:tmpl w:val="40B6E794"/>
    <w:lvl w:ilvl="0" w:tplc="FCA275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D617B9"/>
    <w:multiLevelType w:val="multilevel"/>
    <w:tmpl w:val="D5F48E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71EE7850"/>
    <w:multiLevelType w:val="hybridMultilevel"/>
    <w:tmpl w:val="C124330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B601DA"/>
    <w:multiLevelType w:val="hybridMultilevel"/>
    <w:tmpl w:val="789211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C6988"/>
    <w:multiLevelType w:val="hybridMultilevel"/>
    <w:tmpl w:val="BE7C23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B1E55"/>
    <w:multiLevelType w:val="hybridMultilevel"/>
    <w:tmpl w:val="12D24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647B7B"/>
    <w:multiLevelType w:val="hybridMultilevel"/>
    <w:tmpl w:val="0652E4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648002">
    <w:abstractNumId w:val="35"/>
  </w:num>
  <w:num w:numId="2" w16cid:durableId="2116514425">
    <w:abstractNumId w:val="40"/>
  </w:num>
  <w:num w:numId="3" w16cid:durableId="1909269901">
    <w:abstractNumId w:val="25"/>
  </w:num>
  <w:num w:numId="4" w16cid:durableId="462116638">
    <w:abstractNumId w:val="29"/>
  </w:num>
  <w:num w:numId="5" w16cid:durableId="2045321807">
    <w:abstractNumId w:val="11"/>
  </w:num>
  <w:num w:numId="6" w16cid:durableId="676998265">
    <w:abstractNumId w:val="37"/>
  </w:num>
  <w:num w:numId="7" w16cid:durableId="1088187942">
    <w:abstractNumId w:val="2"/>
  </w:num>
  <w:num w:numId="8" w16cid:durableId="171530164">
    <w:abstractNumId w:val="12"/>
  </w:num>
  <w:num w:numId="9" w16cid:durableId="1193375072">
    <w:abstractNumId w:val="31"/>
  </w:num>
  <w:num w:numId="10" w16cid:durableId="1842623595">
    <w:abstractNumId w:val="13"/>
  </w:num>
  <w:num w:numId="11" w16cid:durableId="1368143014">
    <w:abstractNumId w:val="10"/>
  </w:num>
  <w:num w:numId="12" w16cid:durableId="476192532">
    <w:abstractNumId w:val="39"/>
  </w:num>
  <w:num w:numId="13" w16cid:durableId="833183975">
    <w:abstractNumId w:val="0"/>
  </w:num>
  <w:num w:numId="14" w16cid:durableId="501235625">
    <w:abstractNumId w:val="21"/>
  </w:num>
  <w:num w:numId="15" w16cid:durableId="1555503082">
    <w:abstractNumId w:val="32"/>
  </w:num>
  <w:num w:numId="16" w16cid:durableId="733700552">
    <w:abstractNumId w:val="42"/>
  </w:num>
  <w:num w:numId="17" w16cid:durableId="1404135614">
    <w:abstractNumId w:val="23"/>
  </w:num>
  <w:num w:numId="18" w16cid:durableId="1345403954">
    <w:abstractNumId w:val="16"/>
  </w:num>
  <w:num w:numId="19" w16cid:durableId="982082558">
    <w:abstractNumId w:val="28"/>
  </w:num>
  <w:num w:numId="20" w16cid:durableId="2047565218">
    <w:abstractNumId w:val="3"/>
  </w:num>
  <w:num w:numId="21" w16cid:durableId="1134105677">
    <w:abstractNumId w:val="4"/>
  </w:num>
  <w:num w:numId="22" w16cid:durableId="367335327">
    <w:abstractNumId w:val="27"/>
  </w:num>
  <w:num w:numId="23" w16cid:durableId="2028213702">
    <w:abstractNumId w:val="20"/>
  </w:num>
  <w:num w:numId="24" w16cid:durableId="1143810915">
    <w:abstractNumId w:val="24"/>
  </w:num>
  <w:num w:numId="25" w16cid:durableId="1441608936">
    <w:abstractNumId w:val="38"/>
  </w:num>
  <w:num w:numId="26" w16cid:durableId="931624489">
    <w:abstractNumId w:val="22"/>
  </w:num>
  <w:num w:numId="27" w16cid:durableId="1318412318">
    <w:abstractNumId w:val="7"/>
  </w:num>
  <w:num w:numId="28" w16cid:durableId="504320498">
    <w:abstractNumId w:val="8"/>
  </w:num>
  <w:num w:numId="29" w16cid:durableId="187068791">
    <w:abstractNumId w:val="30"/>
  </w:num>
  <w:num w:numId="30" w16cid:durableId="1662152531">
    <w:abstractNumId w:val="9"/>
  </w:num>
  <w:num w:numId="31" w16cid:durableId="649748857">
    <w:abstractNumId w:val="34"/>
  </w:num>
  <w:num w:numId="32" w16cid:durableId="1848330258">
    <w:abstractNumId w:val="14"/>
  </w:num>
  <w:num w:numId="33" w16cid:durableId="1691027329">
    <w:abstractNumId w:val="17"/>
  </w:num>
  <w:num w:numId="34" w16cid:durableId="65034120">
    <w:abstractNumId w:val="6"/>
  </w:num>
  <w:num w:numId="35" w16cid:durableId="1732269476">
    <w:abstractNumId w:val="26"/>
  </w:num>
  <w:num w:numId="36" w16cid:durableId="210458516">
    <w:abstractNumId w:val="1"/>
  </w:num>
  <w:num w:numId="37" w16cid:durableId="2045321618">
    <w:abstractNumId w:val="15"/>
  </w:num>
  <w:num w:numId="38" w16cid:durableId="187254824">
    <w:abstractNumId w:val="43"/>
  </w:num>
  <w:num w:numId="39" w16cid:durableId="2030720603">
    <w:abstractNumId w:val="19"/>
  </w:num>
  <w:num w:numId="40" w16cid:durableId="954558557">
    <w:abstractNumId w:val="45"/>
  </w:num>
  <w:num w:numId="41" w16cid:durableId="2053919425">
    <w:abstractNumId w:val="41"/>
  </w:num>
  <w:num w:numId="42" w16cid:durableId="1184856170">
    <w:abstractNumId w:val="36"/>
  </w:num>
  <w:num w:numId="43" w16cid:durableId="459538517">
    <w:abstractNumId w:val="44"/>
  </w:num>
  <w:num w:numId="44" w16cid:durableId="1825508139">
    <w:abstractNumId w:val="18"/>
  </w:num>
  <w:num w:numId="45" w16cid:durableId="1343781925">
    <w:abstractNumId w:val="33"/>
    <w:lvlOverride w:ilvl="0">
      <w:startOverride w:val="1"/>
    </w:lvlOverride>
  </w:num>
  <w:num w:numId="46" w16cid:durableId="783572530">
    <w:abstractNumId w:val="33"/>
    <w:lvlOverride w:ilvl="0"/>
    <w:lvlOverride w:ilvl="1">
      <w:startOverride w:val="1"/>
    </w:lvlOverride>
  </w:num>
  <w:num w:numId="47" w16cid:durableId="701366560">
    <w:abstractNumId w:val="33"/>
    <w:lvlOverride w:ilvl="0"/>
    <w:lvlOverride w:ilvl="1">
      <w:startOverride w:val="1"/>
    </w:lvlOverride>
  </w:num>
  <w:num w:numId="48" w16cid:durableId="1789273972">
    <w:abstractNumId w:val="33"/>
    <w:lvlOverride w:ilvl="0"/>
    <w:lvlOverride w:ilvl="1">
      <w:startOverride w:val="1"/>
    </w:lvlOverride>
  </w:num>
  <w:num w:numId="49" w16cid:durableId="47614276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fan Sommer">
    <w15:presenceInfo w15:providerId="AD" w15:userId="S::Stefan.Sommer@inform-software.com::07ca4864-ae20-4d2b-99e5-e0e4995320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F5"/>
    <w:rsid w:val="0000031D"/>
    <w:rsid w:val="000013A8"/>
    <w:rsid w:val="000025BC"/>
    <w:rsid w:val="00002F3D"/>
    <w:rsid w:val="0000334C"/>
    <w:rsid w:val="000058B6"/>
    <w:rsid w:val="00005924"/>
    <w:rsid w:val="00005A63"/>
    <w:rsid w:val="0000627A"/>
    <w:rsid w:val="000066A3"/>
    <w:rsid w:val="00011355"/>
    <w:rsid w:val="00011742"/>
    <w:rsid w:val="00011BF5"/>
    <w:rsid w:val="00011D59"/>
    <w:rsid w:val="00012301"/>
    <w:rsid w:val="000137C6"/>
    <w:rsid w:val="00014E3E"/>
    <w:rsid w:val="000161E2"/>
    <w:rsid w:val="000179F0"/>
    <w:rsid w:val="00020251"/>
    <w:rsid w:val="000202AA"/>
    <w:rsid w:val="000206FE"/>
    <w:rsid w:val="0002081C"/>
    <w:rsid w:val="00021E6C"/>
    <w:rsid w:val="00022003"/>
    <w:rsid w:val="000226E2"/>
    <w:rsid w:val="000227B9"/>
    <w:rsid w:val="00022E8F"/>
    <w:rsid w:val="00023826"/>
    <w:rsid w:val="00024B4E"/>
    <w:rsid w:val="0002606A"/>
    <w:rsid w:val="00031CB1"/>
    <w:rsid w:val="0003500E"/>
    <w:rsid w:val="00037A31"/>
    <w:rsid w:val="00040CED"/>
    <w:rsid w:val="00041119"/>
    <w:rsid w:val="000418D8"/>
    <w:rsid w:val="00042902"/>
    <w:rsid w:val="00042E53"/>
    <w:rsid w:val="00043C66"/>
    <w:rsid w:val="00044226"/>
    <w:rsid w:val="00045978"/>
    <w:rsid w:val="00045B92"/>
    <w:rsid w:val="00046E8B"/>
    <w:rsid w:val="00047749"/>
    <w:rsid w:val="0005066C"/>
    <w:rsid w:val="00051175"/>
    <w:rsid w:val="000530DD"/>
    <w:rsid w:val="00053B33"/>
    <w:rsid w:val="000546C2"/>
    <w:rsid w:val="00054810"/>
    <w:rsid w:val="00054AC3"/>
    <w:rsid w:val="0005611F"/>
    <w:rsid w:val="0005688B"/>
    <w:rsid w:val="00056EAC"/>
    <w:rsid w:val="00062203"/>
    <w:rsid w:val="000624FA"/>
    <w:rsid w:val="00063C28"/>
    <w:rsid w:val="00064502"/>
    <w:rsid w:val="00064AFE"/>
    <w:rsid w:val="000655A3"/>
    <w:rsid w:val="00066A18"/>
    <w:rsid w:val="000670F3"/>
    <w:rsid w:val="000678E1"/>
    <w:rsid w:val="00067D67"/>
    <w:rsid w:val="000760A7"/>
    <w:rsid w:val="000767BD"/>
    <w:rsid w:val="00077EAD"/>
    <w:rsid w:val="00080662"/>
    <w:rsid w:val="0008233F"/>
    <w:rsid w:val="00082FA7"/>
    <w:rsid w:val="0008442E"/>
    <w:rsid w:val="000875F2"/>
    <w:rsid w:val="00091266"/>
    <w:rsid w:val="000941FA"/>
    <w:rsid w:val="00095BBD"/>
    <w:rsid w:val="00096473"/>
    <w:rsid w:val="000975BE"/>
    <w:rsid w:val="0009792D"/>
    <w:rsid w:val="000A0C09"/>
    <w:rsid w:val="000A159E"/>
    <w:rsid w:val="000A285D"/>
    <w:rsid w:val="000A3004"/>
    <w:rsid w:val="000A3057"/>
    <w:rsid w:val="000B50B2"/>
    <w:rsid w:val="000B5366"/>
    <w:rsid w:val="000B6F9A"/>
    <w:rsid w:val="000C0834"/>
    <w:rsid w:val="000C0CB7"/>
    <w:rsid w:val="000C6DA5"/>
    <w:rsid w:val="000C78E6"/>
    <w:rsid w:val="000D02EC"/>
    <w:rsid w:val="000D052E"/>
    <w:rsid w:val="000D2535"/>
    <w:rsid w:val="000D25F1"/>
    <w:rsid w:val="000D35FC"/>
    <w:rsid w:val="000D41B1"/>
    <w:rsid w:val="000D5B7C"/>
    <w:rsid w:val="000D65D8"/>
    <w:rsid w:val="000D7924"/>
    <w:rsid w:val="000E251E"/>
    <w:rsid w:val="000E5F78"/>
    <w:rsid w:val="000E7EE4"/>
    <w:rsid w:val="000F278C"/>
    <w:rsid w:val="000F3181"/>
    <w:rsid w:val="000F3B5C"/>
    <w:rsid w:val="000F465B"/>
    <w:rsid w:val="000F4CB3"/>
    <w:rsid w:val="000F5904"/>
    <w:rsid w:val="000F5A12"/>
    <w:rsid w:val="00101182"/>
    <w:rsid w:val="00103252"/>
    <w:rsid w:val="001047D8"/>
    <w:rsid w:val="0010578C"/>
    <w:rsid w:val="00106D1F"/>
    <w:rsid w:val="0010742C"/>
    <w:rsid w:val="00111F2A"/>
    <w:rsid w:val="0011266C"/>
    <w:rsid w:val="00112833"/>
    <w:rsid w:val="001141DE"/>
    <w:rsid w:val="00116119"/>
    <w:rsid w:val="00117657"/>
    <w:rsid w:val="00117952"/>
    <w:rsid w:val="001212B5"/>
    <w:rsid w:val="00125C3F"/>
    <w:rsid w:val="00126E65"/>
    <w:rsid w:val="00130804"/>
    <w:rsid w:val="0013095B"/>
    <w:rsid w:val="00131117"/>
    <w:rsid w:val="0013165B"/>
    <w:rsid w:val="001320F5"/>
    <w:rsid w:val="00133FB4"/>
    <w:rsid w:val="0013473C"/>
    <w:rsid w:val="0013681C"/>
    <w:rsid w:val="00140550"/>
    <w:rsid w:val="00142784"/>
    <w:rsid w:val="00146AF3"/>
    <w:rsid w:val="001523B7"/>
    <w:rsid w:val="00154262"/>
    <w:rsid w:val="00154D49"/>
    <w:rsid w:val="0016095E"/>
    <w:rsid w:val="001624F8"/>
    <w:rsid w:val="00164216"/>
    <w:rsid w:val="00165AEC"/>
    <w:rsid w:val="00166277"/>
    <w:rsid w:val="00167FAC"/>
    <w:rsid w:val="00172C84"/>
    <w:rsid w:val="00175E0F"/>
    <w:rsid w:val="00177ABE"/>
    <w:rsid w:val="00180DF5"/>
    <w:rsid w:val="00183543"/>
    <w:rsid w:val="00192016"/>
    <w:rsid w:val="00192AA1"/>
    <w:rsid w:val="00197A20"/>
    <w:rsid w:val="001A2F58"/>
    <w:rsid w:val="001A344C"/>
    <w:rsid w:val="001A5C2D"/>
    <w:rsid w:val="001A7E00"/>
    <w:rsid w:val="001B1B26"/>
    <w:rsid w:val="001B2249"/>
    <w:rsid w:val="001B5D55"/>
    <w:rsid w:val="001B67D8"/>
    <w:rsid w:val="001B6C5A"/>
    <w:rsid w:val="001B739D"/>
    <w:rsid w:val="001B7EE1"/>
    <w:rsid w:val="001C10AD"/>
    <w:rsid w:val="001C1226"/>
    <w:rsid w:val="001C23CA"/>
    <w:rsid w:val="001C25CA"/>
    <w:rsid w:val="001C29A3"/>
    <w:rsid w:val="001C3D20"/>
    <w:rsid w:val="001C5B1C"/>
    <w:rsid w:val="001C6F28"/>
    <w:rsid w:val="001D0118"/>
    <w:rsid w:val="001D0620"/>
    <w:rsid w:val="001D1007"/>
    <w:rsid w:val="001D60F1"/>
    <w:rsid w:val="001D6918"/>
    <w:rsid w:val="001D6C7C"/>
    <w:rsid w:val="001D6F3C"/>
    <w:rsid w:val="001E1C3D"/>
    <w:rsid w:val="001E1CE9"/>
    <w:rsid w:val="001E56CE"/>
    <w:rsid w:val="001E6B49"/>
    <w:rsid w:val="001E7743"/>
    <w:rsid w:val="001F00AF"/>
    <w:rsid w:val="001F05CA"/>
    <w:rsid w:val="001F7C41"/>
    <w:rsid w:val="00200690"/>
    <w:rsid w:val="002006A6"/>
    <w:rsid w:val="00201D5F"/>
    <w:rsid w:val="002023D7"/>
    <w:rsid w:val="002025DF"/>
    <w:rsid w:val="00202FA8"/>
    <w:rsid w:val="00203262"/>
    <w:rsid w:val="00203C71"/>
    <w:rsid w:val="00204691"/>
    <w:rsid w:val="00207EFD"/>
    <w:rsid w:val="00210F29"/>
    <w:rsid w:val="00221221"/>
    <w:rsid w:val="0022134A"/>
    <w:rsid w:val="0022143E"/>
    <w:rsid w:val="0022249F"/>
    <w:rsid w:val="002225F4"/>
    <w:rsid w:val="0022449F"/>
    <w:rsid w:val="00225EE1"/>
    <w:rsid w:val="00230401"/>
    <w:rsid w:val="0023236E"/>
    <w:rsid w:val="00232E47"/>
    <w:rsid w:val="002348E7"/>
    <w:rsid w:val="00234DD4"/>
    <w:rsid w:val="00236AF5"/>
    <w:rsid w:val="00236F28"/>
    <w:rsid w:val="0024510C"/>
    <w:rsid w:val="00246F1D"/>
    <w:rsid w:val="00247521"/>
    <w:rsid w:val="0024768A"/>
    <w:rsid w:val="002476AF"/>
    <w:rsid w:val="002501AD"/>
    <w:rsid w:val="00250A23"/>
    <w:rsid w:val="00250B06"/>
    <w:rsid w:val="00252C6C"/>
    <w:rsid w:val="00253E2D"/>
    <w:rsid w:val="00254940"/>
    <w:rsid w:val="00254D60"/>
    <w:rsid w:val="00257847"/>
    <w:rsid w:val="0025784B"/>
    <w:rsid w:val="0026024E"/>
    <w:rsid w:val="00260D3D"/>
    <w:rsid w:val="00260FB4"/>
    <w:rsid w:val="002610D4"/>
    <w:rsid w:val="0026137A"/>
    <w:rsid w:val="00263439"/>
    <w:rsid w:val="002646E2"/>
    <w:rsid w:val="00265E34"/>
    <w:rsid w:val="0027295B"/>
    <w:rsid w:val="00272C1F"/>
    <w:rsid w:val="00272E67"/>
    <w:rsid w:val="00273C3D"/>
    <w:rsid w:val="0027415D"/>
    <w:rsid w:val="00274C5C"/>
    <w:rsid w:val="00277A60"/>
    <w:rsid w:val="0028073D"/>
    <w:rsid w:val="002828E5"/>
    <w:rsid w:val="00282A48"/>
    <w:rsid w:val="00285096"/>
    <w:rsid w:val="00290702"/>
    <w:rsid w:val="00292970"/>
    <w:rsid w:val="00296F5B"/>
    <w:rsid w:val="002A29CB"/>
    <w:rsid w:val="002A3756"/>
    <w:rsid w:val="002A50F7"/>
    <w:rsid w:val="002A6CB0"/>
    <w:rsid w:val="002B5A80"/>
    <w:rsid w:val="002B7118"/>
    <w:rsid w:val="002B71E0"/>
    <w:rsid w:val="002C1A26"/>
    <w:rsid w:val="002C1D31"/>
    <w:rsid w:val="002C3DCA"/>
    <w:rsid w:val="002C4F11"/>
    <w:rsid w:val="002D1BB1"/>
    <w:rsid w:val="002D2681"/>
    <w:rsid w:val="002D3A68"/>
    <w:rsid w:val="002E0FD7"/>
    <w:rsid w:val="002E1A4C"/>
    <w:rsid w:val="002E1AEB"/>
    <w:rsid w:val="002E26E0"/>
    <w:rsid w:val="002E55F4"/>
    <w:rsid w:val="002E5649"/>
    <w:rsid w:val="002E7682"/>
    <w:rsid w:val="002E7930"/>
    <w:rsid w:val="002F0FDD"/>
    <w:rsid w:val="002F1ACF"/>
    <w:rsid w:val="002F4816"/>
    <w:rsid w:val="002F4BE5"/>
    <w:rsid w:val="002F590C"/>
    <w:rsid w:val="002F74C9"/>
    <w:rsid w:val="003009CD"/>
    <w:rsid w:val="00303262"/>
    <w:rsid w:val="00303DD4"/>
    <w:rsid w:val="00304BF7"/>
    <w:rsid w:val="00306BF3"/>
    <w:rsid w:val="00307DCB"/>
    <w:rsid w:val="00310001"/>
    <w:rsid w:val="0031049E"/>
    <w:rsid w:val="00312E70"/>
    <w:rsid w:val="003137AB"/>
    <w:rsid w:val="0031607C"/>
    <w:rsid w:val="003201F1"/>
    <w:rsid w:val="00320642"/>
    <w:rsid w:val="00320B6A"/>
    <w:rsid w:val="00321093"/>
    <w:rsid w:val="003211C3"/>
    <w:rsid w:val="00321814"/>
    <w:rsid w:val="00322071"/>
    <w:rsid w:val="003224B4"/>
    <w:rsid w:val="003225DC"/>
    <w:rsid w:val="00322684"/>
    <w:rsid w:val="003243D6"/>
    <w:rsid w:val="00325C02"/>
    <w:rsid w:val="0033015C"/>
    <w:rsid w:val="00330354"/>
    <w:rsid w:val="0033072E"/>
    <w:rsid w:val="00330B5E"/>
    <w:rsid w:val="00330BCC"/>
    <w:rsid w:val="00331BEA"/>
    <w:rsid w:val="00334EC5"/>
    <w:rsid w:val="00335805"/>
    <w:rsid w:val="00335E03"/>
    <w:rsid w:val="003362D7"/>
    <w:rsid w:val="003364C8"/>
    <w:rsid w:val="00343494"/>
    <w:rsid w:val="00343C24"/>
    <w:rsid w:val="00344B0E"/>
    <w:rsid w:val="00344DEF"/>
    <w:rsid w:val="00345775"/>
    <w:rsid w:val="00345F56"/>
    <w:rsid w:val="003467C6"/>
    <w:rsid w:val="00347F7D"/>
    <w:rsid w:val="00350E49"/>
    <w:rsid w:val="0035120C"/>
    <w:rsid w:val="00353204"/>
    <w:rsid w:val="00357066"/>
    <w:rsid w:val="00357C7E"/>
    <w:rsid w:val="00357D05"/>
    <w:rsid w:val="00360920"/>
    <w:rsid w:val="003611EE"/>
    <w:rsid w:val="00362584"/>
    <w:rsid w:val="003625A6"/>
    <w:rsid w:val="00363480"/>
    <w:rsid w:val="00365174"/>
    <w:rsid w:val="003657E9"/>
    <w:rsid w:val="00367C54"/>
    <w:rsid w:val="00371856"/>
    <w:rsid w:val="003746E3"/>
    <w:rsid w:val="00375410"/>
    <w:rsid w:val="00376ABD"/>
    <w:rsid w:val="00380EA1"/>
    <w:rsid w:val="003813CB"/>
    <w:rsid w:val="003820C3"/>
    <w:rsid w:val="003826DF"/>
    <w:rsid w:val="00382BA2"/>
    <w:rsid w:val="00384FA7"/>
    <w:rsid w:val="00387E01"/>
    <w:rsid w:val="0039094D"/>
    <w:rsid w:val="003924E9"/>
    <w:rsid w:val="00394E1E"/>
    <w:rsid w:val="003965D9"/>
    <w:rsid w:val="00396776"/>
    <w:rsid w:val="003A130E"/>
    <w:rsid w:val="003A275D"/>
    <w:rsid w:val="003A4D74"/>
    <w:rsid w:val="003A5204"/>
    <w:rsid w:val="003A56ED"/>
    <w:rsid w:val="003B1FCE"/>
    <w:rsid w:val="003B26EE"/>
    <w:rsid w:val="003B4692"/>
    <w:rsid w:val="003B4696"/>
    <w:rsid w:val="003C1598"/>
    <w:rsid w:val="003C288F"/>
    <w:rsid w:val="003C3411"/>
    <w:rsid w:val="003C4ACC"/>
    <w:rsid w:val="003C59D9"/>
    <w:rsid w:val="003C7E62"/>
    <w:rsid w:val="003D2885"/>
    <w:rsid w:val="003D50FC"/>
    <w:rsid w:val="003D5C36"/>
    <w:rsid w:val="003D6250"/>
    <w:rsid w:val="003D756D"/>
    <w:rsid w:val="003D75AA"/>
    <w:rsid w:val="003D79C5"/>
    <w:rsid w:val="003D79EE"/>
    <w:rsid w:val="003E0319"/>
    <w:rsid w:val="003E0977"/>
    <w:rsid w:val="003E1388"/>
    <w:rsid w:val="003E4223"/>
    <w:rsid w:val="003E6311"/>
    <w:rsid w:val="003E7C5F"/>
    <w:rsid w:val="003F3C19"/>
    <w:rsid w:val="003F558D"/>
    <w:rsid w:val="003F58A9"/>
    <w:rsid w:val="003F6516"/>
    <w:rsid w:val="0040054F"/>
    <w:rsid w:val="00405C85"/>
    <w:rsid w:val="00406323"/>
    <w:rsid w:val="004064A4"/>
    <w:rsid w:val="00406DB0"/>
    <w:rsid w:val="00411F34"/>
    <w:rsid w:val="00412521"/>
    <w:rsid w:val="00412CFC"/>
    <w:rsid w:val="00413D6A"/>
    <w:rsid w:val="004140C0"/>
    <w:rsid w:val="00415133"/>
    <w:rsid w:val="00415741"/>
    <w:rsid w:val="00416ED8"/>
    <w:rsid w:val="00417323"/>
    <w:rsid w:val="00417A9C"/>
    <w:rsid w:val="00420A5F"/>
    <w:rsid w:val="004225D3"/>
    <w:rsid w:val="00422826"/>
    <w:rsid w:val="00423782"/>
    <w:rsid w:val="00423806"/>
    <w:rsid w:val="00423AC1"/>
    <w:rsid w:val="00426DDD"/>
    <w:rsid w:val="004274C5"/>
    <w:rsid w:val="00433D6B"/>
    <w:rsid w:val="00436BD9"/>
    <w:rsid w:val="00437AA4"/>
    <w:rsid w:val="0044054C"/>
    <w:rsid w:val="00441035"/>
    <w:rsid w:val="004417E7"/>
    <w:rsid w:val="00442AAE"/>
    <w:rsid w:val="00442B2D"/>
    <w:rsid w:val="0044384B"/>
    <w:rsid w:val="0044387C"/>
    <w:rsid w:val="0044741B"/>
    <w:rsid w:val="0044798F"/>
    <w:rsid w:val="0045088C"/>
    <w:rsid w:val="00452144"/>
    <w:rsid w:val="004540B3"/>
    <w:rsid w:val="004543FE"/>
    <w:rsid w:val="00454EB2"/>
    <w:rsid w:val="00455E3B"/>
    <w:rsid w:val="0046068D"/>
    <w:rsid w:val="00460ED1"/>
    <w:rsid w:val="00462F8D"/>
    <w:rsid w:val="004630E9"/>
    <w:rsid w:val="00463BE5"/>
    <w:rsid w:val="00465CB2"/>
    <w:rsid w:val="00466919"/>
    <w:rsid w:val="0046775D"/>
    <w:rsid w:val="004709D4"/>
    <w:rsid w:val="00473C26"/>
    <w:rsid w:val="0047411D"/>
    <w:rsid w:val="004752D5"/>
    <w:rsid w:val="00477EEB"/>
    <w:rsid w:val="00480BF1"/>
    <w:rsid w:val="00481637"/>
    <w:rsid w:val="004863F0"/>
    <w:rsid w:val="00486C51"/>
    <w:rsid w:val="00492EA9"/>
    <w:rsid w:val="004932E9"/>
    <w:rsid w:val="00493E0E"/>
    <w:rsid w:val="004955E0"/>
    <w:rsid w:val="00495922"/>
    <w:rsid w:val="004963A9"/>
    <w:rsid w:val="00497695"/>
    <w:rsid w:val="004976F8"/>
    <w:rsid w:val="004A230A"/>
    <w:rsid w:val="004A5D61"/>
    <w:rsid w:val="004A606F"/>
    <w:rsid w:val="004A6273"/>
    <w:rsid w:val="004B0125"/>
    <w:rsid w:val="004B19FE"/>
    <w:rsid w:val="004B3A47"/>
    <w:rsid w:val="004B4CAE"/>
    <w:rsid w:val="004B7492"/>
    <w:rsid w:val="004C0222"/>
    <w:rsid w:val="004C06C2"/>
    <w:rsid w:val="004C36A0"/>
    <w:rsid w:val="004C629B"/>
    <w:rsid w:val="004C66E5"/>
    <w:rsid w:val="004C6B57"/>
    <w:rsid w:val="004D4671"/>
    <w:rsid w:val="004D507F"/>
    <w:rsid w:val="004D52CE"/>
    <w:rsid w:val="004D5C1B"/>
    <w:rsid w:val="004D63C3"/>
    <w:rsid w:val="004E1BDF"/>
    <w:rsid w:val="004E1D31"/>
    <w:rsid w:val="004E20C6"/>
    <w:rsid w:val="004E25D2"/>
    <w:rsid w:val="004E2FA4"/>
    <w:rsid w:val="004E2FDD"/>
    <w:rsid w:val="004E60E0"/>
    <w:rsid w:val="004F008D"/>
    <w:rsid w:val="004F3D62"/>
    <w:rsid w:val="004F4FD5"/>
    <w:rsid w:val="004F5221"/>
    <w:rsid w:val="004F660D"/>
    <w:rsid w:val="004F71DF"/>
    <w:rsid w:val="005021A0"/>
    <w:rsid w:val="00503176"/>
    <w:rsid w:val="00506C50"/>
    <w:rsid w:val="00506C5B"/>
    <w:rsid w:val="005113DE"/>
    <w:rsid w:val="005122F9"/>
    <w:rsid w:val="005137A5"/>
    <w:rsid w:val="00513B44"/>
    <w:rsid w:val="005143D8"/>
    <w:rsid w:val="00516A08"/>
    <w:rsid w:val="00516CBB"/>
    <w:rsid w:val="00520BF4"/>
    <w:rsid w:val="0052120B"/>
    <w:rsid w:val="00530D05"/>
    <w:rsid w:val="00532494"/>
    <w:rsid w:val="0053674A"/>
    <w:rsid w:val="0054021B"/>
    <w:rsid w:val="00540403"/>
    <w:rsid w:val="00541C0A"/>
    <w:rsid w:val="005425BF"/>
    <w:rsid w:val="005432E6"/>
    <w:rsid w:val="00543934"/>
    <w:rsid w:val="0054475E"/>
    <w:rsid w:val="0054540F"/>
    <w:rsid w:val="005456EE"/>
    <w:rsid w:val="0054597D"/>
    <w:rsid w:val="00545DC0"/>
    <w:rsid w:val="00547788"/>
    <w:rsid w:val="00550710"/>
    <w:rsid w:val="00550820"/>
    <w:rsid w:val="005515E6"/>
    <w:rsid w:val="00551F69"/>
    <w:rsid w:val="00552A3B"/>
    <w:rsid w:val="0055377C"/>
    <w:rsid w:val="005559B3"/>
    <w:rsid w:val="005562F9"/>
    <w:rsid w:val="005579B1"/>
    <w:rsid w:val="00557EF6"/>
    <w:rsid w:val="00560628"/>
    <w:rsid w:val="00560B5A"/>
    <w:rsid w:val="005629E9"/>
    <w:rsid w:val="00562D1A"/>
    <w:rsid w:val="005634E3"/>
    <w:rsid w:val="00567C4A"/>
    <w:rsid w:val="00570FEF"/>
    <w:rsid w:val="00571105"/>
    <w:rsid w:val="00573E0A"/>
    <w:rsid w:val="00574193"/>
    <w:rsid w:val="00574927"/>
    <w:rsid w:val="005760CB"/>
    <w:rsid w:val="005768B7"/>
    <w:rsid w:val="00577706"/>
    <w:rsid w:val="00582A2B"/>
    <w:rsid w:val="00584684"/>
    <w:rsid w:val="00585723"/>
    <w:rsid w:val="0058588A"/>
    <w:rsid w:val="0058624F"/>
    <w:rsid w:val="005872CF"/>
    <w:rsid w:val="00592CE8"/>
    <w:rsid w:val="005935A7"/>
    <w:rsid w:val="00595504"/>
    <w:rsid w:val="00595DAC"/>
    <w:rsid w:val="00597559"/>
    <w:rsid w:val="005A095A"/>
    <w:rsid w:val="005A2315"/>
    <w:rsid w:val="005A2B0F"/>
    <w:rsid w:val="005A3883"/>
    <w:rsid w:val="005A5DB0"/>
    <w:rsid w:val="005A6A57"/>
    <w:rsid w:val="005A6F34"/>
    <w:rsid w:val="005A749B"/>
    <w:rsid w:val="005B2DFB"/>
    <w:rsid w:val="005B3348"/>
    <w:rsid w:val="005B42B2"/>
    <w:rsid w:val="005B5C1C"/>
    <w:rsid w:val="005B6143"/>
    <w:rsid w:val="005B66FC"/>
    <w:rsid w:val="005B6F92"/>
    <w:rsid w:val="005C0AC4"/>
    <w:rsid w:val="005C123E"/>
    <w:rsid w:val="005C1EF5"/>
    <w:rsid w:val="005C2AEF"/>
    <w:rsid w:val="005C5B28"/>
    <w:rsid w:val="005C5F22"/>
    <w:rsid w:val="005C68B4"/>
    <w:rsid w:val="005D126F"/>
    <w:rsid w:val="005D1765"/>
    <w:rsid w:val="005D2616"/>
    <w:rsid w:val="005D55C9"/>
    <w:rsid w:val="005D69CE"/>
    <w:rsid w:val="005D6CD1"/>
    <w:rsid w:val="005D6D67"/>
    <w:rsid w:val="005D736C"/>
    <w:rsid w:val="005E18DF"/>
    <w:rsid w:val="005E3788"/>
    <w:rsid w:val="005E3E8E"/>
    <w:rsid w:val="005E5075"/>
    <w:rsid w:val="005E77CE"/>
    <w:rsid w:val="005F2072"/>
    <w:rsid w:val="005F3079"/>
    <w:rsid w:val="005F3BFF"/>
    <w:rsid w:val="005F6632"/>
    <w:rsid w:val="005F6769"/>
    <w:rsid w:val="00600A56"/>
    <w:rsid w:val="00603C85"/>
    <w:rsid w:val="00604A35"/>
    <w:rsid w:val="00610E72"/>
    <w:rsid w:val="00613B67"/>
    <w:rsid w:val="0061717A"/>
    <w:rsid w:val="00617528"/>
    <w:rsid w:val="00617614"/>
    <w:rsid w:val="00621829"/>
    <w:rsid w:val="006220B4"/>
    <w:rsid w:val="00623F42"/>
    <w:rsid w:val="006241BB"/>
    <w:rsid w:val="00626A13"/>
    <w:rsid w:val="006270F0"/>
    <w:rsid w:val="00630E25"/>
    <w:rsid w:val="00631E90"/>
    <w:rsid w:val="00632C9B"/>
    <w:rsid w:val="00635B81"/>
    <w:rsid w:val="00635E40"/>
    <w:rsid w:val="006371DD"/>
    <w:rsid w:val="0063740F"/>
    <w:rsid w:val="00640070"/>
    <w:rsid w:val="0064067F"/>
    <w:rsid w:val="00643E89"/>
    <w:rsid w:val="00645450"/>
    <w:rsid w:val="006456A3"/>
    <w:rsid w:val="00646108"/>
    <w:rsid w:val="006479C6"/>
    <w:rsid w:val="006512FF"/>
    <w:rsid w:val="006514DF"/>
    <w:rsid w:val="00651E78"/>
    <w:rsid w:val="00653FFD"/>
    <w:rsid w:val="00654122"/>
    <w:rsid w:val="0066088E"/>
    <w:rsid w:val="00662648"/>
    <w:rsid w:val="0066300E"/>
    <w:rsid w:val="00663FD7"/>
    <w:rsid w:val="00664402"/>
    <w:rsid w:val="0066594A"/>
    <w:rsid w:val="00666D03"/>
    <w:rsid w:val="00666FF0"/>
    <w:rsid w:val="00670917"/>
    <w:rsid w:val="00671037"/>
    <w:rsid w:val="00672959"/>
    <w:rsid w:val="00673116"/>
    <w:rsid w:val="00675389"/>
    <w:rsid w:val="0067567A"/>
    <w:rsid w:val="006811FA"/>
    <w:rsid w:val="00681930"/>
    <w:rsid w:val="00683013"/>
    <w:rsid w:val="00684BCA"/>
    <w:rsid w:val="006858E4"/>
    <w:rsid w:val="006862E3"/>
    <w:rsid w:val="0068651F"/>
    <w:rsid w:val="006865CE"/>
    <w:rsid w:val="006872D2"/>
    <w:rsid w:val="00687E6A"/>
    <w:rsid w:val="0069319A"/>
    <w:rsid w:val="006940E1"/>
    <w:rsid w:val="00695C66"/>
    <w:rsid w:val="00697271"/>
    <w:rsid w:val="006A1D80"/>
    <w:rsid w:val="006A2DAD"/>
    <w:rsid w:val="006A574D"/>
    <w:rsid w:val="006A633D"/>
    <w:rsid w:val="006A63AD"/>
    <w:rsid w:val="006A78DB"/>
    <w:rsid w:val="006A7E2A"/>
    <w:rsid w:val="006B1C0B"/>
    <w:rsid w:val="006B3CF7"/>
    <w:rsid w:val="006B4087"/>
    <w:rsid w:val="006B4E61"/>
    <w:rsid w:val="006B5AEE"/>
    <w:rsid w:val="006B74E2"/>
    <w:rsid w:val="006B7F81"/>
    <w:rsid w:val="006C18E3"/>
    <w:rsid w:val="006C4CF9"/>
    <w:rsid w:val="006C7BA9"/>
    <w:rsid w:val="006D0D8C"/>
    <w:rsid w:val="006D2AD6"/>
    <w:rsid w:val="006D3EA5"/>
    <w:rsid w:val="006D4105"/>
    <w:rsid w:val="006E1190"/>
    <w:rsid w:val="006E13AB"/>
    <w:rsid w:val="006E1BED"/>
    <w:rsid w:val="006E2110"/>
    <w:rsid w:val="006E62B9"/>
    <w:rsid w:val="006F0FD6"/>
    <w:rsid w:val="006F1963"/>
    <w:rsid w:val="006F430A"/>
    <w:rsid w:val="007013BB"/>
    <w:rsid w:val="007057F0"/>
    <w:rsid w:val="00705B46"/>
    <w:rsid w:val="007100D3"/>
    <w:rsid w:val="007113F8"/>
    <w:rsid w:val="00713804"/>
    <w:rsid w:val="007140A9"/>
    <w:rsid w:val="007163C6"/>
    <w:rsid w:val="00717E28"/>
    <w:rsid w:val="0072123B"/>
    <w:rsid w:val="00721D98"/>
    <w:rsid w:val="00722A0C"/>
    <w:rsid w:val="00722DF3"/>
    <w:rsid w:val="0072307E"/>
    <w:rsid w:val="007267F9"/>
    <w:rsid w:val="00726EDD"/>
    <w:rsid w:val="00730D9D"/>
    <w:rsid w:val="00731CDB"/>
    <w:rsid w:val="00735687"/>
    <w:rsid w:val="0073655B"/>
    <w:rsid w:val="007377C1"/>
    <w:rsid w:val="00741F92"/>
    <w:rsid w:val="007421DE"/>
    <w:rsid w:val="00742475"/>
    <w:rsid w:val="007445EC"/>
    <w:rsid w:val="00751E52"/>
    <w:rsid w:val="00752B07"/>
    <w:rsid w:val="00753350"/>
    <w:rsid w:val="0075544E"/>
    <w:rsid w:val="0075711D"/>
    <w:rsid w:val="00765CFF"/>
    <w:rsid w:val="007664D9"/>
    <w:rsid w:val="0077117C"/>
    <w:rsid w:val="00771F68"/>
    <w:rsid w:val="0077408A"/>
    <w:rsid w:val="00776041"/>
    <w:rsid w:val="00777AA8"/>
    <w:rsid w:val="00782366"/>
    <w:rsid w:val="00783D39"/>
    <w:rsid w:val="00784817"/>
    <w:rsid w:val="00784D2E"/>
    <w:rsid w:val="0078578B"/>
    <w:rsid w:val="00790C55"/>
    <w:rsid w:val="00792465"/>
    <w:rsid w:val="007936B9"/>
    <w:rsid w:val="00793BC3"/>
    <w:rsid w:val="00794AC2"/>
    <w:rsid w:val="00794C71"/>
    <w:rsid w:val="00795431"/>
    <w:rsid w:val="007965F6"/>
    <w:rsid w:val="007A1626"/>
    <w:rsid w:val="007A5453"/>
    <w:rsid w:val="007A65A2"/>
    <w:rsid w:val="007A765F"/>
    <w:rsid w:val="007B0AED"/>
    <w:rsid w:val="007B22C2"/>
    <w:rsid w:val="007B5459"/>
    <w:rsid w:val="007B6B5F"/>
    <w:rsid w:val="007B7AF6"/>
    <w:rsid w:val="007C0FA8"/>
    <w:rsid w:val="007C4237"/>
    <w:rsid w:val="007C5101"/>
    <w:rsid w:val="007C5ADF"/>
    <w:rsid w:val="007C6C54"/>
    <w:rsid w:val="007D2408"/>
    <w:rsid w:val="007D2B07"/>
    <w:rsid w:val="007D3966"/>
    <w:rsid w:val="007D3E5E"/>
    <w:rsid w:val="007D5190"/>
    <w:rsid w:val="007D6AB5"/>
    <w:rsid w:val="007D7F34"/>
    <w:rsid w:val="007E03B6"/>
    <w:rsid w:val="007E05E4"/>
    <w:rsid w:val="007E1AC5"/>
    <w:rsid w:val="007E2339"/>
    <w:rsid w:val="007E2CEE"/>
    <w:rsid w:val="007E3690"/>
    <w:rsid w:val="007E3841"/>
    <w:rsid w:val="007E3C79"/>
    <w:rsid w:val="007E4EFA"/>
    <w:rsid w:val="007E6857"/>
    <w:rsid w:val="007E7D6E"/>
    <w:rsid w:val="007F10B1"/>
    <w:rsid w:val="007F25E5"/>
    <w:rsid w:val="007F4A93"/>
    <w:rsid w:val="007F73C2"/>
    <w:rsid w:val="00801034"/>
    <w:rsid w:val="008016D0"/>
    <w:rsid w:val="00804134"/>
    <w:rsid w:val="00804B8C"/>
    <w:rsid w:val="008050C3"/>
    <w:rsid w:val="008076F3"/>
    <w:rsid w:val="00807826"/>
    <w:rsid w:val="0081013E"/>
    <w:rsid w:val="00810F48"/>
    <w:rsid w:val="00810F93"/>
    <w:rsid w:val="008174C6"/>
    <w:rsid w:val="008175BC"/>
    <w:rsid w:val="0081797A"/>
    <w:rsid w:val="008207BC"/>
    <w:rsid w:val="00820B35"/>
    <w:rsid w:val="00822449"/>
    <w:rsid w:val="00823A06"/>
    <w:rsid w:val="00823D4D"/>
    <w:rsid w:val="00823E08"/>
    <w:rsid w:val="00823F7E"/>
    <w:rsid w:val="00825955"/>
    <w:rsid w:val="008306EC"/>
    <w:rsid w:val="008308A8"/>
    <w:rsid w:val="00830DEB"/>
    <w:rsid w:val="00832D1F"/>
    <w:rsid w:val="0083333E"/>
    <w:rsid w:val="008342E4"/>
    <w:rsid w:val="00834A32"/>
    <w:rsid w:val="008351DE"/>
    <w:rsid w:val="00837258"/>
    <w:rsid w:val="00840501"/>
    <w:rsid w:val="00843217"/>
    <w:rsid w:val="00843578"/>
    <w:rsid w:val="00844371"/>
    <w:rsid w:val="0084716F"/>
    <w:rsid w:val="00847676"/>
    <w:rsid w:val="00850A9E"/>
    <w:rsid w:val="00850E50"/>
    <w:rsid w:val="00851783"/>
    <w:rsid w:val="00851839"/>
    <w:rsid w:val="00852582"/>
    <w:rsid w:val="00852D6A"/>
    <w:rsid w:val="00854704"/>
    <w:rsid w:val="00854779"/>
    <w:rsid w:val="00855F0C"/>
    <w:rsid w:val="00856A3B"/>
    <w:rsid w:val="00856DD1"/>
    <w:rsid w:val="008576AC"/>
    <w:rsid w:val="00860B62"/>
    <w:rsid w:val="00861C61"/>
    <w:rsid w:val="008648EC"/>
    <w:rsid w:val="00865555"/>
    <w:rsid w:val="00866BEF"/>
    <w:rsid w:val="00867428"/>
    <w:rsid w:val="00867B7C"/>
    <w:rsid w:val="00875A3D"/>
    <w:rsid w:val="00877B11"/>
    <w:rsid w:val="00877CE8"/>
    <w:rsid w:val="0088091F"/>
    <w:rsid w:val="00881CBE"/>
    <w:rsid w:val="008823BC"/>
    <w:rsid w:val="00882E92"/>
    <w:rsid w:val="0088450C"/>
    <w:rsid w:val="00884E02"/>
    <w:rsid w:val="008855B8"/>
    <w:rsid w:val="00886887"/>
    <w:rsid w:val="00886F6B"/>
    <w:rsid w:val="00887040"/>
    <w:rsid w:val="0088730B"/>
    <w:rsid w:val="00887B74"/>
    <w:rsid w:val="00894C2E"/>
    <w:rsid w:val="0089656C"/>
    <w:rsid w:val="008A00D1"/>
    <w:rsid w:val="008A0FB7"/>
    <w:rsid w:val="008A1758"/>
    <w:rsid w:val="008A1935"/>
    <w:rsid w:val="008A3171"/>
    <w:rsid w:val="008A3414"/>
    <w:rsid w:val="008A51F3"/>
    <w:rsid w:val="008A5A7D"/>
    <w:rsid w:val="008B13B0"/>
    <w:rsid w:val="008B2EB4"/>
    <w:rsid w:val="008B4586"/>
    <w:rsid w:val="008B479F"/>
    <w:rsid w:val="008B706F"/>
    <w:rsid w:val="008B783F"/>
    <w:rsid w:val="008B7EB7"/>
    <w:rsid w:val="008C2BD2"/>
    <w:rsid w:val="008C3635"/>
    <w:rsid w:val="008C6B05"/>
    <w:rsid w:val="008C74AF"/>
    <w:rsid w:val="008D243A"/>
    <w:rsid w:val="008D25F9"/>
    <w:rsid w:val="008D349B"/>
    <w:rsid w:val="008D7BAE"/>
    <w:rsid w:val="008E2427"/>
    <w:rsid w:val="008E27CA"/>
    <w:rsid w:val="008E36ED"/>
    <w:rsid w:val="008E3BF4"/>
    <w:rsid w:val="008E4B85"/>
    <w:rsid w:val="008E75AE"/>
    <w:rsid w:val="008F1106"/>
    <w:rsid w:val="008F17CC"/>
    <w:rsid w:val="008F1C9C"/>
    <w:rsid w:val="008F35FA"/>
    <w:rsid w:val="008F3BF3"/>
    <w:rsid w:val="008F404B"/>
    <w:rsid w:val="008F4153"/>
    <w:rsid w:val="008F5EDF"/>
    <w:rsid w:val="00904554"/>
    <w:rsid w:val="0090564A"/>
    <w:rsid w:val="009065F1"/>
    <w:rsid w:val="00906F03"/>
    <w:rsid w:val="00910A99"/>
    <w:rsid w:val="00911143"/>
    <w:rsid w:val="00912214"/>
    <w:rsid w:val="0091592A"/>
    <w:rsid w:val="009163A9"/>
    <w:rsid w:val="00920883"/>
    <w:rsid w:val="00920E77"/>
    <w:rsid w:val="00920F99"/>
    <w:rsid w:val="00922B1C"/>
    <w:rsid w:val="00922C47"/>
    <w:rsid w:val="0092655E"/>
    <w:rsid w:val="00926FB1"/>
    <w:rsid w:val="00931C1B"/>
    <w:rsid w:val="009329D5"/>
    <w:rsid w:val="00932E64"/>
    <w:rsid w:val="00933284"/>
    <w:rsid w:val="0093498A"/>
    <w:rsid w:val="00934F4A"/>
    <w:rsid w:val="00935265"/>
    <w:rsid w:val="00935A89"/>
    <w:rsid w:val="00937D8E"/>
    <w:rsid w:val="00944552"/>
    <w:rsid w:val="00951724"/>
    <w:rsid w:val="0095261F"/>
    <w:rsid w:val="0095322B"/>
    <w:rsid w:val="00954257"/>
    <w:rsid w:val="009547F3"/>
    <w:rsid w:val="009570B2"/>
    <w:rsid w:val="00960754"/>
    <w:rsid w:val="009610D8"/>
    <w:rsid w:val="00961A0D"/>
    <w:rsid w:val="0096273D"/>
    <w:rsid w:val="00965772"/>
    <w:rsid w:val="00966F2A"/>
    <w:rsid w:val="0096739E"/>
    <w:rsid w:val="0097020E"/>
    <w:rsid w:val="00970832"/>
    <w:rsid w:val="00971CF8"/>
    <w:rsid w:val="00980052"/>
    <w:rsid w:val="0098008A"/>
    <w:rsid w:val="00980222"/>
    <w:rsid w:val="00980A05"/>
    <w:rsid w:val="00980B95"/>
    <w:rsid w:val="00981B66"/>
    <w:rsid w:val="009835DB"/>
    <w:rsid w:val="00983DD7"/>
    <w:rsid w:val="00985742"/>
    <w:rsid w:val="00985CDC"/>
    <w:rsid w:val="00986186"/>
    <w:rsid w:val="00986B55"/>
    <w:rsid w:val="00990134"/>
    <w:rsid w:val="00990496"/>
    <w:rsid w:val="00992EB4"/>
    <w:rsid w:val="00995A89"/>
    <w:rsid w:val="00997F2A"/>
    <w:rsid w:val="009A266B"/>
    <w:rsid w:val="009A32E9"/>
    <w:rsid w:val="009A3698"/>
    <w:rsid w:val="009A3C75"/>
    <w:rsid w:val="009A48BB"/>
    <w:rsid w:val="009A71AE"/>
    <w:rsid w:val="009B201E"/>
    <w:rsid w:val="009B2691"/>
    <w:rsid w:val="009B5B04"/>
    <w:rsid w:val="009C046D"/>
    <w:rsid w:val="009C11E8"/>
    <w:rsid w:val="009C336D"/>
    <w:rsid w:val="009C5AFD"/>
    <w:rsid w:val="009C6348"/>
    <w:rsid w:val="009C636C"/>
    <w:rsid w:val="009C6A2B"/>
    <w:rsid w:val="009D4710"/>
    <w:rsid w:val="009D48D8"/>
    <w:rsid w:val="009D7257"/>
    <w:rsid w:val="009D79B6"/>
    <w:rsid w:val="009E0C01"/>
    <w:rsid w:val="009E1741"/>
    <w:rsid w:val="009E4593"/>
    <w:rsid w:val="009E4AAB"/>
    <w:rsid w:val="009E5770"/>
    <w:rsid w:val="009E6D9D"/>
    <w:rsid w:val="009E71F1"/>
    <w:rsid w:val="009E7627"/>
    <w:rsid w:val="009F27B7"/>
    <w:rsid w:val="009F409E"/>
    <w:rsid w:val="009F5D63"/>
    <w:rsid w:val="009F606D"/>
    <w:rsid w:val="009F738E"/>
    <w:rsid w:val="009F7E67"/>
    <w:rsid w:val="00A03C2E"/>
    <w:rsid w:val="00A03D39"/>
    <w:rsid w:val="00A0485C"/>
    <w:rsid w:val="00A06363"/>
    <w:rsid w:val="00A0655E"/>
    <w:rsid w:val="00A07AA2"/>
    <w:rsid w:val="00A07D06"/>
    <w:rsid w:val="00A104CF"/>
    <w:rsid w:val="00A105AE"/>
    <w:rsid w:val="00A113A1"/>
    <w:rsid w:val="00A1302C"/>
    <w:rsid w:val="00A15178"/>
    <w:rsid w:val="00A156EA"/>
    <w:rsid w:val="00A20308"/>
    <w:rsid w:val="00A24722"/>
    <w:rsid w:val="00A261A7"/>
    <w:rsid w:val="00A262B6"/>
    <w:rsid w:val="00A30994"/>
    <w:rsid w:val="00A32F0B"/>
    <w:rsid w:val="00A33FA6"/>
    <w:rsid w:val="00A34054"/>
    <w:rsid w:val="00A37737"/>
    <w:rsid w:val="00A40167"/>
    <w:rsid w:val="00A40539"/>
    <w:rsid w:val="00A40725"/>
    <w:rsid w:val="00A4076E"/>
    <w:rsid w:val="00A41C58"/>
    <w:rsid w:val="00A41D06"/>
    <w:rsid w:val="00A44877"/>
    <w:rsid w:val="00A44BFA"/>
    <w:rsid w:val="00A5345D"/>
    <w:rsid w:val="00A56CF7"/>
    <w:rsid w:val="00A615E2"/>
    <w:rsid w:val="00A61F6F"/>
    <w:rsid w:val="00A6349C"/>
    <w:rsid w:val="00A64704"/>
    <w:rsid w:val="00A72136"/>
    <w:rsid w:val="00A731D3"/>
    <w:rsid w:val="00A7499C"/>
    <w:rsid w:val="00A7675D"/>
    <w:rsid w:val="00A77B3A"/>
    <w:rsid w:val="00A77EC8"/>
    <w:rsid w:val="00A77FE3"/>
    <w:rsid w:val="00A82648"/>
    <w:rsid w:val="00A831A8"/>
    <w:rsid w:val="00A83977"/>
    <w:rsid w:val="00A83BF1"/>
    <w:rsid w:val="00A848F6"/>
    <w:rsid w:val="00A90206"/>
    <w:rsid w:val="00A91B4B"/>
    <w:rsid w:val="00A91EF7"/>
    <w:rsid w:val="00A936D3"/>
    <w:rsid w:val="00A9495B"/>
    <w:rsid w:val="00A94ECF"/>
    <w:rsid w:val="00A952EF"/>
    <w:rsid w:val="00AA0CDE"/>
    <w:rsid w:val="00AA1696"/>
    <w:rsid w:val="00AA3E3B"/>
    <w:rsid w:val="00AA47D1"/>
    <w:rsid w:val="00AA53F8"/>
    <w:rsid w:val="00AB006D"/>
    <w:rsid w:val="00AB1833"/>
    <w:rsid w:val="00AB1C7B"/>
    <w:rsid w:val="00AB31DB"/>
    <w:rsid w:val="00AB3396"/>
    <w:rsid w:val="00AB419F"/>
    <w:rsid w:val="00AB4F31"/>
    <w:rsid w:val="00AB544B"/>
    <w:rsid w:val="00AB6CDE"/>
    <w:rsid w:val="00AC0413"/>
    <w:rsid w:val="00AC13FB"/>
    <w:rsid w:val="00AC2F72"/>
    <w:rsid w:val="00AC3325"/>
    <w:rsid w:val="00AC34D1"/>
    <w:rsid w:val="00AC472A"/>
    <w:rsid w:val="00AC6890"/>
    <w:rsid w:val="00AD2CAA"/>
    <w:rsid w:val="00AD2F6E"/>
    <w:rsid w:val="00AD3035"/>
    <w:rsid w:val="00AD582D"/>
    <w:rsid w:val="00AE0F96"/>
    <w:rsid w:val="00AE21E3"/>
    <w:rsid w:val="00AE3E0E"/>
    <w:rsid w:val="00AE4081"/>
    <w:rsid w:val="00AE4E92"/>
    <w:rsid w:val="00AE4EFD"/>
    <w:rsid w:val="00AE53EF"/>
    <w:rsid w:val="00AE645A"/>
    <w:rsid w:val="00AE651F"/>
    <w:rsid w:val="00AE6D69"/>
    <w:rsid w:val="00AF0D9A"/>
    <w:rsid w:val="00AF3152"/>
    <w:rsid w:val="00AF32EC"/>
    <w:rsid w:val="00AF35D8"/>
    <w:rsid w:val="00AF3DE0"/>
    <w:rsid w:val="00AF422F"/>
    <w:rsid w:val="00B01325"/>
    <w:rsid w:val="00B023BD"/>
    <w:rsid w:val="00B0268B"/>
    <w:rsid w:val="00B027E3"/>
    <w:rsid w:val="00B04BBD"/>
    <w:rsid w:val="00B0512E"/>
    <w:rsid w:val="00B05C38"/>
    <w:rsid w:val="00B0786E"/>
    <w:rsid w:val="00B10471"/>
    <w:rsid w:val="00B10E53"/>
    <w:rsid w:val="00B10E98"/>
    <w:rsid w:val="00B13450"/>
    <w:rsid w:val="00B136D4"/>
    <w:rsid w:val="00B16150"/>
    <w:rsid w:val="00B16C3B"/>
    <w:rsid w:val="00B17171"/>
    <w:rsid w:val="00B20E76"/>
    <w:rsid w:val="00B23765"/>
    <w:rsid w:val="00B2595F"/>
    <w:rsid w:val="00B3155E"/>
    <w:rsid w:val="00B31DA2"/>
    <w:rsid w:val="00B33782"/>
    <w:rsid w:val="00B36009"/>
    <w:rsid w:val="00B36B67"/>
    <w:rsid w:val="00B36EE8"/>
    <w:rsid w:val="00B3737D"/>
    <w:rsid w:val="00B41CD2"/>
    <w:rsid w:val="00B42C6F"/>
    <w:rsid w:val="00B42E4D"/>
    <w:rsid w:val="00B434F7"/>
    <w:rsid w:val="00B44659"/>
    <w:rsid w:val="00B45CCD"/>
    <w:rsid w:val="00B4674B"/>
    <w:rsid w:val="00B47523"/>
    <w:rsid w:val="00B52F53"/>
    <w:rsid w:val="00B5469A"/>
    <w:rsid w:val="00B552A4"/>
    <w:rsid w:val="00B563FA"/>
    <w:rsid w:val="00B56590"/>
    <w:rsid w:val="00B624EB"/>
    <w:rsid w:val="00B62CCA"/>
    <w:rsid w:val="00B63765"/>
    <w:rsid w:val="00B63E65"/>
    <w:rsid w:val="00B643F4"/>
    <w:rsid w:val="00B64EC3"/>
    <w:rsid w:val="00B6502A"/>
    <w:rsid w:val="00B65EB0"/>
    <w:rsid w:val="00B6606D"/>
    <w:rsid w:val="00B70F32"/>
    <w:rsid w:val="00B715A0"/>
    <w:rsid w:val="00B72B1D"/>
    <w:rsid w:val="00B7471D"/>
    <w:rsid w:val="00B773B7"/>
    <w:rsid w:val="00B77FEE"/>
    <w:rsid w:val="00B82186"/>
    <w:rsid w:val="00B82AF4"/>
    <w:rsid w:val="00B843DF"/>
    <w:rsid w:val="00B84FBF"/>
    <w:rsid w:val="00B855F6"/>
    <w:rsid w:val="00B90C5A"/>
    <w:rsid w:val="00B90D59"/>
    <w:rsid w:val="00B90F61"/>
    <w:rsid w:val="00B93650"/>
    <w:rsid w:val="00B955C9"/>
    <w:rsid w:val="00B959B1"/>
    <w:rsid w:val="00B95D31"/>
    <w:rsid w:val="00B9745E"/>
    <w:rsid w:val="00BA363C"/>
    <w:rsid w:val="00BA3F1A"/>
    <w:rsid w:val="00BA6E81"/>
    <w:rsid w:val="00BA7F78"/>
    <w:rsid w:val="00BB32EA"/>
    <w:rsid w:val="00BB3E57"/>
    <w:rsid w:val="00BB44F4"/>
    <w:rsid w:val="00BB49AE"/>
    <w:rsid w:val="00BB58B0"/>
    <w:rsid w:val="00BB6597"/>
    <w:rsid w:val="00BC17F4"/>
    <w:rsid w:val="00BC2B85"/>
    <w:rsid w:val="00BC31DF"/>
    <w:rsid w:val="00BC328B"/>
    <w:rsid w:val="00BC47E8"/>
    <w:rsid w:val="00BD18FA"/>
    <w:rsid w:val="00BD232A"/>
    <w:rsid w:val="00BD2FA7"/>
    <w:rsid w:val="00BD5C70"/>
    <w:rsid w:val="00BD6FE1"/>
    <w:rsid w:val="00BE1B7B"/>
    <w:rsid w:val="00BE244D"/>
    <w:rsid w:val="00BE387E"/>
    <w:rsid w:val="00BE4F9B"/>
    <w:rsid w:val="00BF1DBC"/>
    <w:rsid w:val="00BF4A24"/>
    <w:rsid w:val="00BF714C"/>
    <w:rsid w:val="00BF79E3"/>
    <w:rsid w:val="00C0221D"/>
    <w:rsid w:val="00C02776"/>
    <w:rsid w:val="00C049BB"/>
    <w:rsid w:val="00C05405"/>
    <w:rsid w:val="00C064E0"/>
    <w:rsid w:val="00C158C0"/>
    <w:rsid w:val="00C159D8"/>
    <w:rsid w:val="00C16DA2"/>
    <w:rsid w:val="00C17D32"/>
    <w:rsid w:val="00C2038D"/>
    <w:rsid w:val="00C20653"/>
    <w:rsid w:val="00C20F25"/>
    <w:rsid w:val="00C21403"/>
    <w:rsid w:val="00C220DF"/>
    <w:rsid w:val="00C307F2"/>
    <w:rsid w:val="00C30F63"/>
    <w:rsid w:val="00C32374"/>
    <w:rsid w:val="00C43E03"/>
    <w:rsid w:val="00C47955"/>
    <w:rsid w:val="00C50647"/>
    <w:rsid w:val="00C50AED"/>
    <w:rsid w:val="00C51C67"/>
    <w:rsid w:val="00C51EBB"/>
    <w:rsid w:val="00C52886"/>
    <w:rsid w:val="00C55AB2"/>
    <w:rsid w:val="00C55B3A"/>
    <w:rsid w:val="00C56B54"/>
    <w:rsid w:val="00C606FA"/>
    <w:rsid w:val="00C61080"/>
    <w:rsid w:val="00C610D3"/>
    <w:rsid w:val="00C6577F"/>
    <w:rsid w:val="00C67F05"/>
    <w:rsid w:val="00C7037F"/>
    <w:rsid w:val="00C70E26"/>
    <w:rsid w:val="00C7453E"/>
    <w:rsid w:val="00C74EA9"/>
    <w:rsid w:val="00C75E04"/>
    <w:rsid w:val="00C76E2A"/>
    <w:rsid w:val="00C77689"/>
    <w:rsid w:val="00C804C5"/>
    <w:rsid w:val="00C81683"/>
    <w:rsid w:val="00C831AF"/>
    <w:rsid w:val="00C8585C"/>
    <w:rsid w:val="00C87AC0"/>
    <w:rsid w:val="00C907C0"/>
    <w:rsid w:val="00C9529D"/>
    <w:rsid w:val="00CA10C0"/>
    <w:rsid w:val="00CB3F33"/>
    <w:rsid w:val="00CB6A8C"/>
    <w:rsid w:val="00CB6AC7"/>
    <w:rsid w:val="00CB71F4"/>
    <w:rsid w:val="00CC047A"/>
    <w:rsid w:val="00CC0C44"/>
    <w:rsid w:val="00CC0F3A"/>
    <w:rsid w:val="00CC3EA2"/>
    <w:rsid w:val="00CC4640"/>
    <w:rsid w:val="00CC5BDD"/>
    <w:rsid w:val="00CC75A3"/>
    <w:rsid w:val="00CC7D3C"/>
    <w:rsid w:val="00CD2F73"/>
    <w:rsid w:val="00CD3231"/>
    <w:rsid w:val="00CD60F1"/>
    <w:rsid w:val="00CD6E52"/>
    <w:rsid w:val="00CD7A6B"/>
    <w:rsid w:val="00CD7C9B"/>
    <w:rsid w:val="00CE03A9"/>
    <w:rsid w:val="00CE4DD6"/>
    <w:rsid w:val="00CE572B"/>
    <w:rsid w:val="00CE58A9"/>
    <w:rsid w:val="00CE6F95"/>
    <w:rsid w:val="00CF09DE"/>
    <w:rsid w:val="00CF3153"/>
    <w:rsid w:val="00CF335C"/>
    <w:rsid w:val="00CF3BDE"/>
    <w:rsid w:val="00CF5829"/>
    <w:rsid w:val="00D01333"/>
    <w:rsid w:val="00D01ACB"/>
    <w:rsid w:val="00D01EAF"/>
    <w:rsid w:val="00D01F22"/>
    <w:rsid w:val="00D06E39"/>
    <w:rsid w:val="00D11783"/>
    <w:rsid w:val="00D1264B"/>
    <w:rsid w:val="00D130CC"/>
    <w:rsid w:val="00D15843"/>
    <w:rsid w:val="00D17612"/>
    <w:rsid w:val="00D20729"/>
    <w:rsid w:val="00D2105B"/>
    <w:rsid w:val="00D213E6"/>
    <w:rsid w:val="00D2176F"/>
    <w:rsid w:val="00D22B7E"/>
    <w:rsid w:val="00D257E9"/>
    <w:rsid w:val="00D2796D"/>
    <w:rsid w:val="00D27BF6"/>
    <w:rsid w:val="00D31EF1"/>
    <w:rsid w:val="00D345B7"/>
    <w:rsid w:val="00D37FA0"/>
    <w:rsid w:val="00D408FF"/>
    <w:rsid w:val="00D42D6D"/>
    <w:rsid w:val="00D43FEF"/>
    <w:rsid w:val="00D45483"/>
    <w:rsid w:val="00D46353"/>
    <w:rsid w:val="00D522A1"/>
    <w:rsid w:val="00D524C6"/>
    <w:rsid w:val="00D538B6"/>
    <w:rsid w:val="00D5710E"/>
    <w:rsid w:val="00D572EE"/>
    <w:rsid w:val="00D57E58"/>
    <w:rsid w:val="00D607DB"/>
    <w:rsid w:val="00D60C3E"/>
    <w:rsid w:val="00D6355D"/>
    <w:rsid w:val="00D64F07"/>
    <w:rsid w:val="00D655C3"/>
    <w:rsid w:val="00D665AE"/>
    <w:rsid w:val="00D76CBA"/>
    <w:rsid w:val="00D8190F"/>
    <w:rsid w:val="00D823DF"/>
    <w:rsid w:val="00D82E3F"/>
    <w:rsid w:val="00D83B8B"/>
    <w:rsid w:val="00D8421C"/>
    <w:rsid w:val="00D8476D"/>
    <w:rsid w:val="00D857F1"/>
    <w:rsid w:val="00D86205"/>
    <w:rsid w:val="00D8748E"/>
    <w:rsid w:val="00D908B3"/>
    <w:rsid w:val="00D94009"/>
    <w:rsid w:val="00D953C0"/>
    <w:rsid w:val="00D96BB9"/>
    <w:rsid w:val="00DA08E2"/>
    <w:rsid w:val="00DA1873"/>
    <w:rsid w:val="00DA196D"/>
    <w:rsid w:val="00DA1CFB"/>
    <w:rsid w:val="00DA2BAB"/>
    <w:rsid w:val="00DA5D02"/>
    <w:rsid w:val="00DA5FED"/>
    <w:rsid w:val="00DA716C"/>
    <w:rsid w:val="00DB13D7"/>
    <w:rsid w:val="00DB4825"/>
    <w:rsid w:val="00DB5DEF"/>
    <w:rsid w:val="00DB6BEC"/>
    <w:rsid w:val="00DB7F14"/>
    <w:rsid w:val="00DC7013"/>
    <w:rsid w:val="00DD095A"/>
    <w:rsid w:val="00DD16CB"/>
    <w:rsid w:val="00DD2C9A"/>
    <w:rsid w:val="00DD4029"/>
    <w:rsid w:val="00DD433C"/>
    <w:rsid w:val="00DE216B"/>
    <w:rsid w:val="00DE3DB8"/>
    <w:rsid w:val="00DE47F5"/>
    <w:rsid w:val="00DE532B"/>
    <w:rsid w:val="00DE5AAB"/>
    <w:rsid w:val="00DE67C8"/>
    <w:rsid w:val="00DE7163"/>
    <w:rsid w:val="00DE7923"/>
    <w:rsid w:val="00DE7F78"/>
    <w:rsid w:val="00DF10CB"/>
    <w:rsid w:val="00DF23FF"/>
    <w:rsid w:val="00DF33F0"/>
    <w:rsid w:val="00DF523B"/>
    <w:rsid w:val="00DF6CE1"/>
    <w:rsid w:val="00DF6FAB"/>
    <w:rsid w:val="00E02C1E"/>
    <w:rsid w:val="00E02D06"/>
    <w:rsid w:val="00E05235"/>
    <w:rsid w:val="00E05C21"/>
    <w:rsid w:val="00E11E95"/>
    <w:rsid w:val="00E161C5"/>
    <w:rsid w:val="00E1626C"/>
    <w:rsid w:val="00E17D41"/>
    <w:rsid w:val="00E17FAC"/>
    <w:rsid w:val="00E20855"/>
    <w:rsid w:val="00E23031"/>
    <w:rsid w:val="00E25B32"/>
    <w:rsid w:val="00E2713E"/>
    <w:rsid w:val="00E27F53"/>
    <w:rsid w:val="00E30DE9"/>
    <w:rsid w:val="00E32723"/>
    <w:rsid w:val="00E33BA6"/>
    <w:rsid w:val="00E346AA"/>
    <w:rsid w:val="00E34BE1"/>
    <w:rsid w:val="00E35ED0"/>
    <w:rsid w:val="00E36DBE"/>
    <w:rsid w:val="00E41815"/>
    <w:rsid w:val="00E41BDA"/>
    <w:rsid w:val="00E435C4"/>
    <w:rsid w:val="00E43676"/>
    <w:rsid w:val="00E43EAF"/>
    <w:rsid w:val="00E44795"/>
    <w:rsid w:val="00E451BD"/>
    <w:rsid w:val="00E45CB2"/>
    <w:rsid w:val="00E460F5"/>
    <w:rsid w:val="00E4620A"/>
    <w:rsid w:val="00E51EAF"/>
    <w:rsid w:val="00E52618"/>
    <w:rsid w:val="00E52952"/>
    <w:rsid w:val="00E555DC"/>
    <w:rsid w:val="00E5642A"/>
    <w:rsid w:val="00E56AF2"/>
    <w:rsid w:val="00E60938"/>
    <w:rsid w:val="00E62A04"/>
    <w:rsid w:val="00E71F38"/>
    <w:rsid w:val="00E74AE6"/>
    <w:rsid w:val="00E74AF0"/>
    <w:rsid w:val="00E75665"/>
    <w:rsid w:val="00E75CC2"/>
    <w:rsid w:val="00E81550"/>
    <w:rsid w:val="00E82DC2"/>
    <w:rsid w:val="00E85456"/>
    <w:rsid w:val="00E86158"/>
    <w:rsid w:val="00E87D2C"/>
    <w:rsid w:val="00E95579"/>
    <w:rsid w:val="00E95663"/>
    <w:rsid w:val="00EA0F33"/>
    <w:rsid w:val="00EA13DA"/>
    <w:rsid w:val="00EA14E3"/>
    <w:rsid w:val="00EA22AD"/>
    <w:rsid w:val="00EA521E"/>
    <w:rsid w:val="00EA5C58"/>
    <w:rsid w:val="00EA7A59"/>
    <w:rsid w:val="00EB201E"/>
    <w:rsid w:val="00EB2566"/>
    <w:rsid w:val="00EB29CC"/>
    <w:rsid w:val="00EB43FD"/>
    <w:rsid w:val="00EC18B0"/>
    <w:rsid w:val="00EC3386"/>
    <w:rsid w:val="00EC339A"/>
    <w:rsid w:val="00EC5E54"/>
    <w:rsid w:val="00EC5FFE"/>
    <w:rsid w:val="00ED0FA2"/>
    <w:rsid w:val="00ED19C9"/>
    <w:rsid w:val="00ED1F9B"/>
    <w:rsid w:val="00ED2A46"/>
    <w:rsid w:val="00ED34AA"/>
    <w:rsid w:val="00ED4C87"/>
    <w:rsid w:val="00ED4D88"/>
    <w:rsid w:val="00ED534A"/>
    <w:rsid w:val="00EE1D80"/>
    <w:rsid w:val="00EE21E2"/>
    <w:rsid w:val="00EE350F"/>
    <w:rsid w:val="00EE3569"/>
    <w:rsid w:val="00EE3BAC"/>
    <w:rsid w:val="00EE4CA9"/>
    <w:rsid w:val="00EE51C8"/>
    <w:rsid w:val="00EE55BB"/>
    <w:rsid w:val="00EF13CD"/>
    <w:rsid w:val="00EF3B40"/>
    <w:rsid w:val="00EF5CF0"/>
    <w:rsid w:val="00EF76CC"/>
    <w:rsid w:val="00F00652"/>
    <w:rsid w:val="00F0105A"/>
    <w:rsid w:val="00F016B9"/>
    <w:rsid w:val="00F01CC0"/>
    <w:rsid w:val="00F02E9D"/>
    <w:rsid w:val="00F03093"/>
    <w:rsid w:val="00F0317A"/>
    <w:rsid w:val="00F0484E"/>
    <w:rsid w:val="00F04AB7"/>
    <w:rsid w:val="00F0674E"/>
    <w:rsid w:val="00F078A9"/>
    <w:rsid w:val="00F10240"/>
    <w:rsid w:val="00F138B7"/>
    <w:rsid w:val="00F1539D"/>
    <w:rsid w:val="00F158D6"/>
    <w:rsid w:val="00F1799A"/>
    <w:rsid w:val="00F2258D"/>
    <w:rsid w:val="00F249A6"/>
    <w:rsid w:val="00F308AC"/>
    <w:rsid w:val="00F3120B"/>
    <w:rsid w:val="00F31B8C"/>
    <w:rsid w:val="00F33479"/>
    <w:rsid w:val="00F351F7"/>
    <w:rsid w:val="00F3793C"/>
    <w:rsid w:val="00F4219F"/>
    <w:rsid w:val="00F43776"/>
    <w:rsid w:val="00F4488C"/>
    <w:rsid w:val="00F44E15"/>
    <w:rsid w:val="00F46957"/>
    <w:rsid w:val="00F46DF0"/>
    <w:rsid w:val="00F47880"/>
    <w:rsid w:val="00F47F06"/>
    <w:rsid w:val="00F50843"/>
    <w:rsid w:val="00F51E92"/>
    <w:rsid w:val="00F52A95"/>
    <w:rsid w:val="00F542CC"/>
    <w:rsid w:val="00F545D5"/>
    <w:rsid w:val="00F56B99"/>
    <w:rsid w:val="00F56E8B"/>
    <w:rsid w:val="00F57C97"/>
    <w:rsid w:val="00F60F32"/>
    <w:rsid w:val="00F64332"/>
    <w:rsid w:val="00F6444A"/>
    <w:rsid w:val="00F648F1"/>
    <w:rsid w:val="00F64B3C"/>
    <w:rsid w:val="00F658E3"/>
    <w:rsid w:val="00F6643A"/>
    <w:rsid w:val="00F6666D"/>
    <w:rsid w:val="00F66CD2"/>
    <w:rsid w:val="00F713C9"/>
    <w:rsid w:val="00F763E8"/>
    <w:rsid w:val="00F774F8"/>
    <w:rsid w:val="00F801A9"/>
    <w:rsid w:val="00F80F2A"/>
    <w:rsid w:val="00F83B44"/>
    <w:rsid w:val="00F9296A"/>
    <w:rsid w:val="00F92DE7"/>
    <w:rsid w:val="00F93664"/>
    <w:rsid w:val="00F93DAB"/>
    <w:rsid w:val="00F952D6"/>
    <w:rsid w:val="00F95977"/>
    <w:rsid w:val="00F97789"/>
    <w:rsid w:val="00FA15ED"/>
    <w:rsid w:val="00FA2A18"/>
    <w:rsid w:val="00FA67DF"/>
    <w:rsid w:val="00FA7C51"/>
    <w:rsid w:val="00FB0743"/>
    <w:rsid w:val="00FB14BF"/>
    <w:rsid w:val="00FB347E"/>
    <w:rsid w:val="00FB4811"/>
    <w:rsid w:val="00FB5925"/>
    <w:rsid w:val="00FC02C4"/>
    <w:rsid w:val="00FC2699"/>
    <w:rsid w:val="00FC2D6F"/>
    <w:rsid w:val="00FC4A17"/>
    <w:rsid w:val="00FC5FDD"/>
    <w:rsid w:val="00FD01D5"/>
    <w:rsid w:val="00FD3DD1"/>
    <w:rsid w:val="00FE1D68"/>
    <w:rsid w:val="00FE28DD"/>
    <w:rsid w:val="00FE2D44"/>
    <w:rsid w:val="00FE42F4"/>
    <w:rsid w:val="00FE53FB"/>
    <w:rsid w:val="00FE558C"/>
    <w:rsid w:val="00FE6BF9"/>
    <w:rsid w:val="00FF0A14"/>
    <w:rsid w:val="00FF1B9D"/>
    <w:rsid w:val="00FF232B"/>
    <w:rsid w:val="00FF2F09"/>
    <w:rsid w:val="00FF38BB"/>
    <w:rsid w:val="00FF4C58"/>
    <w:rsid w:val="00F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44DB49"/>
  <w15:chartTrackingRefBased/>
  <w15:docId w15:val="{4715A89F-B878-40D2-BA95-40FD6F9AD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22B1C"/>
    <w:pPr>
      <w:spacing w:line="360" w:lineRule="auto"/>
      <w:jc w:val="both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7F06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6B54"/>
    <w:pPr>
      <w:keepNext/>
      <w:keepLines/>
      <w:numPr>
        <w:ilvl w:val="1"/>
        <w:numId w:val="7"/>
      </w:numPr>
      <w:spacing w:before="240" w:after="0"/>
      <w:ind w:left="578" w:hanging="578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12833"/>
    <w:pPr>
      <w:keepNext/>
      <w:keepLines/>
      <w:numPr>
        <w:ilvl w:val="2"/>
        <w:numId w:val="7"/>
      </w:numPr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A65A2"/>
    <w:pPr>
      <w:keepNext/>
      <w:keepLines/>
      <w:numPr>
        <w:ilvl w:val="3"/>
        <w:numId w:val="7"/>
      </w:numPr>
      <w:spacing w:before="40" w:after="0"/>
      <w:ind w:left="864"/>
      <w:outlineLvl w:val="3"/>
    </w:pPr>
    <w:rPr>
      <w:rFonts w:eastAsiaTheme="majorEastAsia" w:cstheme="majorBidi"/>
      <w:iCs/>
      <w:color w:val="000000" w:themeColor="text1"/>
      <w:sz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066C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066C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066C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066C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066C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11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11BF5"/>
  </w:style>
  <w:style w:type="paragraph" w:styleId="Fuzeile">
    <w:name w:val="footer"/>
    <w:basedOn w:val="Standard"/>
    <w:link w:val="FuzeileZchn"/>
    <w:uiPriority w:val="99"/>
    <w:unhideWhenUsed/>
    <w:rsid w:val="00011B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11BF5"/>
  </w:style>
  <w:style w:type="table" w:styleId="Tabellenraster">
    <w:name w:val="Table Grid"/>
    <w:basedOn w:val="NormaleTabelle"/>
    <w:uiPriority w:val="39"/>
    <w:rsid w:val="00722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22DF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enabsatz">
    <w:name w:val="List Paragraph"/>
    <w:basedOn w:val="Standard"/>
    <w:link w:val="ListenabsatzZchn"/>
    <w:uiPriority w:val="34"/>
    <w:qFormat/>
    <w:rsid w:val="008A00D1"/>
    <w:pPr>
      <w:ind w:left="720"/>
      <w:contextualSpacing/>
    </w:pPr>
  </w:style>
  <w:style w:type="paragraph" w:customStyle="1" w:styleId="Informberschrift">
    <w:name w:val="Inform Überschrift"/>
    <w:basedOn w:val="Listenabsatz"/>
    <w:link w:val="InformberschriftZchn"/>
    <w:qFormat/>
    <w:rsid w:val="008A00D1"/>
    <w:pPr>
      <w:numPr>
        <w:numId w:val="1"/>
      </w:numPr>
      <w:ind w:left="360"/>
    </w:pPr>
    <w:rPr>
      <w:rFonts w:cs="Arial"/>
      <w:bCs/>
      <w:sz w:val="32"/>
      <w:szCs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F47F06"/>
    <w:rPr>
      <w:rFonts w:ascii="Arial" w:eastAsiaTheme="majorEastAsia" w:hAnsi="Arial" w:cstheme="majorBidi"/>
      <w:color w:val="000000" w:themeColor="text1"/>
      <w:sz w:val="36"/>
      <w:szCs w:val="3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8A00D1"/>
  </w:style>
  <w:style w:type="character" w:customStyle="1" w:styleId="InformberschriftZchn">
    <w:name w:val="Inform Überschrift Zchn"/>
    <w:basedOn w:val="ListenabsatzZchn"/>
    <w:link w:val="Informberschrift"/>
    <w:rsid w:val="008A00D1"/>
    <w:rPr>
      <w:rFonts w:ascii="Arial" w:hAnsi="Arial" w:cs="Arial"/>
      <w:bCs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6B54"/>
    <w:rPr>
      <w:rFonts w:ascii="Arial" w:eastAsiaTheme="majorEastAsia" w:hAnsi="Arial" w:cstheme="majorBidi"/>
      <w:color w:val="000000" w:themeColor="text1"/>
      <w:sz w:val="32"/>
      <w:szCs w:val="26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D2FA7"/>
    <w:pPr>
      <w:outlineLvl w:val="9"/>
    </w:pPr>
    <w:rPr>
      <w:rFonts w:asciiTheme="majorHAnsi" w:hAnsiTheme="majorHAnsi"/>
      <w:color w:val="2F5496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1523B7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30E2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BD2FA7"/>
    <w:rPr>
      <w:color w:val="0563C1" w:themeColor="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12833"/>
    <w:rPr>
      <w:rFonts w:ascii="Arial" w:eastAsiaTheme="majorEastAsia" w:hAnsi="Arial" w:cstheme="majorBidi"/>
      <w:color w:val="000000" w:themeColor="text1"/>
      <w:sz w:val="28"/>
      <w:szCs w:val="24"/>
    </w:rPr>
  </w:style>
  <w:style w:type="paragraph" w:styleId="Verzeichnis3">
    <w:name w:val="toc 3"/>
    <w:basedOn w:val="Standard"/>
    <w:next w:val="Standard"/>
    <w:autoRedefine/>
    <w:uiPriority w:val="39"/>
    <w:unhideWhenUsed/>
    <w:rsid w:val="00A6349C"/>
    <w:pPr>
      <w:tabs>
        <w:tab w:val="left" w:pos="1320"/>
        <w:tab w:val="right" w:leader="dot" w:pos="9062"/>
      </w:tabs>
      <w:spacing w:after="100"/>
      <w:ind w:left="440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7A65A2"/>
    <w:rPr>
      <w:rFonts w:ascii="Arial" w:eastAsiaTheme="majorEastAsia" w:hAnsi="Arial" w:cstheme="majorBidi"/>
      <w:iCs/>
      <w:color w:val="000000" w:themeColor="text1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06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06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06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06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06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506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5066C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7768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7768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77689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768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7689"/>
    <w:rPr>
      <w:rFonts w:ascii="Arial" w:hAnsi="Arial"/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23AC1"/>
    <w:pPr>
      <w:spacing w:after="0" w:line="240" w:lineRule="auto"/>
    </w:pPr>
    <w:rPr>
      <w:rFonts w:ascii="Arial" w:hAnsi="Arial"/>
      <w:sz w:val="24"/>
    </w:rPr>
  </w:style>
  <w:style w:type="paragraph" w:styleId="Beschriftung">
    <w:name w:val="caption"/>
    <w:basedOn w:val="Standard"/>
    <w:next w:val="Standard"/>
    <w:uiPriority w:val="35"/>
    <w:unhideWhenUsed/>
    <w:qFormat/>
    <w:rsid w:val="0069319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3B1FCE"/>
    <w:rPr>
      <w:color w:val="808080"/>
    </w:rPr>
  </w:style>
  <w:style w:type="paragraph" w:styleId="StandardWeb">
    <w:name w:val="Normal (Web)"/>
    <w:basedOn w:val="Standard"/>
    <w:uiPriority w:val="99"/>
    <w:semiHidden/>
    <w:unhideWhenUsed/>
    <w:rsid w:val="007D519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de-DE"/>
    </w:rPr>
  </w:style>
  <w:style w:type="paragraph" w:styleId="KeinLeerraum">
    <w:name w:val="No Spacing"/>
    <w:uiPriority w:val="1"/>
    <w:qFormat/>
    <w:rsid w:val="00274C5C"/>
    <w:pPr>
      <w:spacing w:after="0" w:line="240" w:lineRule="auto"/>
      <w:jc w:val="both"/>
    </w:pPr>
    <w:rPr>
      <w:rFonts w:ascii="Arial" w:hAnsi="Arial"/>
      <w:sz w:val="24"/>
    </w:rPr>
  </w:style>
  <w:style w:type="character" w:styleId="IntensiveHervorhebung">
    <w:name w:val="Intense Emphasis"/>
    <w:basedOn w:val="Absatz-Standardschriftart"/>
    <w:uiPriority w:val="21"/>
    <w:qFormat/>
    <w:rsid w:val="00FA7C51"/>
    <w:rPr>
      <w:i/>
      <w:iCs/>
      <w:color w:val="4472C4" w:themeColor="accent1"/>
    </w:rPr>
  </w:style>
  <w:style w:type="character" w:customStyle="1" w:styleId="ui-provider">
    <w:name w:val="ui-provider"/>
    <w:basedOn w:val="Absatz-Standardschriftart"/>
    <w:rsid w:val="004D5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34925-953F-4B87-B803-270F0890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357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Konzeptpapier</vt:lpstr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Konzeptpapier</dc:title>
  <dc:subject>Betonoptimierung</dc:subject>
  <dc:creator>Stefan Jollet</dc:creator>
  <cp:keywords/>
  <dc:description/>
  <cp:lastModifiedBy>Stefan Rupp</cp:lastModifiedBy>
  <cp:revision>4</cp:revision>
  <dcterms:created xsi:type="dcterms:W3CDTF">2025-04-15T07:56:00Z</dcterms:created>
  <dcterms:modified xsi:type="dcterms:W3CDTF">2025-04-15T11:02:00Z</dcterms:modified>
</cp:coreProperties>
</file>