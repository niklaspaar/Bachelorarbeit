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2ED5BF01" w:rsidR="000546C2" w:rsidRDefault="00DE532B" w:rsidP="005A6F34">
      <w:pPr>
        <w:jc w:val="center"/>
        <w:rPr>
          <w:rFonts w:cs="Arial"/>
          <w:b/>
          <w:bCs/>
          <w:sz w:val="36"/>
          <w:szCs w:val="36"/>
        </w:rPr>
      </w:pPr>
      <w:r>
        <w:rPr>
          <w:rFonts w:cs="Arial"/>
          <w:b/>
          <w:bCs/>
          <w:sz w:val="36"/>
          <w:szCs w:val="36"/>
        </w:rPr>
        <w:t>Anforderungs</w:t>
      </w:r>
      <w:r w:rsidR="00E41BDA">
        <w:rPr>
          <w:rFonts w:cs="Arial"/>
          <w:b/>
          <w:bCs/>
          <w:sz w:val="36"/>
          <w:szCs w:val="36"/>
        </w:rPr>
        <w:t>beschreibung</w:t>
      </w:r>
      <w:r>
        <w:rPr>
          <w:rFonts w:cs="Arial"/>
          <w:b/>
          <w:bCs/>
          <w:sz w:val="36"/>
          <w:szCs w:val="36"/>
        </w:rPr>
        <w:t xml:space="preserve"> und Umsetzung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8B706F" w:rsidRDefault="00722DF3" w:rsidP="005A6F34">
            <w:pPr>
              <w:rPr>
                <w:rFonts w:cs="Arial"/>
                <w:b w:val="0"/>
                <w:bCs w:val="0"/>
                <w:sz w:val="28"/>
                <w:szCs w:val="28"/>
              </w:rPr>
            </w:pPr>
            <w:r w:rsidRPr="008B706F">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8B706F" w:rsidRDefault="00722DF3" w:rsidP="005A6F34">
            <w:pPr>
              <w:rPr>
                <w:rFonts w:cs="Arial"/>
                <w:b w:val="0"/>
                <w:bCs w:val="0"/>
                <w:sz w:val="28"/>
                <w:szCs w:val="28"/>
              </w:rPr>
            </w:pPr>
            <w:r w:rsidRPr="008B706F">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1214FA45" w:rsidR="005D69CE" w:rsidRPr="008B706F" w:rsidRDefault="005D69CE" w:rsidP="005A6F34">
            <w:pPr>
              <w:rPr>
                <w:rFonts w:cs="Arial"/>
                <w:b w:val="0"/>
                <w:bCs w:val="0"/>
                <w:sz w:val="28"/>
                <w:szCs w:val="28"/>
              </w:rPr>
            </w:pPr>
            <w:r w:rsidRPr="008B706F">
              <w:rPr>
                <w:rFonts w:cs="Arial"/>
                <w:b w:val="0"/>
                <w:bCs w:val="0"/>
                <w:sz w:val="28"/>
                <w:szCs w:val="28"/>
              </w:rPr>
              <w:t>Stefan Jollet</w:t>
            </w:r>
          </w:p>
        </w:tc>
        <w:tc>
          <w:tcPr>
            <w:tcW w:w="1166" w:type="dxa"/>
          </w:tcPr>
          <w:p w14:paraId="4DDFF739" w14:textId="193F4256"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1.1</w:t>
            </w:r>
          </w:p>
        </w:tc>
        <w:tc>
          <w:tcPr>
            <w:tcW w:w="4295" w:type="dxa"/>
          </w:tcPr>
          <w:p w14:paraId="241C1A3A" w14:textId="1AC45914" w:rsidR="005D69CE" w:rsidRDefault="005D69CE"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Berücksichtigung der </w:t>
            </w:r>
            <w:proofErr w:type="spellStart"/>
            <w:r>
              <w:rPr>
                <w:rFonts w:cs="Arial"/>
                <w:sz w:val="28"/>
                <w:szCs w:val="28"/>
              </w:rPr>
              <w:t>FiFo</w:t>
            </w:r>
            <w:proofErr w:type="spellEnd"/>
            <w:r>
              <w:rPr>
                <w:rFonts w:cs="Arial"/>
                <w:sz w:val="28"/>
                <w:szCs w:val="28"/>
              </w:rPr>
              <w:t>-Regel beim Waschen von Kapitel 2.2.1</w:t>
            </w:r>
            <w:r w:rsidR="00EE51C8">
              <w:rPr>
                <w:rFonts w:cs="Arial"/>
                <w:sz w:val="28"/>
                <w:szCs w:val="28"/>
              </w:rPr>
              <w:t>.</w:t>
            </w:r>
            <w:r>
              <w:rPr>
                <w:rFonts w:cs="Arial"/>
                <w:sz w:val="28"/>
                <w:szCs w:val="28"/>
              </w:rPr>
              <w:t>2 in 2.2.1.12 geschoben</w:t>
            </w:r>
          </w:p>
        </w:tc>
        <w:tc>
          <w:tcPr>
            <w:tcW w:w="1618" w:type="dxa"/>
          </w:tcPr>
          <w:p w14:paraId="6526F8B6" w14:textId="0F9797E5" w:rsidR="005D69CE" w:rsidRDefault="00E75665"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09.03.2021</w:t>
            </w:r>
          </w:p>
        </w:tc>
      </w:tr>
      <w:tr w:rsidR="00B643F4" w:rsidRPr="00722DF3" w14:paraId="503EDC02"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B00E4CC" w14:textId="05AAF84E" w:rsidR="00B643F4" w:rsidRPr="008B706F" w:rsidRDefault="00B643F4" w:rsidP="005A6F34">
            <w:pPr>
              <w:rPr>
                <w:rFonts w:cs="Arial"/>
                <w:b w:val="0"/>
                <w:bCs w:val="0"/>
                <w:sz w:val="28"/>
                <w:szCs w:val="28"/>
              </w:rPr>
            </w:pPr>
            <w:r w:rsidRPr="008B706F">
              <w:rPr>
                <w:rFonts w:cs="Arial"/>
                <w:b w:val="0"/>
                <w:bCs w:val="0"/>
                <w:sz w:val="28"/>
                <w:szCs w:val="28"/>
              </w:rPr>
              <w:t>Stefan Jollet</w:t>
            </w:r>
          </w:p>
        </w:tc>
        <w:tc>
          <w:tcPr>
            <w:tcW w:w="1166" w:type="dxa"/>
          </w:tcPr>
          <w:p w14:paraId="7C56433E" w14:textId="3475E00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1.2</w:t>
            </w:r>
          </w:p>
        </w:tc>
        <w:tc>
          <w:tcPr>
            <w:tcW w:w="4295" w:type="dxa"/>
          </w:tcPr>
          <w:p w14:paraId="145E9943" w14:textId="7E0A8AF4"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Variable Ladezeit hinzugefügt</w:t>
            </w:r>
          </w:p>
        </w:tc>
        <w:tc>
          <w:tcPr>
            <w:tcW w:w="1618" w:type="dxa"/>
          </w:tcPr>
          <w:p w14:paraId="0C2A5D02" w14:textId="52CEE6CA" w:rsidR="00B643F4" w:rsidRDefault="00B643F4"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30.03.2021</w:t>
            </w:r>
          </w:p>
        </w:tc>
      </w:tr>
      <w:tr w:rsidR="00E41BDA" w:rsidRPr="00722DF3" w14:paraId="782A553E"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3ED3A28" w14:textId="26562D8E" w:rsidR="00E41BDA" w:rsidRPr="008B706F" w:rsidRDefault="00E41BDA" w:rsidP="005A6F34">
            <w:pPr>
              <w:rPr>
                <w:rFonts w:cs="Arial"/>
                <w:b w:val="0"/>
                <w:bCs w:val="0"/>
                <w:sz w:val="28"/>
                <w:szCs w:val="28"/>
              </w:rPr>
            </w:pPr>
            <w:r w:rsidRPr="008B706F">
              <w:rPr>
                <w:rFonts w:cs="Arial"/>
                <w:b w:val="0"/>
                <w:bCs w:val="0"/>
                <w:sz w:val="28"/>
                <w:szCs w:val="28"/>
              </w:rPr>
              <w:t>Stefan Jollet</w:t>
            </w:r>
          </w:p>
        </w:tc>
        <w:tc>
          <w:tcPr>
            <w:tcW w:w="1166" w:type="dxa"/>
          </w:tcPr>
          <w:p w14:paraId="4EDCEF77" w14:textId="7DFF7CF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2.0</w:t>
            </w:r>
          </w:p>
        </w:tc>
        <w:tc>
          <w:tcPr>
            <w:tcW w:w="4295" w:type="dxa"/>
          </w:tcPr>
          <w:p w14:paraId="0CDB8765" w14:textId="19364DA6"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Umbenennung</w:t>
            </w:r>
            <w:r w:rsidR="00643E89">
              <w:rPr>
                <w:rFonts w:cs="Arial"/>
                <w:sz w:val="28"/>
                <w:szCs w:val="28"/>
              </w:rPr>
              <w:t xml:space="preserve"> des Dokuments</w:t>
            </w:r>
            <w:r>
              <w:rPr>
                <w:rFonts w:cs="Arial"/>
                <w:sz w:val="28"/>
                <w:szCs w:val="28"/>
              </w:rPr>
              <w:t>. Diverse Konkretisierungen</w:t>
            </w:r>
          </w:p>
        </w:tc>
        <w:tc>
          <w:tcPr>
            <w:tcW w:w="1618" w:type="dxa"/>
          </w:tcPr>
          <w:p w14:paraId="5CE5D507" w14:textId="3397BAD5" w:rsidR="00E41BDA" w:rsidRDefault="00E41BD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17.08.2022</w:t>
            </w:r>
          </w:p>
        </w:tc>
      </w:tr>
      <w:tr w:rsidR="00823A06" w:rsidRPr="00722DF3" w14:paraId="32BA25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4712F02" w14:textId="635C17DA" w:rsidR="00823A06" w:rsidRPr="008B706F" w:rsidRDefault="00823A06" w:rsidP="005A6F34">
            <w:pPr>
              <w:rPr>
                <w:rFonts w:cs="Arial"/>
                <w:b w:val="0"/>
                <w:bCs w:val="0"/>
                <w:sz w:val="28"/>
                <w:szCs w:val="28"/>
              </w:rPr>
            </w:pPr>
            <w:r w:rsidRPr="008B706F">
              <w:rPr>
                <w:rFonts w:cs="Arial"/>
                <w:b w:val="0"/>
                <w:bCs w:val="0"/>
                <w:sz w:val="28"/>
                <w:szCs w:val="28"/>
              </w:rPr>
              <w:t>Stefan Sommer</w:t>
            </w:r>
          </w:p>
        </w:tc>
        <w:tc>
          <w:tcPr>
            <w:tcW w:w="1166" w:type="dxa"/>
          </w:tcPr>
          <w:p w14:paraId="15254197" w14:textId="372923B8"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2.1</w:t>
            </w:r>
          </w:p>
        </w:tc>
        <w:tc>
          <w:tcPr>
            <w:tcW w:w="4295" w:type="dxa"/>
          </w:tcPr>
          <w:p w14:paraId="5151EA83" w14:textId="3CB8DA86"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Neues Kapitel </w:t>
            </w:r>
            <w:r w:rsidRPr="00823A06">
              <w:rPr>
                <w:rFonts w:cs="Arial"/>
                <w:sz w:val="28"/>
                <w:szCs w:val="28"/>
              </w:rPr>
              <w:t xml:space="preserve">Ausnahmen der </w:t>
            </w:r>
            <w:proofErr w:type="spellStart"/>
            <w:r w:rsidRPr="00823A06">
              <w:rPr>
                <w:rFonts w:cs="Arial"/>
                <w:sz w:val="28"/>
                <w:szCs w:val="28"/>
              </w:rPr>
              <w:t>FiFo</w:t>
            </w:r>
            <w:proofErr w:type="spellEnd"/>
            <w:r w:rsidRPr="00823A06">
              <w:rPr>
                <w:rFonts w:cs="Arial"/>
                <w:sz w:val="28"/>
                <w:szCs w:val="28"/>
              </w:rPr>
              <w:t xml:space="preserve"> Regel</w:t>
            </w:r>
          </w:p>
        </w:tc>
        <w:tc>
          <w:tcPr>
            <w:tcW w:w="1618" w:type="dxa"/>
          </w:tcPr>
          <w:p w14:paraId="4E9E8752" w14:textId="7A20A308" w:rsidR="00823A06" w:rsidRDefault="00823A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21.10.2022</w:t>
            </w:r>
          </w:p>
        </w:tc>
      </w:tr>
      <w:tr w:rsidR="008B706F" w:rsidRPr="00722DF3" w14:paraId="6A329BF9" w14:textId="77777777" w:rsidTr="00613B67">
        <w:trPr>
          <w:ins w:id="1" w:author="Stefan Sommer" w:date="2022-12-07T09:12:00Z"/>
        </w:trPr>
        <w:tc>
          <w:tcPr>
            <w:cnfStyle w:val="001000000000" w:firstRow="0" w:lastRow="0" w:firstColumn="1" w:lastColumn="0" w:oddVBand="0" w:evenVBand="0" w:oddHBand="0" w:evenHBand="0" w:firstRowFirstColumn="0" w:firstRowLastColumn="0" w:lastRowFirstColumn="0" w:lastRowLastColumn="0"/>
            <w:tcW w:w="2272" w:type="dxa"/>
          </w:tcPr>
          <w:p w14:paraId="467A213E" w14:textId="22ED4DCE" w:rsidR="008B706F" w:rsidRPr="008B706F" w:rsidRDefault="008B706F" w:rsidP="005A6F34">
            <w:pPr>
              <w:rPr>
                <w:ins w:id="2" w:author="Stefan Sommer" w:date="2022-12-07T09:12:00Z"/>
                <w:rFonts w:cs="Arial"/>
                <w:b w:val="0"/>
                <w:bCs w:val="0"/>
                <w:sz w:val="28"/>
                <w:szCs w:val="28"/>
              </w:rPr>
            </w:pPr>
            <w:ins w:id="3" w:author="Stefan Sommer" w:date="2022-12-07T09:12:00Z">
              <w:r w:rsidRPr="008B706F">
                <w:rPr>
                  <w:rFonts w:cs="Arial"/>
                  <w:b w:val="0"/>
                  <w:bCs w:val="0"/>
                  <w:sz w:val="28"/>
                  <w:szCs w:val="28"/>
                </w:rPr>
                <w:t>Stefan Sommer</w:t>
              </w:r>
            </w:ins>
          </w:p>
        </w:tc>
        <w:tc>
          <w:tcPr>
            <w:tcW w:w="1166" w:type="dxa"/>
          </w:tcPr>
          <w:p w14:paraId="565A34FF" w14:textId="4C098D68" w:rsidR="008B706F" w:rsidRDefault="008B706F" w:rsidP="005A6F34">
            <w:pPr>
              <w:cnfStyle w:val="000000000000" w:firstRow="0" w:lastRow="0" w:firstColumn="0" w:lastColumn="0" w:oddVBand="0" w:evenVBand="0" w:oddHBand="0" w:evenHBand="0" w:firstRowFirstColumn="0" w:firstRowLastColumn="0" w:lastRowFirstColumn="0" w:lastRowLastColumn="0"/>
              <w:rPr>
                <w:ins w:id="4" w:author="Stefan Sommer" w:date="2022-12-07T09:12:00Z"/>
                <w:rFonts w:cs="Arial"/>
                <w:sz w:val="28"/>
                <w:szCs w:val="28"/>
              </w:rPr>
            </w:pPr>
            <w:ins w:id="5" w:author="Stefan Sommer" w:date="2022-12-07T09:12:00Z">
              <w:r>
                <w:rPr>
                  <w:rFonts w:cs="Arial"/>
                  <w:sz w:val="28"/>
                  <w:szCs w:val="28"/>
                </w:rPr>
                <w:t>2.2</w:t>
              </w:r>
            </w:ins>
          </w:p>
        </w:tc>
        <w:tc>
          <w:tcPr>
            <w:tcW w:w="4295" w:type="dxa"/>
          </w:tcPr>
          <w:p w14:paraId="5DAFF393" w14:textId="187954E3" w:rsidR="008B706F" w:rsidRDefault="008B706F" w:rsidP="005A6F34">
            <w:pPr>
              <w:cnfStyle w:val="000000000000" w:firstRow="0" w:lastRow="0" w:firstColumn="0" w:lastColumn="0" w:oddVBand="0" w:evenVBand="0" w:oddHBand="0" w:evenHBand="0" w:firstRowFirstColumn="0" w:firstRowLastColumn="0" w:lastRowFirstColumn="0" w:lastRowLastColumn="0"/>
              <w:rPr>
                <w:ins w:id="6" w:author="Stefan Sommer" w:date="2022-12-07T09:12:00Z"/>
                <w:rFonts w:cs="Arial"/>
                <w:sz w:val="28"/>
                <w:szCs w:val="28"/>
              </w:rPr>
            </w:pPr>
            <w:ins w:id="7" w:author="Stefan Sommer" w:date="2022-12-07T09:12:00Z">
              <w:r>
                <w:rPr>
                  <w:rFonts w:cs="Arial"/>
                  <w:sz w:val="28"/>
                  <w:szCs w:val="28"/>
                </w:rPr>
                <w:t>Anpassung Pausenanforderungen</w:t>
              </w:r>
            </w:ins>
            <w:r w:rsidR="00125C3F">
              <w:rPr>
                <w:rFonts w:cs="Arial"/>
                <w:sz w:val="28"/>
                <w:szCs w:val="28"/>
              </w:rPr>
              <w:t xml:space="preserve"> </w:t>
            </w:r>
            <w:ins w:id="8" w:author="Stefan Sommer" w:date="2022-12-07T13:52:00Z">
              <w:r w:rsidR="00125C3F">
                <w:rPr>
                  <w:rFonts w:cs="Arial"/>
                  <w:sz w:val="28"/>
                  <w:szCs w:val="28"/>
                </w:rPr>
                <w:t>und Roster Anforderungen</w:t>
              </w:r>
            </w:ins>
          </w:p>
        </w:tc>
        <w:tc>
          <w:tcPr>
            <w:tcW w:w="1618" w:type="dxa"/>
          </w:tcPr>
          <w:p w14:paraId="42203F8B" w14:textId="7D343E8B" w:rsidR="008B706F" w:rsidRDefault="00A6349C" w:rsidP="005A6F34">
            <w:pPr>
              <w:cnfStyle w:val="000000000000" w:firstRow="0" w:lastRow="0" w:firstColumn="0" w:lastColumn="0" w:oddVBand="0" w:evenVBand="0" w:oddHBand="0" w:evenHBand="0" w:firstRowFirstColumn="0" w:firstRowLastColumn="0" w:lastRowFirstColumn="0" w:lastRowLastColumn="0"/>
              <w:rPr>
                <w:ins w:id="9" w:author="Stefan Sommer" w:date="2022-12-07T09:12:00Z"/>
                <w:rFonts w:cs="Arial"/>
                <w:sz w:val="28"/>
                <w:szCs w:val="28"/>
              </w:rPr>
            </w:pPr>
            <w:ins w:id="10" w:author="Stefan Sommer" w:date="2022-12-14T13:52:00Z">
              <w:r>
                <w:rPr>
                  <w:rFonts w:cs="Arial"/>
                  <w:sz w:val="28"/>
                  <w:szCs w:val="28"/>
                </w:rPr>
                <w:t>14</w:t>
              </w:r>
            </w:ins>
            <w:ins w:id="11" w:author="Stefan Sommer" w:date="2022-12-07T09:12:00Z">
              <w:r w:rsidR="008B706F">
                <w:rPr>
                  <w:rFonts w:cs="Arial"/>
                  <w:sz w:val="28"/>
                  <w:szCs w:val="28"/>
                </w:rPr>
                <w:t>.12.2022</w:t>
              </w:r>
            </w:ins>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4BF463A" w14:textId="0D3D4DA1" w:rsidR="009D7257" w:rsidRDefault="00112833">
          <w:pPr>
            <w:pStyle w:val="Verzeichnis1"/>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121464034" w:history="1">
            <w:r w:rsidR="009D7257" w:rsidRPr="000B3835">
              <w:rPr>
                <w:rStyle w:val="Hyperlink"/>
                <w:noProof/>
              </w:rPr>
              <w:t>1</w:t>
            </w:r>
            <w:r w:rsidR="009D7257">
              <w:rPr>
                <w:rFonts w:asciiTheme="minorHAnsi" w:eastAsiaTheme="minorEastAsia" w:hAnsiTheme="minorHAnsi"/>
                <w:noProof/>
                <w:sz w:val="22"/>
                <w:lang w:eastAsia="de-DE"/>
              </w:rPr>
              <w:tab/>
            </w:r>
            <w:r w:rsidR="009D7257" w:rsidRPr="000B3835">
              <w:rPr>
                <w:rStyle w:val="Hyperlink"/>
                <w:noProof/>
              </w:rPr>
              <w:t>Einleitung</w:t>
            </w:r>
            <w:r w:rsidR="009D7257">
              <w:rPr>
                <w:noProof/>
                <w:webHidden/>
              </w:rPr>
              <w:tab/>
            </w:r>
            <w:r w:rsidR="009D7257">
              <w:rPr>
                <w:noProof/>
                <w:webHidden/>
              </w:rPr>
              <w:fldChar w:fldCharType="begin"/>
            </w:r>
            <w:r w:rsidR="009D7257">
              <w:rPr>
                <w:noProof/>
                <w:webHidden/>
              </w:rPr>
              <w:instrText xml:space="preserve"> PAGEREF _Toc121464034 \h </w:instrText>
            </w:r>
            <w:r w:rsidR="009D7257">
              <w:rPr>
                <w:noProof/>
                <w:webHidden/>
              </w:rPr>
            </w:r>
            <w:r w:rsidR="009D7257">
              <w:rPr>
                <w:noProof/>
                <w:webHidden/>
              </w:rPr>
              <w:fldChar w:fldCharType="separate"/>
            </w:r>
            <w:r w:rsidR="009D7257">
              <w:rPr>
                <w:noProof/>
                <w:webHidden/>
              </w:rPr>
              <w:t>1</w:t>
            </w:r>
            <w:r w:rsidR="009D7257">
              <w:rPr>
                <w:noProof/>
                <w:webHidden/>
              </w:rPr>
              <w:fldChar w:fldCharType="end"/>
            </w:r>
          </w:hyperlink>
        </w:p>
        <w:p w14:paraId="68F61C0C" w14:textId="60B87E80" w:rsidR="009D7257" w:rsidRDefault="00D15843">
          <w:pPr>
            <w:pStyle w:val="Verzeichnis1"/>
            <w:rPr>
              <w:rFonts w:asciiTheme="minorHAnsi" w:eastAsiaTheme="minorEastAsia" w:hAnsiTheme="minorHAnsi"/>
              <w:noProof/>
              <w:sz w:val="22"/>
              <w:lang w:eastAsia="de-DE"/>
            </w:rPr>
          </w:pPr>
          <w:hyperlink w:anchor="_Toc121464035" w:history="1">
            <w:r w:rsidR="009D7257" w:rsidRPr="000B3835">
              <w:rPr>
                <w:rStyle w:val="Hyperlink"/>
                <w:noProof/>
              </w:rPr>
              <w:t>2</w:t>
            </w:r>
            <w:r w:rsidR="009D7257">
              <w:rPr>
                <w:rFonts w:asciiTheme="minorHAnsi" w:eastAsiaTheme="minorEastAsia" w:hAnsiTheme="minorHAnsi"/>
                <w:noProof/>
                <w:sz w:val="22"/>
                <w:lang w:eastAsia="de-DE"/>
              </w:rPr>
              <w:tab/>
            </w:r>
            <w:r w:rsidR="009D7257" w:rsidRPr="000B3835">
              <w:rPr>
                <w:rStyle w:val="Hyperlink"/>
                <w:noProof/>
              </w:rPr>
              <w:t>Konzept der Betonoptimierung</w:t>
            </w:r>
            <w:r w:rsidR="009D7257">
              <w:rPr>
                <w:noProof/>
                <w:webHidden/>
              </w:rPr>
              <w:tab/>
            </w:r>
            <w:r w:rsidR="009D7257">
              <w:rPr>
                <w:noProof/>
                <w:webHidden/>
              </w:rPr>
              <w:fldChar w:fldCharType="begin"/>
            </w:r>
            <w:r w:rsidR="009D7257">
              <w:rPr>
                <w:noProof/>
                <w:webHidden/>
              </w:rPr>
              <w:instrText xml:space="preserve"> PAGEREF _Toc121464035 \h </w:instrText>
            </w:r>
            <w:r w:rsidR="009D7257">
              <w:rPr>
                <w:noProof/>
                <w:webHidden/>
              </w:rPr>
            </w:r>
            <w:r w:rsidR="009D7257">
              <w:rPr>
                <w:noProof/>
                <w:webHidden/>
              </w:rPr>
              <w:fldChar w:fldCharType="separate"/>
            </w:r>
            <w:r w:rsidR="009D7257">
              <w:rPr>
                <w:noProof/>
                <w:webHidden/>
              </w:rPr>
              <w:t>2</w:t>
            </w:r>
            <w:r w:rsidR="009D7257">
              <w:rPr>
                <w:noProof/>
                <w:webHidden/>
              </w:rPr>
              <w:fldChar w:fldCharType="end"/>
            </w:r>
          </w:hyperlink>
        </w:p>
        <w:p w14:paraId="449EF7AA" w14:textId="5233B601" w:rsidR="009D7257" w:rsidRDefault="00D15843">
          <w:pPr>
            <w:pStyle w:val="Verzeichnis2"/>
            <w:tabs>
              <w:tab w:val="left" w:pos="880"/>
              <w:tab w:val="right" w:leader="dot" w:pos="9062"/>
            </w:tabs>
            <w:rPr>
              <w:rFonts w:asciiTheme="minorHAnsi" w:eastAsiaTheme="minorEastAsia" w:hAnsiTheme="minorHAnsi"/>
              <w:noProof/>
              <w:sz w:val="22"/>
              <w:lang w:eastAsia="de-DE"/>
            </w:rPr>
          </w:pPr>
          <w:hyperlink w:anchor="_Toc121464036" w:history="1">
            <w:r w:rsidR="009D7257" w:rsidRPr="000B3835">
              <w:rPr>
                <w:rStyle w:val="Hyperlink"/>
                <w:noProof/>
              </w:rPr>
              <w:t>2.1</w:t>
            </w:r>
            <w:r w:rsidR="009D7257">
              <w:rPr>
                <w:rFonts w:asciiTheme="minorHAnsi" w:eastAsiaTheme="minorEastAsia" w:hAnsiTheme="minorHAnsi"/>
                <w:noProof/>
                <w:sz w:val="22"/>
                <w:lang w:eastAsia="de-DE"/>
              </w:rPr>
              <w:tab/>
            </w:r>
            <w:r w:rsidR="009D7257" w:rsidRPr="000B3835">
              <w:rPr>
                <w:rStyle w:val="Hyperlink"/>
                <w:noProof/>
              </w:rPr>
              <w:t>Allgemeine Anforderungen</w:t>
            </w:r>
            <w:r w:rsidR="009D7257">
              <w:rPr>
                <w:noProof/>
                <w:webHidden/>
              </w:rPr>
              <w:tab/>
            </w:r>
            <w:r w:rsidR="009D7257">
              <w:rPr>
                <w:noProof/>
                <w:webHidden/>
              </w:rPr>
              <w:fldChar w:fldCharType="begin"/>
            </w:r>
            <w:r w:rsidR="009D7257">
              <w:rPr>
                <w:noProof/>
                <w:webHidden/>
              </w:rPr>
              <w:instrText xml:space="preserve"> PAGEREF _Toc121464036 \h </w:instrText>
            </w:r>
            <w:r w:rsidR="009D7257">
              <w:rPr>
                <w:noProof/>
                <w:webHidden/>
              </w:rPr>
            </w:r>
            <w:r w:rsidR="009D7257">
              <w:rPr>
                <w:noProof/>
                <w:webHidden/>
              </w:rPr>
              <w:fldChar w:fldCharType="separate"/>
            </w:r>
            <w:r w:rsidR="009D7257">
              <w:rPr>
                <w:noProof/>
                <w:webHidden/>
              </w:rPr>
              <w:t>2</w:t>
            </w:r>
            <w:r w:rsidR="009D7257">
              <w:rPr>
                <w:noProof/>
                <w:webHidden/>
              </w:rPr>
              <w:fldChar w:fldCharType="end"/>
            </w:r>
          </w:hyperlink>
        </w:p>
        <w:p w14:paraId="218FFF8A" w14:textId="43CEC280" w:rsidR="009D7257" w:rsidRDefault="00D15843">
          <w:pPr>
            <w:pStyle w:val="Verzeichnis2"/>
            <w:tabs>
              <w:tab w:val="left" w:pos="880"/>
              <w:tab w:val="right" w:leader="dot" w:pos="9062"/>
            </w:tabs>
            <w:rPr>
              <w:rFonts w:asciiTheme="minorHAnsi" w:eastAsiaTheme="minorEastAsia" w:hAnsiTheme="minorHAnsi"/>
              <w:noProof/>
              <w:sz w:val="22"/>
              <w:lang w:eastAsia="de-DE"/>
            </w:rPr>
          </w:pPr>
          <w:hyperlink w:anchor="_Toc121464037" w:history="1">
            <w:r w:rsidR="009D7257" w:rsidRPr="000B3835">
              <w:rPr>
                <w:rStyle w:val="Hyperlink"/>
                <w:noProof/>
              </w:rPr>
              <w:t>2.2</w:t>
            </w:r>
            <w:r w:rsidR="009D7257">
              <w:rPr>
                <w:rFonts w:asciiTheme="minorHAnsi" w:eastAsiaTheme="minorEastAsia" w:hAnsiTheme="minorHAnsi"/>
                <w:noProof/>
                <w:sz w:val="22"/>
                <w:lang w:eastAsia="de-DE"/>
              </w:rPr>
              <w:tab/>
            </w:r>
            <w:r w:rsidR="009D7257" w:rsidRPr="000B3835">
              <w:rPr>
                <w:rStyle w:val="Hyperlink"/>
                <w:noProof/>
              </w:rPr>
              <w:t>Feature Liste</w:t>
            </w:r>
            <w:r w:rsidR="009D7257">
              <w:rPr>
                <w:noProof/>
                <w:webHidden/>
              </w:rPr>
              <w:tab/>
            </w:r>
            <w:r w:rsidR="009D7257">
              <w:rPr>
                <w:noProof/>
                <w:webHidden/>
              </w:rPr>
              <w:fldChar w:fldCharType="begin"/>
            </w:r>
            <w:r w:rsidR="009D7257">
              <w:rPr>
                <w:noProof/>
                <w:webHidden/>
              </w:rPr>
              <w:instrText xml:space="preserve"> PAGEREF _Toc121464037 \h </w:instrText>
            </w:r>
            <w:r w:rsidR="009D7257">
              <w:rPr>
                <w:noProof/>
                <w:webHidden/>
              </w:rPr>
            </w:r>
            <w:r w:rsidR="009D7257">
              <w:rPr>
                <w:noProof/>
                <w:webHidden/>
              </w:rPr>
              <w:fldChar w:fldCharType="separate"/>
            </w:r>
            <w:r w:rsidR="009D7257">
              <w:rPr>
                <w:noProof/>
                <w:webHidden/>
              </w:rPr>
              <w:t>4</w:t>
            </w:r>
            <w:r w:rsidR="009D7257">
              <w:rPr>
                <w:noProof/>
                <w:webHidden/>
              </w:rPr>
              <w:fldChar w:fldCharType="end"/>
            </w:r>
          </w:hyperlink>
        </w:p>
        <w:p w14:paraId="2C4B0F40" w14:textId="0705667B" w:rsidR="009D7257" w:rsidRDefault="00D15843" w:rsidP="00A6349C">
          <w:pPr>
            <w:pStyle w:val="Verzeichnis3"/>
            <w:rPr>
              <w:rFonts w:asciiTheme="minorHAnsi" w:eastAsiaTheme="minorEastAsia" w:hAnsiTheme="minorHAnsi"/>
              <w:noProof/>
              <w:sz w:val="22"/>
              <w:lang w:eastAsia="de-DE"/>
            </w:rPr>
          </w:pPr>
          <w:hyperlink w:anchor="_Toc121464038" w:history="1">
            <w:r w:rsidR="009D7257" w:rsidRPr="000B3835">
              <w:rPr>
                <w:rStyle w:val="Hyperlink"/>
                <w:noProof/>
              </w:rPr>
              <w:t>2.2.1</w:t>
            </w:r>
            <w:r w:rsidR="009D7257">
              <w:rPr>
                <w:rFonts w:asciiTheme="minorHAnsi" w:eastAsiaTheme="minorEastAsia" w:hAnsiTheme="minorHAnsi"/>
                <w:noProof/>
                <w:sz w:val="22"/>
                <w:lang w:eastAsia="de-DE"/>
              </w:rPr>
              <w:tab/>
            </w:r>
            <w:r w:rsidR="009D7257" w:rsidRPr="000B3835">
              <w:rPr>
                <w:rStyle w:val="Hyperlink"/>
                <w:noProof/>
              </w:rPr>
              <w:t>Pflichtanforderungen</w:t>
            </w:r>
            <w:r w:rsidR="009D7257">
              <w:rPr>
                <w:noProof/>
                <w:webHidden/>
              </w:rPr>
              <w:tab/>
            </w:r>
            <w:r w:rsidR="009D7257">
              <w:rPr>
                <w:noProof/>
                <w:webHidden/>
              </w:rPr>
              <w:fldChar w:fldCharType="begin"/>
            </w:r>
            <w:r w:rsidR="009D7257">
              <w:rPr>
                <w:noProof/>
                <w:webHidden/>
              </w:rPr>
              <w:instrText xml:space="preserve"> PAGEREF _Toc121464038 \h </w:instrText>
            </w:r>
            <w:r w:rsidR="009D7257">
              <w:rPr>
                <w:noProof/>
                <w:webHidden/>
              </w:rPr>
            </w:r>
            <w:r w:rsidR="009D7257">
              <w:rPr>
                <w:noProof/>
                <w:webHidden/>
              </w:rPr>
              <w:fldChar w:fldCharType="separate"/>
            </w:r>
            <w:r w:rsidR="009D7257">
              <w:rPr>
                <w:noProof/>
                <w:webHidden/>
              </w:rPr>
              <w:t>4</w:t>
            </w:r>
            <w:r w:rsidR="009D7257">
              <w:rPr>
                <w:noProof/>
                <w:webHidden/>
              </w:rPr>
              <w:fldChar w:fldCharType="end"/>
            </w:r>
          </w:hyperlink>
        </w:p>
        <w:p w14:paraId="5694D3FA" w14:textId="31A1C9AD" w:rsidR="009D7257" w:rsidRDefault="00D15843" w:rsidP="00A6349C">
          <w:pPr>
            <w:pStyle w:val="Verzeichnis3"/>
            <w:rPr>
              <w:rFonts w:asciiTheme="minorHAnsi" w:eastAsiaTheme="minorEastAsia" w:hAnsiTheme="minorHAnsi"/>
              <w:noProof/>
              <w:sz w:val="22"/>
              <w:lang w:eastAsia="de-DE"/>
            </w:rPr>
          </w:pPr>
          <w:hyperlink w:anchor="_Toc121464039" w:history="1">
            <w:r w:rsidR="009D7257" w:rsidRPr="000B3835">
              <w:rPr>
                <w:rStyle w:val="Hyperlink"/>
                <w:noProof/>
              </w:rPr>
              <w:t>2.2.2</w:t>
            </w:r>
            <w:r w:rsidR="009D7257">
              <w:rPr>
                <w:rFonts w:asciiTheme="minorHAnsi" w:eastAsiaTheme="minorEastAsia" w:hAnsiTheme="minorHAnsi"/>
                <w:noProof/>
                <w:sz w:val="22"/>
                <w:lang w:eastAsia="de-DE"/>
              </w:rPr>
              <w:tab/>
            </w:r>
            <w:r w:rsidR="009D7257" w:rsidRPr="000B3835">
              <w:rPr>
                <w:rStyle w:val="Hyperlink"/>
                <w:noProof/>
              </w:rPr>
              <w:t>Optionale Anforderungen</w:t>
            </w:r>
            <w:r w:rsidR="009D7257">
              <w:rPr>
                <w:noProof/>
                <w:webHidden/>
              </w:rPr>
              <w:tab/>
            </w:r>
            <w:r w:rsidR="009D7257">
              <w:rPr>
                <w:noProof/>
                <w:webHidden/>
              </w:rPr>
              <w:fldChar w:fldCharType="begin"/>
            </w:r>
            <w:r w:rsidR="009D7257">
              <w:rPr>
                <w:noProof/>
                <w:webHidden/>
              </w:rPr>
              <w:instrText xml:space="preserve"> PAGEREF _Toc121464039 \h </w:instrText>
            </w:r>
            <w:r w:rsidR="009D7257">
              <w:rPr>
                <w:noProof/>
                <w:webHidden/>
              </w:rPr>
            </w:r>
            <w:r w:rsidR="009D7257">
              <w:rPr>
                <w:noProof/>
                <w:webHidden/>
              </w:rPr>
              <w:fldChar w:fldCharType="separate"/>
            </w:r>
            <w:r w:rsidR="009D7257">
              <w:rPr>
                <w:noProof/>
                <w:webHidden/>
              </w:rPr>
              <w:t>19</w:t>
            </w:r>
            <w:r w:rsidR="009D7257">
              <w:rPr>
                <w:noProof/>
                <w:webHidden/>
              </w:rPr>
              <w:fldChar w:fldCharType="end"/>
            </w:r>
          </w:hyperlink>
        </w:p>
        <w:p w14:paraId="269513D6" w14:textId="4F16A4CD" w:rsidR="009D7257" w:rsidRDefault="00D15843">
          <w:pPr>
            <w:pStyle w:val="Verzeichnis2"/>
            <w:tabs>
              <w:tab w:val="left" w:pos="880"/>
              <w:tab w:val="right" w:leader="dot" w:pos="9062"/>
            </w:tabs>
            <w:rPr>
              <w:rFonts w:asciiTheme="minorHAnsi" w:eastAsiaTheme="minorEastAsia" w:hAnsiTheme="minorHAnsi"/>
              <w:noProof/>
              <w:sz w:val="22"/>
              <w:lang w:eastAsia="de-DE"/>
            </w:rPr>
          </w:pPr>
          <w:hyperlink w:anchor="_Toc121464040" w:history="1">
            <w:r w:rsidR="009D7257" w:rsidRPr="000B3835">
              <w:rPr>
                <w:rStyle w:val="Hyperlink"/>
                <w:noProof/>
              </w:rPr>
              <w:t>2.3</w:t>
            </w:r>
            <w:r w:rsidR="009D7257">
              <w:rPr>
                <w:rFonts w:asciiTheme="minorHAnsi" w:eastAsiaTheme="minorEastAsia" w:hAnsiTheme="minorHAnsi"/>
                <w:noProof/>
                <w:sz w:val="22"/>
                <w:lang w:eastAsia="de-DE"/>
              </w:rPr>
              <w:tab/>
            </w:r>
            <w:r w:rsidR="009D7257" w:rsidRPr="000B3835">
              <w:rPr>
                <w:rStyle w:val="Hyperlink"/>
                <w:noProof/>
              </w:rPr>
              <w:t>Ausschluss Liste</w:t>
            </w:r>
            <w:r w:rsidR="009D7257">
              <w:rPr>
                <w:noProof/>
                <w:webHidden/>
              </w:rPr>
              <w:tab/>
            </w:r>
            <w:r w:rsidR="009D7257">
              <w:rPr>
                <w:noProof/>
                <w:webHidden/>
              </w:rPr>
              <w:fldChar w:fldCharType="begin"/>
            </w:r>
            <w:r w:rsidR="009D7257">
              <w:rPr>
                <w:noProof/>
                <w:webHidden/>
              </w:rPr>
              <w:instrText xml:space="preserve"> PAGEREF _Toc121464040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4026AF71" w14:textId="2F414521" w:rsidR="009D7257" w:rsidRDefault="00D15843" w:rsidP="00A6349C">
          <w:pPr>
            <w:pStyle w:val="Verzeichnis3"/>
            <w:rPr>
              <w:rFonts w:asciiTheme="minorHAnsi" w:eastAsiaTheme="minorEastAsia" w:hAnsiTheme="minorHAnsi"/>
              <w:noProof/>
              <w:sz w:val="22"/>
              <w:lang w:eastAsia="de-DE"/>
            </w:rPr>
          </w:pPr>
          <w:hyperlink w:anchor="_Toc121464041" w:history="1">
            <w:r w:rsidR="009D7257" w:rsidRPr="000B3835">
              <w:rPr>
                <w:rStyle w:val="Hyperlink"/>
                <w:noProof/>
              </w:rPr>
              <w:t>2.3.1</w:t>
            </w:r>
            <w:r w:rsidR="009D7257">
              <w:rPr>
                <w:rFonts w:asciiTheme="minorHAnsi" w:eastAsiaTheme="minorEastAsia" w:hAnsiTheme="minorHAnsi"/>
                <w:noProof/>
                <w:sz w:val="22"/>
                <w:lang w:eastAsia="de-DE"/>
              </w:rPr>
              <w:tab/>
            </w:r>
            <w:r w:rsidR="009D7257" w:rsidRPr="000B3835">
              <w:rPr>
                <w:rStyle w:val="Hyperlink"/>
                <w:noProof/>
              </w:rPr>
              <w:t>Preloads</w:t>
            </w:r>
            <w:r w:rsidR="009D7257">
              <w:rPr>
                <w:noProof/>
                <w:webHidden/>
              </w:rPr>
              <w:tab/>
            </w:r>
            <w:r w:rsidR="009D7257">
              <w:rPr>
                <w:noProof/>
                <w:webHidden/>
              </w:rPr>
              <w:fldChar w:fldCharType="begin"/>
            </w:r>
            <w:r w:rsidR="009D7257">
              <w:rPr>
                <w:noProof/>
                <w:webHidden/>
              </w:rPr>
              <w:instrText xml:space="preserve"> PAGEREF _Toc121464041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27254C75" w14:textId="5BC764D0" w:rsidR="009D7257" w:rsidRDefault="00D15843" w:rsidP="00A6349C">
          <w:pPr>
            <w:pStyle w:val="Verzeichnis3"/>
            <w:rPr>
              <w:rFonts w:asciiTheme="minorHAnsi" w:eastAsiaTheme="minorEastAsia" w:hAnsiTheme="minorHAnsi"/>
              <w:noProof/>
              <w:sz w:val="22"/>
              <w:lang w:eastAsia="de-DE"/>
            </w:rPr>
          </w:pPr>
          <w:hyperlink w:anchor="_Toc121464042" w:history="1">
            <w:r w:rsidR="009D7257" w:rsidRPr="000B3835">
              <w:rPr>
                <w:rStyle w:val="Hyperlink"/>
                <w:noProof/>
              </w:rPr>
              <w:t>2.3.2</w:t>
            </w:r>
            <w:r w:rsidR="009D7257">
              <w:rPr>
                <w:rFonts w:asciiTheme="minorHAnsi" w:eastAsiaTheme="minorEastAsia" w:hAnsiTheme="minorHAnsi"/>
                <w:noProof/>
                <w:sz w:val="22"/>
                <w:lang w:eastAsia="de-DE"/>
              </w:rPr>
              <w:tab/>
            </w:r>
            <w:r w:rsidR="009D7257" w:rsidRPr="000B3835">
              <w:rPr>
                <w:rStyle w:val="Hyperlink"/>
                <w:noProof/>
              </w:rPr>
              <w:t>Shunting</w:t>
            </w:r>
            <w:r w:rsidR="009D7257">
              <w:rPr>
                <w:noProof/>
                <w:webHidden/>
              </w:rPr>
              <w:tab/>
            </w:r>
            <w:r w:rsidR="009D7257">
              <w:rPr>
                <w:noProof/>
                <w:webHidden/>
              </w:rPr>
              <w:fldChar w:fldCharType="begin"/>
            </w:r>
            <w:r w:rsidR="009D7257">
              <w:rPr>
                <w:noProof/>
                <w:webHidden/>
              </w:rPr>
              <w:instrText xml:space="preserve"> PAGEREF _Toc121464042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5CF2E624" w14:textId="05800F4A" w:rsidR="009D7257" w:rsidRDefault="00D15843" w:rsidP="00A6349C">
          <w:pPr>
            <w:pStyle w:val="Verzeichnis3"/>
            <w:rPr>
              <w:rFonts w:asciiTheme="minorHAnsi" w:eastAsiaTheme="minorEastAsia" w:hAnsiTheme="minorHAnsi"/>
              <w:noProof/>
              <w:sz w:val="22"/>
              <w:lang w:eastAsia="de-DE"/>
            </w:rPr>
          </w:pPr>
          <w:hyperlink w:anchor="_Toc121464043" w:history="1">
            <w:r w:rsidR="009D7257" w:rsidRPr="000B3835">
              <w:rPr>
                <w:rStyle w:val="Hyperlink"/>
                <w:noProof/>
              </w:rPr>
              <w:t>2.3.3</w:t>
            </w:r>
            <w:r w:rsidR="009D7257">
              <w:rPr>
                <w:rFonts w:asciiTheme="minorHAnsi" w:eastAsiaTheme="minorEastAsia" w:hAnsiTheme="minorHAnsi"/>
                <w:noProof/>
                <w:sz w:val="22"/>
                <w:lang w:eastAsia="de-DE"/>
              </w:rPr>
              <w:tab/>
            </w:r>
            <w:r w:rsidR="009D7257" w:rsidRPr="000B3835">
              <w:rPr>
                <w:rStyle w:val="Hyperlink"/>
                <w:noProof/>
              </w:rPr>
              <w:t>Roaming</w:t>
            </w:r>
            <w:r w:rsidR="009D7257">
              <w:rPr>
                <w:noProof/>
                <w:webHidden/>
              </w:rPr>
              <w:tab/>
            </w:r>
            <w:r w:rsidR="009D7257">
              <w:rPr>
                <w:noProof/>
                <w:webHidden/>
              </w:rPr>
              <w:fldChar w:fldCharType="begin"/>
            </w:r>
            <w:r w:rsidR="009D7257">
              <w:rPr>
                <w:noProof/>
                <w:webHidden/>
              </w:rPr>
              <w:instrText xml:space="preserve"> PAGEREF _Toc121464043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6D73D169" w14:textId="6DF024C5" w:rsidR="009D7257" w:rsidRDefault="00D15843" w:rsidP="00A6349C">
          <w:pPr>
            <w:pStyle w:val="Verzeichnis3"/>
            <w:rPr>
              <w:rFonts w:asciiTheme="minorHAnsi" w:eastAsiaTheme="minorEastAsia" w:hAnsiTheme="minorHAnsi"/>
              <w:noProof/>
              <w:sz w:val="22"/>
              <w:lang w:eastAsia="de-DE"/>
            </w:rPr>
          </w:pPr>
          <w:hyperlink w:anchor="_Toc121464044" w:history="1">
            <w:r w:rsidR="009D7257" w:rsidRPr="000B3835">
              <w:rPr>
                <w:rStyle w:val="Hyperlink"/>
                <w:noProof/>
              </w:rPr>
              <w:t>2.3.4</w:t>
            </w:r>
            <w:r w:rsidR="009D7257">
              <w:rPr>
                <w:rFonts w:asciiTheme="minorHAnsi" w:eastAsiaTheme="minorEastAsia" w:hAnsiTheme="minorHAnsi"/>
                <w:noProof/>
                <w:sz w:val="22"/>
                <w:lang w:eastAsia="de-DE"/>
              </w:rPr>
              <w:tab/>
            </w:r>
            <w:r w:rsidR="009D7257" w:rsidRPr="000B3835">
              <w:rPr>
                <w:rStyle w:val="Hyperlink"/>
                <w:noProof/>
              </w:rPr>
              <w:t>Predrive</w:t>
            </w:r>
            <w:r w:rsidR="009D7257">
              <w:rPr>
                <w:noProof/>
                <w:webHidden/>
              </w:rPr>
              <w:tab/>
            </w:r>
            <w:r w:rsidR="009D7257">
              <w:rPr>
                <w:noProof/>
                <w:webHidden/>
              </w:rPr>
              <w:fldChar w:fldCharType="begin"/>
            </w:r>
            <w:r w:rsidR="009D7257">
              <w:rPr>
                <w:noProof/>
                <w:webHidden/>
              </w:rPr>
              <w:instrText xml:space="preserve"> PAGEREF _Toc121464044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0F359D49" w14:textId="0CB3A702" w:rsidR="009D7257" w:rsidRDefault="00D15843" w:rsidP="00A6349C">
          <w:pPr>
            <w:pStyle w:val="Verzeichnis3"/>
            <w:rPr>
              <w:rFonts w:asciiTheme="minorHAnsi" w:eastAsiaTheme="minorEastAsia" w:hAnsiTheme="minorHAnsi"/>
              <w:noProof/>
              <w:sz w:val="22"/>
              <w:lang w:eastAsia="de-DE"/>
            </w:rPr>
          </w:pPr>
          <w:hyperlink w:anchor="_Toc121464045" w:history="1">
            <w:r w:rsidR="009D7257" w:rsidRPr="000B3835">
              <w:rPr>
                <w:rStyle w:val="Hyperlink"/>
                <w:noProof/>
              </w:rPr>
              <w:t>2.3.5</w:t>
            </w:r>
            <w:r w:rsidR="009D7257">
              <w:rPr>
                <w:rFonts w:asciiTheme="minorHAnsi" w:eastAsiaTheme="minorEastAsia" w:hAnsiTheme="minorHAnsi"/>
                <w:noProof/>
                <w:sz w:val="22"/>
                <w:lang w:eastAsia="de-DE"/>
              </w:rPr>
              <w:tab/>
            </w:r>
            <w:r w:rsidR="009D7257" w:rsidRPr="000B3835">
              <w:rPr>
                <w:rStyle w:val="Hyperlink"/>
                <w:noProof/>
              </w:rPr>
              <w:t>Waste Orders</w:t>
            </w:r>
            <w:r w:rsidR="009D7257">
              <w:rPr>
                <w:noProof/>
                <w:webHidden/>
              </w:rPr>
              <w:tab/>
            </w:r>
            <w:r w:rsidR="009D7257">
              <w:rPr>
                <w:noProof/>
                <w:webHidden/>
              </w:rPr>
              <w:fldChar w:fldCharType="begin"/>
            </w:r>
            <w:r w:rsidR="009D7257">
              <w:rPr>
                <w:noProof/>
                <w:webHidden/>
              </w:rPr>
              <w:instrText xml:space="preserve"> PAGEREF _Toc121464045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16DFC1FA" w14:textId="31000D1B" w:rsidR="009D7257" w:rsidRDefault="00D15843" w:rsidP="00A6349C">
          <w:pPr>
            <w:pStyle w:val="Verzeichnis3"/>
            <w:rPr>
              <w:rFonts w:asciiTheme="minorHAnsi" w:eastAsiaTheme="minorEastAsia" w:hAnsiTheme="minorHAnsi"/>
              <w:noProof/>
              <w:sz w:val="22"/>
              <w:lang w:eastAsia="de-DE"/>
            </w:rPr>
          </w:pPr>
          <w:hyperlink w:anchor="_Toc121464046" w:history="1">
            <w:r w:rsidR="009D7257" w:rsidRPr="000B3835">
              <w:rPr>
                <w:rStyle w:val="Hyperlink"/>
                <w:noProof/>
              </w:rPr>
              <w:t>2.3.6</w:t>
            </w:r>
            <w:r w:rsidR="009D7257">
              <w:rPr>
                <w:rFonts w:asciiTheme="minorHAnsi" w:eastAsiaTheme="minorEastAsia" w:hAnsiTheme="minorHAnsi"/>
                <w:noProof/>
                <w:sz w:val="22"/>
                <w:lang w:eastAsia="de-DE"/>
              </w:rPr>
              <w:tab/>
            </w:r>
            <w:r w:rsidR="009D7257" w:rsidRPr="000B3835">
              <w:rPr>
                <w:rStyle w:val="Hyperlink"/>
                <w:noProof/>
              </w:rPr>
              <w:t>Customer Managed Assignment (CMA)</w:t>
            </w:r>
            <w:r w:rsidR="009D7257">
              <w:rPr>
                <w:noProof/>
                <w:webHidden/>
              </w:rPr>
              <w:tab/>
            </w:r>
            <w:r w:rsidR="009D7257">
              <w:rPr>
                <w:noProof/>
                <w:webHidden/>
              </w:rPr>
              <w:fldChar w:fldCharType="begin"/>
            </w:r>
            <w:r w:rsidR="009D7257">
              <w:rPr>
                <w:noProof/>
                <w:webHidden/>
              </w:rPr>
              <w:instrText xml:space="preserve"> PAGEREF _Toc121464046 \h </w:instrText>
            </w:r>
            <w:r w:rsidR="009D7257">
              <w:rPr>
                <w:noProof/>
                <w:webHidden/>
              </w:rPr>
            </w:r>
            <w:r w:rsidR="009D7257">
              <w:rPr>
                <w:noProof/>
                <w:webHidden/>
              </w:rPr>
              <w:fldChar w:fldCharType="separate"/>
            </w:r>
            <w:r w:rsidR="009D7257">
              <w:rPr>
                <w:noProof/>
                <w:webHidden/>
              </w:rPr>
              <w:t>20</w:t>
            </w:r>
            <w:r w:rsidR="009D7257">
              <w:rPr>
                <w:noProof/>
                <w:webHidden/>
              </w:rPr>
              <w:fldChar w:fldCharType="end"/>
            </w:r>
          </w:hyperlink>
        </w:p>
        <w:p w14:paraId="21216019" w14:textId="0E738DC6" w:rsidR="009D7257" w:rsidRDefault="00D15843" w:rsidP="00A6349C">
          <w:pPr>
            <w:pStyle w:val="Verzeichnis3"/>
            <w:rPr>
              <w:rFonts w:asciiTheme="minorHAnsi" w:eastAsiaTheme="minorEastAsia" w:hAnsiTheme="minorHAnsi"/>
              <w:noProof/>
              <w:sz w:val="22"/>
              <w:lang w:eastAsia="de-DE"/>
            </w:rPr>
          </w:pPr>
          <w:hyperlink w:anchor="_Toc121464047" w:history="1">
            <w:r w:rsidR="009D7257" w:rsidRPr="000B3835">
              <w:rPr>
                <w:rStyle w:val="Hyperlink"/>
                <w:noProof/>
              </w:rPr>
              <w:t>2.3.7</w:t>
            </w:r>
            <w:r w:rsidR="009D7257">
              <w:rPr>
                <w:rFonts w:asciiTheme="minorHAnsi" w:eastAsiaTheme="minorEastAsia" w:hAnsiTheme="minorHAnsi"/>
                <w:noProof/>
                <w:sz w:val="22"/>
                <w:lang w:eastAsia="de-DE"/>
              </w:rPr>
              <w:tab/>
            </w:r>
            <w:r w:rsidR="009D7257" w:rsidRPr="000B3835">
              <w:rPr>
                <w:rStyle w:val="Hyperlink"/>
                <w:noProof/>
              </w:rPr>
              <w:t>Splitloads</w:t>
            </w:r>
            <w:r w:rsidR="009D7257">
              <w:rPr>
                <w:noProof/>
                <w:webHidden/>
              </w:rPr>
              <w:tab/>
            </w:r>
            <w:r w:rsidR="009D7257">
              <w:rPr>
                <w:noProof/>
                <w:webHidden/>
              </w:rPr>
              <w:fldChar w:fldCharType="begin"/>
            </w:r>
            <w:r w:rsidR="009D7257">
              <w:rPr>
                <w:noProof/>
                <w:webHidden/>
              </w:rPr>
              <w:instrText xml:space="preserve"> PAGEREF _Toc121464047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1870757A" w14:textId="5E3BE441" w:rsidR="009D7257" w:rsidRDefault="00D15843" w:rsidP="00A6349C">
          <w:pPr>
            <w:pStyle w:val="Verzeichnis3"/>
            <w:rPr>
              <w:rFonts w:asciiTheme="minorHAnsi" w:eastAsiaTheme="minorEastAsia" w:hAnsiTheme="minorHAnsi"/>
              <w:noProof/>
              <w:sz w:val="22"/>
              <w:lang w:eastAsia="de-DE"/>
            </w:rPr>
          </w:pPr>
          <w:hyperlink w:anchor="_Toc121464048" w:history="1">
            <w:r w:rsidR="009D7257" w:rsidRPr="000B3835">
              <w:rPr>
                <w:rStyle w:val="Hyperlink"/>
                <w:noProof/>
              </w:rPr>
              <w:t>2.3.8</w:t>
            </w:r>
            <w:r w:rsidR="009D7257">
              <w:rPr>
                <w:rFonts w:asciiTheme="minorHAnsi" w:eastAsiaTheme="minorEastAsia" w:hAnsiTheme="minorHAnsi"/>
                <w:noProof/>
                <w:sz w:val="22"/>
                <w:lang w:eastAsia="de-DE"/>
              </w:rPr>
              <w:tab/>
            </w:r>
            <w:r w:rsidR="009D7257" w:rsidRPr="000B3835">
              <w:rPr>
                <w:rStyle w:val="Hyperlink"/>
                <w:noProof/>
              </w:rPr>
              <w:t>Fahrzeit</w:t>
            </w:r>
            <w:r w:rsidR="009D7257">
              <w:rPr>
                <w:noProof/>
                <w:webHidden/>
              </w:rPr>
              <w:tab/>
            </w:r>
            <w:r w:rsidR="009D7257">
              <w:rPr>
                <w:noProof/>
                <w:webHidden/>
              </w:rPr>
              <w:fldChar w:fldCharType="begin"/>
            </w:r>
            <w:r w:rsidR="009D7257">
              <w:rPr>
                <w:noProof/>
                <w:webHidden/>
              </w:rPr>
              <w:instrText xml:space="preserve"> PAGEREF _Toc121464048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2D578D5B" w14:textId="48440327" w:rsidR="009D7257" w:rsidRDefault="00D15843" w:rsidP="00A6349C">
          <w:pPr>
            <w:pStyle w:val="Verzeichnis3"/>
            <w:rPr>
              <w:rFonts w:asciiTheme="minorHAnsi" w:eastAsiaTheme="minorEastAsia" w:hAnsiTheme="minorHAnsi"/>
              <w:noProof/>
              <w:sz w:val="22"/>
              <w:lang w:eastAsia="de-DE"/>
            </w:rPr>
          </w:pPr>
          <w:hyperlink w:anchor="_Toc121464049" w:history="1">
            <w:r w:rsidR="009D7257" w:rsidRPr="000B3835">
              <w:rPr>
                <w:rStyle w:val="Hyperlink"/>
                <w:noProof/>
              </w:rPr>
              <w:t>2.3.9</w:t>
            </w:r>
            <w:r w:rsidR="009D7257">
              <w:rPr>
                <w:rFonts w:asciiTheme="minorHAnsi" w:eastAsiaTheme="minorEastAsia" w:hAnsiTheme="minorHAnsi"/>
                <w:noProof/>
                <w:sz w:val="22"/>
                <w:lang w:eastAsia="de-DE"/>
              </w:rPr>
              <w:tab/>
            </w:r>
            <w:r w:rsidR="009D7257" w:rsidRPr="000B3835">
              <w:rPr>
                <w:rStyle w:val="Hyperlink"/>
                <w:noProof/>
              </w:rPr>
              <w:t>Minimum Rip</w:t>
            </w:r>
            <w:r w:rsidR="009D7257">
              <w:rPr>
                <w:noProof/>
                <w:webHidden/>
              </w:rPr>
              <w:tab/>
            </w:r>
            <w:r w:rsidR="009D7257">
              <w:rPr>
                <w:noProof/>
                <w:webHidden/>
              </w:rPr>
              <w:fldChar w:fldCharType="begin"/>
            </w:r>
            <w:r w:rsidR="009D7257">
              <w:rPr>
                <w:noProof/>
                <w:webHidden/>
              </w:rPr>
              <w:instrText xml:space="preserve"> PAGEREF _Toc121464049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12D6B334" w14:textId="73302C1A" w:rsidR="009D7257" w:rsidRDefault="00D15843" w:rsidP="00A6349C">
          <w:pPr>
            <w:pStyle w:val="Verzeichnis3"/>
            <w:tabs>
              <w:tab w:val="left" w:pos="1540"/>
            </w:tabs>
            <w:rPr>
              <w:rFonts w:asciiTheme="minorHAnsi" w:eastAsiaTheme="minorEastAsia" w:hAnsiTheme="minorHAnsi"/>
              <w:noProof/>
              <w:sz w:val="22"/>
              <w:lang w:eastAsia="de-DE"/>
            </w:rPr>
          </w:pPr>
          <w:hyperlink w:anchor="_Toc121464050" w:history="1">
            <w:r w:rsidR="009D7257" w:rsidRPr="000B3835">
              <w:rPr>
                <w:rStyle w:val="Hyperlink"/>
                <w:noProof/>
              </w:rPr>
              <w:t>2.3.10</w:t>
            </w:r>
            <w:r w:rsidR="009D7257">
              <w:rPr>
                <w:rFonts w:asciiTheme="minorHAnsi" w:eastAsiaTheme="minorEastAsia" w:hAnsiTheme="minorHAnsi"/>
                <w:noProof/>
                <w:sz w:val="22"/>
                <w:lang w:eastAsia="de-DE"/>
              </w:rPr>
              <w:tab/>
            </w:r>
            <w:r w:rsidR="009D7257" w:rsidRPr="000B3835">
              <w:rPr>
                <w:rStyle w:val="Hyperlink"/>
                <w:noProof/>
              </w:rPr>
              <w:t>Produktionskosten</w:t>
            </w:r>
            <w:r w:rsidR="009D7257">
              <w:rPr>
                <w:noProof/>
                <w:webHidden/>
              </w:rPr>
              <w:tab/>
            </w:r>
            <w:r w:rsidR="009D7257">
              <w:rPr>
                <w:noProof/>
                <w:webHidden/>
              </w:rPr>
              <w:fldChar w:fldCharType="begin"/>
            </w:r>
            <w:r w:rsidR="009D7257">
              <w:rPr>
                <w:noProof/>
                <w:webHidden/>
              </w:rPr>
              <w:instrText xml:space="preserve"> PAGEREF _Toc121464050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51A58EE2" w14:textId="097B279B" w:rsidR="009D7257" w:rsidRDefault="00D15843" w:rsidP="00A6349C">
          <w:pPr>
            <w:pStyle w:val="Verzeichnis3"/>
            <w:tabs>
              <w:tab w:val="left" w:pos="1540"/>
            </w:tabs>
            <w:rPr>
              <w:rFonts w:asciiTheme="minorHAnsi" w:eastAsiaTheme="minorEastAsia" w:hAnsiTheme="minorHAnsi"/>
              <w:noProof/>
              <w:sz w:val="22"/>
              <w:lang w:eastAsia="de-DE"/>
            </w:rPr>
          </w:pPr>
          <w:hyperlink w:anchor="_Toc121464051" w:history="1">
            <w:r w:rsidR="009D7257" w:rsidRPr="000B3835">
              <w:rPr>
                <w:rStyle w:val="Hyperlink"/>
                <w:noProof/>
                <w:lang w:val="en-GB"/>
              </w:rPr>
              <w:t>2.3.11</w:t>
            </w:r>
            <w:r w:rsidR="009D7257">
              <w:rPr>
                <w:rFonts w:asciiTheme="minorHAnsi" w:eastAsiaTheme="minorEastAsia" w:hAnsiTheme="minorHAnsi"/>
                <w:noProof/>
                <w:sz w:val="22"/>
                <w:lang w:eastAsia="de-DE"/>
              </w:rPr>
              <w:tab/>
            </w:r>
            <w:r w:rsidR="009D7257" w:rsidRPr="000B3835">
              <w:rPr>
                <w:rStyle w:val="Hyperlink"/>
                <w:noProof/>
                <w:lang w:val="en-GB"/>
              </w:rPr>
              <w:t>Orders for more than one Day</w:t>
            </w:r>
            <w:r w:rsidR="009D7257">
              <w:rPr>
                <w:noProof/>
                <w:webHidden/>
              </w:rPr>
              <w:tab/>
            </w:r>
            <w:r w:rsidR="009D7257">
              <w:rPr>
                <w:noProof/>
                <w:webHidden/>
              </w:rPr>
              <w:fldChar w:fldCharType="begin"/>
            </w:r>
            <w:r w:rsidR="009D7257">
              <w:rPr>
                <w:noProof/>
                <w:webHidden/>
              </w:rPr>
              <w:instrText xml:space="preserve"> PAGEREF _Toc121464051 \h </w:instrText>
            </w:r>
            <w:r w:rsidR="009D7257">
              <w:rPr>
                <w:noProof/>
                <w:webHidden/>
              </w:rPr>
            </w:r>
            <w:r w:rsidR="009D7257">
              <w:rPr>
                <w:noProof/>
                <w:webHidden/>
              </w:rPr>
              <w:fldChar w:fldCharType="separate"/>
            </w:r>
            <w:r w:rsidR="009D7257">
              <w:rPr>
                <w:noProof/>
                <w:webHidden/>
              </w:rPr>
              <w:t>21</w:t>
            </w:r>
            <w:r w:rsidR="009D7257">
              <w:rPr>
                <w:noProof/>
                <w:webHidden/>
              </w:rPr>
              <w:fldChar w:fldCharType="end"/>
            </w:r>
          </w:hyperlink>
        </w:p>
        <w:p w14:paraId="57674865" w14:textId="6E5F9766" w:rsidR="009D7257" w:rsidRDefault="00D15843" w:rsidP="00A6349C">
          <w:pPr>
            <w:pStyle w:val="Verzeichnis3"/>
            <w:tabs>
              <w:tab w:val="left" w:pos="1540"/>
            </w:tabs>
            <w:rPr>
              <w:rFonts w:asciiTheme="minorHAnsi" w:eastAsiaTheme="minorEastAsia" w:hAnsiTheme="minorHAnsi"/>
              <w:noProof/>
              <w:sz w:val="22"/>
              <w:lang w:eastAsia="de-DE"/>
            </w:rPr>
          </w:pPr>
          <w:hyperlink w:anchor="_Toc121464052" w:history="1">
            <w:r w:rsidR="009D7257" w:rsidRPr="000B3835">
              <w:rPr>
                <w:rStyle w:val="Hyperlink"/>
                <w:noProof/>
                <w:lang w:val="en-GB"/>
              </w:rPr>
              <w:t>2.3.12</w:t>
            </w:r>
            <w:r w:rsidR="009D7257">
              <w:rPr>
                <w:rFonts w:asciiTheme="minorHAnsi" w:eastAsiaTheme="minorEastAsia" w:hAnsiTheme="minorHAnsi"/>
                <w:noProof/>
                <w:sz w:val="22"/>
                <w:lang w:eastAsia="de-DE"/>
              </w:rPr>
              <w:tab/>
            </w:r>
            <w:r w:rsidR="009D7257" w:rsidRPr="000B3835">
              <w:rPr>
                <w:rStyle w:val="Hyperlink"/>
                <w:noProof/>
                <w:lang w:val="en-GB"/>
              </w:rPr>
              <w:t>Max Number of Trucks/ Vehicle List</w:t>
            </w:r>
            <w:r w:rsidR="009D7257">
              <w:rPr>
                <w:noProof/>
                <w:webHidden/>
              </w:rPr>
              <w:tab/>
            </w:r>
            <w:r w:rsidR="009D7257">
              <w:rPr>
                <w:noProof/>
                <w:webHidden/>
              </w:rPr>
              <w:fldChar w:fldCharType="begin"/>
            </w:r>
            <w:r w:rsidR="009D7257">
              <w:rPr>
                <w:noProof/>
                <w:webHidden/>
              </w:rPr>
              <w:instrText xml:space="preserve"> PAGEREF _Toc121464052 \h </w:instrText>
            </w:r>
            <w:r w:rsidR="009D7257">
              <w:rPr>
                <w:noProof/>
                <w:webHidden/>
              </w:rPr>
            </w:r>
            <w:r w:rsidR="009D7257">
              <w:rPr>
                <w:noProof/>
                <w:webHidden/>
              </w:rPr>
              <w:fldChar w:fldCharType="separate"/>
            </w:r>
            <w:r w:rsidR="009D7257">
              <w:rPr>
                <w:noProof/>
                <w:webHidden/>
              </w:rPr>
              <w:t>22</w:t>
            </w:r>
            <w:r w:rsidR="009D7257">
              <w:rPr>
                <w:noProof/>
                <w:webHidden/>
              </w:rPr>
              <w:fldChar w:fldCharType="end"/>
            </w:r>
          </w:hyperlink>
        </w:p>
        <w:p w14:paraId="305131CB" w14:textId="0DE23CB1" w:rsidR="009D7257" w:rsidRDefault="00D15843">
          <w:pPr>
            <w:pStyle w:val="Verzeichnis2"/>
            <w:tabs>
              <w:tab w:val="left" w:pos="880"/>
              <w:tab w:val="right" w:leader="dot" w:pos="9062"/>
            </w:tabs>
            <w:rPr>
              <w:rFonts w:asciiTheme="minorHAnsi" w:eastAsiaTheme="minorEastAsia" w:hAnsiTheme="minorHAnsi"/>
              <w:noProof/>
              <w:sz w:val="22"/>
              <w:lang w:eastAsia="de-DE"/>
            </w:rPr>
          </w:pPr>
          <w:hyperlink w:anchor="_Toc121464053" w:history="1">
            <w:r w:rsidR="009D7257" w:rsidRPr="000B3835">
              <w:rPr>
                <w:rStyle w:val="Hyperlink"/>
                <w:noProof/>
              </w:rPr>
              <w:t>2.4</w:t>
            </w:r>
            <w:r w:rsidR="009D7257">
              <w:rPr>
                <w:rFonts w:asciiTheme="minorHAnsi" w:eastAsiaTheme="minorEastAsia" w:hAnsiTheme="minorHAnsi"/>
                <w:noProof/>
                <w:sz w:val="22"/>
                <w:lang w:eastAsia="de-DE"/>
              </w:rPr>
              <w:tab/>
            </w:r>
            <w:r w:rsidR="009D7257" w:rsidRPr="000B3835">
              <w:rPr>
                <w:rStyle w:val="Hyperlink"/>
                <w:noProof/>
              </w:rPr>
              <w:t>Optimierungsziele</w:t>
            </w:r>
            <w:r w:rsidR="009D7257">
              <w:rPr>
                <w:noProof/>
                <w:webHidden/>
              </w:rPr>
              <w:tab/>
            </w:r>
            <w:r w:rsidR="009D7257">
              <w:rPr>
                <w:noProof/>
                <w:webHidden/>
              </w:rPr>
              <w:fldChar w:fldCharType="begin"/>
            </w:r>
            <w:r w:rsidR="009D7257">
              <w:rPr>
                <w:noProof/>
                <w:webHidden/>
              </w:rPr>
              <w:instrText xml:space="preserve"> PAGEREF _Toc121464053 \h </w:instrText>
            </w:r>
            <w:r w:rsidR="009D7257">
              <w:rPr>
                <w:noProof/>
                <w:webHidden/>
              </w:rPr>
            </w:r>
            <w:r w:rsidR="009D7257">
              <w:rPr>
                <w:noProof/>
                <w:webHidden/>
              </w:rPr>
              <w:fldChar w:fldCharType="separate"/>
            </w:r>
            <w:r w:rsidR="009D7257">
              <w:rPr>
                <w:noProof/>
                <w:webHidden/>
              </w:rPr>
              <w:t>22</w:t>
            </w:r>
            <w:r w:rsidR="009D7257">
              <w:rPr>
                <w:noProof/>
                <w:webHidden/>
              </w:rPr>
              <w:fldChar w:fldCharType="end"/>
            </w:r>
          </w:hyperlink>
        </w:p>
        <w:p w14:paraId="5C577E11" w14:textId="66BB36E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12" w:name="_Toc121464034"/>
      <w:r>
        <w:lastRenderedPageBreak/>
        <w:t>Einleitung</w:t>
      </w:r>
      <w:bookmarkEnd w:id="12"/>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3" w:name="_Toc121464035"/>
      <w:r>
        <w:lastRenderedPageBreak/>
        <w:t>Konzept der Betonoptimierung</w:t>
      </w:r>
      <w:bookmarkEnd w:id="13"/>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14" w:name="_Toc121464036"/>
      <w:r>
        <w:t>Allgemeine Anforderungen</w:t>
      </w:r>
      <w:bookmarkEnd w:id="14"/>
    </w:p>
    <w:p w14:paraId="2EB6D3E9" w14:textId="77777777" w:rsidR="00F57C97"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64C56F69" w14:textId="295386AA" w:rsidR="001D6F3C" w:rsidRDefault="00406DB0" w:rsidP="005A6F34">
      <w:pPr>
        <w:rPr>
          <w:rFonts w:cs="Arial"/>
          <w:szCs w:val="24"/>
        </w:rPr>
      </w:pPr>
      <w:r>
        <w:rPr>
          <w:rFonts w:cs="Arial"/>
          <w:szCs w:val="24"/>
        </w:rPr>
        <w:t>Des Weiteren soll es möglich sein, einzelne Nebenbedingungen über eine Konfiguration ein- und auszuschalten</w:t>
      </w:r>
      <w:r w:rsidR="00022E8F">
        <w:rPr>
          <w:rFonts w:cs="Arial"/>
          <w:szCs w:val="24"/>
        </w:rPr>
        <w:t>.</w:t>
      </w:r>
      <w:r w:rsidR="0002606A">
        <w:rPr>
          <w:rFonts w:cs="Arial"/>
          <w:szCs w:val="24"/>
        </w:rPr>
        <w:t xml:space="preserve"> Dies soll nicht für alle Bedingungen gelten, da einige universell sind. Andere sind einzeln optional und wieder andere nur im Verbund sinnvoll. Diese sollen dann auch im Verbund ausschaltbar sein. Grundsätzlich soll diese Schaltung nur dann eingeführt werden, wenn Sie sinnvoll ist, was bedeutet, dass dadurch Rechenzeit eingespart werden kann. Es soll im weiteren Verlauf spezifiziert werden, welche Nebenbedingungen dafür in Frage kommen.</w:t>
      </w:r>
      <w:r w:rsidR="00EE3569">
        <w:rPr>
          <w:rFonts w:cs="Arial"/>
          <w:szCs w:val="24"/>
        </w:rPr>
        <w:t xml:space="preserve"> </w:t>
      </w:r>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p>
    <w:p w14:paraId="0D682664" w14:textId="19CE2D9F" w:rsidR="00F57C97" w:rsidRDefault="00F57C97" w:rsidP="005A6F34">
      <w:pPr>
        <w:rPr>
          <w:rFonts w:cs="Arial"/>
          <w:szCs w:val="24"/>
        </w:rPr>
      </w:pPr>
      <w:r>
        <w:rPr>
          <w:rFonts w:cs="Arial"/>
          <w:szCs w:val="24"/>
        </w:rPr>
        <w:t xml:space="preserve">Ein großer Vorteil der </w:t>
      </w:r>
      <w:proofErr w:type="spellStart"/>
      <w:r>
        <w:rPr>
          <w:rFonts w:cs="Arial"/>
          <w:szCs w:val="24"/>
        </w:rPr>
        <w:t>Regret</w:t>
      </w:r>
      <w:proofErr w:type="spellEnd"/>
      <w:r>
        <w:rPr>
          <w:rFonts w:cs="Arial"/>
          <w:szCs w:val="24"/>
        </w:rPr>
        <w:t xml:space="preserve">-Optimierung ist zum einen, dass die </w:t>
      </w:r>
      <w:proofErr w:type="spellStart"/>
      <w:r>
        <w:rPr>
          <w:rFonts w:cs="Arial"/>
          <w:szCs w:val="24"/>
        </w:rPr>
        <w:t>FiFo</w:t>
      </w:r>
      <w:proofErr w:type="spellEnd"/>
      <w:r>
        <w:rPr>
          <w:rFonts w:cs="Arial"/>
          <w:szCs w:val="24"/>
        </w:rPr>
        <w:t xml:space="preserve">-Regel nicht gilt. Zum anderen transferiert der </w:t>
      </w:r>
      <w:proofErr w:type="spellStart"/>
      <w:r>
        <w:rPr>
          <w:rFonts w:cs="Arial"/>
          <w:szCs w:val="24"/>
        </w:rPr>
        <w:t>Regret</w:t>
      </w:r>
      <w:proofErr w:type="spellEnd"/>
      <w:r>
        <w:rPr>
          <w:rFonts w:cs="Arial"/>
          <w:szCs w:val="24"/>
        </w:rPr>
        <w:t xml:space="preserve">-Optimierer Fahrzeuge in hohem Maße zwischen den Werken, um so gute Touren mit wenigen Leerkilometern erzeugen zu </w:t>
      </w:r>
      <w:r>
        <w:rPr>
          <w:rFonts w:cs="Arial"/>
          <w:szCs w:val="24"/>
        </w:rPr>
        <w:lastRenderedPageBreak/>
        <w:t xml:space="preserve">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 wie weit Fahrzeuge von ihrem aktuellen Werk zu einem anderen Werk geschickt werden dürfen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Verboten sein, wenn das „Plant Dispatch </w:t>
      </w:r>
      <w:proofErr w:type="spellStart"/>
      <w:r w:rsidR="00A731D3">
        <w:rPr>
          <w:rFonts w:cs="Arial"/>
          <w:szCs w:val="24"/>
        </w:rPr>
        <w:t>Only</w:t>
      </w:r>
      <w:proofErr w:type="spellEnd"/>
      <w:r w:rsidR="00A731D3">
        <w:rPr>
          <w:rFonts w:cs="Arial"/>
          <w:szCs w:val="24"/>
        </w:rPr>
        <w:t xml:space="preserve">“ </w:t>
      </w:r>
      <w:proofErr w:type="spellStart"/>
      <w:r w:rsidR="00A731D3">
        <w:rPr>
          <w:rFonts w:cs="Arial"/>
          <w:szCs w:val="24"/>
        </w:rPr>
        <w:t>Flag</w:t>
      </w:r>
      <w:proofErr w:type="spellEnd"/>
      <w:r w:rsidR="00A731D3">
        <w:rPr>
          <w:rFonts w:cs="Arial"/>
          <w:szCs w:val="24"/>
        </w:rPr>
        <w:t xml:space="preserve">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356BD31F" w:rsidR="00822449" w:rsidRDefault="006D0D8C" w:rsidP="005A6F34">
      <w:pPr>
        <w:rPr>
          <w:rFonts w:cs="Arial"/>
          <w:szCs w:val="24"/>
        </w:rPr>
      </w:pPr>
      <w:r>
        <w:rPr>
          <w:rFonts w:cs="Arial"/>
          <w:szCs w:val="24"/>
        </w:rPr>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w:t>
      </w:r>
      <w:proofErr w:type="spellStart"/>
      <w:r w:rsidR="00077EAD">
        <w:rPr>
          <w:rFonts w:cs="Arial"/>
          <w:szCs w:val="24"/>
        </w:rPr>
        <w:t>Regret</w:t>
      </w:r>
      <w:proofErr w:type="spellEnd"/>
      <w:r w:rsidR="00077EAD">
        <w:rPr>
          <w:rFonts w:cs="Arial"/>
          <w:szCs w:val="24"/>
        </w:rPr>
        <w: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w:t>
      </w:r>
      <w:r w:rsidR="00320B6A">
        <w:rPr>
          <w:rFonts w:cs="Arial"/>
          <w:szCs w:val="24"/>
        </w:rPr>
        <w:t xml:space="preserve"> Aktuell werden </w:t>
      </w:r>
      <w:proofErr w:type="spellStart"/>
      <w:r w:rsidR="00320B6A">
        <w:rPr>
          <w:rFonts w:cs="Arial"/>
          <w:szCs w:val="24"/>
        </w:rPr>
        <w:t>FASe</w:t>
      </w:r>
      <w:proofErr w:type="spellEnd"/>
      <w:r w:rsidR="00320B6A">
        <w:rPr>
          <w:rFonts w:cs="Arial"/>
          <w:szCs w:val="24"/>
        </w:rPr>
        <w:t xml:space="preserv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 xml:space="preserve">den angewiesenen </w:t>
      </w:r>
      <w:proofErr w:type="spellStart"/>
      <w:r w:rsidR="0008233F">
        <w:rPr>
          <w:rFonts w:cs="Arial"/>
          <w:szCs w:val="24"/>
        </w:rPr>
        <w:t>SASen</w:t>
      </w:r>
      <w:proofErr w:type="spellEnd"/>
      <w:r w:rsidR="0008233F">
        <w:rPr>
          <w:rFonts w:cs="Arial"/>
          <w:szCs w:val="24"/>
        </w:rPr>
        <w:t xml:space="preserve">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w:t>
      </w:r>
      <w:proofErr w:type="spellStart"/>
      <w:r w:rsidR="00E161C5">
        <w:rPr>
          <w:rFonts w:cs="Arial"/>
          <w:szCs w:val="24"/>
        </w:rPr>
        <w:t>SASe</w:t>
      </w:r>
      <w:proofErr w:type="spellEnd"/>
      <w:r w:rsidR="00E161C5">
        <w:rPr>
          <w:rFonts w:cs="Arial"/>
          <w:szCs w:val="24"/>
        </w:rPr>
        <w:t xml:space="preserv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 xml:space="preserve">In diesem Zusammenhang muss sichergestellt werden, dass keine </w:t>
      </w:r>
      <w:proofErr w:type="spellStart"/>
      <w:r w:rsidR="00310001">
        <w:t>Overlaps</w:t>
      </w:r>
      <w:proofErr w:type="spellEnd"/>
      <w:r w:rsidR="00310001">
        <w:t xml:space="preserve"> erzeugt werden.</w:t>
      </w:r>
    </w:p>
    <w:p w14:paraId="792297D8" w14:textId="4AC8CCE1" w:rsidR="0013473C" w:rsidRDefault="00B42C6F" w:rsidP="005A6F34">
      <w:pPr>
        <w:pStyle w:val="berschrift2"/>
      </w:pPr>
      <w:bookmarkStart w:id="15" w:name="_Toc121464037"/>
      <w:r w:rsidRPr="00934F4A">
        <w:lastRenderedPageBreak/>
        <w:t>Feature Liste</w:t>
      </w:r>
      <w:bookmarkEnd w:id="15"/>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16" w:name="_Toc121464038"/>
      <w:r>
        <w:t>Pflichtanforderungen</w:t>
      </w:r>
      <w:bookmarkEnd w:id="16"/>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D15843">
        <w:fldChar w:fldCharType="begin"/>
      </w:r>
      <w:r w:rsidR="00D15843">
        <w:instrText xml:space="preserve"> SEQ Abbildung \* ARABIC </w:instrText>
      </w:r>
      <w:r w:rsidR="00D15843">
        <w:fldChar w:fldCharType="separate"/>
      </w:r>
      <w:r>
        <w:rPr>
          <w:noProof/>
        </w:rPr>
        <w:t>1</w:t>
      </w:r>
      <w:r w:rsidR="00D15843">
        <w:rPr>
          <w:noProof/>
        </w:rPr>
        <w:fldChar w:fldCharType="end"/>
      </w:r>
      <w:r>
        <w:t>: Mehrschichtbetrieb</w:t>
      </w:r>
    </w:p>
    <w:p w14:paraId="491D9E8A" w14:textId="5CC3E520" w:rsidR="00DE7923" w:rsidRPr="00ED34AA" w:rsidRDefault="001C5B1C" w:rsidP="00922B1C">
      <w:proofErr w:type="spellStart"/>
      <w:r>
        <w:t>SASe</w:t>
      </w:r>
      <w:proofErr w:type="spellEnd"/>
      <w:r>
        <w:t xml:space="preserve"> werden für alle Schichten berücksichtigt. Falls eine vorherige Schicht nicht rechtzeitig abgemeldet wird oder die aktuelle Schicht nicht rechtzeig angemeldet wird, </w:t>
      </w:r>
      <w:r>
        <w:lastRenderedPageBreak/>
        <w:t>wird das SAS geschoben.</w:t>
      </w:r>
      <w:r w:rsidR="00AE21E3" w:rsidRPr="00AE21E3">
        <w:t xml:space="preserve"> Aber </w:t>
      </w:r>
      <w:proofErr w:type="spellStart"/>
      <w:r w:rsidR="00AE21E3" w:rsidRPr="00AE21E3">
        <w:t>SASe</w:t>
      </w:r>
      <w:proofErr w:type="spellEnd"/>
      <w:r w:rsidR="00AE21E3" w:rsidRPr="00AE21E3">
        <w:t xml:space="preserve"> werden im </w:t>
      </w:r>
      <w:proofErr w:type="spellStart"/>
      <w:r w:rsidR="00AE21E3" w:rsidRPr="00AE21E3">
        <w:t>Preplanning</w:t>
      </w:r>
      <w:proofErr w:type="spellEnd"/>
      <w:r w:rsidR="00AE21E3" w:rsidRPr="00AE21E3">
        <w:t xml:space="preserve"> auch weiterhin durch den Roster immer nur für die jeweils erste Schicht eines Trucks erzeugt.</w:t>
      </w:r>
    </w:p>
    <w:p w14:paraId="423783FD" w14:textId="7BBAD79D" w:rsidR="00A72136" w:rsidRDefault="0077117C" w:rsidP="00937D8E">
      <w:pPr>
        <w:pStyle w:val="berschrift4"/>
      </w:pPr>
      <w:r>
        <w:t xml:space="preserve"> </w:t>
      </w:r>
      <w:proofErr w:type="spellStart"/>
      <w:r w:rsidR="00AC13FB">
        <w:t>FiFo</w:t>
      </w:r>
      <w:proofErr w:type="spellEnd"/>
      <w:r w:rsidR="00AC13FB">
        <w:t>-Regel</w:t>
      </w:r>
    </w:p>
    <w:p w14:paraId="09A223E2" w14:textId="6B3B2AE5" w:rsidR="00A72136" w:rsidRDefault="00A72136" w:rsidP="00A72136">
      <w:r>
        <w:t>Die neue Betonoptimierung muss Fahrzeuge des gleichen Werkes gemäß der First-In-First-Out Regel verplanen, damit die verplanten Touren für Fahrer gerecht verteilt werden.</w:t>
      </w:r>
    </w:p>
    <w:p w14:paraId="2C47541F" w14:textId="04483068" w:rsidR="00A72136" w:rsidRDefault="00A72136" w:rsidP="00A72136">
      <w:r>
        <w:t>First-In-First-Out Regel (</w:t>
      </w:r>
      <w:proofErr w:type="spellStart"/>
      <w:r>
        <w:t>FiFo</w:t>
      </w:r>
      <w:proofErr w:type="spellEnd"/>
      <w:r>
        <w:t xml:space="preserve"> Regel) bedeutet in der neuen Betonoptimierung, dass das Fahrzeug, das an einem Werk als erstes wieder verfügbar ist, an diesem Werk als erstes wieder zum Laden geschickt wird. </w:t>
      </w:r>
    </w:p>
    <w:p w14:paraId="4772EA84" w14:textId="30F5CD2C" w:rsidR="00A72136" w:rsidRDefault="00405C85" w:rsidP="00A72136">
      <w:r>
        <w:t>Wenn ein Fahrzeug an einem Werk verfügbar wird, zudem keine Lieferung existiert, die mit den Eigenschaften des Fahrzeugs übereinstimmt und weitere Fahrzeuge verfügbar werden, zu denen passende Lieferungen vorhanden sind, muss d</w:t>
      </w:r>
      <w:r w:rsidR="00A72136">
        <w:t>ie neue Betonoptimierung</w:t>
      </w:r>
      <w:r>
        <w:t xml:space="preserve"> </w:t>
      </w:r>
      <w:r w:rsidR="00A72136">
        <w:t>d</w:t>
      </w:r>
      <w:r>
        <w:t>ie</w:t>
      </w:r>
      <w:r w:rsidR="00A72136">
        <w:t xml:space="preserve"> </w:t>
      </w:r>
      <w:proofErr w:type="spellStart"/>
      <w:r w:rsidR="00A72136">
        <w:t>FiFo</w:t>
      </w:r>
      <w:proofErr w:type="spellEnd"/>
      <w:r>
        <w:t xml:space="preserve"> Regel brechen.</w:t>
      </w:r>
    </w:p>
    <w:p w14:paraId="0935AC42" w14:textId="420F0B27" w:rsidR="00A72136" w:rsidRPr="00DE532B" w:rsidRDefault="00DE532B" w:rsidP="00A72136">
      <w:pPr>
        <w:rPr>
          <w:b/>
          <w:bCs/>
        </w:rPr>
      </w:pPr>
      <w:r w:rsidRPr="00DE532B">
        <w:rPr>
          <w:b/>
          <w:bCs/>
        </w:rPr>
        <w:t>Umsetzung:</w:t>
      </w:r>
    </w:p>
    <w:p w14:paraId="6B1E20CA" w14:textId="3B5E241A" w:rsidR="00A72136" w:rsidRDefault="00A72136" w:rsidP="00A72136">
      <w:r>
        <w:t xml:space="preserve">Pro Werk wird jeweils eine Liste mit verfügbaren Fahrzeugen und eine Liste mit verfügbaren Lieferungen erzeugt. </w:t>
      </w:r>
    </w:p>
    <w:p w14:paraId="259BD695" w14:textId="3404062D" w:rsidR="005579B1" w:rsidRDefault="005579B1" w:rsidP="00A72136">
      <w:r>
        <w:t xml:space="preserve">Die Liste der verfügbaren Lieferungen enthält für jeden Auftrag, der in der Optimierung berücksichtigt wird, immer nur die erste bzw. die nächste Lieferung aus der Lieferkette des Auftrags. Die Lieferungen werden aufsteigend, nach der linken Grenze ihres Ladezeitintervalls in der Liste </w:t>
      </w:r>
      <w:commentRangeStart w:id="17"/>
      <w:commentRangeStart w:id="18"/>
      <w:commentRangeStart w:id="19"/>
      <w:commentRangeStart w:id="20"/>
      <w:r>
        <w:t>einsortiert</w:t>
      </w:r>
      <w:commentRangeEnd w:id="17"/>
      <w:r w:rsidR="00603C85">
        <w:rPr>
          <w:rStyle w:val="Kommentarzeichen"/>
        </w:rPr>
        <w:commentReference w:id="17"/>
      </w:r>
      <w:commentRangeEnd w:id="18"/>
      <w:r w:rsidR="00EF3B40">
        <w:rPr>
          <w:rStyle w:val="Kommentarzeichen"/>
        </w:rPr>
        <w:commentReference w:id="18"/>
      </w:r>
      <w:commentRangeEnd w:id="19"/>
      <w:r w:rsidR="00B843DF">
        <w:rPr>
          <w:rStyle w:val="Kommentarzeichen"/>
        </w:rPr>
        <w:commentReference w:id="19"/>
      </w:r>
      <w:commentRangeEnd w:id="20"/>
      <w:r w:rsidR="00541C0A">
        <w:rPr>
          <w:rStyle w:val="Kommentarzeichen"/>
        </w:rPr>
        <w:commentReference w:id="20"/>
      </w:r>
      <w:ins w:id="21" w:author="Stefan Jollet" w:date="2022-08-22T07:41:00Z">
        <w:r>
          <w:t xml:space="preserve">. </w:t>
        </w:r>
      </w:ins>
      <w:ins w:id="22" w:author="Stefan" w:date="2022-08-25T12:15:00Z">
        <w:r w:rsidR="00B136D4">
          <w:t>Dadurch sind die „wichtigsten</w:t>
        </w:r>
        <w:proofErr w:type="gramStart"/>
        <w:r w:rsidR="00B136D4">
          <w:t>“</w:t>
        </w:r>
        <w:proofErr w:type="gramEnd"/>
        <w:r w:rsidR="00B136D4">
          <w:t xml:space="preserve"> weil dringendsten Lieferungen immer vorne</w:t>
        </w:r>
      </w:ins>
      <w:ins w:id="23" w:author="Stefan" w:date="2022-08-25T12:21:00Z">
        <w:r w:rsidR="00735687">
          <w:t xml:space="preserve"> in der Liste</w:t>
        </w:r>
      </w:ins>
      <w:ins w:id="24" w:author="Stefan" w:date="2022-08-25T12:15:00Z">
        <w:r w:rsidR="00B136D4">
          <w:t xml:space="preserve">. </w:t>
        </w:r>
      </w:ins>
    </w:p>
    <w:p w14:paraId="3CE41965" w14:textId="1E71F9E0" w:rsidR="005579B1" w:rsidRDefault="005579B1" w:rsidP="00A72136">
      <w:r>
        <w:t>Die Liste der Fahrzeuge</w:t>
      </w:r>
      <w:r w:rsidR="00684BCA">
        <w:t xml:space="preserve"> wird </w:t>
      </w:r>
      <w:r w:rsidR="00023826">
        <w:t xml:space="preserve">aufsteigend </w:t>
      </w:r>
      <w:r w:rsidR="00684BCA">
        <w:t xml:space="preserve">in Bezug auf </w:t>
      </w:r>
      <w:r w:rsidR="00023826">
        <w:t>die</w:t>
      </w:r>
      <w:r w:rsidR="00684BCA">
        <w:t xml:space="preserve"> Verfügbarkeit</w:t>
      </w:r>
      <w:r w:rsidR="00023826">
        <w:t xml:space="preserve"> des Fahrzeugs</w:t>
      </w:r>
      <w:r w:rsidR="00684BCA">
        <w:t xml:space="preserve"> am Werk </w:t>
      </w:r>
      <w:r w:rsidR="00023826">
        <w:t xml:space="preserve">sortiert. </w:t>
      </w:r>
      <w:r w:rsidR="00882E92">
        <w:t xml:space="preserve">Die initiale Verfügbarkeit eines Fahrzeugs richtet sich nach </w:t>
      </w:r>
      <w:r w:rsidR="00520BF4">
        <w:t>der linken Grenze des Schichtzeitintervalls.</w:t>
      </w:r>
      <w:r w:rsidR="00343C24">
        <w:t xml:space="preserve"> Wenn zwei Fahrzeuge an einem Werk die gleiche Schichtstartzeit haben, wird die Liste alphanumerisch sortiert. Wenn ein Fahrzeug nicht an einem Werk parkt, ist die initiale Verfügbarkeit die Schichtstartzeit des Fahrzeugs plus die Dauer der Anfahrt zum Werk. </w:t>
      </w:r>
    </w:p>
    <w:p w14:paraId="63BA466F" w14:textId="15A16EE9" w:rsidR="00A72136" w:rsidRDefault="00F0674E" w:rsidP="007013BB">
      <w:r>
        <w:t xml:space="preserve">Im ersten Schritt der Optimierung (Plant Dispatch) wird dann </w:t>
      </w:r>
      <w:r w:rsidR="006B4E61">
        <w:t>die erste Lieferung</w:t>
      </w:r>
      <w:r>
        <w:t xml:space="preserve"> aus der Liste der </w:t>
      </w:r>
      <w:r w:rsidR="006B4E61">
        <w:t>Lieferungen</w:t>
      </w:r>
      <w:r>
        <w:t xml:space="preserve"> genommen und aus der Liste der </w:t>
      </w:r>
      <w:r w:rsidR="006B4E61">
        <w:t>Fahrzeuge</w:t>
      </w:r>
      <w:r>
        <w:t xml:space="preserve"> geprüft, </w:t>
      </w:r>
      <w:r>
        <w:lastRenderedPageBreak/>
        <w:t>welche</w:t>
      </w:r>
      <w:r w:rsidR="006B4E61">
        <w:t>s</w:t>
      </w:r>
      <w:r>
        <w:t xml:space="preserve"> </w:t>
      </w:r>
      <w:r w:rsidR="006B4E61">
        <w:t>Fahrzeug</w:t>
      </w:r>
      <w:r>
        <w:t xml:space="preserve"> in Bezug auf Sondereignungen und Ausschlüsse zu </w:t>
      </w:r>
      <w:r w:rsidR="006B4E61">
        <w:t>der Lieferung</w:t>
      </w:r>
      <w:r w:rsidR="007A1626">
        <w:t xml:space="preserve"> pass</w:t>
      </w:r>
      <w:r w:rsidR="00306BF3">
        <w:t xml:space="preserve">t. </w:t>
      </w:r>
      <w:r w:rsidR="00263439">
        <w:t>Das erste Fahrzeug</w:t>
      </w:r>
      <w:r w:rsidR="00D60C3E">
        <w:t>,</w:t>
      </w:r>
      <w:r w:rsidR="00306BF3">
        <w:t xml:space="preserve"> für d</w:t>
      </w:r>
      <w:r w:rsidR="00263439">
        <w:t>as</w:t>
      </w:r>
      <w:r w:rsidR="00306BF3">
        <w:t xml:space="preserve"> das zutrifft</w:t>
      </w:r>
      <w:r w:rsidR="00D60C3E">
        <w:t>,</w:t>
      </w:r>
      <w:r w:rsidR="00306BF3">
        <w:t xml:space="preserve"> wird genommen</w:t>
      </w:r>
      <w:r w:rsidR="00D60C3E">
        <w:t xml:space="preserve"> </w:t>
      </w:r>
      <w:r w:rsidR="00D8476D">
        <w:t xml:space="preserve">und </w:t>
      </w:r>
      <w:r w:rsidR="00E36DBE">
        <w:t>geprüft,</w:t>
      </w:r>
      <w:r w:rsidR="00D8476D">
        <w:t xml:space="preserve"> ob die Lieferung am linken Rand des Ladezeitintervalls eingeplant werden kann (unter Berücksichtigung der Werksöffnungszeiten und Werkskapazität). </w:t>
      </w:r>
      <w:r w:rsidR="008A1935">
        <w:t>Falls das nicht möglich ist, wird geprüft ob die Lieferung früher geladen werden kann (</w:t>
      </w:r>
      <w:proofErr w:type="spellStart"/>
      <w:r w:rsidR="008A1935">
        <w:t>early</w:t>
      </w:r>
      <w:proofErr w:type="spellEnd"/>
      <w:r w:rsidR="008A1935">
        <w:t xml:space="preserve"> </w:t>
      </w:r>
      <w:proofErr w:type="spellStart"/>
      <w:r w:rsidR="008A1935">
        <w:t>load</w:t>
      </w:r>
      <w:proofErr w:type="spellEnd"/>
      <w:r w:rsidR="008A1935">
        <w:t>) um Verspätungen zu vermeiden. Falls auch das nicht möglich ist, wird die Lieferung zum nächstmöglichen Zeitpunkt (mit entsprechender Verspätung) eingeplant.</w:t>
      </w:r>
      <w:r w:rsidR="00DF523B">
        <w:t xml:space="preserve"> Wenn die </w:t>
      </w:r>
      <w:proofErr w:type="spellStart"/>
      <w:r w:rsidR="00DF523B">
        <w:t>early</w:t>
      </w:r>
      <w:proofErr w:type="spellEnd"/>
      <w:r w:rsidR="00DF523B">
        <w:t xml:space="preserve"> </w:t>
      </w:r>
      <w:proofErr w:type="spellStart"/>
      <w:r w:rsidR="00DF523B">
        <w:t>load</w:t>
      </w:r>
      <w:proofErr w:type="spellEnd"/>
      <w:r w:rsidR="00DF523B">
        <w:t xml:space="preserve"> Möglichkeit greif, kann es zu einer </w:t>
      </w:r>
      <w:r w:rsidR="00713804">
        <w:t>Verletzung</w:t>
      </w:r>
      <w:r w:rsidR="00DF523B">
        <w:t xml:space="preserve"> der </w:t>
      </w:r>
      <w:proofErr w:type="spellStart"/>
      <w:r w:rsidR="00DF523B">
        <w:t>FiFo</w:t>
      </w:r>
      <w:proofErr w:type="spellEnd"/>
      <w:r w:rsidR="00DF523B">
        <w:t xml:space="preserve"> Regel kommen.</w:t>
      </w:r>
    </w:p>
    <w:p w14:paraId="489B2886" w14:textId="650866BC" w:rsidR="00154262" w:rsidRDefault="00154262" w:rsidP="007013BB">
      <w:r>
        <w:t xml:space="preserve">Die Verfügbarkeit des Fahrzeugs wird dann unter Berücksichtigung der Lade-, Entlade- und Fahrzeiten aktualisiert und das Fahrzeug neu in die Liste der verfügbaren Fahrzeuge einsortiert. Die Lieferung wird aus der Liste der Lieferungen entfernt und die nächste Lieferung des Auftrags unter Berücksichtigung des Soll-Lieferflusses neu in die Liste der Lieferungen einsortiert. </w:t>
      </w:r>
    </w:p>
    <w:p w14:paraId="49A30C29" w14:textId="79B73AE3" w:rsidR="006C18E3" w:rsidRDefault="004B3A47" w:rsidP="00C049BB">
      <w:r>
        <w:t xml:space="preserve">Diese Schritte werden pro Werk </w:t>
      </w:r>
      <w:r w:rsidR="004E60E0">
        <w:t>so lange</w:t>
      </w:r>
      <w:r>
        <w:t xml:space="preserve"> wiederholt, </w:t>
      </w:r>
      <w:r w:rsidR="006B4E61">
        <w:t>bis es keine gültigen Paarungen mehr gibt</w:t>
      </w:r>
      <w:r w:rsidR="00EB201E">
        <w:t>.</w:t>
      </w:r>
    </w:p>
    <w:p w14:paraId="60E5AC5E" w14:textId="0FE2D396" w:rsidR="00C7453E" w:rsidRDefault="00823A06" w:rsidP="00C7453E">
      <w:pPr>
        <w:pStyle w:val="berschrift4"/>
      </w:pPr>
      <w:r>
        <w:t xml:space="preserve"> </w:t>
      </w:r>
      <w:r w:rsidR="00C7453E">
        <w:t xml:space="preserve">Ausnahmen der </w:t>
      </w:r>
      <w:proofErr w:type="spellStart"/>
      <w:r w:rsidR="00C7453E">
        <w:t>FiFo</w:t>
      </w:r>
      <w:proofErr w:type="spellEnd"/>
      <w:r w:rsidR="00C7453E">
        <w:t xml:space="preserve"> Regel</w:t>
      </w:r>
    </w:p>
    <w:p w14:paraId="3F28E797" w14:textId="2C643574" w:rsidR="00C7453E" w:rsidRDefault="00C7453E" w:rsidP="00C7453E">
      <w:r w:rsidRPr="00C7453E">
        <w:t>Eine Einzellieferung bedeutet in der MIXOR Optimierung eine Lieferung, bei der die Differenz der bestellten Menge und der bereits verplanten Menge kleiner oder gleich der größten Durchschnittskapazität der im Auftrag erlaubten Fahrzeugtypen ist.</w:t>
      </w:r>
    </w:p>
    <w:p w14:paraId="6B3E38FC" w14:textId="49D50897" w:rsidR="00C7453E" w:rsidRDefault="00C7453E" w:rsidP="00C7453E">
      <w:r>
        <w:t xml:space="preserve">Wenn die nächste einzuplanende Lieferung eine Einzellieferung ist und die Kapazität des nächsten Fahrzeugs, dass am Werk </w:t>
      </w:r>
      <w:r w:rsidR="002F1ACF">
        <w:t>ankommt,</w:t>
      </w:r>
      <w:r>
        <w:t xml:space="preserve"> kleiner als die Menge dieser Einzellieferung ist, muss die MIXOR Optimierung diese Lieferung auf das nächste Fahrzeug einplanen, dessen Kapazität zur Größe der Lieferung passt, wenn die Lieferung dadurch nicht mehr als X Minuten verspätet wird</w:t>
      </w:r>
      <w:r w:rsidR="002F1ACF">
        <w:t xml:space="preserve"> oder gar nicht mehr verplant werden kann</w:t>
      </w:r>
      <w:r>
        <w:t>, damit keine unnötigen Lieferungen entstehen.</w:t>
      </w:r>
    </w:p>
    <w:p w14:paraId="4D1CFA7B" w14:textId="6B6AD32E" w:rsidR="00C7453E" w:rsidRDefault="00C7453E" w:rsidP="00C7453E">
      <w:r>
        <w:t>Wenn ein Fahrzeug 1</w:t>
      </w:r>
      <w:r w:rsidR="002C3DCA">
        <w:t>,</w:t>
      </w:r>
      <w:r>
        <w:t xml:space="preserve"> das am Werk ankommt, wegen zu geringer Kapazität nicht die nächste Einzellieferung bekommt, für das Fahrzeug 1 keine passende Ersatzlieferung geplant werden kann, bevor das nächste Fahrzeug 2 am Werk ankommt und das spätere Fahrzeuge 2 eine zur Einzellieferung passende Kapazität hat, muss die </w:t>
      </w:r>
      <w:r>
        <w:lastRenderedPageBreak/>
        <w:t>MIXOR Optimierung das später kommende Fahrzeug 2 vorziehen, damit keine unnötigen Lieferungen entstehen.</w:t>
      </w:r>
    </w:p>
    <w:p w14:paraId="1B6370C5" w14:textId="6BC21FEA" w:rsidR="00C7453E" w:rsidRPr="00C7453E" w:rsidRDefault="00C7453E" w:rsidP="00C7453E">
      <w:r>
        <w:t>Wenn einem Fahrzeug 1 ein anderes Fahrzeug 2 vorgezogen wurde, muss die MIXOR Optimierung dem Fahrzeug 1 nach X Minuten auch verfügbare Einzellieferungen einplanen, deren Menge größer als die Kapazität des Fahrzeugs 1 ist, auch wenn dadurch Zusatzlieferungen entstehen.</w:t>
      </w:r>
    </w:p>
    <w:p w14:paraId="6EF9258F" w14:textId="25274F0A" w:rsidR="00FE28DD" w:rsidRPr="00E34BE1" w:rsidRDefault="00FE28DD" w:rsidP="00FE28DD">
      <w:pPr>
        <w:pStyle w:val="berschrift4"/>
        <w:rPr>
          <w:ins w:id="25" w:author="Stefan Sommer" w:date="2022-12-07T14:25:00Z"/>
          <w:lang w:val="en-GB"/>
        </w:rPr>
      </w:pPr>
      <w:ins w:id="26" w:author="Stefan Sommer" w:date="2022-12-07T14:26:00Z">
        <w:r w:rsidRPr="0054597D">
          <w:t xml:space="preserve"> </w:t>
        </w:r>
      </w:ins>
      <w:ins w:id="27" w:author="Stefan Sommer" w:date="2022-12-07T14:25:00Z">
        <w:r w:rsidRPr="00E34BE1">
          <w:rPr>
            <w:lang w:val="en-GB"/>
          </w:rPr>
          <w:t>Roster</w:t>
        </w:r>
      </w:ins>
      <w:ins w:id="28" w:author="Stefan Sommer" w:date="2022-12-07T14:36:00Z">
        <w:r w:rsidR="00DB4825" w:rsidRPr="00E34BE1">
          <w:rPr>
            <w:lang w:val="en-GB"/>
          </w:rPr>
          <w:t xml:space="preserve"> und First Round R</w:t>
        </w:r>
        <w:r w:rsidR="00DB4825">
          <w:rPr>
            <w:lang w:val="en-GB"/>
          </w:rPr>
          <w:t>ule</w:t>
        </w:r>
      </w:ins>
    </w:p>
    <w:p w14:paraId="24076A07" w14:textId="6956EE96" w:rsidR="00C20653" w:rsidRPr="00C20653" w:rsidRDefault="00C20653" w:rsidP="00FE28DD">
      <w:pPr>
        <w:rPr>
          <w:ins w:id="29" w:author="Stefan Sommer" w:date="2022-12-14T13:30:00Z"/>
          <w:b/>
          <w:bCs/>
        </w:rPr>
      </w:pPr>
      <w:ins w:id="30" w:author="Stefan Sommer" w:date="2022-12-14T13:30:00Z">
        <w:r w:rsidRPr="00C20653">
          <w:rPr>
            <w:b/>
            <w:bCs/>
          </w:rPr>
          <w:t>Definitionen</w:t>
        </w:r>
      </w:ins>
    </w:p>
    <w:p w14:paraId="6722E332" w14:textId="3C084337" w:rsidR="00FE28DD" w:rsidRDefault="00FE28DD" w:rsidP="00FE28DD">
      <w:pPr>
        <w:rPr>
          <w:ins w:id="31" w:author="Stefan Sommer" w:date="2022-12-07T14:25:00Z"/>
        </w:rPr>
      </w:pPr>
      <w:ins w:id="32" w:author="Stefan Sommer" w:date="2022-12-07T14:25:00Z">
        <w:r>
          <w:t>Die Rosterreihenfolge ist in SYNCROTESS eine vom Nutzer vorgegebene Fahrzeugreihenfolge pro Werk, nach denen die Disposition den Fahrzeugen in der ersten Schicht des nächsten Tages ihre erste Lieferung zuteilen muss.</w:t>
        </w:r>
      </w:ins>
    </w:p>
    <w:p w14:paraId="07E33FF5" w14:textId="22D6A9EF" w:rsidR="00347F7D" w:rsidRDefault="00347F7D" w:rsidP="00FE28DD">
      <w:pPr>
        <w:rPr>
          <w:ins w:id="33" w:author="Stefan Sommer" w:date="2022-12-14T13:23:00Z"/>
        </w:rPr>
      </w:pPr>
      <w:ins w:id="34" w:author="Stefan Sommer" w:date="2022-12-14T13:23:00Z">
        <w:r>
          <w:t>Eine Rostergruppe in SYNCROTESS ist eine Gruppe von Fahrzeugen deren Rosterreihenfolge gegenüber der Reihenfolge einer anderen Gruppe priorisiert ist. SYNCROTESS unterstützt drei Rostergruppen.</w:t>
        </w:r>
      </w:ins>
    </w:p>
    <w:p w14:paraId="2B489F40" w14:textId="385FB6C3" w:rsidR="00793BC3" w:rsidRDefault="00793BC3" w:rsidP="00FE28DD">
      <w:pPr>
        <w:rPr>
          <w:ins w:id="35" w:author="Stefan Sommer" w:date="2022-12-14T13:24:00Z"/>
        </w:rPr>
      </w:pPr>
      <w:ins w:id="36" w:author="Stefan Sommer" w:date="2022-12-14T13:24:00Z">
        <w:r w:rsidRPr="00793BC3">
          <w:t xml:space="preserve">Die Rosternummer ist in SYNCROTESS eine vom Nutzer </w:t>
        </w:r>
        <w:r>
          <w:t xml:space="preserve">in der Dispatch GUI </w:t>
        </w:r>
        <w:r w:rsidRPr="00793BC3">
          <w:t xml:space="preserve">festgelegte Nummer, die den Platz des Fahrzeuges </w:t>
        </w:r>
        <w:r>
          <w:t>innerhalb einer Rostergruppe</w:t>
        </w:r>
        <w:r w:rsidRPr="00793BC3">
          <w:t xml:space="preserve"> </w:t>
        </w:r>
      </w:ins>
      <w:ins w:id="37" w:author="Stefan Sommer" w:date="2022-12-14T13:25:00Z">
        <w:r w:rsidR="00C6577F">
          <w:t>am</w:t>
        </w:r>
        <w:r w:rsidR="00C6577F" w:rsidRPr="00793BC3">
          <w:t xml:space="preserve"> betreffenden Werk</w:t>
        </w:r>
      </w:ins>
      <w:ins w:id="38" w:author="Stefan Sommer" w:date="2022-12-14T13:24:00Z">
        <w:r w:rsidRPr="00793BC3">
          <w:t xml:space="preserve"> angibt.</w:t>
        </w:r>
      </w:ins>
    </w:p>
    <w:p w14:paraId="79B66433" w14:textId="6F52F68E" w:rsidR="00FE28DD" w:rsidRDefault="00FE28DD" w:rsidP="00FE28DD">
      <w:pPr>
        <w:rPr>
          <w:ins w:id="39" w:author="Stefan Sommer" w:date="2022-12-07T14:36:00Z"/>
        </w:rPr>
      </w:pPr>
      <w:ins w:id="40" w:author="Stefan Sommer" w:date="2022-12-07T14:25:00Z">
        <w:r>
          <w:t xml:space="preserve">Ein SAS ist in SYNCROTESS die fixierte Startzeit einer Fahrzeugschicht. </w:t>
        </w:r>
      </w:ins>
    </w:p>
    <w:p w14:paraId="6B11CD2E" w14:textId="17B8B0D9" w:rsidR="00FA15ED" w:rsidRDefault="00FA15ED" w:rsidP="00FE28DD">
      <w:pPr>
        <w:rPr>
          <w:ins w:id="41" w:author="Stefan Sommer" w:date="2022-12-14T13:30:00Z"/>
        </w:rPr>
      </w:pPr>
      <w:ins w:id="42" w:author="Stefan Sommer" w:date="2022-12-07T14:36:00Z">
        <w:r w:rsidRPr="00FA15ED">
          <w:t>Die First Round Rule ist in SYNCROTESS eine Regel</w:t>
        </w:r>
      </w:ins>
      <w:ins w:id="43" w:author="Stefan Sommer" w:date="2022-12-07T14:37:00Z">
        <w:r>
          <w:t>,</w:t>
        </w:r>
      </w:ins>
      <w:ins w:id="44" w:author="Stefan Sommer" w:date="2022-12-07T14:36:00Z">
        <w:r>
          <w:t xml:space="preserve"> die </w:t>
        </w:r>
      </w:ins>
      <w:ins w:id="45" w:author="Stefan Sommer" w:date="2022-12-07T14:38:00Z">
        <w:r w:rsidR="00E05C21">
          <w:t>den pünktlichen Arbeitsantritt</w:t>
        </w:r>
      </w:ins>
      <w:ins w:id="46" w:author="Stefan Sommer" w:date="2022-12-07T14:39:00Z">
        <w:r w:rsidR="00E05C21">
          <w:t xml:space="preserve"> der Fahrer</w:t>
        </w:r>
      </w:ins>
      <w:ins w:id="47" w:author="Stefan Sommer" w:date="2022-12-07T14:38:00Z">
        <w:r w:rsidR="00E05C21">
          <w:t xml:space="preserve"> </w:t>
        </w:r>
      </w:ins>
      <w:ins w:id="48" w:author="Stefan Sommer" w:date="2022-12-07T14:37:00Z">
        <w:r>
          <w:t xml:space="preserve">fördern soll. Wenn </w:t>
        </w:r>
      </w:ins>
      <w:ins w:id="49" w:author="Stefan Sommer" w:date="2022-12-07T14:40:00Z">
        <w:r w:rsidR="00635E40">
          <w:t xml:space="preserve">sich ein Fahrer früher als geplant anmeldet, wird </w:t>
        </w:r>
      </w:ins>
      <w:ins w:id="50" w:author="Stefan Sommer" w:date="2022-12-14T13:26:00Z">
        <w:r w:rsidR="00290702">
          <w:t>der frühere Arbeitsantritt nicht damit b</w:t>
        </w:r>
      </w:ins>
      <w:ins w:id="51" w:author="Stefan Sommer" w:date="2022-12-14T13:27:00Z">
        <w:r w:rsidR="00290702">
          <w:t xml:space="preserve">elohnt, dass </w:t>
        </w:r>
      </w:ins>
      <w:ins w:id="52" w:author="Stefan Sommer" w:date="2022-12-14T13:29:00Z">
        <w:r w:rsidR="00101182">
          <w:t>die Disposition dem</w:t>
        </w:r>
      </w:ins>
      <w:ins w:id="53" w:author="Stefan Sommer" w:date="2022-12-14T13:27:00Z">
        <w:r w:rsidR="00290702">
          <w:t xml:space="preserve"> Fahrzeug direkt eine Lieferung </w:t>
        </w:r>
      </w:ins>
      <w:ins w:id="54" w:author="Stefan Sommer" w:date="2022-12-14T13:29:00Z">
        <w:r w:rsidR="00101182">
          <w:t>zuteilt, sondern das Fahrzeug wird gemäß der ursprünglichen Rosterreihenfolge behandelt.</w:t>
        </w:r>
      </w:ins>
    </w:p>
    <w:p w14:paraId="2365381F" w14:textId="310A22D7" w:rsidR="00C20653" w:rsidRPr="00C20653" w:rsidRDefault="00C20653" w:rsidP="00FE28DD">
      <w:pPr>
        <w:rPr>
          <w:ins w:id="55" w:author="Stefan Sommer" w:date="2022-12-07T14:25:00Z"/>
          <w:b/>
          <w:bCs/>
        </w:rPr>
      </w:pPr>
      <w:ins w:id="56" w:author="Stefan Sommer" w:date="2022-12-14T13:30:00Z">
        <w:r w:rsidRPr="00C20653">
          <w:rPr>
            <w:b/>
            <w:bCs/>
          </w:rPr>
          <w:t>Anforderungen</w:t>
        </w:r>
      </w:ins>
    </w:p>
    <w:p w14:paraId="652EECAA" w14:textId="77777777" w:rsidR="00FE28DD" w:rsidRDefault="00FE28DD" w:rsidP="00FE28DD">
      <w:pPr>
        <w:rPr>
          <w:ins w:id="57" w:author="Stefan Sommer" w:date="2022-12-07T14:25:00Z"/>
        </w:rPr>
      </w:pPr>
      <w:ins w:id="58" w:author="Stefan Sommer" w:date="2022-12-07T14:25:00Z">
        <w:r w:rsidRPr="002828E5">
          <w:t>Wenn in einem Optimierungslauf alle Fahrzeuge ein SAS haben, dann muss die MIXOR Optimierung den Fahrzeugen eine erste Lieferung aufsteigend nach der</w:t>
        </w:r>
        <w:r>
          <w:t>en</w:t>
        </w:r>
        <w:r w:rsidRPr="002828E5">
          <w:t xml:space="preserve"> SAS-Zeit einplanen.</w:t>
        </w:r>
      </w:ins>
    </w:p>
    <w:p w14:paraId="543A2493" w14:textId="5405B8CD" w:rsidR="00FE28DD" w:rsidRDefault="00FE28DD" w:rsidP="00FE28DD">
      <w:pPr>
        <w:rPr>
          <w:ins w:id="59" w:author="Stefan Sommer" w:date="2022-12-14T13:35:00Z"/>
        </w:rPr>
      </w:pPr>
      <w:ins w:id="60" w:author="Stefan Sommer" w:date="2022-12-07T14:25:00Z">
        <w:r>
          <w:lastRenderedPageBreak/>
          <w:t>Wenn in einem Optimierungslauf kein Fahrzeug ein SAS hat</w:t>
        </w:r>
      </w:ins>
      <w:ins w:id="61" w:author="Stefan Sommer" w:date="2022-12-14T13:35:00Z">
        <w:r w:rsidR="00C20653">
          <w:t xml:space="preserve"> und der Schalter </w:t>
        </w:r>
        <w:proofErr w:type="spellStart"/>
        <w:r w:rsidR="00C20653">
          <w:t>Continous</w:t>
        </w:r>
        <w:proofErr w:type="spellEnd"/>
        <w:r w:rsidR="00C20653">
          <w:t xml:space="preserve"> Roster </w:t>
        </w:r>
        <w:proofErr w:type="spellStart"/>
        <w:r w:rsidR="00C20653">
          <w:t>Sequence</w:t>
        </w:r>
        <w:proofErr w:type="spellEnd"/>
        <w:r w:rsidR="00C20653">
          <w:t xml:space="preserve"> auf </w:t>
        </w:r>
        <w:proofErr w:type="spellStart"/>
        <w:r w:rsidR="00C20653">
          <w:t>False</w:t>
        </w:r>
        <w:proofErr w:type="spellEnd"/>
        <w:r w:rsidR="00C20653">
          <w:t xml:space="preserve"> steht</w:t>
        </w:r>
      </w:ins>
      <w:ins w:id="62" w:author="Stefan Sommer" w:date="2022-12-07T14:25:00Z">
        <w:r>
          <w:t>, dann muss die MIXOR Optimierung den Fahrzeugen eine erste Lieferung</w:t>
        </w:r>
      </w:ins>
      <w:ins w:id="63" w:author="Stefan Sommer" w:date="2022-12-14T13:35:00Z">
        <w:r w:rsidR="00C20653" w:rsidRPr="00C20653">
          <w:t xml:space="preserve"> </w:t>
        </w:r>
        <w:r w:rsidR="00C20653">
          <w:t>gemäß den folgenden Reihenfolgekriterien einplanen:</w:t>
        </w:r>
      </w:ins>
    </w:p>
    <w:p w14:paraId="7A8F6E34" w14:textId="37444E0F" w:rsidR="00C20653" w:rsidRDefault="00C20653" w:rsidP="00C20653">
      <w:pPr>
        <w:pStyle w:val="Listenabsatz"/>
        <w:numPr>
          <w:ilvl w:val="0"/>
          <w:numId w:val="33"/>
        </w:numPr>
        <w:rPr>
          <w:ins w:id="64" w:author="Stefan Sommer" w:date="2022-12-14T13:36:00Z"/>
        </w:rPr>
      </w:pPr>
      <w:ins w:id="65" w:author="Stefan Sommer" w:date="2022-12-14T13:36:00Z">
        <w:r>
          <w:t>Aufsteigend nach Rostergruppe</w:t>
        </w:r>
      </w:ins>
    </w:p>
    <w:p w14:paraId="4DD9B151" w14:textId="1D28980F" w:rsidR="00C20653" w:rsidRDefault="00C20653" w:rsidP="00C20653">
      <w:pPr>
        <w:pStyle w:val="Listenabsatz"/>
        <w:numPr>
          <w:ilvl w:val="0"/>
          <w:numId w:val="33"/>
        </w:numPr>
        <w:rPr>
          <w:ins w:id="66" w:author="Stefan Sommer" w:date="2022-12-14T13:36:00Z"/>
        </w:rPr>
      </w:pPr>
      <w:ins w:id="67" w:author="Stefan Sommer" w:date="2022-12-14T13:36:00Z">
        <w:r>
          <w:t>Aufsteigend nach Rosternummer</w:t>
        </w:r>
      </w:ins>
    </w:p>
    <w:p w14:paraId="395E40CE" w14:textId="5275BF68" w:rsidR="00C20653" w:rsidRDefault="00C20653" w:rsidP="00C20653">
      <w:pPr>
        <w:pStyle w:val="Listenabsatz"/>
        <w:numPr>
          <w:ilvl w:val="0"/>
          <w:numId w:val="33"/>
        </w:numPr>
        <w:rPr>
          <w:ins w:id="68" w:author="Stefan Sommer" w:date="2022-12-14T13:37:00Z"/>
        </w:rPr>
      </w:pPr>
      <w:ins w:id="69" w:author="Stefan Sommer" w:date="2022-12-14T13:36:00Z">
        <w:r>
          <w:t>Aufsteigend nach Schichtbeginn (bei fehlender oder gleicher</w:t>
        </w:r>
      </w:ins>
      <w:ins w:id="70" w:author="Stefan Sommer" w:date="2022-12-14T13:37:00Z">
        <w:r>
          <w:t xml:space="preserve"> Rostergruppe und Nummer)</w:t>
        </w:r>
      </w:ins>
    </w:p>
    <w:p w14:paraId="0A3CCBCE" w14:textId="3D2E3360" w:rsidR="00C20653" w:rsidRDefault="00C20653" w:rsidP="00C20653">
      <w:pPr>
        <w:pStyle w:val="Listenabsatz"/>
        <w:numPr>
          <w:ilvl w:val="0"/>
          <w:numId w:val="33"/>
        </w:numPr>
        <w:rPr>
          <w:ins w:id="71" w:author="Stefan Sommer" w:date="2022-12-07T14:25:00Z"/>
        </w:rPr>
      </w:pPr>
      <w:ins w:id="72" w:author="Stefan Sommer" w:date="2022-12-14T13:38:00Z">
        <w:r>
          <w:t>Lexikographisch nach Truck ID</w:t>
        </w:r>
      </w:ins>
      <w:ins w:id="73" w:author="Stefan Sommer" w:date="2022-12-14T13:37:00Z">
        <w:r>
          <w:t xml:space="preserve"> (bei Fehlen oder Gleichheit der vorherigen Krite</w:t>
        </w:r>
      </w:ins>
      <w:ins w:id="74" w:author="Stefan Sommer" w:date="2022-12-14T13:38:00Z">
        <w:r>
          <w:t>rien)</w:t>
        </w:r>
      </w:ins>
    </w:p>
    <w:p w14:paraId="0405AAE8" w14:textId="1C2FB63A" w:rsidR="00C20653" w:rsidRDefault="00C20653" w:rsidP="00C20653">
      <w:pPr>
        <w:rPr>
          <w:ins w:id="75" w:author="Stefan Sommer" w:date="2022-12-14T13:39:00Z"/>
        </w:rPr>
      </w:pPr>
      <w:ins w:id="76" w:author="Stefan Sommer" w:date="2022-12-14T13:39:00Z">
        <w:r>
          <w:t xml:space="preserve">Wenn in einem Optimierungslauf kein Fahrzeug ein SAS hat und der Schalter </w:t>
        </w:r>
        <w:proofErr w:type="spellStart"/>
        <w:r>
          <w:t>Continous</w:t>
        </w:r>
        <w:proofErr w:type="spellEnd"/>
        <w:r>
          <w:t xml:space="preserve"> Roster </w:t>
        </w:r>
        <w:proofErr w:type="spellStart"/>
        <w:r>
          <w:t>Sequence</w:t>
        </w:r>
        <w:proofErr w:type="spellEnd"/>
        <w:r>
          <w:t xml:space="preserve"> auf True steht, dann muss die MIXOR Optimierung den Fahrzeugen eine erste Lieferung</w:t>
        </w:r>
        <w:r w:rsidRPr="00C20653">
          <w:t xml:space="preserve"> </w:t>
        </w:r>
        <w:r>
          <w:t>gemäß den folgenden Reihenfolgekriterien einplanen:</w:t>
        </w:r>
      </w:ins>
    </w:p>
    <w:p w14:paraId="31A53491" w14:textId="33AC9FEA" w:rsidR="00C20653" w:rsidRDefault="00C20653" w:rsidP="00C20653">
      <w:pPr>
        <w:pStyle w:val="Listenabsatz"/>
        <w:numPr>
          <w:ilvl w:val="0"/>
          <w:numId w:val="34"/>
        </w:numPr>
        <w:rPr>
          <w:ins w:id="77" w:author="Stefan Sommer" w:date="2022-12-14T13:39:00Z"/>
        </w:rPr>
      </w:pPr>
      <w:ins w:id="78" w:author="Stefan Sommer" w:date="2022-12-14T13:39:00Z">
        <w:r>
          <w:t>Aufsteigend nach Rosternummer</w:t>
        </w:r>
      </w:ins>
    </w:p>
    <w:p w14:paraId="007FB259" w14:textId="48CE18F2" w:rsidR="00C20653" w:rsidRDefault="00C20653" w:rsidP="00C20653">
      <w:pPr>
        <w:pStyle w:val="Listenabsatz"/>
        <w:numPr>
          <w:ilvl w:val="0"/>
          <w:numId w:val="34"/>
        </w:numPr>
        <w:rPr>
          <w:ins w:id="79" w:author="Stefan Sommer" w:date="2022-12-14T13:39:00Z"/>
        </w:rPr>
      </w:pPr>
      <w:ins w:id="80" w:author="Stefan Sommer" w:date="2022-12-14T13:39:00Z">
        <w:r>
          <w:t>Aufsteigend nach Rostergruppe (bei fehlender oder gleiche</w:t>
        </w:r>
      </w:ins>
      <w:ins w:id="81" w:author="Stefan Sommer" w:date="2022-12-14T13:40:00Z">
        <w:r>
          <w:t>r Rostergruppe)</w:t>
        </w:r>
      </w:ins>
    </w:p>
    <w:p w14:paraId="29DE6F60" w14:textId="77777777" w:rsidR="00C20653" w:rsidRDefault="00C20653" w:rsidP="00C20653">
      <w:pPr>
        <w:pStyle w:val="Listenabsatz"/>
        <w:numPr>
          <w:ilvl w:val="0"/>
          <w:numId w:val="34"/>
        </w:numPr>
        <w:rPr>
          <w:ins w:id="82" w:author="Stefan Sommer" w:date="2022-12-14T13:39:00Z"/>
        </w:rPr>
      </w:pPr>
      <w:ins w:id="83" w:author="Stefan Sommer" w:date="2022-12-14T13:39:00Z">
        <w:r>
          <w:t>Aufsteigend nach Schichtbeginn (bei fehlender oder gleicher Rostergruppe und Nummer)</w:t>
        </w:r>
      </w:ins>
    </w:p>
    <w:p w14:paraId="6E9B9A07" w14:textId="53F90D2F" w:rsidR="00C20653" w:rsidRDefault="00C20653" w:rsidP="007A5453">
      <w:pPr>
        <w:pStyle w:val="Listenabsatz"/>
        <w:numPr>
          <w:ilvl w:val="0"/>
          <w:numId w:val="34"/>
        </w:numPr>
        <w:rPr>
          <w:ins w:id="84" w:author="Stefan Sommer" w:date="2022-12-14T13:39:00Z"/>
        </w:rPr>
      </w:pPr>
      <w:ins w:id="85" w:author="Stefan Sommer" w:date="2022-12-14T13:39:00Z">
        <w:r>
          <w:t>Lexikographisch nach Truck ID (bei Fehlen oder Gleichheit der vorherigen Kriterien)</w:t>
        </w:r>
      </w:ins>
    </w:p>
    <w:p w14:paraId="4FA99F38" w14:textId="1A48E90F" w:rsidR="00FE28DD" w:rsidRDefault="00FE28DD" w:rsidP="00FE28DD">
      <w:pPr>
        <w:rPr>
          <w:ins w:id="86" w:author="Stefan Sommer" w:date="2022-12-07T14:25:00Z"/>
        </w:rPr>
      </w:pPr>
      <w:ins w:id="87" w:author="Stefan Sommer" w:date="2022-12-07T14:25:00Z">
        <w:r w:rsidRPr="006B4087">
          <w:t>Wenn in einem Optimierungslauf</w:t>
        </w:r>
        <w:r>
          <w:t xml:space="preserve"> sowohl Fahrzeuge mit als auch ohne SAS vorhanden sind, muss die MIXOR Optimierung </w:t>
        </w:r>
      </w:ins>
      <w:ins w:id="88" w:author="Stefan Sommer" w:date="2022-12-14T13:41:00Z">
        <w:r w:rsidR="00CF3153">
          <w:t>den Fahrzeugen eine erste Lieferung</w:t>
        </w:r>
        <w:r w:rsidR="00CF3153" w:rsidRPr="00C20653">
          <w:t xml:space="preserve"> </w:t>
        </w:r>
        <w:r w:rsidR="00CF3153">
          <w:t>gemäß den folgenden Reihenfolgekriterien einplanen:</w:t>
        </w:r>
      </w:ins>
    </w:p>
    <w:p w14:paraId="394E08D4" w14:textId="17DB7D21" w:rsidR="00FE28DD" w:rsidRDefault="00FE28DD" w:rsidP="00FE28DD">
      <w:pPr>
        <w:pStyle w:val="Listenabsatz"/>
        <w:numPr>
          <w:ilvl w:val="0"/>
          <w:numId w:val="32"/>
        </w:numPr>
        <w:rPr>
          <w:ins w:id="89" w:author="Stefan Sommer" w:date="2022-12-14T13:40:00Z"/>
        </w:rPr>
      </w:pPr>
      <w:ins w:id="90" w:author="Stefan Sommer" w:date="2022-12-07T14:25:00Z">
        <w:r>
          <w:t>Aufsteigend nach SAS-Zeit</w:t>
        </w:r>
      </w:ins>
    </w:p>
    <w:p w14:paraId="5A5C11E9" w14:textId="40F86B2D" w:rsidR="005C2AEF" w:rsidRDefault="005C2AEF" w:rsidP="00FE28DD">
      <w:pPr>
        <w:pStyle w:val="Listenabsatz"/>
        <w:numPr>
          <w:ilvl w:val="0"/>
          <w:numId w:val="32"/>
        </w:numPr>
        <w:rPr>
          <w:ins w:id="91" w:author="Stefan Sommer" w:date="2022-12-07T14:25:00Z"/>
        </w:rPr>
      </w:pPr>
      <w:ins w:id="92" w:author="Stefan Sommer" w:date="2022-12-14T13:41:00Z">
        <w:r>
          <w:t>Je</w:t>
        </w:r>
      </w:ins>
      <w:ins w:id="93" w:author="Stefan Sommer" w:date="2022-12-14T13:40:00Z">
        <w:r>
          <w:t xml:space="preserve"> nach St</w:t>
        </w:r>
      </w:ins>
      <w:ins w:id="94" w:author="Stefan Sommer" w:date="2022-12-14T13:41:00Z">
        <w:r>
          <w:t xml:space="preserve">ellung des Schalters </w:t>
        </w:r>
        <w:proofErr w:type="spellStart"/>
        <w:r>
          <w:t>Continous</w:t>
        </w:r>
        <w:proofErr w:type="spellEnd"/>
        <w:r>
          <w:t xml:space="preserve"> Roster </w:t>
        </w:r>
        <w:proofErr w:type="spellStart"/>
        <w:r>
          <w:t>Sequence</w:t>
        </w:r>
        <w:proofErr w:type="spellEnd"/>
        <w:r>
          <w:t xml:space="preserve"> wie oben</w:t>
        </w:r>
      </w:ins>
      <w:ins w:id="95" w:author="Stefan Sommer" w:date="2022-12-21T09:58:00Z">
        <w:r w:rsidR="00D15843">
          <w:t xml:space="preserve"> (Ein Fahrzeug </w:t>
        </w:r>
      </w:ins>
      <w:ins w:id="96" w:author="Stefan Sommer" w:date="2022-12-21T09:59:00Z">
        <w:r w:rsidR="00D15843">
          <w:t xml:space="preserve">ohne </w:t>
        </w:r>
        <w:proofErr w:type="gramStart"/>
        <w:r w:rsidR="00D15843">
          <w:t>SAS Zeit</w:t>
        </w:r>
        <w:proofErr w:type="gramEnd"/>
        <w:r w:rsidR="00D15843">
          <w:t xml:space="preserve"> wird nach allen Fahrzeugen mit SAS Zeit am gleichen Werk eingeplant)</w:t>
        </w:r>
      </w:ins>
    </w:p>
    <w:p w14:paraId="43D3FCB8" w14:textId="77777777" w:rsidR="0067567A" w:rsidRDefault="00635E40" w:rsidP="00922B1C">
      <w:pPr>
        <w:rPr>
          <w:ins w:id="97" w:author="Stefan Sommer" w:date="2022-12-14T13:47:00Z"/>
        </w:rPr>
      </w:pPr>
      <w:ins w:id="98" w:author="Stefan Sommer" w:date="2022-12-07T14:42:00Z">
        <w:r>
          <w:t>Wenn sich ein Fah</w:t>
        </w:r>
      </w:ins>
      <w:ins w:id="99" w:author="Stefan Sommer" w:date="2022-12-07T14:43:00Z">
        <w:r>
          <w:t>rer</w:t>
        </w:r>
      </w:ins>
      <w:ins w:id="100" w:author="Stefan Sommer" w:date="2022-12-07T14:42:00Z">
        <w:r>
          <w:t xml:space="preserve"> vor </w:t>
        </w:r>
      </w:ins>
      <w:ins w:id="101" w:author="Stefan Sommer" w:date="2022-12-07T14:43:00Z">
        <w:r>
          <w:t>der geplanten</w:t>
        </w:r>
      </w:ins>
      <w:ins w:id="102" w:author="Stefan Sommer" w:date="2022-12-07T14:42:00Z">
        <w:r>
          <w:t xml:space="preserve"> SAS</w:t>
        </w:r>
      </w:ins>
      <w:ins w:id="103" w:author="Stefan Sommer" w:date="2022-12-07T14:43:00Z">
        <w:r>
          <w:t xml:space="preserve">-Zeit seines Fahrzeugs anmeldet, dann muss die MIXOR Optimierung im Echtzeitmodus dieses Fahrzeug </w:t>
        </w:r>
      </w:ins>
      <w:ins w:id="104" w:author="Stefan Sommer" w:date="2022-12-07T14:44:00Z">
        <w:r>
          <w:t xml:space="preserve">in der Reihenfolge der Fahrzeuge </w:t>
        </w:r>
      </w:ins>
      <w:ins w:id="105" w:author="Stefan Sommer" w:date="2022-12-14T13:42:00Z">
        <w:r w:rsidR="006B3CF7">
          <w:t>a</w:t>
        </w:r>
      </w:ins>
      <w:ins w:id="106" w:author="Stefan Sommer" w:date="2022-12-14T13:46:00Z">
        <w:r w:rsidR="000C78E6">
          <w:t>n seinem ursprünglich geplanten Platz einplanen.</w:t>
        </w:r>
      </w:ins>
    </w:p>
    <w:p w14:paraId="46FC511B" w14:textId="4EE3103A" w:rsidR="001E7743" w:rsidDel="009D48D8" w:rsidRDefault="00441035" w:rsidP="00922B1C">
      <w:pPr>
        <w:rPr>
          <w:del w:id="107" w:author="Stefan Sommer" w:date="2022-12-14T13:50:00Z"/>
        </w:rPr>
      </w:pPr>
      <w:ins w:id="108" w:author="Stefan Sommer" w:date="2022-12-07T15:01:00Z">
        <w:r>
          <w:lastRenderedPageBreak/>
          <w:t>Die MIXOR Optimierung muss im Echtzeitmodus jedem angemelde</w:t>
        </w:r>
      </w:ins>
      <w:ins w:id="109" w:author="Stefan Sommer" w:date="2022-12-07T15:02:00Z">
        <w:r>
          <w:t>ten Fahrzeug an einem Werk</w:t>
        </w:r>
      </w:ins>
      <w:ins w:id="110" w:author="Stefan Sommer" w:date="2022-12-07T15:06:00Z">
        <w:r w:rsidR="00D524C6">
          <w:t>,</w:t>
        </w:r>
      </w:ins>
      <w:ins w:id="111" w:author="Stefan Sommer" w:date="2022-12-07T15:05:00Z">
        <w:r w:rsidR="00A7499C">
          <w:t xml:space="preserve"> für das eine passende Lieferung existiert,</w:t>
        </w:r>
      </w:ins>
      <w:ins w:id="112" w:author="Stefan Sommer" w:date="2022-12-07T15:02:00Z">
        <w:r>
          <w:t xml:space="preserve"> eine </w:t>
        </w:r>
      </w:ins>
      <w:ins w:id="113" w:author="Stefan Sommer" w:date="2022-12-07T15:05:00Z">
        <w:r w:rsidR="00A7499C">
          <w:t xml:space="preserve">erste </w:t>
        </w:r>
      </w:ins>
      <w:ins w:id="114" w:author="Stefan Sommer" w:date="2022-12-07T15:02:00Z">
        <w:r>
          <w:t xml:space="preserve">Lieferung einplanen, bevor es </w:t>
        </w:r>
      </w:ins>
      <w:ins w:id="115" w:author="Stefan Sommer" w:date="2022-12-07T15:05:00Z">
        <w:r w:rsidR="00A7499C">
          <w:t xml:space="preserve">anderen Fahrzeugen eine zweite Lieferung einplant. </w:t>
        </w:r>
      </w:ins>
    </w:p>
    <w:p w14:paraId="2CC728C2" w14:textId="641CCD64" w:rsidR="008E4B85" w:rsidRDefault="000F3181" w:rsidP="008A0FB7">
      <w:pPr>
        <w:pStyle w:val="berschrift4"/>
      </w:pPr>
      <w:del w:id="116" w:author="Stefan Sommer" w:date="2022-12-14T13:50:00Z">
        <w:r w:rsidDel="009D48D8">
          <w:delText xml:space="preserve"> </w:delText>
        </w:r>
      </w:del>
      <w:r w:rsidR="008E4B85">
        <w:t>Pausenplanung</w:t>
      </w:r>
    </w:p>
    <w:p w14:paraId="1C3AF2A7" w14:textId="054A99E6" w:rsidR="00A37737" w:rsidRDefault="002025DF" w:rsidP="008E4B85">
      <w:pPr>
        <w:rPr>
          <w:ins w:id="117" w:author="Stefan Sommer" w:date="2022-12-07T09:17:00Z"/>
        </w:rPr>
      </w:pPr>
      <w:r>
        <w:t>Aufgrund gesetzlicher Bestimmungen müssen Fahrer in regelmäßigen Abständen Pausen einlegen.</w:t>
      </w:r>
      <w:r w:rsidR="00595DAC">
        <w:t xml:space="preserve"> </w:t>
      </w:r>
      <w:r w:rsidR="008E4B85">
        <w:t xml:space="preserve">Für den </w:t>
      </w:r>
      <w:r w:rsidR="00C87AC0">
        <w:t>RT/</w:t>
      </w:r>
      <w:r w:rsidR="008E4B85">
        <w:t xml:space="preserve">OEV- und den </w:t>
      </w:r>
      <w:proofErr w:type="spellStart"/>
      <w:r w:rsidR="008E4B85">
        <w:t>Preplanning</w:t>
      </w:r>
      <w:proofErr w:type="spellEnd"/>
      <w:r w:rsidR="008E4B85">
        <w:t xml:space="preserve"> Modus sollen Pausen geplant werden können.</w:t>
      </w:r>
      <w:r w:rsidR="00014E3E">
        <w:t xml:space="preserve"> </w:t>
      </w:r>
      <w:r w:rsidR="00887B74">
        <w:t xml:space="preserve"> </w:t>
      </w:r>
    </w:p>
    <w:p w14:paraId="19FEBE76" w14:textId="249EBDDE" w:rsidR="00F158D6" w:rsidRDefault="00F158D6" w:rsidP="008E4B85">
      <w:pPr>
        <w:rPr>
          <w:ins w:id="118" w:author="Stefan Sommer" w:date="2022-12-07T09:24:00Z"/>
        </w:rPr>
      </w:pPr>
      <w:ins w:id="119" w:author="Stefan Sommer" w:date="2022-12-07T09:17:00Z">
        <w:r>
          <w:t>Ein Pausenmuster</w:t>
        </w:r>
      </w:ins>
      <w:ins w:id="120" w:author="Stefan Sommer" w:date="2022-12-07T09:29:00Z">
        <w:r w:rsidR="00CF3BDE">
          <w:t xml:space="preserve"> (engl. </w:t>
        </w:r>
      </w:ins>
      <w:ins w:id="121" w:author="Stefan Sommer" w:date="2022-12-07T09:41:00Z">
        <w:r w:rsidR="00F138B7">
          <w:t>b</w:t>
        </w:r>
      </w:ins>
      <w:ins w:id="122" w:author="Stefan Sommer" w:date="2022-12-07T09:29:00Z">
        <w:r w:rsidR="00CF3BDE">
          <w:t>r</w:t>
        </w:r>
      </w:ins>
      <w:ins w:id="123" w:author="Stefan Sommer" w:date="2022-12-07T09:30:00Z">
        <w:r w:rsidR="00CF3BDE">
          <w:t xml:space="preserve">eak </w:t>
        </w:r>
        <w:proofErr w:type="spellStart"/>
        <w:r w:rsidR="00CF3BDE">
          <w:t>pattern</w:t>
        </w:r>
        <w:proofErr w:type="spellEnd"/>
        <w:r w:rsidR="00CF3BDE">
          <w:t>)</w:t>
        </w:r>
      </w:ins>
      <w:ins w:id="124" w:author="Stefan Sommer" w:date="2022-12-07T09:17:00Z">
        <w:r>
          <w:t xml:space="preserve"> bedeutet in der MIXOR Optimierung eine Abfolge von </w:t>
        </w:r>
      </w:ins>
      <w:ins w:id="125" w:author="Stefan Sommer" w:date="2022-12-07T09:46:00Z">
        <w:r w:rsidR="00920E77" w:rsidRPr="00FE28DD">
          <w:t>maximal</w:t>
        </w:r>
      </w:ins>
      <w:ins w:id="126" w:author="Stefan Sommer" w:date="2022-12-07T09:24:00Z">
        <w:r w:rsidR="00675389" w:rsidRPr="00FE28DD">
          <w:t xml:space="preserve"> vier </w:t>
        </w:r>
      </w:ins>
      <w:ins w:id="127" w:author="Stefan Sommer" w:date="2022-12-07T09:18:00Z">
        <w:r w:rsidRPr="00FE28DD">
          <w:t>Zeitintervallen</w:t>
        </w:r>
      </w:ins>
      <w:ins w:id="128" w:author="Stefan Sommer" w:date="2022-12-07T09:25:00Z">
        <w:r w:rsidR="00675389" w:rsidRPr="00FE28DD">
          <w:t>,</w:t>
        </w:r>
        <w:r w:rsidR="00675389">
          <w:t xml:space="preserve"> die definieren </w:t>
        </w:r>
      </w:ins>
      <w:ins w:id="129" w:author="Stefan Sommer" w:date="2022-12-07T09:26:00Z">
        <w:r w:rsidR="00675389">
          <w:t xml:space="preserve">in welchen Zeitrahmen </w:t>
        </w:r>
      </w:ins>
      <w:ins w:id="130" w:author="Stefan Sommer" w:date="2022-12-07T09:43:00Z">
        <w:r w:rsidR="00920E77">
          <w:t xml:space="preserve">(in Minuten) ein </w:t>
        </w:r>
      </w:ins>
      <w:ins w:id="131" w:author="Stefan Sommer" w:date="2022-12-07T09:26:00Z">
        <w:r w:rsidR="00675389">
          <w:t>Fahrzeug</w:t>
        </w:r>
      </w:ins>
      <w:ins w:id="132" w:author="Stefan Sommer" w:date="2022-12-07T09:27:00Z">
        <w:r w:rsidR="00675389">
          <w:t xml:space="preserve"> in </w:t>
        </w:r>
      </w:ins>
      <w:ins w:id="133" w:author="Stefan Sommer" w:date="2022-12-07T09:43:00Z">
        <w:r w:rsidR="00920E77">
          <w:t>seiner</w:t>
        </w:r>
      </w:ins>
      <w:ins w:id="134" w:author="Stefan Sommer" w:date="2022-12-07T09:27:00Z">
        <w:r w:rsidR="00675389">
          <w:t xml:space="preserve"> Schicht</w:t>
        </w:r>
      </w:ins>
      <w:ins w:id="135" w:author="Stefan Sommer" w:date="2022-12-07T09:26:00Z">
        <w:r w:rsidR="00675389">
          <w:t xml:space="preserve"> eine Pause machen m</w:t>
        </w:r>
      </w:ins>
      <w:ins w:id="136" w:author="Stefan Sommer" w:date="2022-12-07T09:44:00Z">
        <w:r w:rsidR="00920E77">
          <w:t>uss.</w:t>
        </w:r>
      </w:ins>
      <w:ins w:id="137" w:author="Stefan Sommer" w:date="2022-12-07T09:26:00Z">
        <w:r w:rsidR="00675389">
          <w:t xml:space="preserve"> </w:t>
        </w:r>
      </w:ins>
      <w:ins w:id="138" w:author="Stefan Sommer" w:date="2022-12-07T09:27:00Z">
        <w:r w:rsidR="00675389">
          <w:t>Die Zeitintervalle beziehen sich</w:t>
        </w:r>
      </w:ins>
      <w:ins w:id="139" w:author="Stefan Sommer" w:date="2022-12-07T09:28:00Z">
        <w:r w:rsidR="00506C5B">
          <w:t xml:space="preserve"> auf</w:t>
        </w:r>
      </w:ins>
      <w:ins w:id="140" w:author="Stefan Sommer" w:date="2022-12-07T09:27:00Z">
        <w:r w:rsidR="00675389">
          <w:t xml:space="preserve"> </w:t>
        </w:r>
      </w:ins>
      <w:ins w:id="141" w:author="Stefan Sommer" w:date="2022-12-07T09:28:00Z">
        <w:r w:rsidR="00675389">
          <w:t>den Anmeldezeitpunkt der zugehörigen Schicht</w:t>
        </w:r>
      </w:ins>
      <w:ins w:id="142" w:author="Stefan Sommer" w:date="2022-12-07T09:50:00Z">
        <w:r w:rsidR="00920E77">
          <w:t xml:space="preserve"> und zu jedem Intervall gibt es eine zugehörige Pausenlänge. </w:t>
        </w:r>
      </w:ins>
      <w:ins w:id="143" w:author="Stefan Sommer" w:date="2022-12-07T10:32:00Z">
        <w:r w:rsidR="00EA22AD">
          <w:t>Das Pausenmuster ist in der Dispositionsgru</w:t>
        </w:r>
      </w:ins>
      <w:ins w:id="144" w:author="Stefan Sommer" w:date="2022-12-07T10:33:00Z">
        <w:r w:rsidR="00EA22AD">
          <w:t xml:space="preserve">ppe definiert. </w:t>
        </w:r>
      </w:ins>
      <w:ins w:id="145" w:author="Stefan Sommer" w:date="2022-12-07T09:51:00Z">
        <w:r w:rsidR="00920E77">
          <w:t>Ein Beispiel für ein Pausenmuster sieht wie folgt aus:</w:t>
        </w:r>
      </w:ins>
    </w:p>
    <w:p w14:paraId="56836C13" w14:textId="4C7401D6" w:rsidR="00675389" w:rsidRDefault="00920E77" w:rsidP="008E4B85">
      <w:pPr>
        <w:rPr>
          <w:ins w:id="146" w:author="Stefan Sommer" w:date="2022-12-07T09:51:00Z"/>
        </w:rPr>
      </w:pPr>
      <w:ins w:id="147" w:author="Stefan Sommer" w:date="2022-12-07T09:46:00Z">
        <w:r w:rsidRPr="00920E77">
          <w:rPr>
            <w:noProof/>
          </w:rPr>
          <w:drawing>
            <wp:inline distT="0" distB="0" distL="0" distR="0" wp14:anchorId="3DBED3D5" wp14:editId="7ED8DFF7">
              <wp:extent cx="4305300" cy="381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5300" cy="381000"/>
                      </a:xfrm>
                      <a:prstGeom prst="rect">
                        <a:avLst/>
                      </a:prstGeom>
                      <a:noFill/>
                      <a:ln>
                        <a:noFill/>
                      </a:ln>
                    </pic:spPr>
                  </pic:pic>
                </a:graphicData>
              </a:graphic>
            </wp:inline>
          </w:drawing>
        </w:r>
      </w:ins>
    </w:p>
    <w:p w14:paraId="19775758" w14:textId="3B3071C7" w:rsidR="000F3181" w:rsidRDefault="00EA22AD" w:rsidP="008E4B85">
      <w:pPr>
        <w:rPr>
          <w:ins w:id="148" w:author="Stefan Sommer" w:date="2022-12-07T10:34:00Z"/>
        </w:rPr>
      </w:pPr>
      <w:ins w:id="149" w:author="Stefan Sommer" w:date="2022-12-07T10:33:00Z">
        <w:r>
          <w:t xml:space="preserve">Die MIXOR Optimierung muss für jede in der Optimierung verfügbare Fahrzeugschicht </w:t>
        </w:r>
      </w:ins>
      <w:ins w:id="150" w:author="Stefan Sommer" w:date="2022-12-07T10:34:00Z">
        <w:r>
          <w:t>Pausen gemäß des vorgegebenen Pausenmusters einplanen.</w:t>
        </w:r>
      </w:ins>
    </w:p>
    <w:p w14:paraId="4C89A700" w14:textId="5A27C535" w:rsidR="00EA22AD" w:rsidRDefault="00EA22AD" w:rsidP="008E4B85">
      <w:pPr>
        <w:rPr>
          <w:ins w:id="151" w:author="Stefan Sommer" w:date="2022-12-07T09:15:00Z"/>
        </w:rPr>
      </w:pPr>
      <w:ins w:id="152" w:author="Stefan Sommer" w:date="2022-12-07T10:37:00Z">
        <w:r>
          <w:t>Die MIXOR Optimierung muss eine Pause so einplanen, dass das</w:t>
        </w:r>
      </w:ins>
      <w:ins w:id="153" w:author="Stefan Sommer" w:date="2022-12-07T10:38:00Z">
        <w:r>
          <w:t xml:space="preserve"> Pausenende innerhalb des zugehörigen Intervalls liegt.</w:t>
        </w:r>
      </w:ins>
    </w:p>
    <w:p w14:paraId="0F06C725" w14:textId="2CD1D80A" w:rsidR="00F158D6" w:rsidDel="00F158D6" w:rsidRDefault="00F158D6" w:rsidP="008E4B85">
      <w:pPr>
        <w:rPr>
          <w:del w:id="154" w:author="Stefan Sommer" w:date="2022-12-07T09:20:00Z"/>
        </w:rPr>
      </w:pPr>
      <w:ins w:id="155" w:author="Stefan Sommer" w:date="2022-12-07T09:16:00Z">
        <w:r>
          <w:t xml:space="preserve">Die MIXOR Optimierung muss </w:t>
        </w:r>
      </w:ins>
      <w:ins w:id="156" w:author="Stefan Sommer" w:date="2022-12-07T09:19:00Z">
        <w:r>
          <w:t xml:space="preserve">eine Pause </w:t>
        </w:r>
      </w:ins>
      <w:ins w:id="157" w:author="Stefan Sommer" w:date="2022-12-07T09:20:00Z">
        <w:r>
          <w:t xml:space="preserve">nach der Ankunft des Fahrzeuges am Werk einplanen. </w:t>
        </w:r>
      </w:ins>
    </w:p>
    <w:p w14:paraId="7629F98E" w14:textId="751938A3" w:rsidR="00EE350F" w:rsidDel="00F158D6" w:rsidRDefault="00AA0CDE" w:rsidP="002D2681">
      <w:pPr>
        <w:rPr>
          <w:del w:id="158" w:author="Stefan Sommer" w:date="2022-12-07T09:15:00Z"/>
        </w:rPr>
      </w:pPr>
      <w:del w:id="159" w:author="Stefan Sommer" w:date="2022-12-07T09:15:00Z">
        <w:r w:rsidDel="00F158D6">
          <w:delText>Es</w:delText>
        </w:r>
        <w:r w:rsidR="00A37737" w:rsidDel="00F158D6">
          <w:delText xml:space="preserve"> g</w:delText>
        </w:r>
        <w:r w:rsidR="00CD3231" w:rsidDel="00F158D6">
          <w:delText>e</w:delText>
        </w:r>
        <w:r w:rsidR="00A37737" w:rsidDel="00F158D6">
          <w:delText>lt</w:delText>
        </w:r>
        <w:r w:rsidR="00CD3231" w:rsidDel="00F158D6">
          <w:delText>en</w:delText>
        </w:r>
        <w:r w:rsidR="00A37737" w:rsidDel="00F158D6">
          <w:delText xml:space="preserve"> folgende Regel</w:delText>
        </w:r>
        <w:r w:rsidR="00CD3231" w:rsidDel="00F158D6">
          <w:delText>n</w:delText>
        </w:r>
        <w:r w:rsidR="00A37737" w:rsidDel="00F158D6">
          <w:delText xml:space="preserve">: </w:delText>
        </w:r>
      </w:del>
    </w:p>
    <w:p w14:paraId="24943FF4" w14:textId="3E4027E9" w:rsidR="00A37737" w:rsidDel="00F158D6" w:rsidRDefault="00376ABD" w:rsidP="002D2681">
      <w:pPr>
        <w:pStyle w:val="Listenabsatz"/>
        <w:numPr>
          <w:ilvl w:val="0"/>
          <w:numId w:val="22"/>
        </w:numPr>
        <w:rPr>
          <w:del w:id="160" w:author="Stefan Sommer" w:date="2022-12-07T09:15:00Z"/>
        </w:rPr>
      </w:pPr>
      <w:del w:id="161" w:author="Stefan Sommer" w:date="2022-12-07T09:15:00Z">
        <w:r w:rsidDel="00F158D6">
          <w:delText xml:space="preserve">n </w:delText>
        </w:r>
        <w:r w:rsidR="00CD3231" w:rsidDel="00F158D6">
          <w:rPr>
            <w:rFonts w:cs="Arial"/>
          </w:rPr>
          <w:delText>≤</w:delText>
        </w:r>
        <w:r w:rsidDel="00F158D6">
          <w:delText xml:space="preserve"> 2 Pausen müssen geplant werden. Eine Pause der Länge </w:delText>
        </w:r>
        <w:r w:rsidR="00881CBE" w:rsidDel="00F158D6">
          <w:delText>x</w:delText>
        </w:r>
        <w:r w:rsidR="00881CBE" w:rsidDel="00F158D6">
          <w:rPr>
            <w:vertAlign w:val="subscript"/>
          </w:rPr>
          <w:delText>1</w:delText>
        </w:r>
        <w:r w:rsidR="000D052E" w:rsidDel="00F158D6">
          <w:rPr>
            <w:vertAlign w:val="subscript"/>
          </w:rPr>
          <w:delText xml:space="preserve"> </w:delText>
        </w:r>
        <w:r w:rsidR="000D052E" w:rsidDel="00F158D6">
          <w:delText>Minuten</w:delText>
        </w:r>
        <w:r w:rsidDel="00F158D6">
          <w:rPr>
            <w:vertAlign w:val="subscript"/>
          </w:rPr>
          <w:delText xml:space="preserve"> </w:delText>
        </w:r>
        <w:r w:rsidDel="00F158D6">
          <w:delText>nach y</w:delText>
        </w:r>
        <w:r w:rsidDel="00F158D6">
          <w:rPr>
            <w:vertAlign w:val="subscript"/>
          </w:rPr>
          <w:delText xml:space="preserve">1 </w:delText>
        </w:r>
        <w:r w:rsidDel="00F158D6">
          <w:delText xml:space="preserve">Minuten und eine Pause </w:delText>
        </w:r>
        <w:r w:rsidR="00E32723" w:rsidDel="00F158D6">
          <w:delText xml:space="preserve">der Länge </w:delText>
        </w:r>
        <w:r w:rsidR="00881CBE" w:rsidDel="00F158D6">
          <w:delText>x</w:delText>
        </w:r>
        <w:r w:rsidR="00881CBE" w:rsidDel="00F158D6">
          <w:rPr>
            <w:vertAlign w:val="subscript"/>
          </w:rPr>
          <w:delText>2</w:delText>
        </w:r>
        <w:r w:rsidR="00784D2E" w:rsidDel="00F158D6">
          <w:rPr>
            <w:vertAlign w:val="subscript"/>
          </w:rPr>
          <w:delText xml:space="preserve"> </w:delText>
        </w:r>
        <w:r w:rsidR="00F3120B" w:rsidDel="00F158D6">
          <w:delText>Minuten</w:delText>
        </w:r>
        <w:r w:rsidDel="00F158D6">
          <w:rPr>
            <w:vertAlign w:val="subscript"/>
          </w:rPr>
          <w:delText xml:space="preserve"> </w:delText>
        </w:r>
        <w:r w:rsidDel="00F158D6">
          <w:delText>nach y</w:delText>
        </w:r>
        <w:r w:rsidDel="00F158D6">
          <w:rPr>
            <w:vertAlign w:val="subscript"/>
          </w:rPr>
          <w:delText xml:space="preserve">2 </w:delText>
        </w:r>
        <w:r w:rsidDel="00F158D6">
          <w:delText>Minuten</w:delText>
        </w:r>
        <w:r w:rsidR="00852D6A" w:rsidDel="00F158D6">
          <w:delText xml:space="preserve"> (</w:delText>
        </w:r>
        <w:r w:rsidR="00CD3231" w:rsidDel="00F158D6">
          <w:delText>e</w:delText>
        </w:r>
        <w:r w:rsidR="00852D6A" w:rsidDel="00F158D6">
          <w:delText>instellbare Parameter, nur n ist fix)</w:delText>
        </w:r>
        <w:r w:rsidR="008576AC" w:rsidDel="00F158D6">
          <w:delText>.</w:delText>
        </w:r>
      </w:del>
    </w:p>
    <w:p w14:paraId="786E55E1" w14:textId="00EB0578" w:rsidR="005F6769" w:rsidDel="00F158D6" w:rsidRDefault="005F6769" w:rsidP="002D2681">
      <w:pPr>
        <w:pStyle w:val="Listenabsatz"/>
        <w:numPr>
          <w:ilvl w:val="0"/>
          <w:numId w:val="22"/>
        </w:numPr>
        <w:rPr>
          <w:del w:id="162" w:author="Stefan Sommer" w:date="2022-12-07T09:15:00Z"/>
        </w:rPr>
      </w:pPr>
      <w:del w:id="163" w:author="Stefan Sommer" w:date="2022-12-07T09:15:00Z">
        <w:r w:rsidDel="00F158D6">
          <w:delText xml:space="preserve">Basis für </w:delText>
        </w:r>
        <w:r w:rsidR="00260D3D" w:rsidDel="00F158D6">
          <w:delText>y</w:delText>
        </w:r>
        <w:r w:rsidDel="00F158D6">
          <w:rPr>
            <w:vertAlign w:val="subscript"/>
          </w:rPr>
          <w:delText xml:space="preserve">1 </w:delText>
        </w:r>
        <w:r w:rsidDel="00F158D6">
          <w:delText>ist das SignOn</w:delText>
        </w:r>
        <w:r w:rsidR="00CD3231" w:rsidDel="00F158D6">
          <w:delText>,</w:delText>
        </w:r>
        <w:r w:rsidR="00970832" w:rsidDel="00F158D6">
          <w:delText xml:space="preserve"> </w:delText>
        </w:r>
        <w:r w:rsidR="00260D3D" w:rsidDel="00F158D6">
          <w:delText>y</w:delText>
        </w:r>
        <w:r w:rsidR="00970832" w:rsidDel="00F158D6">
          <w:rPr>
            <w:vertAlign w:val="subscript"/>
          </w:rPr>
          <w:delText xml:space="preserve">2 </w:delText>
        </w:r>
        <w:r w:rsidR="00970832" w:rsidDel="00F158D6">
          <w:delText xml:space="preserve">richtet sich </w:delText>
        </w:r>
        <w:r w:rsidR="00705B46" w:rsidDel="00F158D6">
          <w:delText xml:space="preserve">nach </w:delText>
        </w:r>
        <w:r w:rsidR="00CD3231" w:rsidDel="00F158D6">
          <w:delText>dem Ende der vorangegangenen Pause</w:delText>
        </w:r>
        <w:r w:rsidR="008576AC" w:rsidDel="00F158D6">
          <w:delText>.</w:delText>
        </w:r>
      </w:del>
    </w:p>
    <w:p w14:paraId="36CF0790" w14:textId="6DB75E76" w:rsidR="000C6DA5" w:rsidDel="00F158D6" w:rsidRDefault="00EE350F" w:rsidP="002D2681">
      <w:pPr>
        <w:pStyle w:val="Listenabsatz"/>
        <w:numPr>
          <w:ilvl w:val="0"/>
          <w:numId w:val="22"/>
        </w:numPr>
        <w:rPr>
          <w:del w:id="164" w:author="Stefan Sommer" w:date="2022-12-07T09:15:00Z"/>
        </w:rPr>
      </w:pPr>
      <w:del w:id="165" w:author="Stefan Sommer" w:date="2022-12-07T09:15:00Z">
        <w:r w:rsidDel="00F158D6">
          <w:delText xml:space="preserve">Wenn eine Pause kürzer oder länger </w:delText>
        </w:r>
        <w:r w:rsidR="00CD3231" w:rsidDel="00F158D6">
          <w:delText xml:space="preserve">war </w:delText>
        </w:r>
        <w:r w:rsidDel="00F158D6">
          <w:delText xml:space="preserve">als </w:delText>
        </w:r>
        <w:r w:rsidR="00CD3231" w:rsidDel="00F158D6">
          <w:delText>definiert,</w:delText>
        </w:r>
        <w:r w:rsidDel="00F158D6">
          <w:delText xml:space="preserve"> hat das keine Auswirkung auf </w:delText>
        </w:r>
        <w:r w:rsidR="00CD3231" w:rsidDel="00F158D6">
          <w:delText>die Länge der nachfolgenden Pause</w:delText>
        </w:r>
        <w:r w:rsidR="008576AC" w:rsidDel="00F158D6">
          <w:delText>.</w:delText>
        </w:r>
      </w:del>
    </w:p>
    <w:p w14:paraId="1B33D041" w14:textId="47DFF7CA" w:rsidR="00804B8C" w:rsidDel="00F158D6" w:rsidRDefault="000C6DA5" w:rsidP="002D2681">
      <w:pPr>
        <w:pStyle w:val="Listenabsatz"/>
        <w:numPr>
          <w:ilvl w:val="0"/>
          <w:numId w:val="22"/>
        </w:numPr>
        <w:rPr>
          <w:del w:id="166" w:author="Stefan Sommer" w:date="2022-12-07T09:15:00Z"/>
        </w:rPr>
      </w:pPr>
      <w:del w:id="167" w:author="Stefan Sommer" w:date="2022-12-07T09:15:00Z">
        <w:r w:rsidDel="00F158D6">
          <w:lastRenderedPageBreak/>
          <w:delText>Milkruns dürfen durch Pausen nicht unterbrochen werden</w:delText>
        </w:r>
        <w:r w:rsidR="00F801A9" w:rsidDel="00F158D6">
          <w:delText xml:space="preserve">. Wenn die Dauer eines Milkruns größer als </w:delText>
        </w:r>
        <w:r w:rsidR="00260D3D" w:rsidDel="00F158D6">
          <w:delText>y</w:delText>
        </w:r>
        <w:r w:rsidR="00F801A9" w:rsidDel="00F158D6">
          <w:rPr>
            <w:vertAlign w:val="subscript"/>
          </w:rPr>
          <w:delText>1</w:delText>
        </w:r>
        <w:r w:rsidR="00F801A9" w:rsidDel="00F158D6">
          <w:delText xml:space="preserve"> oder </w:delText>
        </w:r>
        <w:r w:rsidR="00260D3D" w:rsidDel="00F158D6">
          <w:delText>y</w:delText>
        </w:r>
        <w:r w:rsidR="00F801A9" w:rsidDel="00F158D6">
          <w:rPr>
            <w:vertAlign w:val="subscript"/>
          </w:rPr>
          <w:delText>2</w:delText>
        </w:r>
        <w:r w:rsidR="00F801A9" w:rsidDel="00F158D6">
          <w:delText xml:space="preserve"> ist, wird eine Pause direkt davor geplant</w:delText>
        </w:r>
        <w:r w:rsidR="008576AC" w:rsidDel="00F158D6">
          <w:delText>.</w:delText>
        </w:r>
        <w:r w:rsidR="00A32F0B" w:rsidDel="00F158D6">
          <w:delText xml:space="preserve"> </w:delText>
        </w:r>
      </w:del>
    </w:p>
    <w:p w14:paraId="25A87C83" w14:textId="5ECF52C3" w:rsidR="00673116" w:rsidRPr="00ED34AA" w:rsidDel="00F158D6" w:rsidRDefault="00B64EC3" w:rsidP="002D2681">
      <w:pPr>
        <w:pStyle w:val="Listenabsatz"/>
        <w:numPr>
          <w:ilvl w:val="0"/>
          <w:numId w:val="22"/>
        </w:numPr>
        <w:rPr>
          <w:del w:id="168" w:author="Stefan Sommer" w:date="2022-12-07T09:15:00Z"/>
        </w:rPr>
      </w:pPr>
      <w:del w:id="169" w:author="Stefan Sommer" w:date="2022-12-07T09:15:00Z">
        <w:r w:rsidDel="00F158D6">
          <w:delText xml:space="preserve">Pausen </w:delText>
        </w:r>
        <w:r w:rsidR="008B4586" w:rsidDel="00F158D6">
          <w:delText>sind nicht erlaubt, wenn das Fahrzeug beladen ist</w:delText>
        </w:r>
        <w:r w:rsidR="005113DE" w:rsidDel="00F158D6">
          <w:delText xml:space="preserve"> und sollen immer am Werk genommen werden.</w:delText>
        </w:r>
      </w:del>
    </w:p>
    <w:p w14:paraId="48D99FF7" w14:textId="52A6FD59" w:rsidR="00C606FA" w:rsidRDefault="0077117C" w:rsidP="008A0FB7">
      <w:pPr>
        <w:pStyle w:val="berschrift4"/>
      </w:pPr>
      <w:del w:id="170" w:author="Stefan Sommer" w:date="2022-12-07T09:15:00Z">
        <w:r w:rsidDel="00F158D6">
          <w:delText xml:space="preserve"> </w:delText>
        </w:r>
      </w:del>
      <w:r w:rsidR="00C606FA">
        <w:t>Zeitfenster</w:t>
      </w:r>
      <w:r w:rsidR="00834A32">
        <w:t>/Deadline</w:t>
      </w:r>
    </w:p>
    <w:p w14:paraId="42634C4C" w14:textId="555BD75A" w:rsidR="00C804C5" w:rsidRDefault="00C804C5" w:rsidP="005A6F34">
      <w:r>
        <w:t xml:space="preserve">Lieferzeitfenster bedeutet in SYNCROTESS das Zeitintervall zudem eine Lieferung beim Kunden entladen werden soll. Für die erste Lieferung einer Lieferkette ist dieses Intervall durch zwei Felder in den Auftragsdaten definiert. Für die Folgelieferungen einer Lieferkette errechnet sich dieses Intervall durch das Lieferzeitfenster der vorangegangenen Lieferung und dem Lieferfluss. </w:t>
      </w:r>
    </w:p>
    <w:p w14:paraId="3F618E28" w14:textId="3DF64B4F" w:rsidR="00345F56" w:rsidRDefault="00345F56" w:rsidP="005A6F34">
      <w:r>
        <w:t xml:space="preserve">Deadline bedeutet in SYNCROTESS ein fester </w:t>
      </w:r>
      <w:r w:rsidR="00B843DF">
        <w:t>Zeitpunkt,</w:t>
      </w:r>
      <w:r>
        <w:t xml:space="preserve"> hinter dem</w:t>
      </w:r>
      <w:r w:rsidR="00713804">
        <w:t xml:space="preserve"> die</w:t>
      </w:r>
      <w:r>
        <w:t xml:space="preserve"> Lieferung</w:t>
      </w:r>
      <w:r w:rsidR="00713804">
        <w:t xml:space="preserve">en </w:t>
      </w:r>
      <w:r>
        <w:t xml:space="preserve">eines Auftrags von der Optimierung nicht mehr eingeplant werden </w:t>
      </w:r>
      <w:r w:rsidR="00713804">
        <w:t>dürfen.</w:t>
      </w:r>
    </w:p>
    <w:p w14:paraId="28F185D8" w14:textId="1D0E85A0" w:rsidR="00944552" w:rsidRDefault="00944552" w:rsidP="005A6F34">
      <w:r>
        <w:t xml:space="preserve">Ladezeitfenster bedeutet </w:t>
      </w:r>
      <w:r w:rsidR="0093498A">
        <w:t xml:space="preserve">SYNCROTESS das Zeitintervall das auf Basis der Entladedauer, der Fahrtdauer und der Ladedauer eines Auftrags vom Lieferzeitfenster abgeleitet wird. </w:t>
      </w:r>
    </w:p>
    <w:p w14:paraId="00EB01E2" w14:textId="77777777" w:rsidR="00A90206" w:rsidRDefault="00A90206" w:rsidP="00A90206">
      <w:r>
        <w:t xml:space="preserve">Die neue Betonoptimierung muss die verfügbaren Lieferungen so auf die verfügbaren Fahrzeuge verteilen, dass möglichst viele Lieferungen innerhalb ihres Lieferzeitfensters entladen werden. </w:t>
      </w:r>
    </w:p>
    <w:p w14:paraId="52B3DA0C" w14:textId="77777777" w:rsidR="00A90206" w:rsidRDefault="00A90206" w:rsidP="00A90206">
      <w:r>
        <w:t>Falls eine Lieferung aufgrund des Ladezeitfensters nicht innerhalb ihres Lieferzeitfensters entladen werden kann, muss die neue Betonoptimierung das Ladezeitfenster bis zu einer einstellbaren Grenze („</w:t>
      </w:r>
      <w:proofErr w:type="spellStart"/>
      <w:r>
        <w:t>shefltime</w:t>
      </w:r>
      <w:proofErr w:type="spellEnd"/>
      <w:r>
        <w:t>“) nach vorne verlegen, um die Lieferung doch innerhalb des Lieferzeitfensters entladen zu können und eine Verspätung zu vermeiden (</w:t>
      </w:r>
      <w:proofErr w:type="spellStart"/>
      <w:r>
        <w:t>early</w:t>
      </w:r>
      <w:proofErr w:type="spellEnd"/>
      <w:r>
        <w:t xml:space="preserve"> </w:t>
      </w:r>
      <w:proofErr w:type="spellStart"/>
      <w:r>
        <w:t>load</w:t>
      </w:r>
      <w:proofErr w:type="spellEnd"/>
      <w:r>
        <w:t xml:space="preserve">).  </w:t>
      </w:r>
    </w:p>
    <w:p w14:paraId="58C0D8DF" w14:textId="16A6093E" w:rsidR="00A90206" w:rsidRDefault="00A90206" w:rsidP="00A90206">
      <w:r>
        <w:t xml:space="preserve">Falls eine Verspätung nicht durch </w:t>
      </w:r>
      <w:proofErr w:type="spellStart"/>
      <w:r>
        <w:t>early</w:t>
      </w:r>
      <w:proofErr w:type="spellEnd"/>
      <w:r>
        <w:t xml:space="preserve"> </w:t>
      </w:r>
      <w:proofErr w:type="spellStart"/>
      <w:r>
        <w:t>load</w:t>
      </w:r>
      <w:proofErr w:type="spellEnd"/>
      <w:r>
        <w:t xml:space="preserve"> vermieden werden kann, muss die neue Betonoptimierung die Entladung einer Lieferung hinter das Lieferzeitfenster planen. </w:t>
      </w:r>
    </w:p>
    <w:p w14:paraId="7ABD5893" w14:textId="131EAF34" w:rsidR="00604A35" w:rsidRDefault="00604A35" w:rsidP="00A90206">
      <w:r>
        <w:t>Die neue Betonoptimierung, muss die im Auftrag übermittelte Deadline ignorieren.</w:t>
      </w:r>
    </w:p>
    <w:p w14:paraId="794CD87F" w14:textId="77777777" w:rsidR="00A90206" w:rsidRDefault="00A90206" w:rsidP="00A90206">
      <w:r>
        <w:t xml:space="preserve">Wenn eine Lieferung eines Auftrags bereits verspätet wurde, muss die neue Betonoptimierung eine Verspätung jeder weiteren Lieferung der Lieferkette stärker gewichten, als wenn eine Einzellieferung verspätet würde (Australien SCR 212).   </w:t>
      </w:r>
    </w:p>
    <w:p w14:paraId="512909FD" w14:textId="6320BA65" w:rsidR="00A90206" w:rsidRDefault="00A90206" w:rsidP="005A6F34">
      <w:r>
        <w:lastRenderedPageBreak/>
        <w:t>Wenn</w:t>
      </w:r>
      <w:r w:rsidR="0084716F">
        <w:t xml:space="preserve"> die Betonoptimierung</w:t>
      </w:r>
      <w:r>
        <w:t xml:space="preserve"> eine Lieferung bis zu einem fest vorgegeben Zeitraum hinter dem Lieferzeitfenster nicht </w:t>
      </w:r>
      <w:r w:rsidR="00A82648">
        <w:t>einplanen kann</w:t>
      </w:r>
      <w:r>
        <w:t xml:space="preserve">, muss die neue Betonoptimierung verhindern, diese Lieferung </w:t>
      </w:r>
      <w:r w:rsidR="00A82648">
        <w:t xml:space="preserve">hinter diesem Zeitraum </w:t>
      </w:r>
      <w:r w:rsidR="00513B44">
        <w:t>einzuplanen.</w:t>
      </w:r>
      <w:r>
        <w:t xml:space="preserve"> </w:t>
      </w:r>
    </w:p>
    <w:p w14:paraId="5188FB74" w14:textId="0E1B278B" w:rsidR="00A90206" w:rsidRPr="00545DC0" w:rsidRDefault="00A90206" w:rsidP="005A6F34">
      <w:pPr>
        <w:rPr>
          <w:b/>
          <w:bCs/>
        </w:rPr>
      </w:pPr>
      <w:r w:rsidRPr="00545DC0">
        <w:rPr>
          <w:b/>
          <w:bCs/>
        </w:rPr>
        <w:t>Umsetzung</w:t>
      </w:r>
    </w:p>
    <w:p w14:paraId="6B61D318" w14:textId="6A600650" w:rsidR="00545DC0" w:rsidRDefault="00545DC0" w:rsidP="005A6F34">
      <w:r>
        <w:t xml:space="preserve">Für Plant Dispatch siehe Umsetzung </w:t>
      </w:r>
      <w:proofErr w:type="spellStart"/>
      <w:r>
        <w:t>FiFo</w:t>
      </w:r>
      <w:proofErr w:type="spellEnd"/>
      <w:r>
        <w:t xml:space="preserve"> Regel:</w:t>
      </w:r>
    </w:p>
    <w:p w14:paraId="733BEF62" w14:textId="2DB940B7" w:rsidR="00545DC0" w:rsidRDefault="00545DC0" w:rsidP="00545DC0">
      <w:pPr>
        <w:pStyle w:val="Listenabsatz"/>
        <w:numPr>
          <w:ilvl w:val="0"/>
          <w:numId w:val="29"/>
        </w:numPr>
      </w:pPr>
      <w:r>
        <w:t>Für jede Lieferung wird vom Lieferzeitfenster das Ladezeitfenster abgeleitet.</w:t>
      </w:r>
    </w:p>
    <w:p w14:paraId="1CB5A80A" w14:textId="18C27116" w:rsidR="00545DC0" w:rsidRDefault="00545DC0" w:rsidP="00545DC0">
      <w:pPr>
        <w:pStyle w:val="Listenabsatz"/>
        <w:numPr>
          <w:ilvl w:val="0"/>
          <w:numId w:val="29"/>
        </w:numPr>
      </w:pPr>
      <w:r>
        <w:t>Die Lieferungen werden aufsteigen nach ihrem Ladezeitfenster sortiert.</w:t>
      </w:r>
    </w:p>
    <w:p w14:paraId="76790559" w14:textId="0C331BF4" w:rsidR="00545DC0" w:rsidRDefault="00545DC0" w:rsidP="00545DC0">
      <w:pPr>
        <w:pStyle w:val="Listenabsatz"/>
        <w:numPr>
          <w:ilvl w:val="0"/>
          <w:numId w:val="29"/>
        </w:numPr>
      </w:pPr>
      <w:r>
        <w:t xml:space="preserve">Für die erste Lieferung wird ein passendes Fahrzeug gesucht und die Lieferung am </w:t>
      </w:r>
      <w:r w:rsidR="00F774F8">
        <w:t>linken Rand des Ladezeitfensters eingeplant.</w:t>
      </w:r>
    </w:p>
    <w:p w14:paraId="1FC4125F" w14:textId="17C228DE" w:rsidR="00F774F8" w:rsidRDefault="00F774F8" w:rsidP="00545DC0">
      <w:pPr>
        <w:pStyle w:val="Listenabsatz"/>
        <w:numPr>
          <w:ilvl w:val="0"/>
          <w:numId w:val="29"/>
        </w:numPr>
      </w:pPr>
      <w:r>
        <w:t xml:space="preserve">Falls das wegen Werksbeschränkungen nicht geht, wird </w:t>
      </w:r>
      <w:proofErr w:type="spellStart"/>
      <w:r>
        <w:t>early</w:t>
      </w:r>
      <w:proofErr w:type="spellEnd"/>
      <w:r>
        <w:t xml:space="preserve"> </w:t>
      </w:r>
      <w:proofErr w:type="spellStart"/>
      <w:r>
        <w:t>load</w:t>
      </w:r>
      <w:proofErr w:type="spellEnd"/>
      <w:r>
        <w:t xml:space="preserve"> versucht.</w:t>
      </w:r>
    </w:p>
    <w:p w14:paraId="7DE99C5D" w14:textId="7189A758" w:rsidR="00545DC0" w:rsidRDefault="00F774F8" w:rsidP="00F774F8">
      <w:pPr>
        <w:pStyle w:val="Listenabsatz"/>
        <w:numPr>
          <w:ilvl w:val="0"/>
          <w:numId w:val="29"/>
        </w:numPr>
      </w:pPr>
      <w:r>
        <w:t xml:space="preserve">Sonst wird die Lieferung mit Verspätung eingeplant. </w:t>
      </w:r>
    </w:p>
    <w:p w14:paraId="48E5DBFF" w14:textId="05D747D5" w:rsidR="00C50AED" w:rsidRDefault="00C50AED" w:rsidP="00F774F8">
      <w:pPr>
        <w:pStyle w:val="Listenabsatz"/>
        <w:numPr>
          <w:ilvl w:val="0"/>
          <w:numId w:val="29"/>
        </w:numPr>
      </w:pPr>
      <w:r>
        <w:t>Parameter für Max Verspätun</w:t>
      </w:r>
      <w:r w:rsidR="00C51EBB">
        <w:t xml:space="preserve">g für erste Lieferung und für Folge Lieferungen, muss hochgesetzt </w:t>
      </w:r>
      <w:proofErr w:type="gramStart"/>
      <w:r w:rsidR="00C51EBB">
        <w:t>werden</w:t>
      </w:r>
      <w:proofErr w:type="gramEnd"/>
      <w:r w:rsidR="00C51EBB">
        <w:t xml:space="preserve"> wenn er nicht greifen soll</w:t>
      </w:r>
    </w:p>
    <w:p w14:paraId="461B4BFB" w14:textId="355D88C4" w:rsidR="00AF422F" w:rsidRDefault="001C1226" w:rsidP="00F774F8">
      <w:pPr>
        <w:pStyle w:val="Listenabsatz"/>
        <w:numPr>
          <w:ilvl w:val="0"/>
          <w:numId w:val="29"/>
        </w:numPr>
      </w:pPr>
      <w:r>
        <w:t xml:space="preserve">Die Deadline eines Auftrags wird ignoriert. </w:t>
      </w:r>
    </w:p>
    <w:p w14:paraId="5B1641BC" w14:textId="77777777" w:rsidR="00545DC0" w:rsidRDefault="00545DC0" w:rsidP="005A6F34"/>
    <w:p w14:paraId="3B04A6F7" w14:textId="1158D3A0" w:rsidR="00DA5D02" w:rsidRDefault="00DA5D02" w:rsidP="005A6F34"/>
    <w:p w14:paraId="07E11749" w14:textId="43F48AD9" w:rsidR="00AE645A" w:rsidRDefault="00AE645A" w:rsidP="008A0FB7">
      <w:pPr>
        <w:pStyle w:val="berschrift4"/>
      </w:pPr>
      <w:r>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Daher wird nur „</w:t>
      </w:r>
      <w:proofErr w:type="spellStart"/>
      <w:r w:rsidR="00064502">
        <w:t>Precise</w:t>
      </w:r>
      <w:proofErr w:type="spellEnd"/>
      <w:r w:rsidR="00064502">
        <w:t xml:space="preserve"> </w:t>
      </w:r>
      <w:proofErr w:type="spellStart"/>
      <w:r w:rsidR="00064502">
        <w:t>Loadspacing</w:t>
      </w:r>
      <w:proofErr w:type="spellEnd"/>
      <w:r w:rsidR="00064502">
        <w:t xml:space="preserve">“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w:t>
      </w:r>
      <w:r w:rsidR="00986B55">
        <w:lastRenderedPageBreak/>
        <w:t xml:space="preserve">Lieferungen dieses Auftrags gegenüber den Lieferungen eines nicht gestarteten Auftrags bevorzugt werden. </w:t>
      </w:r>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p>
    <w:p w14:paraId="5B8B9F49" w14:textId="2EC31AFD" w:rsidR="00334EC5" w:rsidRDefault="0077117C" w:rsidP="008A0FB7">
      <w:pPr>
        <w:pStyle w:val="berschrift4"/>
      </w:pPr>
      <w:r>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5192616D" w:rsidR="009E6D9D"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77B06B89" w14:textId="595F21D1" w:rsidR="00357066" w:rsidRPr="00ED34AA" w:rsidRDefault="00357066" w:rsidP="009C046D">
      <w:proofErr w:type="spellStart"/>
      <w:r>
        <w:t>Vllt</w:t>
      </w:r>
      <w:proofErr w:type="spellEnd"/>
      <w:r>
        <w:t xml:space="preserve"> bereits korrekt so.</w:t>
      </w:r>
    </w:p>
    <w:p w14:paraId="44BAEBC1" w14:textId="5EA9AF9E" w:rsidR="00330B5E" w:rsidRDefault="0077117C" w:rsidP="008A0FB7">
      <w:pPr>
        <w:pStyle w:val="berschrift4"/>
      </w:pPr>
      <w:r>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w:t>
      </w:r>
      <w:r w:rsidR="00990496">
        <w:lastRenderedPageBreak/>
        <w:t xml:space="preserve">Optimierung nicht </w:t>
      </w:r>
      <w:r w:rsidR="00DF6FAB">
        <w:t>einbezogen</w:t>
      </w:r>
      <w:r w:rsidR="00990496">
        <w:t xml:space="preserve"> werden.</w:t>
      </w:r>
      <w:r w:rsidR="00F0484E">
        <w:t xml:space="preserve"> </w:t>
      </w:r>
      <w:r w:rsidR="0028073D">
        <w:t>Fahrzeug bezogene „</w:t>
      </w:r>
      <w:proofErr w:type="spellStart"/>
      <w:r w:rsidR="0028073D">
        <w:t>Capacity</w:t>
      </w:r>
      <w:proofErr w:type="spellEnd"/>
      <w:r w:rsidR="0028073D">
        <w:t xml:space="preserve"> </w:t>
      </w:r>
      <w:proofErr w:type="spellStart"/>
      <w:r w:rsidR="0028073D">
        <w:t>Reduction</w:t>
      </w:r>
      <w:proofErr w:type="spellEnd"/>
      <w:r w:rsidR="0028073D">
        <w:t xml:space="preserve"> </w:t>
      </w:r>
      <w:proofErr w:type="spellStart"/>
      <w:r w:rsidR="0028073D">
        <w:t>Factors</w:t>
      </w:r>
      <w:proofErr w:type="spellEnd"/>
      <w:r w:rsidR="0028073D">
        <w:t>“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w:t>
      </w:r>
      <w:proofErr w:type="spellStart"/>
      <w:r w:rsidR="00A0655E">
        <w:t>Percentage</w:t>
      </w:r>
      <w:proofErr w:type="spellEnd"/>
      <w:r w:rsidR="00A0655E">
        <w:t xml:space="preserve">“ die besagt, zu wieviel Prozent ein Fahrzeug in Abhängigkeit von Werk und Produkt beladen werden darf. </w:t>
      </w:r>
      <w:r w:rsidR="00A831A8">
        <w:t>Beide Faktoren müssen in die Berechnung der zulässigen Lademenge einbezogen werden.</w:t>
      </w:r>
    </w:p>
    <w:p w14:paraId="7BCDB85F" w14:textId="00159855" w:rsidR="003224B4" w:rsidRDefault="0077117C" w:rsidP="008A0FB7">
      <w:pPr>
        <w:pStyle w:val="berschrift4"/>
      </w:pPr>
      <w:r>
        <w:t xml:space="preserve"> </w:t>
      </w:r>
      <w:r w:rsidR="003224B4">
        <w:t>Öffnungszeiten</w:t>
      </w:r>
    </w:p>
    <w:p w14:paraId="7DF18608" w14:textId="4BE50C30" w:rsidR="00E56AF2" w:rsidRPr="00ED34AA" w:rsidRDefault="003224B4" w:rsidP="00E56AF2">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58607759" w:rsidR="008A5A7D" w:rsidRDefault="00851783" w:rsidP="00851783">
      <w:pPr>
        <w:pStyle w:val="Listenabsatz"/>
        <w:numPr>
          <w:ilvl w:val="0"/>
          <w:numId w:val="18"/>
        </w:numPr>
      </w:pPr>
      <w:r>
        <w:t xml:space="preserve">Wenn </w:t>
      </w:r>
      <w:r w:rsidR="003E1388">
        <w:t>das Hauptwerk</w:t>
      </w:r>
      <w:r>
        <w:t xml:space="preserve"> geschlossen ist, soll aus alternativen Lieferwerken geliefert werden, um Verspätungen zu verhindern</w:t>
      </w:r>
      <w:r w:rsidR="008576AC">
        <w:t>.</w:t>
      </w:r>
      <w:r w:rsidR="003A275D">
        <w:t xml:space="preserve"> Sortiert nach </w:t>
      </w:r>
      <w:r w:rsidR="0096273D">
        <w:t>N</w:t>
      </w:r>
      <w:r w:rsidR="003A275D">
        <w:t xml:space="preserve">ähe zum Kunden. </w:t>
      </w:r>
    </w:p>
    <w:p w14:paraId="3823CEFC" w14:textId="07CF767D" w:rsidR="00406323" w:rsidRDefault="00272E67" w:rsidP="00851783">
      <w:pPr>
        <w:pStyle w:val="Listenabsatz"/>
        <w:numPr>
          <w:ilvl w:val="0"/>
          <w:numId w:val="18"/>
        </w:numPr>
      </w:pPr>
      <w:r>
        <w:t xml:space="preserve">Wenn </w:t>
      </w:r>
      <w:r w:rsidR="003E1388">
        <w:t>das Hauptwerk</w:t>
      </w:r>
      <w:r>
        <w:t xml:space="preserve"> geschlossen ist, aber keine alternativen Lieferwerke eingetragen </w:t>
      </w:r>
      <w:r w:rsidR="003E1388">
        <w:t xml:space="preserve">oder verfügbar </w:t>
      </w:r>
      <w:r w:rsidR="007C0FA8">
        <w:t>sind, wird die Werksschließung berücksichtigt und der Lieferfluss gebrochen</w:t>
      </w:r>
      <w:r w:rsidR="000226E2">
        <w:t>.</w:t>
      </w:r>
    </w:p>
    <w:p w14:paraId="47F2E7DB" w14:textId="2953E3F4" w:rsidR="00CC047A" w:rsidRDefault="00CC047A" w:rsidP="00CC047A">
      <w:r w:rsidRPr="00CC047A">
        <w:t xml:space="preserve">Der Ladebeginn muss jeweils innerhalb der Öffnungszeiten liegen. Das </w:t>
      </w:r>
      <w:proofErr w:type="spellStart"/>
      <w:r w:rsidRPr="00CC047A">
        <w:t>Ladeende</w:t>
      </w:r>
      <w:proofErr w:type="spellEnd"/>
      <w:r w:rsidRPr="00CC047A">
        <w:t xml:space="preserv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021F07A1" w14:textId="7CBD2620" w:rsidR="00837258" w:rsidRPr="00ED34AA" w:rsidRDefault="00631E90" w:rsidP="00B773B7">
      <w:r>
        <w:t xml:space="preserve">Für Kunden </w:t>
      </w:r>
      <w:r w:rsidR="00203C71">
        <w:t>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rPr>
          <w:ins w:id="171" w:author="Stefan Jollet" w:date="2022-08-15T13:30:00Z"/>
        </w:rPr>
      </w:pPr>
      <w:r>
        <w:lastRenderedPageBreak/>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ins w:id="172" w:author="Stefan Jollet" w:date="2022-08-15T13:30:00Z">
        <w:r>
          <w:t>TBD mit Benedikt</w:t>
        </w:r>
        <w:r w:rsidR="00B13450">
          <w:t xml:space="preserve"> besprechen</w:t>
        </w:r>
      </w:ins>
    </w:p>
    <w:p w14:paraId="59298312" w14:textId="5326C0AE" w:rsidR="00005924" w:rsidRDefault="00005924" w:rsidP="008A0FB7">
      <w:pPr>
        <w:pStyle w:val="berschrift4"/>
      </w:pPr>
      <w:r>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w:t>
      </w:r>
      <w:proofErr w:type="spellStart"/>
      <w:r w:rsidR="00751E52">
        <w:t>Princip</w:t>
      </w:r>
      <w:r w:rsidR="00371856">
        <w:t>al</w:t>
      </w:r>
      <w:proofErr w:type="spellEnd"/>
      <w:r w:rsidR="00371856">
        <w:t>,</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proofErr w:type="spellStart"/>
      <w:r>
        <w:t>Principal</w:t>
      </w:r>
      <w:proofErr w:type="spellEnd"/>
      <w:r>
        <w:t>: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74D6BAED" w:rsidR="00B2595F" w:rsidRDefault="007140A9" w:rsidP="008A0FB7">
      <w:pPr>
        <w:pStyle w:val="berschrift4"/>
      </w:pPr>
      <w:r w:rsidRPr="00B0786E">
        <w:t xml:space="preserve"> </w:t>
      </w:r>
      <w:proofErr w:type="spellStart"/>
      <w:r w:rsidR="0078578B">
        <w:t>Splitload</w:t>
      </w:r>
      <w:proofErr w:type="spellEnd"/>
      <w:r w:rsidR="0078578B">
        <w:t xml:space="preserve"> and </w:t>
      </w:r>
      <w:proofErr w:type="spellStart"/>
      <w:r w:rsidR="00B2595F">
        <w:t>Multidrop</w:t>
      </w:r>
      <w:proofErr w:type="spellEnd"/>
    </w:p>
    <w:p w14:paraId="56F27952" w14:textId="3650CC9B" w:rsidR="003657E9" w:rsidRDefault="0078578B" w:rsidP="00B2595F">
      <w:r>
        <w:t>Ein</w:t>
      </w:r>
      <w:r w:rsidR="00F4488C">
        <w:t xml:space="preserve"> </w:t>
      </w:r>
      <w:proofErr w:type="spellStart"/>
      <w:r w:rsidR="00F4488C">
        <w:t>One-Shipto-</w:t>
      </w:r>
      <w:r>
        <w:t>Splitload</w:t>
      </w:r>
      <w:proofErr w:type="spellEnd"/>
      <w:r>
        <w:t xml:space="preserve"> bedeutet in SYNCROTESS eine</w:t>
      </w:r>
      <w:r w:rsidR="0010578C">
        <w:t xml:space="preserve"> zusammenhängende</w:t>
      </w:r>
      <w:r>
        <w:t xml:space="preserve"> </w:t>
      </w:r>
      <w:r w:rsidR="00F4488C">
        <w:t>Menge von Aufträgen</w:t>
      </w:r>
      <w:r w:rsidR="0010578C">
        <w:t xml:space="preserve">, </w:t>
      </w:r>
      <w:r w:rsidR="004C36A0">
        <w:t>bei denen vom gleichen Werk zum gleichen Kunden, unterschiedliche Materialien geliefert werden müssen.</w:t>
      </w:r>
    </w:p>
    <w:p w14:paraId="77A4A74A" w14:textId="1B4EA0DC" w:rsidR="0078578B" w:rsidRDefault="00F4488C" w:rsidP="00B2595F">
      <w:r>
        <w:t xml:space="preserve"> </w:t>
      </w:r>
      <w:r w:rsidR="00F04AB7">
        <w:t xml:space="preserve">Die neue Betonoptimierung muss einen </w:t>
      </w:r>
      <w:proofErr w:type="spellStart"/>
      <w:r w:rsidR="00F04AB7">
        <w:t>One-Shipto-Splitload</w:t>
      </w:r>
      <w:proofErr w:type="spellEnd"/>
      <w:r w:rsidR="00F04AB7">
        <w:t xml:space="preserve"> als genau eine Lieferung vom Lieferwerk zum Kunden mit verschiedenen Materialien einplanen. Die Dauer der Lade- und Entladezeiten werden summiert.  </w:t>
      </w:r>
    </w:p>
    <w:p w14:paraId="2EFAB5AE" w14:textId="039EE22D" w:rsidR="008B479F" w:rsidRDefault="008B479F" w:rsidP="00B2595F">
      <w:r>
        <w:lastRenderedPageBreak/>
        <w:t xml:space="preserve">Ein </w:t>
      </w:r>
      <w:proofErr w:type="spellStart"/>
      <w:r>
        <w:t>Multidrop</w:t>
      </w:r>
      <w:proofErr w:type="spellEnd"/>
      <w:r>
        <w:t xml:space="preserve"> bedeutet in SYNCROTESS eine zusammenhängende Menge von Aufträgen, bei denen vom gleichen </w:t>
      </w:r>
      <w:r w:rsidR="00AE53EF">
        <w:t xml:space="preserve">Werk zu unterschiedlichen Kunden das gleiche Material geliefert werden muss. </w:t>
      </w:r>
      <w:r w:rsidR="003467C6">
        <w:t xml:space="preserve">Die Abfahrreihenfolge der Kunden ist </w:t>
      </w:r>
      <w:r w:rsidR="00F3793C">
        <w:t xml:space="preserve">fest </w:t>
      </w:r>
      <w:r w:rsidR="003467C6">
        <w:t>vorgegeben.</w:t>
      </w:r>
    </w:p>
    <w:p w14:paraId="01577952" w14:textId="672290FA" w:rsidR="0035120C" w:rsidRDefault="0035120C" w:rsidP="00B2595F">
      <w:r>
        <w:t xml:space="preserve">Die neue Betonoptimierung muss einen </w:t>
      </w:r>
      <w:proofErr w:type="spellStart"/>
      <w:r>
        <w:t>Multidrop</w:t>
      </w:r>
      <w:proofErr w:type="spellEnd"/>
      <w:r>
        <w:t xml:space="preserve"> als genau eine Lieferung vom Lieferwerk zum letzten Kunden der Entladereihenfolge </w:t>
      </w:r>
      <w:r w:rsidR="000624FA">
        <w:t xml:space="preserve">einplanen. Die Fahrtdauer wird aus den einzelnen Fahrzeiten und den Entladezeiten summiert. </w:t>
      </w:r>
    </w:p>
    <w:p w14:paraId="4A9EE5DB" w14:textId="04C1303A" w:rsidR="00777AA8" w:rsidRPr="00777AA8" w:rsidRDefault="00777AA8" w:rsidP="00B2595F">
      <w:pPr>
        <w:rPr>
          <w:b/>
          <w:bCs/>
        </w:rPr>
      </w:pPr>
      <w:r w:rsidRPr="00777AA8">
        <w:rPr>
          <w:b/>
          <w:bCs/>
        </w:rPr>
        <w:t>Umsetzung</w:t>
      </w:r>
    </w:p>
    <w:p w14:paraId="0263C62A" w14:textId="58A6F8BD" w:rsidR="00777AA8" w:rsidRDefault="00777AA8" w:rsidP="00B2595F">
      <w:r w:rsidRPr="00777AA8">
        <w:t>Die Distanz zwischen den Entladeorten der Kunden</w:t>
      </w:r>
      <w:r w:rsidR="00B93650">
        <w:t xml:space="preserve"> bei einem </w:t>
      </w:r>
      <w:proofErr w:type="spellStart"/>
      <w:r w:rsidR="00B93650">
        <w:t>Multidrop</w:t>
      </w:r>
      <w:proofErr w:type="spellEnd"/>
      <w:r w:rsidRPr="00777AA8">
        <w:t xml:space="preserve"> wird mittels Luftlinienkalkulation errechnet (inkl. Durchschnittsgeschwindigkeit und Approximationsfaktor).</w:t>
      </w:r>
    </w:p>
    <w:p w14:paraId="773ED3A3" w14:textId="35FECB43" w:rsidR="003625A6" w:rsidRDefault="003625A6" w:rsidP="008A0FB7">
      <w:pPr>
        <w:pStyle w:val="berschrift4"/>
      </w:pPr>
      <w:r>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w:t>
      </w:r>
      <w:proofErr w:type="spellStart"/>
      <w:r w:rsidR="00154D49">
        <w:t>Cleaning</w:t>
      </w:r>
      <w:proofErr w:type="spellEnd"/>
      <w:r w:rsidR="00154D49">
        <w:t xml:space="preserve">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lastRenderedPageBreak/>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pPr>
      <w:r>
        <w:t xml:space="preserve">Des Weiteren existiert ein </w:t>
      </w:r>
      <w:proofErr w:type="spellStart"/>
      <w:r>
        <w:t>Flag</w:t>
      </w:r>
      <w:proofErr w:type="spellEnd"/>
      <w:r>
        <w:t xml:space="preserve"> „</w:t>
      </w:r>
      <w:proofErr w:type="spellStart"/>
      <w:r>
        <w:t>Contamination</w:t>
      </w:r>
      <w:proofErr w:type="spellEnd"/>
      <w:r>
        <w:t xml:space="preserve"> </w:t>
      </w:r>
      <w:proofErr w:type="spellStart"/>
      <w:r>
        <w:t>allowed</w:t>
      </w:r>
      <w:proofErr w:type="spellEnd"/>
      <w:r>
        <w:t xml:space="preserve">“ auf dem Auftrag. Wenn dieses </w:t>
      </w:r>
      <w:proofErr w:type="spellStart"/>
      <w:r>
        <w:t>Flag</w:t>
      </w:r>
      <w:proofErr w:type="spellEnd"/>
      <w:r>
        <w:t xml:space="preserve">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57802EFC" w:rsidR="00E85456" w:rsidRDefault="00E85456" w:rsidP="00E85456">
      <w:pPr>
        <w:ind w:left="360"/>
      </w:pPr>
      <w:r>
        <w:t xml:space="preserve">Beim Waschen darf von der </w:t>
      </w:r>
      <w:proofErr w:type="spellStart"/>
      <w:r>
        <w:t>FiFo</w:t>
      </w:r>
      <w:proofErr w:type="spellEnd"/>
      <w:r>
        <w:t>-Regel abgewichen werden, wenn ein</w:t>
      </w:r>
      <w:r w:rsidRPr="00E85456">
        <w:t xml:space="preserve"> Fahrzeug zum Werk</w:t>
      </w:r>
      <w:r>
        <w:t xml:space="preserve"> kommt</w:t>
      </w:r>
      <w:r w:rsidRPr="00E85456">
        <w:t xml:space="preserve"> und erst noch gewaschen werden</w:t>
      </w:r>
      <w:r>
        <w:t xml:space="preserve"> </w:t>
      </w:r>
      <w:proofErr w:type="gramStart"/>
      <w:r>
        <w:t>muss</w:t>
      </w:r>
      <w:proofErr w:type="gramEnd"/>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wird. Das Entscheidungskriterium für den </w:t>
      </w:r>
      <w:proofErr w:type="spellStart"/>
      <w:r w:rsidRPr="00E85456">
        <w:t>FiFo</w:t>
      </w:r>
      <w:proofErr w:type="spellEnd"/>
      <w:r w:rsidRPr="00E85456">
        <w:t xml:space="preserve"> ist also der Zeitpunkt, an dem das Fahrzeug am Werk eintrifft.</w:t>
      </w:r>
    </w:p>
    <w:p w14:paraId="1E042863" w14:textId="7F904591" w:rsidR="00047749" w:rsidRDefault="00047749" w:rsidP="008A0FB7">
      <w:pPr>
        <w:pStyle w:val="berschrift4"/>
      </w:pPr>
      <w:proofErr w:type="spellStart"/>
      <w:r>
        <w:t>Predecessor</w:t>
      </w:r>
      <w:proofErr w:type="spellEnd"/>
    </w:p>
    <w:p w14:paraId="5CC9C356" w14:textId="7992A7A4" w:rsidR="00047749" w:rsidRDefault="00047749" w:rsidP="00047749">
      <w:pPr>
        <w:rPr>
          <w:ins w:id="173" w:author="Stefan Jollet" w:date="2022-08-15T13:34:00Z"/>
        </w:rPr>
      </w:pPr>
      <w:r>
        <w:t>Für einen Auftrag A kann</w:t>
      </w:r>
      <w:r w:rsidR="00850E50">
        <w:t xml:space="preserve"> in der Praxis</w:t>
      </w:r>
      <w:r>
        <w:t xml:space="preserve"> ein Vorgängerauftrag B definier</w:t>
      </w:r>
      <w:r w:rsidR="00850E50">
        <w:t>t sein</w:t>
      </w:r>
      <w:r>
        <w:t>, der abgeschlossen sein muss</w:t>
      </w:r>
      <w:r w:rsidR="0016095E">
        <w:t>,</w:t>
      </w:r>
      <w:r>
        <w:t xml:space="preserve"> bevor die Belieferung des eigentlichen Auftrags beginnen 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w:t>
      </w:r>
      <w:r w:rsidR="00320642">
        <w:t>e</w:t>
      </w:r>
      <w:r w:rsidR="00EF13CD">
        <w:t xml:space="preserve"> Zeit ebenfalls einbeziehen.</w:t>
      </w:r>
      <w:r w:rsidR="002B7118">
        <w:t xml:space="preserve"> Die Zeitspanne gibt exakt an, wann die erste Lieferung des Auftrags A eingeplant werden muss. Das Lieferzeitfenster wird nicht mehr berücksichtigt.</w:t>
      </w:r>
      <w:r w:rsidR="0016095E">
        <w:t xml:space="preserve"> Die einzelnen Lieferungen der Aufträge A und B bilden also eine gemeinsame Lieferkette.</w:t>
      </w:r>
      <w:r w:rsidR="008351DE">
        <w:t xml:space="preserve"> </w:t>
      </w:r>
    </w:p>
    <w:p w14:paraId="63CCD669" w14:textId="0D76F17D" w:rsidR="004955E0" w:rsidRDefault="004955E0" w:rsidP="00047749">
      <w:ins w:id="174" w:author="Stefan Jollet" w:date="2022-08-15T13:34:00Z">
        <w:r>
          <w:t>TBD</w:t>
        </w:r>
      </w:ins>
      <w:ins w:id="175" w:author="Stefan Jollet" w:date="2022-08-15T13:35:00Z">
        <w:r w:rsidR="00F46957">
          <w:t>:</w:t>
        </w:r>
      </w:ins>
      <w:ins w:id="176" w:author="Stefan Jollet" w:date="2022-08-15T13:34:00Z">
        <w:r>
          <w:t xml:space="preserve"> </w:t>
        </w:r>
      </w:ins>
      <w:ins w:id="177" w:author="Stefan Jollet" w:date="2022-08-15T13:35:00Z">
        <w:r>
          <w:t>abklären</w:t>
        </w:r>
        <w:r w:rsidR="00D908B3">
          <w:t xml:space="preserve"> mit Benedikt</w:t>
        </w:r>
        <w:r>
          <w:t xml:space="preserve">, ob es eine Beschränkung des Zielortes gibt oder nicht. </w:t>
        </w:r>
      </w:ins>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lastRenderedPageBreak/>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w:t>
      </w:r>
      <w:proofErr w:type="spellStart"/>
      <w:r>
        <w:t>Flag</w:t>
      </w:r>
      <w:proofErr w:type="spellEnd"/>
      <w:r>
        <w:t xml:space="preserve">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D15843"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178"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178"/>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D15843"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D15843"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proofErr w:type="spellStart"/>
      <w:r>
        <w:t>Plusload</w:t>
      </w:r>
      <w:proofErr w:type="spellEnd"/>
    </w:p>
    <w:p w14:paraId="4C703539" w14:textId="19272BE1" w:rsidR="00495922" w:rsidRDefault="00495922" w:rsidP="005E18DF"/>
    <w:p w14:paraId="1EF62DBA" w14:textId="32A0A759" w:rsidR="00495922" w:rsidRDefault="00495922" w:rsidP="00495922">
      <w:proofErr w:type="spellStart"/>
      <w:r>
        <w:t>Plusload</w:t>
      </w:r>
      <w:proofErr w:type="spellEnd"/>
      <w:r>
        <w:t xml:space="preserve"> bedeutet im Vorplanungsmodus von SYNCROTESS, eine </w:t>
      </w:r>
      <w:r w:rsidR="00A952EF">
        <w:t>Erhöhung der</w:t>
      </w:r>
      <w:r>
        <w:t xml:space="preserve"> Liefer</w:t>
      </w:r>
      <w:r w:rsidR="00A952EF">
        <w:t>m</w:t>
      </w:r>
      <w:r w:rsidR="001C23CA">
        <w:t>enge</w:t>
      </w:r>
      <w:r w:rsidR="002C4F11">
        <w:t xml:space="preserve"> eines Auftrags</w:t>
      </w:r>
      <w:r w:rsidR="00A952EF">
        <w:t>, die</w:t>
      </w:r>
      <w:r w:rsidR="001C23CA">
        <w:t xml:space="preserve"> sich aus der </w:t>
      </w:r>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r w:rsidR="00C02776">
        <w:t>„</w:t>
      </w:r>
      <w:r w:rsidR="001C23CA">
        <w:t xml:space="preserve">Plus Load </w:t>
      </w:r>
      <w:proofErr w:type="spellStart"/>
      <w:r w:rsidR="001C23CA">
        <w:t>Percentag</w:t>
      </w:r>
      <w:r w:rsidR="00C02776">
        <w:t>e</w:t>
      </w:r>
      <w:proofErr w:type="spellEnd"/>
      <w:r w:rsidR="00C02776">
        <w:t>“</w:t>
      </w:r>
      <w:r w:rsidR="001C23CA">
        <w:t xml:space="preserve"> ergibt und</w:t>
      </w:r>
      <w:r w:rsidR="005D2616">
        <w:t xml:space="preserve"> falls erforderlich</w:t>
      </w:r>
      <w:r w:rsidR="001C23CA">
        <w:t xml:space="preserve"> </w:t>
      </w:r>
      <w:r w:rsidR="00A952EF">
        <w:t>als zusätzliche Lieferung</w:t>
      </w:r>
      <w:r>
        <w:t xml:space="preserve"> am Ende der Lieferkette ohne exaktes </w:t>
      </w:r>
      <w:proofErr w:type="spellStart"/>
      <w:r>
        <w:t>Spacing</w:t>
      </w:r>
      <w:proofErr w:type="spellEnd"/>
      <w:r>
        <w:t xml:space="preserve"> eingeplant </w:t>
      </w:r>
      <w:r w:rsidR="001C23CA">
        <w:t xml:space="preserve">wird. </w:t>
      </w:r>
      <w:r>
        <w:t xml:space="preserve"> </w:t>
      </w:r>
    </w:p>
    <w:p w14:paraId="6D7B4BE6" w14:textId="5EB263D8" w:rsidR="00495922" w:rsidRDefault="00495922" w:rsidP="005E18DF">
      <w:r>
        <w:t xml:space="preserve">Für einen Auftrag mit </w:t>
      </w:r>
      <w:proofErr w:type="spellStart"/>
      <w:r>
        <w:t>Plusload</w:t>
      </w:r>
      <w:proofErr w:type="spellEnd"/>
      <w:r w:rsidR="00A40725">
        <w:t xml:space="preserve"> </w:t>
      </w:r>
      <w:proofErr w:type="spellStart"/>
      <w:r>
        <w:t>Flag</w:t>
      </w:r>
      <w:proofErr w:type="spellEnd"/>
      <w:r>
        <w:t xml:space="preserve"> muss die neue Betonoptimierung im Vorplanungsmodus </w:t>
      </w:r>
      <w:r w:rsidR="002E5649">
        <w:t>maximal</w:t>
      </w:r>
      <w:r>
        <w:t xml:space="preserve"> eine zusätzliche Lieferung einplanen, deren Start Load </w:t>
      </w:r>
      <w:r>
        <w:lastRenderedPageBreak/>
        <w:t>frühestens zum Zeitpunkt des Finish Load der letzten regulären Lieferung der Lieferkette liegen darf.</w:t>
      </w:r>
    </w:p>
    <w:p w14:paraId="67794A77" w14:textId="62AE1C4D" w:rsidR="00495922" w:rsidRDefault="00D01ACB" w:rsidP="005E18DF">
      <w:r>
        <w:t xml:space="preserve">Wenn die </w:t>
      </w:r>
      <w:r w:rsidR="00B563FA">
        <w:t xml:space="preserve">Menge der </w:t>
      </w:r>
      <w:r>
        <w:t>letzte</w:t>
      </w:r>
      <w:r w:rsidR="002F590C">
        <w:t>n</w:t>
      </w:r>
      <w:r>
        <w:t xml:space="preserve"> Lieferung </w:t>
      </w:r>
      <w:r w:rsidR="00B563FA">
        <w:t xml:space="preserve">eines Auftrags die Kapazität des Fahrzeugs nicht komplett ausfüllt, </w:t>
      </w:r>
      <w:r w:rsidR="002F590C">
        <w:t xml:space="preserve">muss die neue Betonoptimierung die Kapazität des Fahrzeugs mit </w:t>
      </w:r>
      <w:r w:rsidR="005F3BFF">
        <w:t>einer Teilm</w:t>
      </w:r>
      <w:r w:rsidR="002F590C">
        <w:t xml:space="preserve">enge aus der </w:t>
      </w:r>
      <w:r w:rsidR="002E55F4">
        <w:t xml:space="preserve">Lieferung des </w:t>
      </w:r>
      <w:proofErr w:type="spellStart"/>
      <w:r w:rsidR="002E55F4">
        <w:t>Plusloads</w:t>
      </w:r>
      <w:proofErr w:type="spellEnd"/>
      <w:r w:rsidR="002E55F4">
        <w:t xml:space="preserve"> </w:t>
      </w:r>
      <w:r w:rsidR="002F590C">
        <w:t xml:space="preserve">auffüllen. </w:t>
      </w:r>
      <w:r w:rsidR="00345775">
        <w:t xml:space="preserve">Wird dadurch bereits die zusätzlich erforderliche Menge aus dem </w:t>
      </w:r>
      <w:proofErr w:type="spellStart"/>
      <w:r w:rsidR="00345775">
        <w:t>Plusload</w:t>
      </w:r>
      <w:proofErr w:type="spellEnd"/>
      <w:r w:rsidR="00345775">
        <w:t xml:space="preserve"> verplant, ist keine weitere Lieferung notwendig.</w:t>
      </w:r>
    </w:p>
    <w:p w14:paraId="1AEEDE8E" w14:textId="555E3241" w:rsidR="00DE7163" w:rsidRDefault="00DE7163" w:rsidP="005E18DF">
      <w:r>
        <w:t>Umsetzung</w:t>
      </w:r>
      <w:r w:rsidR="00EE4CA9">
        <w:t xml:space="preserve"> Vorplanung</w:t>
      </w:r>
      <w:r>
        <w:t>:</w:t>
      </w:r>
    </w:p>
    <w:p w14:paraId="19225C9B" w14:textId="1B189AB7" w:rsidR="00C74EA9" w:rsidRDefault="00C74EA9" w:rsidP="005E18DF">
      <w:r>
        <w:t>Auftragsmenge wird erhöht, wenn diese erfüllt, gibt es keine weitere Lieferung</w:t>
      </w:r>
    </w:p>
    <w:p w14:paraId="35B76B72" w14:textId="3133B76E" w:rsidR="00D2105B" w:rsidRDefault="00DE7163" w:rsidP="005E18DF">
      <w:r>
        <w:t>Lieferzeitfenster</w:t>
      </w:r>
      <w:r w:rsidR="00D2105B">
        <w:t xml:space="preserve"> errechnet</w:t>
      </w:r>
      <w:r w:rsidR="00AC34D1">
        <w:t xml:space="preserve"> aus Ladezeitfenster</w:t>
      </w:r>
      <w:r w:rsidR="00EE4CA9">
        <w:t xml:space="preserve"> und</w:t>
      </w:r>
      <w:r w:rsidR="00D2105B">
        <w:t xml:space="preserve"> </w:t>
      </w:r>
      <w:proofErr w:type="spellStart"/>
      <w:r w:rsidR="00AC34D1">
        <w:t>travel</w:t>
      </w:r>
      <w:proofErr w:type="spellEnd"/>
      <w:r w:rsidR="00AC34D1">
        <w:t xml:space="preserve"> </w:t>
      </w:r>
      <w:r w:rsidR="00D2105B">
        <w:t>vom nächst</w:t>
      </w:r>
      <w:r w:rsidR="00E346AA">
        <w:t>liegenden</w:t>
      </w:r>
      <w:r w:rsidR="00D2105B">
        <w:t xml:space="preserve"> </w:t>
      </w:r>
      <w:proofErr w:type="gramStart"/>
      <w:r w:rsidR="00D2105B">
        <w:t>Werk</w:t>
      </w:r>
      <w:r w:rsidR="00886887">
        <w:t xml:space="preserve"> </w:t>
      </w:r>
      <w:r w:rsidR="00AC34D1">
        <w:t xml:space="preserve"> +</w:t>
      </w:r>
      <w:proofErr w:type="gramEnd"/>
      <w:r w:rsidR="00AC34D1">
        <w:t xml:space="preserve"> Toleranz</w:t>
      </w:r>
      <w:r w:rsidR="00886887">
        <w:t xml:space="preserve">. </w:t>
      </w:r>
    </w:p>
    <w:p w14:paraId="6EC82267" w14:textId="77777777" w:rsidR="00EE4CA9" w:rsidRDefault="00EE4CA9" w:rsidP="005E18DF"/>
    <w:p w14:paraId="65E4F9B3" w14:textId="71A55559" w:rsidR="001A7E00" w:rsidRDefault="00A83BF1" w:rsidP="005E18DF">
      <w:r>
        <w:t xml:space="preserve">Im Echtzeit Betrieb wird die Priorität des Auftrags auf 0 gesetzt, wenn die </w:t>
      </w:r>
      <w:proofErr w:type="spellStart"/>
      <w:r>
        <w:t>Plusload</w:t>
      </w:r>
      <w:proofErr w:type="spellEnd"/>
      <w:r>
        <w:t xml:space="preserve">-Lieferung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4A220344" w14:textId="1D562145" w:rsidR="00A91B4B" w:rsidRDefault="00A91B4B" w:rsidP="005E18DF"/>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t>Variable Ladezeit</w:t>
      </w:r>
    </w:p>
    <w:p w14:paraId="587BB8F3" w14:textId="3D9C0A66" w:rsidR="00AE4EFD" w:rsidRPr="00B624EB" w:rsidRDefault="001D6918" w:rsidP="00AE4EFD">
      <w:r>
        <w:t>Variable Ladezeit bedeutet, dass die Ladezeit einer Lieferung von der zu ladenden Menge der Lieferung selbst abhängig ist</w:t>
      </w:r>
      <w:r w:rsidR="00854704">
        <w:t xml:space="preserve">. Mittels einer </w:t>
      </w:r>
      <w:proofErr w:type="spellStart"/>
      <w:r w:rsidR="00854704">
        <w:t>Laderate</w:t>
      </w:r>
      <w:proofErr w:type="spellEnd"/>
      <w:r w:rsidR="00854704">
        <w:t xml:space="preserve">, die bestimmt wie lange es </w:t>
      </w:r>
      <w:r w:rsidR="00C47955">
        <w:t>dauert,</w:t>
      </w:r>
      <w:r w:rsidR="00854704">
        <w:t xml:space="preserve"> einen Kubikmeter zu laden, wird die Ladedauer einer Lieferung </w:t>
      </w:r>
      <w:r w:rsidR="00854704">
        <w:lastRenderedPageBreak/>
        <w:t>berechnet.</w:t>
      </w:r>
      <w:r>
        <w:t xml:space="preserve"> Die neue Betonoptimierung soll die variable Ladezeit berücksichtigen</w:t>
      </w:r>
      <w:r w:rsidR="00FF38BB">
        <w:t xml:space="preserve"> können</w:t>
      </w:r>
      <w:r>
        <w:t>. Das bedeutet, dass bei Vorschlägen der neuen Betonoptimierung, die Ladezeit immer auf die Größe der Lieferung angepasst ist.</w:t>
      </w:r>
      <w:r w:rsidR="00FF38BB">
        <w:t xml:space="preserve"> Voraussetzung ist, dass das Ladezeitmodell in der Dispatchgruppe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179" w:name="_Toc121464039"/>
      <w:r>
        <w:t>Optionale Anforderungen</w:t>
      </w:r>
      <w:bookmarkEnd w:id="179"/>
    </w:p>
    <w:p w14:paraId="3F6A4DC4" w14:textId="5AEC7758" w:rsidR="008A0FB7" w:rsidRDefault="004D507F" w:rsidP="008A0FB7">
      <w:pPr>
        <w:pStyle w:val="berschrift4"/>
      </w:pPr>
      <w:r>
        <w:t xml:space="preserve"> </w:t>
      </w:r>
      <w:proofErr w:type="spellStart"/>
      <w:r w:rsidR="00D43FEF">
        <w:t>Bore</w:t>
      </w:r>
      <w:proofErr w:type="spellEnd"/>
      <w:r w:rsidR="00D43FEF">
        <w:t xml:space="preserve"> Pile Jobs</w:t>
      </w:r>
    </w:p>
    <w:p w14:paraId="092C7D4F" w14:textId="4E26B030" w:rsidR="003924E9" w:rsidRDefault="00AE4EFD" w:rsidP="008A0FB7">
      <w:pPr>
        <w:pStyle w:val="Listenabsatz"/>
        <w:numPr>
          <w:ilvl w:val="0"/>
          <w:numId w:val="19"/>
        </w:numPr>
      </w:pPr>
      <w:r>
        <w:t xml:space="preserve">Die Abbildung von so genannten </w:t>
      </w:r>
      <w:proofErr w:type="spellStart"/>
      <w:r>
        <w:t>Bore</w:t>
      </w:r>
      <w:proofErr w:type="spellEnd"/>
      <w:r>
        <w:t xml:space="preserve"> Pile Jobs hat in der </w:t>
      </w:r>
      <w:proofErr w:type="spellStart"/>
      <w:r>
        <w:t>FiFo</w:t>
      </w:r>
      <w:proofErr w:type="spellEnd"/>
      <w:r>
        <w:t xml:space="preserve">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 xml:space="preserve">Falls es möglich ist, soll im </w:t>
      </w:r>
      <w:proofErr w:type="spellStart"/>
      <w:r>
        <w:t>Preplanning</w:t>
      </w:r>
      <w:proofErr w:type="spellEnd"/>
      <w:r>
        <w:t xml:space="preserve">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proofErr w:type="gramStart"/>
      <w:r>
        <w:t>Toll</w:t>
      </w:r>
      <w:proofErr w:type="gramEnd"/>
      <w:r>
        <w:t xml:space="preserve"> Fees </w:t>
      </w:r>
    </w:p>
    <w:p w14:paraId="77F93E70" w14:textId="77777777" w:rsidR="003C59D9" w:rsidRDefault="003C59D9" w:rsidP="003C59D9">
      <w:r>
        <w:t xml:space="preserve">Eine Berücksichtigung von Mautkosten soll in der </w:t>
      </w:r>
      <w:proofErr w:type="spellStart"/>
      <w:r>
        <w:t>Zulunft</w:t>
      </w:r>
      <w:proofErr w:type="spellEnd"/>
      <w:r>
        <w:t xml:space="preserve">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180" w:name="_Toc121464040"/>
      <w:r>
        <w:t>Ausschluss</w:t>
      </w:r>
      <w:r w:rsidR="004A6273">
        <w:t xml:space="preserve"> L</w:t>
      </w:r>
      <w:r>
        <w:t>iste</w:t>
      </w:r>
      <w:bookmarkEnd w:id="180"/>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181" w:name="_Toc121464041"/>
      <w:r>
        <w:lastRenderedPageBreak/>
        <w:t>Preloads</w:t>
      </w:r>
      <w:bookmarkEnd w:id="181"/>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182" w:name="_Toc121464042"/>
      <w:proofErr w:type="spellStart"/>
      <w:r>
        <w:t>Shunting</w:t>
      </w:r>
      <w:bookmarkEnd w:id="182"/>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183" w:name="_Toc121464043"/>
      <w:r>
        <w:t>Roaming</w:t>
      </w:r>
      <w:bookmarkEnd w:id="183"/>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184" w:name="_Toc121464044"/>
      <w:proofErr w:type="spellStart"/>
      <w:r>
        <w:t>Predrive</w:t>
      </w:r>
      <w:bookmarkEnd w:id="184"/>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185" w:name="_Toc121464045"/>
      <w:proofErr w:type="spellStart"/>
      <w:r>
        <w:t>Waste</w:t>
      </w:r>
      <w:proofErr w:type="spellEnd"/>
      <w:r>
        <w:t xml:space="preserve"> Orders</w:t>
      </w:r>
      <w:bookmarkEnd w:id="185"/>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186" w:name="_Toc121464046"/>
      <w:r>
        <w:t xml:space="preserve">Customer </w:t>
      </w:r>
      <w:proofErr w:type="spellStart"/>
      <w:r>
        <w:t>Managed</w:t>
      </w:r>
      <w:proofErr w:type="spellEnd"/>
      <w:r>
        <w:t xml:space="preserve"> </w:t>
      </w:r>
      <w:proofErr w:type="spellStart"/>
      <w:r>
        <w:t>Assignment</w:t>
      </w:r>
      <w:proofErr w:type="spellEnd"/>
      <w:r>
        <w:t xml:space="preserve"> (CMA)</w:t>
      </w:r>
      <w:bookmarkEnd w:id="186"/>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187" w:name="_Toc121464047"/>
      <w:proofErr w:type="spellStart"/>
      <w:r>
        <w:lastRenderedPageBreak/>
        <w:t>Splitloads</w:t>
      </w:r>
      <w:bookmarkEnd w:id="187"/>
      <w:proofErr w:type="spellEnd"/>
      <w:r>
        <w:t xml:space="preserve"> </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188" w:name="_Toc121464048"/>
      <w:r>
        <w:t>Fahrzeit</w:t>
      </w:r>
      <w:bookmarkEnd w:id="188"/>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w:t>
      </w:r>
      <w:proofErr w:type="spellStart"/>
      <w:r>
        <w:t>Regret</w:t>
      </w:r>
      <w:proofErr w:type="spellEnd"/>
      <w:r>
        <w:t>, wird von Betonkunden nicht angefragt</w:t>
      </w:r>
      <w:r w:rsidR="003F558D">
        <w:t>.</w:t>
      </w:r>
    </w:p>
    <w:p w14:paraId="2E121E89" w14:textId="55C82831" w:rsidR="00DE7F78" w:rsidRDefault="00DE7F78" w:rsidP="00DE7F78">
      <w:pPr>
        <w:pStyle w:val="berschrift3"/>
      </w:pPr>
      <w:bookmarkStart w:id="189" w:name="_Toc121464049"/>
      <w:r>
        <w:t>Minimum Rip</w:t>
      </w:r>
      <w:bookmarkEnd w:id="189"/>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bookmarkStart w:id="190" w:name="_Toc121464050"/>
      <w:r>
        <w:t>Produktionskosten</w:t>
      </w:r>
      <w:bookmarkEnd w:id="190"/>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bookmarkStart w:id="191" w:name="_Toc121464051"/>
      <w:r w:rsidRPr="00175E0F">
        <w:rPr>
          <w:lang w:val="en-GB"/>
        </w:rPr>
        <w:t>Orders for more than o</w:t>
      </w:r>
      <w:r>
        <w:rPr>
          <w:lang w:val="en-GB"/>
        </w:rPr>
        <w:t>ne Day</w:t>
      </w:r>
      <w:bookmarkEnd w:id="191"/>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bookmarkStart w:id="192" w:name="_Toc121464052"/>
      <w:r w:rsidRPr="007B0AED">
        <w:rPr>
          <w:lang w:val="en-GB"/>
        </w:rPr>
        <w:lastRenderedPageBreak/>
        <w:t>Max Number of Trucks/ V</w:t>
      </w:r>
      <w:r>
        <w:rPr>
          <w:lang w:val="en-GB"/>
        </w:rPr>
        <w:t>ehicle List</w:t>
      </w:r>
      <w:bookmarkEnd w:id="192"/>
    </w:p>
    <w:p w14:paraId="6E507357" w14:textId="542F30C4" w:rsidR="005B42B2" w:rsidRDefault="005B42B2" w:rsidP="005B42B2">
      <w:r w:rsidRPr="007B0AED">
        <w:t xml:space="preserve">Ein Auftrag kann </w:t>
      </w:r>
      <w:r>
        <w:t xml:space="preserve">der Optimierung über das Feld „Max </w:t>
      </w:r>
      <w:proofErr w:type="spellStart"/>
      <w:r>
        <w:t>Number</w:t>
      </w:r>
      <w:proofErr w:type="spellEnd"/>
      <w:r>
        <w:t xml:space="preserve"> of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193" w:name="_Toc121464053"/>
      <w:r>
        <w:t>Optimierungsziele</w:t>
      </w:r>
      <w:bookmarkEnd w:id="193"/>
    </w:p>
    <w:p w14:paraId="2139DE0C" w14:textId="310B2CA0" w:rsidR="00617528" w:rsidRPr="0096739E" w:rsidRDefault="003B4696" w:rsidP="00142784">
      <w:r>
        <w:t>Ziel der Optimierung soll es sein</w:t>
      </w:r>
      <w:r w:rsidR="004A230A">
        <w:t xml:space="preserve">, neben der Einhaltung der </w:t>
      </w:r>
      <w:proofErr w:type="spellStart"/>
      <w:r w:rsidR="004A230A">
        <w:t>FiFo</w:t>
      </w:r>
      <w:proofErr w:type="spellEnd"/>
      <w:r w:rsidR="004A230A">
        <w:t>-Regel,</w:t>
      </w:r>
      <w:r>
        <w:t xml:space="preserve">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xml:space="preserve">. Die bisherige quadratische Kostenfunktion der Verspätungen soll dabei hinterfragt und andere Abbildungsmöglichkeiten geprüft und verglichen </w:t>
      </w:r>
      <w:proofErr w:type="gramStart"/>
      <w:r w:rsidR="007F10B1">
        <w:t>werden.</w:t>
      </w:r>
      <w:r w:rsidR="00FC02C4">
        <w:t>.</w:t>
      </w:r>
      <w:proofErr w:type="gramEnd"/>
      <w:r w:rsidR="009A48BB">
        <w:t xml:space="preserve"> </w:t>
      </w:r>
    </w:p>
    <w:sectPr w:rsidR="00617528" w:rsidRPr="0096739E" w:rsidSect="00574927">
      <w:footerReference w:type="default" r:id="rId17"/>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Timm Ziarnetzky" w:date="2022-08-23T08:04:00Z" w:initials="TZ">
    <w:p w14:paraId="493312A8" w14:textId="30B00DD2" w:rsidR="00603C85" w:rsidRDefault="00603C85" w:rsidP="003D7915">
      <w:pPr>
        <w:pStyle w:val="Kommentartext"/>
        <w:jc w:val="left"/>
      </w:pPr>
      <w:r>
        <w:rPr>
          <w:rStyle w:val="Kommentarzeichen"/>
        </w:rPr>
        <w:annotationRef/>
      </w:r>
      <w:r>
        <w:t xml:space="preserve">Lieferungen werden den Werken wie folgt zugeordnet (Stand Plant Dispatch): Erst wird das Stammwerk ausprobiert, d.h. die Verfügbarkeit des Werkes geprüft. Ist dieses nicht verfügbar, werden die alternativen Werke analog geprüft in der Reihenfolge ihrer Distanz zum Kunden mit dem dichtesten beginnend. </w:t>
      </w:r>
    </w:p>
  </w:comment>
  <w:comment w:id="18" w:author="Stefan Jollet" w:date="2022-08-25T08:58:00Z" w:initials="SJ">
    <w:p w14:paraId="0F061C8C" w14:textId="77777777" w:rsidR="00EF3B40" w:rsidRDefault="00EF3B40">
      <w:pPr>
        <w:pStyle w:val="Kommentartext"/>
        <w:jc w:val="left"/>
      </w:pPr>
      <w:r>
        <w:rPr>
          <w:rStyle w:val="Kommentarzeichen"/>
        </w:rPr>
        <w:annotationRef/>
      </w:r>
      <w:r>
        <w:t xml:space="preserve">Aktuell keine Modi unterschieden. </w:t>
      </w:r>
    </w:p>
    <w:p w14:paraId="5D4A6AE0" w14:textId="77777777" w:rsidR="00EF3B40" w:rsidRDefault="00EF3B40" w:rsidP="001473D2">
      <w:pPr>
        <w:pStyle w:val="Kommentartext"/>
        <w:jc w:val="left"/>
      </w:pPr>
      <w:r>
        <w:t>Auch bei Principal werden alternative Werke genommen</w:t>
      </w:r>
    </w:p>
  </w:comment>
  <w:comment w:id="19" w:author="Stefan Jollet" w:date="2022-08-25T09:00:00Z" w:initials="SJ">
    <w:p w14:paraId="13D0FA95" w14:textId="77777777" w:rsidR="00B843DF" w:rsidRDefault="00B843DF" w:rsidP="004C708D">
      <w:pPr>
        <w:pStyle w:val="Kommentartext"/>
        <w:jc w:val="left"/>
      </w:pPr>
      <w:r>
        <w:rPr>
          <w:rStyle w:val="Kommentarzeichen"/>
        </w:rPr>
        <w:annotationRef/>
      </w:r>
      <w:r>
        <w:t>Nicht nur Verfügbarkeit, es wird auch evrsucht verspätungen zu vermeiden.</w:t>
      </w:r>
    </w:p>
  </w:comment>
  <w:comment w:id="20" w:author="Stefan" w:date="2022-08-25T12:07:00Z" w:initials="S">
    <w:p w14:paraId="37F7416D" w14:textId="77777777" w:rsidR="00541C0A" w:rsidRDefault="00541C0A">
      <w:pPr>
        <w:pStyle w:val="Kommentartext"/>
        <w:jc w:val="left"/>
      </w:pPr>
      <w:r>
        <w:rPr>
          <w:rStyle w:val="Kommentarzeichen"/>
        </w:rPr>
        <w:annotationRef/>
      </w:r>
      <w:r>
        <w:t>Plant Dispatch Multiple: Zuerst Hauptwerk. Es sei denn Verspätung. Dann wird alternative gesucht. Falls alle zu spät , wird geringste Verspätung gewählt.</w:t>
      </w:r>
    </w:p>
    <w:p w14:paraId="2E0E5CDC" w14:textId="77777777" w:rsidR="00541C0A" w:rsidRDefault="00541C0A" w:rsidP="00157BD1">
      <w:pPr>
        <w:pStyle w:val="Kommentartext"/>
        <w:jc w:val="left"/>
      </w:pPr>
      <w:r>
        <w:t xml:space="preserve">Single: noch nicht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3312A8" w15:done="0"/>
  <w15:commentEx w15:paraId="5D4A6AE0" w15:paraIdParent="493312A8" w15:done="0"/>
  <w15:commentEx w15:paraId="13D0FA95" w15:paraIdParent="493312A8" w15:done="0"/>
  <w15:commentEx w15:paraId="2E0E5CDC" w15:paraIdParent="493312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F0897" w16cex:dateUtc="2022-08-23T06:04:00Z"/>
  <w16cex:commentExtensible w16cex:durableId="26B1B81B" w16cex:dateUtc="2022-08-25T06:58:00Z"/>
  <w16cex:commentExtensible w16cex:durableId="26B1B8BF" w16cex:dateUtc="2022-08-25T07:00:00Z"/>
  <w16cex:commentExtensible w16cex:durableId="26B1E47C" w16cex:dateUtc="2022-08-25T1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3312A8" w16cid:durableId="26AF0897"/>
  <w16cid:commentId w16cid:paraId="5D4A6AE0" w16cid:durableId="26B1B81B"/>
  <w16cid:commentId w16cid:paraId="13D0FA95" w16cid:durableId="26B1B8BF"/>
  <w16cid:commentId w16cid:paraId="2E0E5CDC" w16cid:durableId="26B1E4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126530"/>
      <w:docPartObj>
        <w:docPartGallery w:val="Page Numbers (Bottom of Page)"/>
        <w:docPartUnique/>
      </w:docPartObj>
    </w:sdtPr>
    <w:sdtEndPr/>
    <w:sdtContent>
      <w:p w14:paraId="0716E3FB" w14:textId="507A789F" w:rsidR="00F46DF0" w:rsidRDefault="00D15843">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6941A42"/>
    <w:multiLevelType w:val="hybridMultilevel"/>
    <w:tmpl w:val="E10AB9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9E181D"/>
    <w:multiLevelType w:val="hybridMultilevel"/>
    <w:tmpl w:val="843EDE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8136ED"/>
    <w:multiLevelType w:val="hybridMultilevel"/>
    <w:tmpl w:val="C97ADF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FC50C67"/>
    <w:multiLevelType w:val="hybridMultilevel"/>
    <w:tmpl w:val="E10AB9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D3F1E3C"/>
    <w:multiLevelType w:val="hybridMultilevel"/>
    <w:tmpl w:val="843ED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3"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28"/>
  </w:num>
  <w:num w:numId="2" w16cid:durableId="2116514425">
    <w:abstractNumId w:val="32"/>
  </w:num>
  <w:num w:numId="3" w16cid:durableId="1909269901">
    <w:abstractNumId w:val="20"/>
  </w:num>
  <w:num w:numId="4" w16cid:durableId="462116638">
    <w:abstractNumId w:val="23"/>
  </w:num>
  <w:num w:numId="5" w16cid:durableId="2045321807">
    <w:abstractNumId w:val="9"/>
  </w:num>
  <w:num w:numId="6" w16cid:durableId="676998265">
    <w:abstractNumId w:val="29"/>
  </w:num>
  <w:num w:numId="7" w16cid:durableId="1088187942">
    <w:abstractNumId w:val="1"/>
  </w:num>
  <w:num w:numId="8" w16cid:durableId="171530164">
    <w:abstractNumId w:val="10"/>
  </w:num>
  <w:num w:numId="9" w16cid:durableId="1193375072">
    <w:abstractNumId w:val="25"/>
  </w:num>
  <w:num w:numId="10" w16cid:durableId="1842623595">
    <w:abstractNumId w:val="11"/>
  </w:num>
  <w:num w:numId="11" w16cid:durableId="1368143014">
    <w:abstractNumId w:val="8"/>
  </w:num>
  <w:num w:numId="12" w16cid:durableId="476192532">
    <w:abstractNumId w:val="31"/>
  </w:num>
  <w:num w:numId="13" w16cid:durableId="833183975">
    <w:abstractNumId w:val="0"/>
  </w:num>
  <w:num w:numId="14" w16cid:durableId="501235625">
    <w:abstractNumId w:val="16"/>
  </w:num>
  <w:num w:numId="15" w16cid:durableId="1555503082">
    <w:abstractNumId w:val="26"/>
  </w:num>
  <w:num w:numId="16" w16cid:durableId="733700552">
    <w:abstractNumId w:val="33"/>
  </w:num>
  <w:num w:numId="17" w16cid:durableId="1404135614">
    <w:abstractNumId w:val="18"/>
  </w:num>
  <w:num w:numId="18" w16cid:durableId="1345403954">
    <w:abstractNumId w:val="13"/>
  </w:num>
  <w:num w:numId="19" w16cid:durableId="982082558">
    <w:abstractNumId w:val="22"/>
  </w:num>
  <w:num w:numId="20" w16cid:durableId="2047565218">
    <w:abstractNumId w:val="2"/>
  </w:num>
  <w:num w:numId="21" w16cid:durableId="1134105677">
    <w:abstractNumId w:val="3"/>
  </w:num>
  <w:num w:numId="22" w16cid:durableId="367335327">
    <w:abstractNumId w:val="21"/>
  </w:num>
  <w:num w:numId="23" w16cid:durableId="2028213702">
    <w:abstractNumId w:val="15"/>
  </w:num>
  <w:num w:numId="24" w16cid:durableId="1143810915">
    <w:abstractNumId w:val="19"/>
  </w:num>
  <w:num w:numId="25" w16cid:durableId="1441608936">
    <w:abstractNumId w:val="30"/>
  </w:num>
  <w:num w:numId="26" w16cid:durableId="931624489">
    <w:abstractNumId w:val="17"/>
  </w:num>
  <w:num w:numId="27" w16cid:durableId="1318412318">
    <w:abstractNumId w:val="5"/>
  </w:num>
  <w:num w:numId="28" w16cid:durableId="504320498">
    <w:abstractNumId w:val="6"/>
  </w:num>
  <w:num w:numId="29" w16cid:durableId="187068791">
    <w:abstractNumId w:val="24"/>
  </w:num>
  <w:num w:numId="30" w16cid:durableId="1662152531">
    <w:abstractNumId w:val="7"/>
  </w:num>
  <w:num w:numId="31" w16cid:durableId="649748857">
    <w:abstractNumId w:val="27"/>
  </w:num>
  <w:num w:numId="32" w16cid:durableId="1848330258">
    <w:abstractNumId w:val="12"/>
  </w:num>
  <w:num w:numId="33" w16cid:durableId="1691027329">
    <w:abstractNumId w:val="14"/>
  </w:num>
  <w:num w:numId="34" w16cid:durableId="6503412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fan Sommer">
    <w15:presenceInfo w15:providerId="AD" w15:userId="S::Stefan.Sommer@inform-software.com::07ca4864-ae20-4d2b-99e5-e0e49953204c"/>
  </w15:person>
  <w15:person w15:author="Timm Ziarnetzky">
    <w15:presenceInfo w15:providerId="AD" w15:userId="S::Timm.Ziarnetzky@inform-software.com::aec35307-a43a-4d63-891b-eec9cbfc423f"/>
  </w15:person>
  <w15:person w15:author="Stefan Jollet">
    <w15:presenceInfo w15:providerId="AD" w15:userId="S::Stefan.Jollet@inform-software.com::07ca4864-ae20-4d2b-99e5-e0e49953204c"/>
  </w15:person>
  <w15:person w15:author="Stefan">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11355"/>
    <w:rsid w:val="00011742"/>
    <w:rsid w:val="00011BF5"/>
    <w:rsid w:val="00012301"/>
    <w:rsid w:val="000137C6"/>
    <w:rsid w:val="00014E3E"/>
    <w:rsid w:val="000161E2"/>
    <w:rsid w:val="00020251"/>
    <w:rsid w:val="000206FE"/>
    <w:rsid w:val="0002081C"/>
    <w:rsid w:val="00021E6C"/>
    <w:rsid w:val="00022003"/>
    <w:rsid w:val="000226E2"/>
    <w:rsid w:val="000227B9"/>
    <w:rsid w:val="00022E8F"/>
    <w:rsid w:val="00023826"/>
    <w:rsid w:val="00024B4E"/>
    <w:rsid w:val="0002606A"/>
    <w:rsid w:val="00031CB1"/>
    <w:rsid w:val="0003500E"/>
    <w:rsid w:val="00037A31"/>
    <w:rsid w:val="00040CED"/>
    <w:rsid w:val="00041119"/>
    <w:rsid w:val="00042902"/>
    <w:rsid w:val="00042E53"/>
    <w:rsid w:val="00043C66"/>
    <w:rsid w:val="00044226"/>
    <w:rsid w:val="00045978"/>
    <w:rsid w:val="00045B92"/>
    <w:rsid w:val="00046E8B"/>
    <w:rsid w:val="00047749"/>
    <w:rsid w:val="0005066C"/>
    <w:rsid w:val="00051175"/>
    <w:rsid w:val="00053B33"/>
    <w:rsid w:val="000546C2"/>
    <w:rsid w:val="00054AC3"/>
    <w:rsid w:val="0005611F"/>
    <w:rsid w:val="0005688B"/>
    <w:rsid w:val="00056EAC"/>
    <w:rsid w:val="00062203"/>
    <w:rsid w:val="000624FA"/>
    <w:rsid w:val="00063C28"/>
    <w:rsid w:val="00064502"/>
    <w:rsid w:val="00064AFE"/>
    <w:rsid w:val="000670F3"/>
    <w:rsid w:val="000678E1"/>
    <w:rsid w:val="00067D67"/>
    <w:rsid w:val="000760A7"/>
    <w:rsid w:val="000767BD"/>
    <w:rsid w:val="00077EAD"/>
    <w:rsid w:val="00080662"/>
    <w:rsid w:val="0008233F"/>
    <w:rsid w:val="0008442E"/>
    <w:rsid w:val="000875F2"/>
    <w:rsid w:val="00091266"/>
    <w:rsid w:val="000941FA"/>
    <w:rsid w:val="00095BBD"/>
    <w:rsid w:val="000975BE"/>
    <w:rsid w:val="0009792D"/>
    <w:rsid w:val="000A0C09"/>
    <w:rsid w:val="000A3004"/>
    <w:rsid w:val="000A3057"/>
    <w:rsid w:val="000B5366"/>
    <w:rsid w:val="000B6F9A"/>
    <w:rsid w:val="000C0834"/>
    <w:rsid w:val="000C0CB7"/>
    <w:rsid w:val="000C6DA5"/>
    <w:rsid w:val="000C78E6"/>
    <w:rsid w:val="000D02EC"/>
    <w:rsid w:val="000D052E"/>
    <w:rsid w:val="000D2535"/>
    <w:rsid w:val="000D35FC"/>
    <w:rsid w:val="000D41B1"/>
    <w:rsid w:val="000D5B7C"/>
    <w:rsid w:val="000D65D8"/>
    <w:rsid w:val="000D7924"/>
    <w:rsid w:val="000E251E"/>
    <w:rsid w:val="000E5F78"/>
    <w:rsid w:val="000E7EE4"/>
    <w:rsid w:val="000F3181"/>
    <w:rsid w:val="000F3B5C"/>
    <w:rsid w:val="000F465B"/>
    <w:rsid w:val="000F4CB3"/>
    <w:rsid w:val="000F5904"/>
    <w:rsid w:val="000F5A12"/>
    <w:rsid w:val="00101182"/>
    <w:rsid w:val="00103252"/>
    <w:rsid w:val="001047D8"/>
    <w:rsid w:val="0010578C"/>
    <w:rsid w:val="0010742C"/>
    <w:rsid w:val="00111F2A"/>
    <w:rsid w:val="0011266C"/>
    <w:rsid w:val="00112833"/>
    <w:rsid w:val="001141DE"/>
    <w:rsid w:val="00116119"/>
    <w:rsid w:val="00117952"/>
    <w:rsid w:val="001212B5"/>
    <w:rsid w:val="00125C3F"/>
    <w:rsid w:val="00126E65"/>
    <w:rsid w:val="0013095B"/>
    <w:rsid w:val="0013165B"/>
    <w:rsid w:val="001320F5"/>
    <w:rsid w:val="00133FB4"/>
    <w:rsid w:val="0013473C"/>
    <w:rsid w:val="00140550"/>
    <w:rsid w:val="00142784"/>
    <w:rsid w:val="00146AF3"/>
    <w:rsid w:val="001523B7"/>
    <w:rsid w:val="00154262"/>
    <w:rsid w:val="00154D49"/>
    <w:rsid w:val="0016095E"/>
    <w:rsid w:val="00164216"/>
    <w:rsid w:val="00165AEC"/>
    <w:rsid w:val="00167FAC"/>
    <w:rsid w:val="00172C84"/>
    <w:rsid w:val="00175E0F"/>
    <w:rsid w:val="00177ABE"/>
    <w:rsid w:val="00180DF5"/>
    <w:rsid w:val="00183543"/>
    <w:rsid w:val="00192016"/>
    <w:rsid w:val="00197A20"/>
    <w:rsid w:val="001A2F58"/>
    <w:rsid w:val="001A344C"/>
    <w:rsid w:val="001A7E00"/>
    <w:rsid w:val="001B1B26"/>
    <w:rsid w:val="001B2249"/>
    <w:rsid w:val="001B5D55"/>
    <w:rsid w:val="001B67D8"/>
    <w:rsid w:val="001B6C5A"/>
    <w:rsid w:val="001B739D"/>
    <w:rsid w:val="001B7EE1"/>
    <w:rsid w:val="001C1226"/>
    <w:rsid w:val="001C23CA"/>
    <w:rsid w:val="001C25CA"/>
    <w:rsid w:val="001C29A3"/>
    <w:rsid w:val="001C3D20"/>
    <w:rsid w:val="001C5B1C"/>
    <w:rsid w:val="001D0118"/>
    <w:rsid w:val="001D0620"/>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3262"/>
    <w:rsid w:val="00203C71"/>
    <w:rsid w:val="00207EFD"/>
    <w:rsid w:val="00221221"/>
    <w:rsid w:val="0022134A"/>
    <w:rsid w:val="0022249F"/>
    <w:rsid w:val="0022449F"/>
    <w:rsid w:val="00225EE1"/>
    <w:rsid w:val="0023236E"/>
    <w:rsid w:val="00232E47"/>
    <w:rsid w:val="002348E7"/>
    <w:rsid w:val="00234DD4"/>
    <w:rsid w:val="00236AF5"/>
    <w:rsid w:val="00236F28"/>
    <w:rsid w:val="0024510C"/>
    <w:rsid w:val="00246F1D"/>
    <w:rsid w:val="00247521"/>
    <w:rsid w:val="002476AF"/>
    <w:rsid w:val="00250A23"/>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415D"/>
    <w:rsid w:val="00274C5C"/>
    <w:rsid w:val="00277A60"/>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930"/>
    <w:rsid w:val="002F0FDD"/>
    <w:rsid w:val="002F1ACF"/>
    <w:rsid w:val="002F4816"/>
    <w:rsid w:val="002F590C"/>
    <w:rsid w:val="002F74C9"/>
    <w:rsid w:val="00303262"/>
    <w:rsid w:val="00303DD4"/>
    <w:rsid w:val="00306BF3"/>
    <w:rsid w:val="00307DCB"/>
    <w:rsid w:val="00310001"/>
    <w:rsid w:val="0031049E"/>
    <w:rsid w:val="00312E70"/>
    <w:rsid w:val="003137AB"/>
    <w:rsid w:val="003201F1"/>
    <w:rsid w:val="00320642"/>
    <w:rsid w:val="00320B6A"/>
    <w:rsid w:val="003211C3"/>
    <w:rsid w:val="00321814"/>
    <w:rsid w:val="00322071"/>
    <w:rsid w:val="003224B4"/>
    <w:rsid w:val="003225DC"/>
    <w:rsid w:val="00322684"/>
    <w:rsid w:val="003243D6"/>
    <w:rsid w:val="00325C02"/>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6ABD"/>
    <w:rsid w:val="00380EA1"/>
    <w:rsid w:val="003813CB"/>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6EE"/>
    <w:rsid w:val="003B4692"/>
    <w:rsid w:val="003B4696"/>
    <w:rsid w:val="003C1598"/>
    <w:rsid w:val="003C4ACC"/>
    <w:rsid w:val="003C59D9"/>
    <w:rsid w:val="003C7E62"/>
    <w:rsid w:val="003D2885"/>
    <w:rsid w:val="003D5C36"/>
    <w:rsid w:val="003D756D"/>
    <w:rsid w:val="003D75AA"/>
    <w:rsid w:val="003D79C5"/>
    <w:rsid w:val="003D79EE"/>
    <w:rsid w:val="003E0319"/>
    <w:rsid w:val="003E0977"/>
    <w:rsid w:val="003E1388"/>
    <w:rsid w:val="003E4223"/>
    <w:rsid w:val="003E6311"/>
    <w:rsid w:val="003E7C5F"/>
    <w:rsid w:val="003F3C19"/>
    <w:rsid w:val="003F558D"/>
    <w:rsid w:val="003F6516"/>
    <w:rsid w:val="0040054F"/>
    <w:rsid w:val="00405C85"/>
    <w:rsid w:val="00406323"/>
    <w:rsid w:val="004064A4"/>
    <w:rsid w:val="00406DB0"/>
    <w:rsid w:val="00411F34"/>
    <w:rsid w:val="00412521"/>
    <w:rsid w:val="00412CFC"/>
    <w:rsid w:val="00413D6A"/>
    <w:rsid w:val="004140C0"/>
    <w:rsid w:val="00415133"/>
    <w:rsid w:val="00415741"/>
    <w:rsid w:val="00416ED8"/>
    <w:rsid w:val="00417323"/>
    <w:rsid w:val="00417A9C"/>
    <w:rsid w:val="00420A5F"/>
    <w:rsid w:val="00422826"/>
    <w:rsid w:val="00423782"/>
    <w:rsid w:val="00423806"/>
    <w:rsid w:val="00423AC1"/>
    <w:rsid w:val="00426DDD"/>
    <w:rsid w:val="00433D6B"/>
    <w:rsid w:val="00436BD9"/>
    <w:rsid w:val="00437AA4"/>
    <w:rsid w:val="00441035"/>
    <w:rsid w:val="004417E7"/>
    <w:rsid w:val="00442AAE"/>
    <w:rsid w:val="00442B2D"/>
    <w:rsid w:val="0044384B"/>
    <w:rsid w:val="0045088C"/>
    <w:rsid w:val="004540B3"/>
    <w:rsid w:val="00454EB2"/>
    <w:rsid w:val="00455E3B"/>
    <w:rsid w:val="00460ED1"/>
    <w:rsid w:val="00462F8D"/>
    <w:rsid w:val="004630E9"/>
    <w:rsid w:val="00463BE5"/>
    <w:rsid w:val="00465CB2"/>
    <w:rsid w:val="00466919"/>
    <w:rsid w:val="0046775D"/>
    <w:rsid w:val="004709D4"/>
    <w:rsid w:val="00473C26"/>
    <w:rsid w:val="0047411D"/>
    <w:rsid w:val="004752D5"/>
    <w:rsid w:val="00477EEB"/>
    <w:rsid w:val="00480BF1"/>
    <w:rsid w:val="004863F0"/>
    <w:rsid w:val="00486C51"/>
    <w:rsid w:val="00493E0E"/>
    <w:rsid w:val="004955E0"/>
    <w:rsid w:val="00495922"/>
    <w:rsid w:val="004963A9"/>
    <w:rsid w:val="00497695"/>
    <w:rsid w:val="004976F8"/>
    <w:rsid w:val="004A230A"/>
    <w:rsid w:val="004A5D61"/>
    <w:rsid w:val="004A606F"/>
    <w:rsid w:val="004A6273"/>
    <w:rsid w:val="004B0125"/>
    <w:rsid w:val="004B19FE"/>
    <w:rsid w:val="004B3A47"/>
    <w:rsid w:val="004B7492"/>
    <w:rsid w:val="004C0222"/>
    <w:rsid w:val="004C06C2"/>
    <w:rsid w:val="004C36A0"/>
    <w:rsid w:val="004C629B"/>
    <w:rsid w:val="004C66E5"/>
    <w:rsid w:val="004C6B57"/>
    <w:rsid w:val="004D4671"/>
    <w:rsid w:val="004D507F"/>
    <w:rsid w:val="004D5C1B"/>
    <w:rsid w:val="004D63C3"/>
    <w:rsid w:val="004E1BDF"/>
    <w:rsid w:val="004E1D31"/>
    <w:rsid w:val="004E20C6"/>
    <w:rsid w:val="004E25D2"/>
    <w:rsid w:val="004E2FA4"/>
    <w:rsid w:val="004E2FDD"/>
    <w:rsid w:val="004E60E0"/>
    <w:rsid w:val="004F3D62"/>
    <w:rsid w:val="004F4FD5"/>
    <w:rsid w:val="004F5221"/>
    <w:rsid w:val="004F71DF"/>
    <w:rsid w:val="00503176"/>
    <w:rsid w:val="00506C50"/>
    <w:rsid w:val="00506C5B"/>
    <w:rsid w:val="005113DE"/>
    <w:rsid w:val="005122F9"/>
    <w:rsid w:val="005137A5"/>
    <w:rsid w:val="00513B44"/>
    <w:rsid w:val="005143D8"/>
    <w:rsid w:val="00516A08"/>
    <w:rsid w:val="00516CBB"/>
    <w:rsid w:val="00520BF4"/>
    <w:rsid w:val="0052120B"/>
    <w:rsid w:val="00532494"/>
    <w:rsid w:val="0054021B"/>
    <w:rsid w:val="00540403"/>
    <w:rsid w:val="00541C0A"/>
    <w:rsid w:val="005432E6"/>
    <w:rsid w:val="0054540F"/>
    <w:rsid w:val="005456EE"/>
    <w:rsid w:val="0054597D"/>
    <w:rsid w:val="00545DC0"/>
    <w:rsid w:val="00547788"/>
    <w:rsid w:val="00550710"/>
    <w:rsid w:val="005515E6"/>
    <w:rsid w:val="00551F69"/>
    <w:rsid w:val="00552A3B"/>
    <w:rsid w:val="0055377C"/>
    <w:rsid w:val="005559B3"/>
    <w:rsid w:val="005562F9"/>
    <w:rsid w:val="005579B1"/>
    <w:rsid w:val="00557EF6"/>
    <w:rsid w:val="00560B5A"/>
    <w:rsid w:val="005629E9"/>
    <w:rsid w:val="00562D1A"/>
    <w:rsid w:val="00567C4A"/>
    <w:rsid w:val="00570FEF"/>
    <w:rsid w:val="00571105"/>
    <w:rsid w:val="00574927"/>
    <w:rsid w:val="005760CB"/>
    <w:rsid w:val="005768B7"/>
    <w:rsid w:val="00577706"/>
    <w:rsid w:val="00584684"/>
    <w:rsid w:val="00585723"/>
    <w:rsid w:val="0058588A"/>
    <w:rsid w:val="0058624F"/>
    <w:rsid w:val="005872CF"/>
    <w:rsid w:val="00592CE8"/>
    <w:rsid w:val="00595504"/>
    <w:rsid w:val="00595DAC"/>
    <w:rsid w:val="005A095A"/>
    <w:rsid w:val="005A2B0F"/>
    <w:rsid w:val="005A3883"/>
    <w:rsid w:val="005A5DB0"/>
    <w:rsid w:val="005A6A57"/>
    <w:rsid w:val="005A6F34"/>
    <w:rsid w:val="005A749B"/>
    <w:rsid w:val="005B2DFB"/>
    <w:rsid w:val="005B3348"/>
    <w:rsid w:val="005B42B2"/>
    <w:rsid w:val="005B5C1C"/>
    <w:rsid w:val="005B6143"/>
    <w:rsid w:val="005B66FC"/>
    <w:rsid w:val="005C0AC4"/>
    <w:rsid w:val="005C123E"/>
    <w:rsid w:val="005C2AEF"/>
    <w:rsid w:val="005C5B28"/>
    <w:rsid w:val="005C5F22"/>
    <w:rsid w:val="005C68B4"/>
    <w:rsid w:val="005D126F"/>
    <w:rsid w:val="005D2616"/>
    <w:rsid w:val="005D55C9"/>
    <w:rsid w:val="005D69CE"/>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17614"/>
    <w:rsid w:val="006220B4"/>
    <w:rsid w:val="00623F42"/>
    <w:rsid w:val="006241BB"/>
    <w:rsid w:val="00626A13"/>
    <w:rsid w:val="006270F0"/>
    <w:rsid w:val="00630E25"/>
    <w:rsid w:val="00631E90"/>
    <w:rsid w:val="00635B81"/>
    <w:rsid w:val="00635E40"/>
    <w:rsid w:val="006371DD"/>
    <w:rsid w:val="0063740F"/>
    <w:rsid w:val="00640070"/>
    <w:rsid w:val="0064067F"/>
    <w:rsid w:val="00643E89"/>
    <w:rsid w:val="00645450"/>
    <w:rsid w:val="006456A3"/>
    <w:rsid w:val="00646108"/>
    <w:rsid w:val="006512FF"/>
    <w:rsid w:val="006514DF"/>
    <w:rsid w:val="00653FFD"/>
    <w:rsid w:val="00654122"/>
    <w:rsid w:val="00662648"/>
    <w:rsid w:val="0066300E"/>
    <w:rsid w:val="00663FD7"/>
    <w:rsid w:val="00664402"/>
    <w:rsid w:val="0066594A"/>
    <w:rsid w:val="00666D03"/>
    <w:rsid w:val="00666FF0"/>
    <w:rsid w:val="00670917"/>
    <w:rsid w:val="00671037"/>
    <w:rsid w:val="00672959"/>
    <w:rsid w:val="00673116"/>
    <w:rsid w:val="00675389"/>
    <w:rsid w:val="0067567A"/>
    <w:rsid w:val="00681930"/>
    <w:rsid w:val="00683013"/>
    <w:rsid w:val="00684BCA"/>
    <w:rsid w:val="006858E4"/>
    <w:rsid w:val="006862E3"/>
    <w:rsid w:val="0068651F"/>
    <w:rsid w:val="006865CE"/>
    <w:rsid w:val="006872D2"/>
    <w:rsid w:val="0069319A"/>
    <w:rsid w:val="006940E1"/>
    <w:rsid w:val="00695C66"/>
    <w:rsid w:val="00697271"/>
    <w:rsid w:val="006A1D80"/>
    <w:rsid w:val="006A2DAD"/>
    <w:rsid w:val="006A574D"/>
    <w:rsid w:val="006A633D"/>
    <w:rsid w:val="006A63AD"/>
    <w:rsid w:val="006A78DB"/>
    <w:rsid w:val="006A7E2A"/>
    <w:rsid w:val="006B1C0B"/>
    <w:rsid w:val="006B3CF7"/>
    <w:rsid w:val="006B4087"/>
    <w:rsid w:val="006B4E61"/>
    <w:rsid w:val="006B5AEE"/>
    <w:rsid w:val="006B7F81"/>
    <w:rsid w:val="006C18E3"/>
    <w:rsid w:val="006C4CF9"/>
    <w:rsid w:val="006C7BA9"/>
    <w:rsid w:val="006D0D8C"/>
    <w:rsid w:val="006D2AD6"/>
    <w:rsid w:val="006D3EA5"/>
    <w:rsid w:val="006E1190"/>
    <w:rsid w:val="006E13AB"/>
    <w:rsid w:val="006E1BED"/>
    <w:rsid w:val="006E2110"/>
    <w:rsid w:val="006F1963"/>
    <w:rsid w:val="006F430A"/>
    <w:rsid w:val="007013BB"/>
    <w:rsid w:val="007057F0"/>
    <w:rsid w:val="00705B46"/>
    <w:rsid w:val="007100D3"/>
    <w:rsid w:val="007113F8"/>
    <w:rsid w:val="00713804"/>
    <w:rsid w:val="007140A9"/>
    <w:rsid w:val="00717E28"/>
    <w:rsid w:val="0072123B"/>
    <w:rsid w:val="00721D98"/>
    <w:rsid w:val="00722DF3"/>
    <w:rsid w:val="0072307E"/>
    <w:rsid w:val="007267F9"/>
    <w:rsid w:val="00726EDD"/>
    <w:rsid w:val="00731CDB"/>
    <w:rsid w:val="00735687"/>
    <w:rsid w:val="0073655B"/>
    <w:rsid w:val="007377C1"/>
    <w:rsid w:val="00741F92"/>
    <w:rsid w:val="007421DE"/>
    <w:rsid w:val="00742475"/>
    <w:rsid w:val="007445EC"/>
    <w:rsid w:val="00751E52"/>
    <w:rsid w:val="00752B07"/>
    <w:rsid w:val="0075544E"/>
    <w:rsid w:val="00765CFF"/>
    <w:rsid w:val="007664D9"/>
    <w:rsid w:val="0077117C"/>
    <w:rsid w:val="00771F68"/>
    <w:rsid w:val="0077408A"/>
    <w:rsid w:val="00777AA8"/>
    <w:rsid w:val="00782366"/>
    <w:rsid w:val="00783D39"/>
    <w:rsid w:val="00784817"/>
    <w:rsid w:val="00784D2E"/>
    <w:rsid w:val="0078578B"/>
    <w:rsid w:val="00790C55"/>
    <w:rsid w:val="00792465"/>
    <w:rsid w:val="007936B9"/>
    <w:rsid w:val="00793BC3"/>
    <w:rsid w:val="00794C71"/>
    <w:rsid w:val="00795431"/>
    <w:rsid w:val="007965F6"/>
    <w:rsid w:val="007A1626"/>
    <w:rsid w:val="007A5453"/>
    <w:rsid w:val="007A65A2"/>
    <w:rsid w:val="007A765F"/>
    <w:rsid w:val="007B0AED"/>
    <w:rsid w:val="007B22C2"/>
    <w:rsid w:val="007B5459"/>
    <w:rsid w:val="007B6B5F"/>
    <w:rsid w:val="007C0FA8"/>
    <w:rsid w:val="007C4237"/>
    <w:rsid w:val="007C5101"/>
    <w:rsid w:val="007C5ADF"/>
    <w:rsid w:val="007C6C54"/>
    <w:rsid w:val="007D2408"/>
    <w:rsid w:val="007D2B07"/>
    <w:rsid w:val="007D3966"/>
    <w:rsid w:val="007D3E5E"/>
    <w:rsid w:val="007D5190"/>
    <w:rsid w:val="007D6AB5"/>
    <w:rsid w:val="007E03B6"/>
    <w:rsid w:val="007E05E4"/>
    <w:rsid w:val="007E1AC5"/>
    <w:rsid w:val="007E2339"/>
    <w:rsid w:val="007E2CEE"/>
    <w:rsid w:val="007E3690"/>
    <w:rsid w:val="007E3841"/>
    <w:rsid w:val="007E3C79"/>
    <w:rsid w:val="007E6857"/>
    <w:rsid w:val="007F10B1"/>
    <w:rsid w:val="007F25E5"/>
    <w:rsid w:val="007F4A93"/>
    <w:rsid w:val="007F73C2"/>
    <w:rsid w:val="00801034"/>
    <w:rsid w:val="00804134"/>
    <w:rsid w:val="00804B8C"/>
    <w:rsid w:val="008076F3"/>
    <w:rsid w:val="00807826"/>
    <w:rsid w:val="0081013E"/>
    <w:rsid w:val="00810F48"/>
    <w:rsid w:val="00810F93"/>
    <w:rsid w:val="008174C6"/>
    <w:rsid w:val="008175BC"/>
    <w:rsid w:val="0081797A"/>
    <w:rsid w:val="008207BC"/>
    <w:rsid w:val="00820B35"/>
    <w:rsid w:val="00822449"/>
    <w:rsid w:val="00823A06"/>
    <w:rsid w:val="00823D4D"/>
    <w:rsid w:val="00823F7E"/>
    <w:rsid w:val="00825955"/>
    <w:rsid w:val="008306EC"/>
    <w:rsid w:val="00832D1F"/>
    <w:rsid w:val="0083333E"/>
    <w:rsid w:val="008342E4"/>
    <w:rsid w:val="00834A32"/>
    <w:rsid w:val="008351DE"/>
    <w:rsid w:val="00837258"/>
    <w:rsid w:val="00840501"/>
    <w:rsid w:val="00843217"/>
    <w:rsid w:val="00844371"/>
    <w:rsid w:val="0084716F"/>
    <w:rsid w:val="00847676"/>
    <w:rsid w:val="00850A9E"/>
    <w:rsid w:val="00850E50"/>
    <w:rsid w:val="00851783"/>
    <w:rsid w:val="00851839"/>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06F"/>
    <w:rsid w:val="008B783F"/>
    <w:rsid w:val="008B7EB7"/>
    <w:rsid w:val="008C2BD2"/>
    <w:rsid w:val="008C6B05"/>
    <w:rsid w:val="008C74AF"/>
    <w:rsid w:val="008D243A"/>
    <w:rsid w:val="008D349B"/>
    <w:rsid w:val="008D7BAE"/>
    <w:rsid w:val="008E2427"/>
    <w:rsid w:val="008E27CA"/>
    <w:rsid w:val="008E36ED"/>
    <w:rsid w:val="008E4B85"/>
    <w:rsid w:val="008E75AE"/>
    <w:rsid w:val="008F1106"/>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2B1C"/>
    <w:rsid w:val="00922C47"/>
    <w:rsid w:val="0092655E"/>
    <w:rsid w:val="009329D5"/>
    <w:rsid w:val="00932E64"/>
    <w:rsid w:val="00933284"/>
    <w:rsid w:val="0093498A"/>
    <w:rsid w:val="00934F4A"/>
    <w:rsid w:val="00935265"/>
    <w:rsid w:val="00935A89"/>
    <w:rsid w:val="00937D8E"/>
    <w:rsid w:val="00944552"/>
    <w:rsid w:val="00951724"/>
    <w:rsid w:val="0095322B"/>
    <w:rsid w:val="00954257"/>
    <w:rsid w:val="009547F3"/>
    <w:rsid w:val="009570B2"/>
    <w:rsid w:val="009610D8"/>
    <w:rsid w:val="00961A0D"/>
    <w:rsid w:val="0096273D"/>
    <w:rsid w:val="0096739E"/>
    <w:rsid w:val="00970832"/>
    <w:rsid w:val="00980222"/>
    <w:rsid w:val="00981B66"/>
    <w:rsid w:val="009835DB"/>
    <w:rsid w:val="00983DD7"/>
    <w:rsid w:val="00985742"/>
    <w:rsid w:val="00985CDC"/>
    <w:rsid w:val="00986B55"/>
    <w:rsid w:val="00990134"/>
    <w:rsid w:val="00990496"/>
    <w:rsid w:val="00992EB4"/>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6348"/>
    <w:rsid w:val="009C636C"/>
    <w:rsid w:val="009C6A2B"/>
    <w:rsid w:val="009D4710"/>
    <w:rsid w:val="009D48D8"/>
    <w:rsid w:val="009D7257"/>
    <w:rsid w:val="009D79B6"/>
    <w:rsid w:val="009E0C01"/>
    <w:rsid w:val="009E1741"/>
    <w:rsid w:val="009E4AAB"/>
    <w:rsid w:val="009E5770"/>
    <w:rsid w:val="009E6D9D"/>
    <w:rsid w:val="009E71F1"/>
    <w:rsid w:val="009F27B7"/>
    <w:rsid w:val="009F409E"/>
    <w:rsid w:val="009F5D63"/>
    <w:rsid w:val="00A03D39"/>
    <w:rsid w:val="00A0485C"/>
    <w:rsid w:val="00A06363"/>
    <w:rsid w:val="00A0655E"/>
    <w:rsid w:val="00A07AA2"/>
    <w:rsid w:val="00A07D06"/>
    <w:rsid w:val="00A105AE"/>
    <w:rsid w:val="00A113A1"/>
    <w:rsid w:val="00A1302C"/>
    <w:rsid w:val="00A156EA"/>
    <w:rsid w:val="00A20308"/>
    <w:rsid w:val="00A24722"/>
    <w:rsid w:val="00A261A7"/>
    <w:rsid w:val="00A262B6"/>
    <w:rsid w:val="00A30994"/>
    <w:rsid w:val="00A32F0B"/>
    <w:rsid w:val="00A33FA6"/>
    <w:rsid w:val="00A37737"/>
    <w:rsid w:val="00A40167"/>
    <w:rsid w:val="00A40725"/>
    <w:rsid w:val="00A4076E"/>
    <w:rsid w:val="00A41C58"/>
    <w:rsid w:val="00A41D06"/>
    <w:rsid w:val="00A44877"/>
    <w:rsid w:val="00A44BFA"/>
    <w:rsid w:val="00A5345D"/>
    <w:rsid w:val="00A615E2"/>
    <w:rsid w:val="00A61F6F"/>
    <w:rsid w:val="00A6349C"/>
    <w:rsid w:val="00A64704"/>
    <w:rsid w:val="00A72136"/>
    <w:rsid w:val="00A731D3"/>
    <w:rsid w:val="00A7499C"/>
    <w:rsid w:val="00A7675D"/>
    <w:rsid w:val="00A77B3A"/>
    <w:rsid w:val="00A77EC8"/>
    <w:rsid w:val="00A82648"/>
    <w:rsid w:val="00A831A8"/>
    <w:rsid w:val="00A83977"/>
    <w:rsid w:val="00A83BF1"/>
    <w:rsid w:val="00A848F6"/>
    <w:rsid w:val="00A90206"/>
    <w:rsid w:val="00A91B4B"/>
    <w:rsid w:val="00A91EF7"/>
    <w:rsid w:val="00A936D3"/>
    <w:rsid w:val="00A9495B"/>
    <w:rsid w:val="00A94ECF"/>
    <w:rsid w:val="00A952EF"/>
    <w:rsid w:val="00AA0CDE"/>
    <w:rsid w:val="00AA1696"/>
    <w:rsid w:val="00AA3E3B"/>
    <w:rsid w:val="00AA47D1"/>
    <w:rsid w:val="00AB006D"/>
    <w:rsid w:val="00AB1833"/>
    <w:rsid w:val="00AB1C7B"/>
    <w:rsid w:val="00AB31DB"/>
    <w:rsid w:val="00AB3396"/>
    <w:rsid w:val="00AB419F"/>
    <w:rsid w:val="00AB4F31"/>
    <w:rsid w:val="00AC0413"/>
    <w:rsid w:val="00AC13FB"/>
    <w:rsid w:val="00AC3325"/>
    <w:rsid w:val="00AC34D1"/>
    <w:rsid w:val="00AC6890"/>
    <w:rsid w:val="00AD2CAA"/>
    <w:rsid w:val="00AD2F6E"/>
    <w:rsid w:val="00AD582D"/>
    <w:rsid w:val="00AE0F96"/>
    <w:rsid w:val="00AE21E3"/>
    <w:rsid w:val="00AE3E0E"/>
    <w:rsid w:val="00AE4081"/>
    <w:rsid w:val="00AE4E92"/>
    <w:rsid w:val="00AE4EFD"/>
    <w:rsid w:val="00AE53EF"/>
    <w:rsid w:val="00AE645A"/>
    <w:rsid w:val="00AE651F"/>
    <w:rsid w:val="00AF0D9A"/>
    <w:rsid w:val="00AF3152"/>
    <w:rsid w:val="00AF32EC"/>
    <w:rsid w:val="00AF35D8"/>
    <w:rsid w:val="00AF3DE0"/>
    <w:rsid w:val="00AF422F"/>
    <w:rsid w:val="00B01325"/>
    <w:rsid w:val="00B023BD"/>
    <w:rsid w:val="00B027E3"/>
    <w:rsid w:val="00B04BBD"/>
    <w:rsid w:val="00B0512E"/>
    <w:rsid w:val="00B05C38"/>
    <w:rsid w:val="00B0786E"/>
    <w:rsid w:val="00B10471"/>
    <w:rsid w:val="00B10E53"/>
    <w:rsid w:val="00B10E98"/>
    <w:rsid w:val="00B13450"/>
    <w:rsid w:val="00B136D4"/>
    <w:rsid w:val="00B16150"/>
    <w:rsid w:val="00B16C3B"/>
    <w:rsid w:val="00B17171"/>
    <w:rsid w:val="00B20E76"/>
    <w:rsid w:val="00B23765"/>
    <w:rsid w:val="00B2595F"/>
    <w:rsid w:val="00B31DA2"/>
    <w:rsid w:val="00B33782"/>
    <w:rsid w:val="00B36009"/>
    <w:rsid w:val="00B36B67"/>
    <w:rsid w:val="00B36EE8"/>
    <w:rsid w:val="00B3737D"/>
    <w:rsid w:val="00B41CD2"/>
    <w:rsid w:val="00B42C6F"/>
    <w:rsid w:val="00B42E4D"/>
    <w:rsid w:val="00B434F7"/>
    <w:rsid w:val="00B44659"/>
    <w:rsid w:val="00B45CCD"/>
    <w:rsid w:val="00B47523"/>
    <w:rsid w:val="00B52F53"/>
    <w:rsid w:val="00B552A4"/>
    <w:rsid w:val="00B563FA"/>
    <w:rsid w:val="00B624EB"/>
    <w:rsid w:val="00B62CCA"/>
    <w:rsid w:val="00B63E65"/>
    <w:rsid w:val="00B643F4"/>
    <w:rsid w:val="00B64EC3"/>
    <w:rsid w:val="00B6502A"/>
    <w:rsid w:val="00B65EB0"/>
    <w:rsid w:val="00B6606D"/>
    <w:rsid w:val="00B70F32"/>
    <w:rsid w:val="00B715A0"/>
    <w:rsid w:val="00B773B7"/>
    <w:rsid w:val="00B77FEE"/>
    <w:rsid w:val="00B82186"/>
    <w:rsid w:val="00B82AF4"/>
    <w:rsid w:val="00B843DF"/>
    <w:rsid w:val="00B84FBF"/>
    <w:rsid w:val="00B855F6"/>
    <w:rsid w:val="00B90C5A"/>
    <w:rsid w:val="00B90D59"/>
    <w:rsid w:val="00B90F61"/>
    <w:rsid w:val="00B93650"/>
    <w:rsid w:val="00B955C9"/>
    <w:rsid w:val="00B95D31"/>
    <w:rsid w:val="00B9745E"/>
    <w:rsid w:val="00BA363C"/>
    <w:rsid w:val="00BA3F1A"/>
    <w:rsid w:val="00BA7F78"/>
    <w:rsid w:val="00BB32EA"/>
    <w:rsid w:val="00BB3E57"/>
    <w:rsid w:val="00BB44F4"/>
    <w:rsid w:val="00BB49AE"/>
    <w:rsid w:val="00BB58B0"/>
    <w:rsid w:val="00BC17F4"/>
    <w:rsid w:val="00BC31DF"/>
    <w:rsid w:val="00BC328B"/>
    <w:rsid w:val="00BC47E8"/>
    <w:rsid w:val="00BD232A"/>
    <w:rsid w:val="00BD2FA7"/>
    <w:rsid w:val="00BD5C70"/>
    <w:rsid w:val="00BD6FE1"/>
    <w:rsid w:val="00BE1B7B"/>
    <w:rsid w:val="00BE244D"/>
    <w:rsid w:val="00BE387E"/>
    <w:rsid w:val="00BF1DBC"/>
    <w:rsid w:val="00BF4A24"/>
    <w:rsid w:val="00BF714C"/>
    <w:rsid w:val="00BF79E3"/>
    <w:rsid w:val="00C0221D"/>
    <w:rsid w:val="00C02776"/>
    <w:rsid w:val="00C049BB"/>
    <w:rsid w:val="00C05405"/>
    <w:rsid w:val="00C064E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31AF"/>
    <w:rsid w:val="00C87AC0"/>
    <w:rsid w:val="00C907C0"/>
    <w:rsid w:val="00CA10C0"/>
    <w:rsid w:val="00CB6A8C"/>
    <w:rsid w:val="00CB6AC7"/>
    <w:rsid w:val="00CB71F4"/>
    <w:rsid w:val="00CC047A"/>
    <w:rsid w:val="00CC0C44"/>
    <w:rsid w:val="00CC0F3A"/>
    <w:rsid w:val="00CC3EA2"/>
    <w:rsid w:val="00CC4640"/>
    <w:rsid w:val="00CC5BDD"/>
    <w:rsid w:val="00CC75A3"/>
    <w:rsid w:val="00CC7D3C"/>
    <w:rsid w:val="00CD3231"/>
    <w:rsid w:val="00CD60F1"/>
    <w:rsid w:val="00CD6E52"/>
    <w:rsid w:val="00CD7A6B"/>
    <w:rsid w:val="00CE03A9"/>
    <w:rsid w:val="00CE572B"/>
    <w:rsid w:val="00CE58A9"/>
    <w:rsid w:val="00CE6F95"/>
    <w:rsid w:val="00CF3153"/>
    <w:rsid w:val="00CF3BDE"/>
    <w:rsid w:val="00CF5829"/>
    <w:rsid w:val="00D01333"/>
    <w:rsid w:val="00D01ACB"/>
    <w:rsid w:val="00D01EAF"/>
    <w:rsid w:val="00D01F22"/>
    <w:rsid w:val="00D06E39"/>
    <w:rsid w:val="00D11783"/>
    <w:rsid w:val="00D1264B"/>
    <w:rsid w:val="00D15843"/>
    <w:rsid w:val="00D17612"/>
    <w:rsid w:val="00D20729"/>
    <w:rsid w:val="00D2105B"/>
    <w:rsid w:val="00D2176F"/>
    <w:rsid w:val="00D22B7E"/>
    <w:rsid w:val="00D257E9"/>
    <w:rsid w:val="00D2796D"/>
    <w:rsid w:val="00D31EF1"/>
    <w:rsid w:val="00D345B7"/>
    <w:rsid w:val="00D408FF"/>
    <w:rsid w:val="00D43FEF"/>
    <w:rsid w:val="00D45483"/>
    <w:rsid w:val="00D46353"/>
    <w:rsid w:val="00D522A1"/>
    <w:rsid w:val="00D524C6"/>
    <w:rsid w:val="00D538B6"/>
    <w:rsid w:val="00D5710E"/>
    <w:rsid w:val="00D572EE"/>
    <w:rsid w:val="00D607DB"/>
    <w:rsid w:val="00D60C3E"/>
    <w:rsid w:val="00D6355D"/>
    <w:rsid w:val="00D64F07"/>
    <w:rsid w:val="00D665AE"/>
    <w:rsid w:val="00D76CBA"/>
    <w:rsid w:val="00D8190F"/>
    <w:rsid w:val="00D823DF"/>
    <w:rsid w:val="00D82E3F"/>
    <w:rsid w:val="00D83B8B"/>
    <w:rsid w:val="00D8421C"/>
    <w:rsid w:val="00D8476D"/>
    <w:rsid w:val="00D857F1"/>
    <w:rsid w:val="00D86205"/>
    <w:rsid w:val="00D8748E"/>
    <w:rsid w:val="00D908B3"/>
    <w:rsid w:val="00D94009"/>
    <w:rsid w:val="00D953C0"/>
    <w:rsid w:val="00DA08E2"/>
    <w:rsid w:val="00DA1873"/>
    <w:rsid w:val="00DA1CFB"/>
    <w:rsid w:val="00DA2BAB"/>
    <w:rsid w:val="00DA5D02"/>
    <w:rsid w:val="00DA5FED"/>
    <w:rsid w:val="00DA716C"/>
    <w:rsid w:val="00DB13D7"/>
    <w:rsid w:val="00DB4825"/>
    <w:rsid w:val="00DB6BEC"/>
    <w:rsid w:val="00DB7F14"/>
    <w:rsid w:val="00DC7013"/>
    <w:rsid w:val="00DD095A"/>
    <w:rsid w:val="00DD16CB"/>
    <w:rsid w:val="00DD4029"/>
    <w:rsid w:val="00DD433C"/>
    <w:rsid w:val="00DE216B"/>
    <w:rsid w:val="00DE3DB8"/>
    <w:rsid w:val="00DE47F5"/>
    <w:rsid w:val="00DE532B"/>
    <w:rsid w:val="00DE5AAB"/>
    <w:rsid w:val="00DE67C8"/>
    <w:rsid w:val="00DE7163"/>
    <w:rsid w:val="00DE7923"/>
    <w:rsid w:val="00DE7F78"/>
    <w:rsid w:val="00DF10CB"/>
    <w:rsid w:val="00DF23FF"/>
    <w:rsid w:val="00DF33F0"/>
    <w:rsid w:val="00DF523B"/>
    <w:rsid w:val="00DF6FAB"/>
    <w:rsid w:val="00E02C1E"/>
    <w:rsid w:val="00E05235"/>
    <w:rsid w:val="00E05C21"/>
    <w:rsid w:val="00E11E95"/>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D0"/>
    <w:rsid w:val="00E36DBE"/>
    <w:rsid w:val="00E41815"/>
    <w:rsid w:val="00E41BDA"/>
    <w:rsid w:val="00E435C4"/>
    <w:rsid w:val="00E43676"/>
    <w:rsid w:val="00E43EAF"/>
    <w:rsid w:val="00E44795"/>
    <w:rsid w:val="00E451BD"/>
    <w:rsid w:val="00E460F5"/>
    <w:rsid w:val="00E4620A"/>
    <w:rsid w:val="00E51EAF"/>
    <w:rsid w:val="00E52618"/>
    <w:rsid w:val="00E555DC"/>
    <w:rsid w:val="00E5642A"/>
    <w:rsid w:val="00E56AF2"/>
    <w:rsid w:val="00E60938"/>
    <w:rsid w:val="00E62A04"/>
    <w:rsid w:val="00E71F38"/>
    <w:rsid w:val="00E74AE6"/>
    <w:rsid w:val="00E75665"/>
    <w:rsid w:val="00E75CC2"/>
    <w:rsid w:val="00E81550"/>
    <w:rsid w:val="00E82DC2"/>
    <w:rsid w:val="00E85456"/>
    <w:rsid w:val="00E86158"/>
    <w:rsid w:val="00E87D2C"/>
    <w:rsid w:val="00E95579"/>
    <w:rsid w:val="00E95663"/>
    <w:rsid w:val="00EA0F33"/>
    <w:rsid w:val="00EA13DA"/>
    <w:rsid w:val="00EA14E3"/>
    <w:rsid w:val="00EA22AD"/>
    <w:rsid w:val="00EA521E"/>
    <w:rsid w:val="00EA5C58"/>
    <w:rsid w:val="00EA7A59"/>
    <w:rsid w:val="00EB201E"/>
    <w:rsid w:val="00EB2566"/>
    <w:rsid w:val="00EB43FD"/>
    <w:rsid w:val="00EC18B0"/>
    <w:rsid w:val="00EC3386"/>
    <w:rsid w:val="00EC339A"/>
    <w:rsid w:val="00EC5FFE"/>
    <w:rsid w:val="00ED0FA2"/>
    <w:rsid w:val="00ED19C9"/>
    <w:rsid w:val="00ED1F9B"/>
    <w:rsid w:val="00ED2A46"/>
    <w:rsid w:val="00ED34AA"/>
    <w:rsid w:val="00ED4C87"/>
    <w:rsid w:val="00ED4D88"/>
    <w:rsid w:val="00ED534A"/>
    <w:rsid w:val="00EE1D80"/>
    <w:rsid w:val="00EE350F"/>
    <w:rsid w:val="00EE3569"/>
    <w:rsid w:val="00EE4CA9"/>
    <w:rsid w:val="00EE51C8"/>
    <w:rsid w:val="00EE55BB"/>
    <w:rsid w:val="00EF13CD"/>
    <w:rsid w:val="00EF3B40"/>
    <w:rsid w:val="00EF76CC"/>
    <w:rsid w:val="00F00652"/>
    <w:rsid w:val="00F016B9"/>
    <w:rsid w:val="00F03093"/>
    <w:rsid w:val="00F0317A"/>
    <w:rsid w:val="00F0484E"/>
    <w:rsid w:val="00F04AB7"/>
    <w:rsid w:val="00F0674E"/>
    <w:rsid w:val="00F078A9"/>
    <w:rsid w:val="00F138B7"/>
    <w:rsid w:val="00F158D6"/>
    <w:rsid w:val="00F1799A"/>
    <w:rsid w:val="00F2258D"/>
    <w:rsid w:val="00F3120B"/>
    <w:rsid w:val="00F31B8C"/>
    <w:rsid w:val="00F33479"/>
    <w:rsid w:val="00F351F7"/>
    <w:rsid w:val="00F3793C"/>
    <w:rsid w:val="00F4488C"/>
    <w:rsid w:val="00F44E15"/>
    <w:rsid w:val="00F46957"/>
    <w:rsid w:val="00F46DF0"/>
    <w:rsid w:val="00F47880"/>
    <w:rsid w:val="00F47F06"/>
    <w:rsid w:val="00F50843"/>
    <w:rsid w:val="00F51E92"/>
    <w:rsid w:val="00F52A95"/>
    <w:rsid w:val="00F542CC"/>
    <w:rsid w:val="00F545D5"/>
    <w:rsid w:val="00F56B99"/>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DE7"/>
    <w:rsid w:val="00F93664"/>
    <w:rsid w:val="00F93DAB"/>
    <w:rsid w:val="00F952D6"/>
    <w:rsid w:val="00F95977"/>
    <w:rsid w:val="00F97789"/>
    <w:rsid w:val="00FA15ED"/>
    <w:rsid w:val="00FA2A18"/>
    <w:rsid w:val="00FA67DF"/>
    <w:rsid w:val="00FB0743"/>
    <w:rsid w:val="00FB14BF"/>
    <w:rsid w:val="00FB347E"/>
    <w:rsid w:val="00FB4811"/>
    <w:rsid w:val="00FB5925"/>
    <w:rsid w:val="00FC02C4"/>
    <w:rsid w:val="00FC2699"/>
    <w:rsid w:val="00FC4A17"/>
    <w:rsid w:val="00FC5FDD"/>
    <w:rsid w:val="00FD01D5"/>
    <w:rsid w:val="00FD3DD1"/>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Change w:id="0" w:author="Stefan Sommer" w:date="2022-12-14T13:51:00Z">
        <w:pPr>
          <w:spacing w:after="100" w:line="360" w:lineRule="auto"/>
          <w:ind w:left="440"/>
          <w:jc w:val="both"/>
        </w:pPr>
      </w:pPrChange>
    </w:pPr>
    <w:rPr>
      <w:rPrChange w:id="0" w:author="Stefan Sommer" w:date="2022-12-14T13:51:00Z">
        <w:rPr>
          <w:rFonts w:ascii="Arial" w:eastAsiaTheme="minorHAnsi" w:hAnsi="Arial" w:cstheme="minorBidi"/>
          <w:sz w:val="24"/>
          <w:szCs w:val="22"/>
          <w:lang w:val="de-DE" w:eastAsia="en-US" w:bidi="ar-SA"/>
        </w:rPr>
      </w:rPrChange>
    </w:r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5702</Words>
  <Characters>35923</Characters>
  <Application>Microsoft Office Word</Application>
  <DocSecurity>4</DocSecurity>
  <Lines>299</Lines>
  <Paragraphs>83</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41542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Sommer</cp:lastModifiedBy>
  <cp:revision>2</cp:revision>
  <dcterms:created xsi:type="dcterms:W3CDTF">2022-12-21T08:59:00Z</dcterms:created>
  <dcterms:modified xsi:type="dcterms:W3CDTF">2022-12-21T08:59:00Z</dcterms:modified>
</cp:coreProperties>
</file>