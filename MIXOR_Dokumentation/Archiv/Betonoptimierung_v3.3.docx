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3EF3ECF1" w:rsidR="00011BF5" w:rsidRPr="00011BF5" w:rsidRDefault="00E41BDA" w:rsidP="005A6F34">
      <w:pPr>
        <w:jc w:val="center"/>
        <w:rPr>
          <w:rFonts w:cs="Arial"/>
          <w:b/>
          <w:bCs/>
          <w:sz w:val="48"/>
          <w:szCs w:val="48"/>
        </w:rPr>
      </w:pPr>
      <w:r>
        <w:rPr>
          <w:rFonts w:cs="Arial"/>
          <w:b/>
          <w:bCs/>
          <w:sz w:val="48"/>
          <w:szCs w:val="48"/>
        </w:rPr>
        <w:t>Betonoptimierung</w:t>
      </w:r>
    </w:p>
    <w:p w14:paraId="48B05977" w14:textId="2ED5BF01" w:rsidR="000546C2" w:rsidRDefault="00DE532B" w:rsidP="005A6F34">
      <w:pPr>
        <w:jc w:val="center"/>
        <w:rPr>
          <w:rFonts w:cs="Arial"/>
          <w:b/>
          <w:bCs/>
          <w:sz w:val="36"/>
          <w:szCs w:val="36"/>
        </w:rPr>
      </w:pPr>
      <w:r>
        <w:rPr>
          <w:rFonts w:cs="Arial"/>
          <w:b/>
          <w:bCs/>
          <w:sz w:val="36"/>
          <w:szCs w:val="36"/>
        </w:rPr>
        <w:t>Anforderungs</w:t>
      </w:r>
      <w:r w:rsidR="00E41BDA">
        <w:rPr>
          <w:rFonts w:cs="Arial"/>
          <w:b/>
          <w:bCs/>
          <w:sz w:val="36"/>
          <w:szCs w:val="36"/>
        </w:rPr>
        <w:t>beschreibung</w:t>
      </w:r>
      <w:r>
        <w:rPr>
          <w:rFonts w:cs="Arial"/>
          <w:b/>
          <w:bCs/>
          <w:sz w:val="36"/>
          <w:szCs w:val="36"/>
        </w:rPr>
        <w:t xml:space="preserve"> und Umsetzung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F9296A" w:rsidRDefault="00722DF3" w:rsidP="005A6F34">
            <w:pPr>
              <w:rPr>
                <w:rFonts w:cs="Arial"/>
                <w:b w:val="0"/>
                <w:bCs w:val="0"/>
                <w:sz w:val="28"/>
                <w:szCs w:val="28"/>
              </w:rPr>
            </w:pPr>
            <w:r w:rsidRPr="00F9296A">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0F77098B" w:rsidR="00722DF3" w:rsidRPr="00F9296A" w:rsidRDefault="00722DF3" w:rsidP="005A6F34">
            <w:pPr>
              <w:rPr>
                <w:rFonts w:cs="Arial"/>
                <w:b w:val="0"/>
                <w:bCs w:val="0"/>
                <w:sz w:val="28"/>
                <w:szCs w:val="28"/>
              </w:rPr>
            </w:pPr>
            <w:r w:rsidRPr="00F9296A">
              <w:rPr>
                <w:rFonts w:cs="Arial"/>
                <w:b w:val="0"/>
                <w:bCs w:val="0"/>
                <w:sz w:val="28"/>
                <w:szCs w:val="28"/>
              </w:rPr>
              <w:t>Stefan Jollet</w:t>
            </w:r>
          </w:p>
        </w:tc>
        <w:tc>
          <w:tcPr>
            <w:tcW w:w="1166" w:type="dxa"/>
          </w:tcPr>
          <w:p w14:paraId="417899A4" w14:textId="01968323"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w:t>
            </w:r>
          </w:p>
        </w:tc>
        <w:tc>
          <w:tcPr>
            <w:tcW w:w="4295" w:type="dxa"/>
          </w:tcPr>
          <w:p w14:paraId="4AAAF095" w14:textId="324F6367"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komplett konsolidierte Version</w:t>
            </w:r>
          </w:p>
        </w:tc>
        <w:tc>
          <w:tcPr>
            <w:tcW w:w="1618" w:type="dxa"/>
          </w:tcPr>
          <w:p w14:paraId="1ADC7353" w14:textId="58BBE65F"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r w:rsidR="00722DF3" w:rsidRPr="00722DF3">
              <w:rPr>
                <w:rFonts w:cs="Arial"/>
                <w:sz w:val="28"/>
                <w:szCs w:val="28"/>
              </w:rPr>
              <w:t>.</w:t>
            </w:r>
            <w:r w:rsidR="00DE47F5">
              <w:rPr>
                <w:rFonts w:cs="Arial"/>
                <w:sz w:val="28"/>
                <w:szCs w:val="28"/>
              </w:rPr>
              <w:t>10</w:t>
            </w:r>
            <w:r w:rsidR="00722DF3" w:rsidRPr="00722DF3">
              <w:rPr>
                <w:rFonts w:cs="Arial"/>
                <w:sz w:val="28"/>
                <w:szCs w:val="28"/>
              </w:rPr>
              <w:t>.20</w:t>
            </w:r>
            <w:r>
              <w:rPr>
                <w:rFonts w:cs="Arial"/>
                <w:sz w:val="28"/>
                <w:szCs w:val="28"/>
              </w:rPr>
              <w:t>20</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52EAE029" w:rsidR="005D69CE" w:rsidRPr="00F9296A" w:rsidRDefault="002E7682" w:rsidP="005A6F34">
            <w:pPr>
              <w:rPr>
                <w:rFonts w:cs="Arial"/>
                <w:b w:val="0"/>
                <w:bCs w:val="0"/>
                <w:sz w:val="28"/>
                <w:szCs w:val="28"/>
              </w:rPr>
            </w:pPr>
            <w:r>
              <w:rPr>
                <w:rFonts w:cs="Arial"/>
                <w:b w:val="0"/>
                <w:bCs w:val="0"/>
                <w:sz w:val="28"/>
                <w:szCs w:val="28"/>
              </w:rPr>
              <w:t>…</w:t>
            </w:r>
          </w:p>
        </w:tc>
        <w:tc>
          <w:tcPr>
            <w:tcW w:w="1166" w:type="dxa"/>
          </w:tcPr>
          <w:p w14:paraId="4DDFF739" w14:textId="5237AD75" w:rsidR="005D69CE"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w:t>
            </w:r>
          </w:p>
        </w:tc>
        <w:tc>
          <w:tcPr>
            <w:tcW w:w="4295" w:type="dxa"/>
          </w:tcPr>
          <w:p w14:paraId="241C1A3A" w14:textId="5FCF5C33" w:rsidR="005D69CE"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w:t>
            </w:r>
          </w:p>
        </w:tc>
        <w:tc>
          <w:tcPr>
            <w:tcW w:w="1618" w:type="dxa"/>
          </w:tcPr>
          <w:p w14:paraId="6526F8B6" w14:textId="5FD7A830" w:rsidR="005D69CE"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w:t>
            </w:r>
          </w:p>
        </w:tc>
      </w:tr>
      <w:tr w:rsidR="009E4593" w:rsidRPr="008C3635" w14:paraId="14C6F7B5"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12C1680" w14:textId="0540FD51" w:rsidR="009E4593" w:rsidRPr="004225D3" w:rsidRDefault="009E4593" w:rsidP="005A6F34">
            <w:pPr>
              <w:rPr>
                <w:rFonts w:cs="Arial"/>
                <w:b w:val="0"/>
                <w:bCs w:val="0"/>
                <w:sz w:val="28"/>
                <w:szCs w:val="28"/>
              </w:rPr>
            </w:pPr>
            <w:r w:rsidRPr="004225D3">
              <w:rPr>
                <w:rFonts w:cs="Arial"/>
                <w:b w:val="0"/>
                <w:bCs w:val="0"/>
                <w:sz w:val="28"/>
                <w:szCs w:val="28"/>
              </w:rPr>
              <w:t>Stefan Sommer</w:t>
            </w:r>
          </w:p>
        </w:tc>
        <w:tc>
          <w:tcPr>
            <w:tcW w:w="1166" w:type="dxa"/>
          </w:tcPr>
          <w:p w14:paraId="6367F63A" w14:textId="170A6255" w:rsidR="009E4593"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3.0</w:t>
            </w:r>
          </w:p>
        </w:tc>
        <w:tc>
          <w:tcPr>
            <w:tcW w:w="4295" w:type="dxa"/>
          </w:tcPr>
          <w:p w14:paraId="265E0516" w14:textId="64B1D65B" w:rsidR="009E4593" w:rsidRPr="008C3635"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Überarbeitung von Roster und First Round Regeln. Verbesserung von </w:t>
            </w:r>
            <w:proofErr w:type="spellStart"/>
            <w:r>
              <w:rPr>
                <w:rFonts w:cs="Arial"/>
                <w:sz w:val="28"/>
                <w:szCs w:val="28"/>
              </w:rPr>
              <w:t>Plusloads</w:t>
            </w:r>
            <w:proofErr w:type="spellEnd"/>
          </w:p>
        </w:tc>
        <w:tc>
          <w:tcPr>
            <w:tcW w:w="1618" w:type="dxa"/>
          </w:tcPr>
          <w:p w14:paraId="7FF5D3B0" w14:textId="7C0B28C2" w:rsidR="009E4593"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13.09.2023</w:t>
            </w:r>
          </w:p>
        </w:tc>
      </w:tr>
      <w:tr w:rsidR="00D37FA0" w:rsidRPr="008C3635" w14:paraId="544D2CF9" w14:textId="77777777" w:rsidTr="00613B67">
        <w:trPr>
          <w:ins w:id="0" w:author="Stefan Sommer" w:date="2023-11-14T17:27:00Z"/>
        </w:trPr>
        <w:tc>
          <w:tcPr>
            <w:cnfStyle w:val="001000000000" w:firstRow="0" w:lastRow="0" w:firstColumn="1" w:lastColumn="0" w:oddVBand="0" w:evenVBand="0" w:oddHBand="0" w:evenHBand="0" w:firstRowFirstColumn="0" w:firstRowLastColumn="0" w:lastRowFirstColumn="0" w:lastRowLastColumn="0"/>
            <w:tcW w:w="2272" w:type="dxa"/>
          </w:tcPr>
          <w:p w14:paraId="5B7B9FF0" w14:textId="3589A028" w:rsidR="00D37FA0" w:rsidRPr="004225D3" w:rsidRDefault="00D37FA0" w:rsidP="005A6F34">
            <w:pPr>
              <w:rPr>
                <w:ins w:id="1" w:author="Stefan Sommer" w:date="2023-11-14T17:27:00Z"/>
                <w:rFonts w:cs="Arial"/>
                <w:sz w:val="28"/>
                <w:szCs w:val="28"/>
              </w:rPr>
            </w:pPr>
            <w:ins w:id="2" w:author="Stefan Sommer" w:date="2023-11-14T17:27:00Z">
              <w:r>
                <w:rPr>
                  <w:rFonts w:cs="Arial"/>
                  <w:sz w:val="28"/>
                  <w:szCs w:val="28"/>
                </w:rPr>
                <w:t>Stefan Sommer</w:t>
              </w:r>
            </w:ins>
          </w:p>
        </w:tc>
        <w:tc>
          <w:tcPr>
            <w:tcW w:w="1166" w:type="dxa"/>
          </w:tcPr>
          <w:p w14:paraId="30B3B37F" w14:textId="4E6B70A5" w:rsidR="00D37FA0" w:rsidRDefault="00D37FA0" w:rsidP="005A6F34">
            <w:pPr>
              <w:cnfStyle w:val="000000000000" w:firstRow="0" w:lastRow="0" w:firstColumn="0" w:lastColumn="0" w:oddVBand="0" w:evenVBand="0" w:oddHBand="0" w:evenHBand="0" w:firstRowFirstColumn="0" w:firstRowLastColumn="0" w:lastRowFirstColumn="0" w:lastRowLastColumn="0"/>
              <w:rPr>
                <w:ins w:id="3" w:author="Stefan Sommer" w:date="2023-11-14T17:27:00Z"/>
                <w:rFonts w:cs="Arial"/>
                <w:sz w:val="28"/>
                <w:szCs w:val="28"/>
              </w:rPr>
            </w:pPr>
            <w:ins w:id="4" w:author="Stefan Sommer" w:date="2023-11-14T17:27:00Z">
              <w:r>
                <w:rPr>
                  <w:rFonts w:cs="Arial"/>
                  <w:sz w:val="28"/>
                  <w:szCs w:val="28"/>
                </w:rPr>
                <w:t>3.1</w:t>
              </w:r>
            </w:ins>
          </w:p>
        </w:tc>
        <w:tc>
          <w:tcPr>
            <w:tcW w:w="4295" w:type="dxa"/>
          </w:tcPr>
          <w:p w14:paraId="78F9EBE5" w14:textId="7C4F3511" w:rsidR="00D37FA0" w:rsidRDefault="00D37FA0" w:rsidP="005A6F34">
            <w:pPr>
              <w:cnfStyle w:val="000000000000" w:firstRow="0" w:lastRow="0" w:firstColumn="0" w:lastColumn="0" w:oddVBand="0" w:evenVBand="0" w:oddHBand="0" w:evenHBand="0" w:firstRowFirstColumn="0" w:firstRowLastColumn="0" w:lastRowFirstColumn="0" w:lastRowLastColumn="0"/>
              <w:rPr>
                <w:ins w:id="5" w:author="Stefan Sommer" w:date="2023-11-14T17:27:00Z"/>
                <w:rFonts w:cs="Arial"/>
                <w:sz w:val="28"/>
                <w:szCs w:val="28"/>
              </w:rPr>
            </w:pPr>
            <w:ins w:id="6" w:author="Stefan Sommer" w:date="2023-11-14T17:27:00Z">
              <w:r>
                <w:rPr>
                  <w:rFonts w:cs="Arial"/>
                  <w:sz w:val="28"/>
                  <w:szCs w:val="28"/>
                </w:rPr>
                <w:t>Überarbeitung First Round Rules nach letzten Anpassungen. Überarbeitung Umsetzung Pausen</w:t>
              </w:r>
            </w:ins>
          </w:p>
        </w:tc>
        <w:tc>
          <w:tcPr>
            <w:tcW w:w="1618" w:type="dxa"/>
          </w:tcPr>
          <w:p w14:paraId="26DBAB73" w14:textId="41BFF383" w:rsidR="00D37FA0" w:rsidRDefault="00EE21E2" w:rsidP="005A6F34">
            <w:pPr>
              <w:cnfStyle w:val="000000000000" w:firstRow="0" w:lastRow="0" w:firstColumn="0" w:lastColumn="0" w:oddVBand="0" w:evenVBand="0" w:oddHBand="0" w:evenHBand="0" w:firstRowFirstColumn="0" w:firstRowLastColumn="0" w:lastRowFirstColumn="0" w:lastRowLastColumn="0"/>
              <w:rPr>
                <w:ins w:id="7" w:author="Stefan Sommer" w:date="2023-11-14T17:27:00Z"/>
                <w:rFonts w:cs="Arial"/>
                <w:sz w:val="28"/>
                <w:szCs w:val="28"/>
              </w:rPr>
            </w:pPr>
            <w:ins w:id="8" w:author="Stefan Sommer" w:date="2023-11-14T17:42:00Z">
              <w:r>
                <w:rPr>
                  <w:rFonts w:cs="Arial"/>
                  <w:sz w:val="28"/>
                  <w:szCs w:val="28"/>
                </w:rPr>
                <w:t>14.11.2023</w:t>
              </w:r>
            </w:ins>
          </w:p>
        </w:tc>
      </w:tr>
      <w:tr w:rsidR="00C67E4A" w:rsidRPr="008C3635" w14:paraId="143C278B"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22A80635" w14:textId="2E46C737" w:rsidR="00C67E4A" w:rsidRPr="00C67E4A" w:rsidRDefault="00C67E4A" w:rsidP="005A6F34">
            <w:pPr>
              <w:rPr>
                <w:rFonts w:cs="Arial"/>
                <w:b w:val="0"/>
                <w:bCs w:val="0"/>
                <w:sz w:val="28"/>
                <w:szCs w:val="28"/>
              </w:rPr>
            </w:pPr>
            <w:r w:rsidRPr="00C67E4A">
              <w:rPr>
                <w:rFonts w:cs="Arial"/>
                <w:b w:val="0"/>
                <w:bCs w:val="0"/>
                <w:sz w:val="28"/>
                <w:szCs w:val="28"/>
              </w:rPr>
              <w:t>Timm Ziarnetzky</w:t>
            </w:r>
          </w:p>
        </w:tc>
        <w:tc>
          <w:tcPr>
            <w:tcW w:w="1166" w:type="dxa"/>
          </w:tcPr>
          <w:p w14:paraId="2302D50E" w14:textId="4FB590D4" w:rsidR="00C67E4A" w:rsidRPr="00C67E4A" w:rsidRDefault="00C67E4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C67E4A">
              <w:rPr>
                <w:rFonts w:cs="Arial"/>
                <w:sz w:val="28"/>
                <w:szCs w:val="28"/>
              </w:rPr>
              <w:t>3.2</w:t>
            </w:r>
          </w:p>
        </w:tc>
        <w:tc>
          <w:tcPr>
            <w:tcW w:w="4295" w:type="dxa"/>
          </w:tcPr>
          <w:p w14:paraId="3EB43D99" w14:textId="37B9F972" w:rsidR="00C67E4A" w:rsidRPr="00C67E4A" w:rsidRDefault="00C67E4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C67E4A">
              <w:rPr>
                <w:rFonts w:cs="Arial"/>
                <w:sz w:val="28"/>
                <w:szCs w:val="28"/>
              </w:rPr>
              <w:t>Anpassung Deadline für Beton</w:t>
            </w:r>
          </w:p>
        </w:tc>
        <w:tc>
          <w:tcPr>
            <w:tcW w:w="1618" w:type="dxa"/>
          </w:tcPr>
          <w:p w14:paraId="23ABE350" w14:textId="115A42F2" w:rsidR="00C67E4A" w:rsidRPr="00C67E4A" w:rsidRDefault="00C67E4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C67E4A">
              <w:rPr>
                <w:rFonts w:cs="Arial"/>
                <w:sz w:val="28"/>
                <w:szCs w:val="28"/>
              </w:rPr>
              <w:t>28.07.2025</w:t>
            </w:r>
          </w:p>
        </w:tc>
      </w:tr>
      <w:tr w:rsidR="00CA5341" w:rsidRPr="00CA5341" w14:paraId="238FEF7C"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D5683AC" w14:textId="2BB6261A" w:rsidR="00CA5341" w:rsidRPr="00CA5341" w:rsidRDefault="00CA5341" w:rsidP="005A6F34">
            <w:pPr>
              <w:rPr>
                <w:rFonts w:cs="Arial"/>
                <w:b w:val="0"/>
                <w:bCs w:val="0"/>
                <w:sz w:val="28"/>
                <w:szCs w:val="28"/>
              </w:rPr>
            </w:pPr>
            <w:r w:rsidRPr="00CA5341">
              <w:rPr>
                <w:rFonts w:cs="Arial"/>
                <w:b w:val="0"/>
                <w:bCs w:val="0"/>
                <w:sz w:val="28"/>
                <w:szCs w:val="28"/>
              </w:rPr>
              <w:t>Timm Ziarnetzky</w:t>
            </w:r>
          </w:p>
        </w:tc>
        <w:tc>
          <w:tcPr>
            <w:tcW w:w="1166" w:type="dxa"/>
          </w:tcPr>
          <w:p w14:paraId="1B062E2F" w14:textId="2F07A893" w:rsidR="00CA5341" w:rsidRPr="00C67E4A" w:rsidRDefault="00CA5341"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3.3</w:t>
            </w:r>
          </w:p>
        </w:tc>
        <w:tc>
          <w:tcPr>
            <w:tcW w:w="4295" w:type="dxa"/>
          </w:tcPr>
          <w:p w14:paraId="57268C9A" w14:textId="3DE8C331" w:rsidR="00CA5341" w:rsidRPr="00CA5341" w:rsidRDefault="00CA5341" w:rsidP="005A6F34">
            <w:pPr>
              <w:cnfStyle w:val="000000000000" w:firstRow="0" w:lastRow="0" w:firstColumn="0" w:lastColumn="0" w:oddVBand="0" w:evenVBand="0" w:oddHBand="0" w:evenHBand="0" w:firstRowFirstColumn="0" w:firstRowLastColumn="0" w:lastRowFirstColumn="0" w:lastRowLastColumn="0"/>
              <w:rPr>
                <w:rFonts w:cs="Arial"/>
                <w:sz w:val="28"/>
                <w:szCs w:val="28"/>
                <w:lang w:val="en-US"/>
              </w:rPr>
            </w:pPr>
            <w:r w:rsidRPr="00CA5341">
              <w:rPr>
                <w:rFonts w:cs="Arial"/>
                <w:sz w:val="28"/>
                <w:szCs w:val="28"/>
              </w:rPr>
              <w:t>Ergänzung</w:t>
            </w:r>
            <w:r w:rsidRPr="00CA5341">
              <w:rPr>
                <w:rFonts w:cs="Arial"/>
                <w:sz w:val="28"/>
                <w:szCs w:val="28"/>
                <w:lang w:val="en-US"/>
              </w:rPr>
              <w:t xml:space="preserve"> von Conveyor Belt, Bearing Capacity, Location Alias</w:t>
            </w:r>
          </w:p>
        </w:tc>
        <w:tc>
          <w:tcPr>
            <w:tcW w:w="1618" w:type="dxa"/>
          </w:tcPr>
          <w:p w14:paraId="7CECCD61" w14:textId="21742CC8" w:rsidR="00CA5341" w:rsidRPr="00CA5341" w:rsidRDefault="00CA5341" w:rsidP="005A6F34">
            <w:pPr>
              <w:cnfStyle w:val="000000000000" w:firstRow="0" w:lastRow="0" w:firstColumn="0" w:lastColumn="0" w:oddVBand="0" w:evenVBand="0" w:oddHBand="0" w:evenHBand="0" w:firstRowFirstColumn="0" w:firstRowLastColumn="0" w:lastRowFirstColumn="0" w:lastRowLastColumn="0"/>
              <w:rPr>
                <w:rFonts w:cs="Arial"/>
                <w:sz w:val="28"/>
                <w:szCs w:val="28"/>
                <w:lang w:val="en-US"/>
              </w:rPr>
            </w:pPr>
            <w:r>
              <w:rPr>
                <w:rFonts w:cs="Arial"/>
                <w:sz w:val="28"/>
                <w:szCs w:val="28"/>
                <w:lang w:val="en-US"/>
              </w:rPr>
              <w:t>19.12.2025</w:t>
            </w:r>
          </w:p>
        </w:tc>
      </w:tr>
    </w:tbl>
    <w:p w14:paraId="26C180BF" w14:textId="79E697F9" w:rsidR="00EC3386" w:rsidRPr="00CA5341" w:rsidRDefault="00EC3386" w:rsidP="005A6F34">
      <w:pPr>
        <w:rPr>
          <w:rFonts w:cs="Arial"/>
          <w:b/>
          <w:bCs/>
          <w:sz w:val="28"/>
          <w:szCs w:val="28"/>
          <w:lang w:val="en-US"/>
        </w:rPr>
      </w:pPr>
    </w:p>
    <w:p w14:paraId="1E612E82" w14:textId="77777777" w:rsidR="00EC3386" w:rsidRPr="00CA5341" w:rsidRDefault="00EC3386" w:rsidP="005A6F34">
      <w:pPr>
        <w:rPr>
          <w:rFonts w:cs="Arial"/>
          <w:b/>
          <w:bCs/>
          <w:sz w:val="28"/>
          <w:szCs w:val="28"/>
          <w:lang w:val="en-US"/>
        </w:rPr>
      </w:pPr>
      <w:r w:rsidRPr="00CA5341">
        <w:rPr>
          <w:rFonts w:cs="Arial"/>
          <w:b/>
          <w:bCs/>
          <w:sz w:val="28"/>
          <w:szCs w:val="28"/>
          <w:lang w:val="en-US"/>
        </w:rPr>
        <w:br w:type="page"/>
      </w:r>
    </w:p>
    <w:p w14:paraId="1DC34CB4" w14:textId="0B047348" w:rsidR="00BD2FA7" w:rsidRPr="00CA5341" w:rsidRDefault="00BD2FA7" w:rsidP="005A6F34">
      <w:pPr>
        <w:rPr>
          <w:rFonts w:cs="Arial"/>
          <w:b/>
          <w:bCs/>
          <w:sz w:val="28"/>
          <w:szCs w:val="28"/>
          <w:lang w:val="en-US"/>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74BF463A" w14:textId="0D3D4DA1" w:rsidR="009D7257" w:rsidRDefault="00112833">
          <w:pPr>
            <w:pStyle w:val="Verzeichnis1"/>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121464034" w:history="1">
            <w:r w:rsidR="009D7257" w:rsidRPr="000B3835">
              <w:rPr>
                <w:rStyle w:val="Hyperlink"/>
                <w:noProof/>
              </w:rPr>
              <w:t>1</w:t>
            </w:r>
            <w:r w:rsidR="009D7257">
              <w:rPr>
                <w:rFonts w:asciiTheme="minorHAnsi" w:eastAsiaTheme="minorEastAsia" w:hAnsiTheme="minorHAnsi"/>
                <w:noProof/>
                <w:sz w:val="22"/>
                <w:lang w:eastAsia="de-DE"/>
              </w:rPr>
              <w:tab/>
            </w:r>
            <w:r w:rsidR="009D7257" w:rsidRPr="000B3835">
              <w:rPr>
                <w:rStyle w:val="Hyperlink"/>
                <w:noProof/>
              </w:rPr>
              <w:t>Einleitung</w:t>
            </w:r>
            <w:r w:rsidR="009D7257">
              <w:rPr>
                <w:noProof/>
                <w:webHidden/>
              </w:rPr>
              <w:tab/>
            </w:r>
            <w:r w:rsidR="009D7257">
              <w:rPr>
                <w:noProof/>
                <w:webHidden/>
              </w:rPr>
              <w:fldChar w:fldCharType="begin"/>
            </w:r>
            <w:r w:rsidR="009D7257">
              <w:rPr>
                <w:noProof/>
                <w:webHidden/>
              </w:rPr>
              <w:instrText xml:space="preserve"> PAGEREF _Toc121464034 \h </w:instrText>
            </w:r>
            <w:r w:rsidR="009D7257">
              <w:rPr>
                <w:noProof/>
                <w:webHidden/>
              </w:rPr>
            </w:r>
            <w:r w:rsidR="009D7257">
              <w:rPr>
                <w:noProof/>
                <w:webHidden/>
              </w:rPr>
              <w:fldChar w:fldCharType="separate"/>
            </w:r>
            <w:r w:rsidR="009D7257">
              <w:rPr>
                <w:noProof/>
                <w:webHidden/>
              </w:rPr>
              <w:t>1</w:t>
            </w:r>
            <w:r w:rsidR="009D7257">
              <w:rPr>
                <w:noProof/>
                <w:webHidden/>
              </w:rPr>
              <w:fldChar w:fldCharType="end"/>
            </w:r>
          </w:hyperlink>
        </w:p>
        <w:p w14:paraId="68F61C0C" w14:textId="60B87E80" w:rsidR="009D7257" w:rsidRDefault="009D7257">
          <w:pPr>
            <w:pStyle w:val="Verzeichnis1"/>
            <w:rPr>
              <w:rFonts w:asciiTheme="minorHAnsi" w:eastAsiaTheme="minorEastAsia" w:hAnsiTheme="minorHAnsi"/>
              <w:noProof/>
              <w:sz w:val="22"/>
              <w:lang w:eastAsia="de-DE"/>
            </w:rPr>
          </w:pPr>
          <w:hyperlink w:anchor="_Toc121464035" w:history="1">
            <w:r w:rsidRPr="000B3835">
              <w:rPr>
                <w:rStyle w:val="Hyperlink"/>
                <w:noProof/>
              </w:rPr>
              <w:t>2</w:t>
            </w:r>
            <w:r>
              <w:rPr>
                <w:rFonts w:asciiTheme="minorHAnsi" w:eastAsiaTheme="minorEastAsia" w:hAnsiTheme="minorHAnsi"/>
                <w:noProof/>
                <w:sz w:val="22"/>
                <w:lang w:eastAsia="de-DE"/>
              </w:rPr>
              <w:tab/>
            </w:r>
            <w:r w:rsidRPr="000B3835">
              <w:rPr>
                <w:rStyle w:val="Hyperlink"/>
                <w:noProof/>
              </w:rPr>
              <w:t>Konzept der Betonoptimierung</w:t>
            </w:r>
            <w:r>
              <w:rPr>
                <w:noProof/>
                <w:webHidden/>
              </w:rPr>
              <w:tab/>
            </w:r>
            <w:r>
              <w:rPr>
                <w:noProof/>
                <w:webHidden/>
              </w:rPr>
              <w:fldChar w:fldCharType="begin"/>
            </w:r>
            <w:r>
              <w:rPr>
                <w:noProof/>
                <w:webHidden/>
              </w:rPr>
              <w:instrText xml:space="preserve"> PAGEREF _Toc121464035 \h </w:instrText>
            </w:r>
            <w:r>
              <w:rPr>
                <w:noProof/>
                <w:webHidden/>
              </w:rPr>
            </w:r>
            <w:r>
              <w:rPr>
                <w:noProof/>
                <w:webHidden/>
              </w:rPr>
              <w:fldChar w:fldCharType="separate"/>
            </w:r>
            <w:r>
              <w:rPr>
                <w:noProof/>
                <w:webHidden/>
              </w:rPr>
              <w:t>2</w:t>
            </w:r>
            <w:r>
              <w:rPr>
                <w:noProof/>
                <w:webHidden/>
              </w:rPr>
              <w:fldChar w:fldCharType="end"/>
            </w:r>
          </w:hyperlink>
        </w:p>
        <w:p w14:paraId="449EF7AA" w14:textId="5233B601" w:rsidR="009D7257" w:rsidRDefault="009D7257">
          <w:pPr>
            <w:pStyle w:val="Verzeichnis2"/>
            <w:tabs>
              <w:tab w:val="left" w:pos="880"/>
              <w:tab w:val="right" w:leader="dot" w:pos="9062"/>
            </w:tabs>
            <w:rPr>
              <w:rFonts w:asciiTheme="minorHAnsi" w:eastAsiaTheme="minorEastAsia" w:hAnsiTheme="minorHAnsi"/>
              <w:noProof/>
              <w:sz w:val="22"/>
              <w:lang w:eastAsia="de-DE"/>
            </w:rPr>
          </w:pPr>
          <w:hyperlink w:anchor="_Toc121464036" w:history="1">
            <w:r w:rsidRPr="000B3835">
              <w:rPr>
                <w:rStyle w:val="Hyperlink"/>
                <w:noProof/>
              </w:rPr>
              <w:t>2.1</w:t>
            </w:r>
            <w:r>
              <w:rPr>
                <w:rFonts w:asciiTheme="minorHAnsi" w:eastAsiaTheme="minorEastAsia" w:hAnsiTheme="minorHAnsi"/>
                <w:noProof/>
                <w:sz w:val="22"/>
                <w:lang w:eastAsia="de-DE"/>
              </w:rPr>
              <w:tab/>
            </w:r>
            <w:r w:rsidRPr="000B3835">
              <w:rPr>
                <w:rStyle w:val="Hyperlink"/>
                <w:noProof/>
              </w:rPr>
              <w:t>Allgemeine Anforderungen</w:t>
            </w:r>
            <w:r>
              <w:rPr>
                <w:noProof/>
                <w:webHidden/>
              </w:rPr>
              <w:tab/>
            </w:r>
            <w:r>
              <w:rPr>
                <w:noProof/>
                <w:webHidden/>
              </w:rPr>
              <w:fldChar w:fldCharType="begin"/>
            </w:r>
            <w:r>
              <w:rPr>
                <w:noProof/>
                <w:webHidden/>
              </w:rPr>
              <w:instrText xml:space="preserve"> PAGEREF _Toc121464036 \h </w:instrText>
            </w:r>
            <w:r>
              <w:rPr>
                <w:noProof/>
                <w:webHidden/>
              </w:rPr>
            </w:r>
            <w:r>
              <w:rPr>
                <w:noProof/>
                <w:webHidden/>
              </w:rPr>
              <w:fldChar w:fldCharType="separate"/>
            </w:r>
            <w:r>
              <w:rPr>
                <w:noProof/>
                <w:webHidden/>
              </w:rPr>
              <w:t>2</w:t>
            </w:r>
            <w:r>
              <w:rPr>
                <w:noProof/>
                <w:webHidden/>
              </w:rPr>
              <w:fldChar w:fldCharType="end"/>
            </w:r>
          </w:hyperlink>
        </w:p>
        <w:p w14:paraId="218FFF8A" w14:textId="43CEC280" w:rsidR="009D7257" w:rsidRDefault="009D7257">
          <w:pPr>
            <w:pStyle w:val="Verzeichnis2"/>
            <w:tabs>
              <w:tab w:val="left" w:pos="880"/>
              <w:tab w:val="right" w:leader="dot" w:pos="9062"/>
            </w:tabs>
            <w:rPr>
              <w:rFonts w:asciiTheme="minorHAnsi" w:eastAsiaTheme="minorEastAsia" w:hAnsiTheme="minorHAnsi"/>
              <w:noProof/>
              <w:sz w:val="22"/>
              <w:lang w:eastAsia="de-DE"/>
            </w:rPr>
          </w:pPr>
          <w:hyperlink w:anchor="_Toc121464037" w:history="1">
            <w:r w:rsidRPr="000B3835">
              <w:rPr>
                <w:rStyle w:val="Hyperlink"/>
                <w:noProof/>
              </w:rPr>
              <w:t>2.2</w:t>
            </w:r>
            <w:r>
              <w:rPr>
                <w:rFonts w:asciiTheme="minorHAnsi" w:eastAsiaTheme="minorEastAsia" w:hAnsiTheme="minorHAnsi"/>
                <w:noProof/>
                <w:sz w:val="22"/>
                <w:lang w:eastAsia="de-DE"/>
              </w:rPr>
              <w:tab/>
            </w:r>
            <w:r w:rsidRPr="000B3835">
              <w:rPr>
                <w:rStyle w:val="Hyperlink"/>
                <w:noProof/>
              </w:rPr>
              <w:t>Feature Liste</w:t>
            </w:r>
            <w:r>
              <w:rPr>
                <w:noProof/>
                <w:webHidden/>
              </w:rPr>
              <w:tab/>
            </w:r>
            <w:r>
              <w:rPr>
                <w:noProof/>
                <w:webHidden/>
              </w:rPr>
              <w:fldChar w:fldCharType="begin"/>
            </w:r>
            <w:r>
              <w:rPr>
                <w:noProof/>
                <w:webHidden/>
              </w:rPr>
              <w:instrText xml:space="preserve"> PAGEREF _Toc121464037 \h </w:instrText>
            </w:r>
            <w:r>
              <w:rPr>
                <w:noProof/>
                <w:webHidden/>
              </w:rPr>
            </w:r>
            <w:r>
              <w:rPr>
                <w:noProof/>
                <w:webHidden/>
              </w:rPr>
              <w:fldChar w:fldCharType="separate"/>
            </w:r>
            <w:r>
              <w:rPr>
                <w:noProof/>
                <w:webHidden/>
              </w:rPr>
              <w:t>4</w:t>
            </w:r>
            <w:r>
              <w:rPr>
                <w:noProof/>
                <w:webHidden/>
              </w:rPr>
              <w:fldChar w:fldCharType="end"/>
            </w:r>
          </w:hyperlink>
        </w:p>
        <w:p w14:paraId="2C4B0F40" w14:textId="0705667B" w:rsidR="009D7257" w:rsidRDefault="009D7257" w:rsidP="00A6349C">
          <w:pPr>
            <w:pStyle w:val="Verzeichnis3"/>
            <w:rPr>
              <w:rFonts w:asciiTheme="minorHAnsi" w:eastAsiaTheme="minorEastAsia" w:hAnsiTheme="minorHAnsi"/>
              <w:noProof/>
              <w:sz w:val="22"/>
              <w:lang w:eastAsia="de-DE"/>
            </w:rPr>
          </w:pPr>
          <w:hyperlink w:anchor="_Toc121464038" w:history="1">
            <w:r w:rsidRPr="000B3835">
              <w:rPr>
                <w:rStyle w:val="Hyperlink"/>
                <w:noProof/>
              </w:rPr>
              <w:t>2.2.1</w:t>
            </w:r>
            <w:r>
              <w:rPr>
                <w:rFonts w:asciiTheme="minorHAnsi" w:eastAsiaTheme="minorEastAsia" w:hAnsiTheme="minorHAnsi"/>
                <w:noProof/>
                <w:sz w:val="22"/>
                <w:lang w:eastAsia="de-DE"/>
              </w:rPr>
              <w:tab/>
            </w:r>
            <w:r w:rsidRPr="000B3835">
              <w:rPr>
                <w:rStyle w:val="Hyperlink"/>
                <w:noProof/>
              </w:rPr>
              <w:t>Pflichtanforderungen</w:t>
            </w:r>
            <w:r>
              <w:rPr>
                <w:noProof/>
                <w:webHidden/>
              </w:rPr>
              <w:tab/>
            </w:r>
            <w:r>
              <w:rPr>
                <w:noProof/>
                <w:webHidden/>
              </w:rPr>
              <w:fldChar w:fldCharType="begin"/>
            </w:r>
            <w:r>
              <w:rPr>
                <w:noProof/>
                <w:webHidden/>
              </w:rPr>
              <w:instrText xml:space="preserve"> PAGEREF _Toc121464038 \h </w:instrText>
            </w:r>
            <w:r>
              <w:rPr>
                <w:noProof/>
                <w:webHidden/>
              </w:rPr>
            </w:r>
            <w:r>
              <w:rPr>
                <w:noProof/>
                <w:webHidden/>
              </w:rPr>
              <w:fldChar w:fldCharType="separate"/>
            </w:r>
            <w:r>
              <w:rPr>
                <w:noProof/>
                <w:webHidden/>
              </w:rPr>
              <w:t>4</w:t>
            </w:r>
            <w:r>
              <w:rPr>
                <w:noProof/>
                <w:webHidden/>
              </w:rPr>
              <w:fldChar w:fldCharType="end"/>
            </w:r>
          </w:hyperlink>
        </w:p>
        <w:p w14:paraId="5694D3FA" w14:textId="31A1C9AD" w:rsidR="009D7257" w:rsidRDefault="009D7257" w:rsidP="00A6349C">
          <w:pPr>
            <w:pStyle w:val="Verzeichnis3"/>
            <w:rPr>
              <w:rFonts w:asciiTheme="minorHAnsi" w:eastAsiaTheme="minorEastAsia" w:hAnsiTheme="minorHAnsi"/>
              <w:noProof/>
              <w:sz w:val="22"/>
              <w:lang w:eastAsia="de-DE"/>
            </w:rPr>
          </w:pPr>
          <w:hyperlink w:anchor="_Toc121464039" w:history="1">
            <w:r w:rsidRPr="000B3835">
              <w:rPr>
                <w:rStyle w:val="Hyperlink"/>
                <w:noProof/>
              </w:rPr>
              <w:t>2.2.2</w:t>
            </w:r>
            <w:r>
              <w:rPr>
                <w:rFonts w:asciiTheme="minorHAnsi" w:eastAsiaTheme="minorEastAsia" w:hAnsiTheme="minorHAnsi"/>
                <w:noProof/>
                <w:sz w:val="22"/>
                <w:lang w:eastAsia="de-DE"/>
              </w:rPr>
              <w:tab/>
            </w:r>
            <w:r w:rsidRPr="000B3835">
              <w:rPr>
                <w:rStyle w:val="Hyperlink"/>
                <w:noProof/>
              </w:rPr>
              <w:t>Optionale Anforderungen</w:t>
            </w:r>
            <w:r>
              <w:rPr>
                <w:noProof/>
                <w:webHidden/>
              </w:rPr>
              <w:tab/>
            </w:r>
            <w:r>
              <w:rPr>
                <w:noProof/>
                <w:webHidden/>
              </w:rPr>
              <w:fldChar w:fldCharType="begin"/>
            </w:r>
            <w:r>
              <w:rPr>
                <w:noProof/>
                <w:webHidden/>
              </w:rPr>
              <w:instrText xml:space="preserve"> PAGEREF _Toc121464039 \h </w:instrText>
            </w:r>
            <w:r>
              <w:rPr>
                <w:noProof/>
                <w:webHidden/>
              </w:rPr>
            </w:r>
            <w:r>
              <w:rPr>
                <w:noProof/>
                <w:webHidden/>
              </w:rPr>
              <w:fldChar w:fldCharType="separate"/>
            </w:r>
            <w:r>
              <w:rPr>
                <w:noProof/>
                <w:webHidden/>
              </w:rPr>
              <w:t>19</w:t>
            </w:r>
            <w:r>
              <w:rPr>
                <w:noProof/>
                <w:webHidden/>
              </w:rPr>
              <w:fldChar w:fldCharType="end"/>
            </w:r>
          </w:hyperlink>
        </w:p>
        <w:p w14:paraId="269513D6" w14:textId="4F16A4CD" w:rsidR="009D7257" w:rsidRDefault="009D7257">
          <w:pPr>
            <w:pStyle w:val="Verzeichnis2"/>
            <w:tabs>
              <w:tab w:val="left" w:pos="880"/>
              <w:tab w:val="right" w:leader="dot" w:pos="9062"/>
            </w:tabs>
            <w:rPr>
              <w:rFonts w:asciiTheme="minorHAnsi" w:eastAsiaTheme="minorEastAsia" w:hAnsiTheme="minorHAnsi"/>
              <w:noProof/>
              <w:sz w:val="22"/>
              <w:lang w:eastAsia="de-DE"/>
            </w:rPr>
          </w:pPr>
          <w:hyperlink w:anchor="_Toc121464040" w:history="1">
            <w:r w:rsidRPr="000B3835">
              <w:rPr>
                <w:rStyle w:val="Hyperlink"/>
                <w:noProof/>
              </w:rPr>
              <w:t>2.3</w:t>
            </w:r>
            <w:r>
              <w:rPr>
                <w:rFonts w:asciiTheme="minorHAnsi" w:eastAsiaTheme="minorEastAsia" w:hAnsiTheme="minorHAnsi"/>
                <w:noProof/>
                <w:sz w:val="22"/>
                <w:lang w:eastAsia="de-DE"/>
              </w:rPr>
              <w:tab/>
            </w:r>
            <w:r w:rsidRPr="000B3835">
              <w:rPr>
                <w:rStyle w:val="Hyperlink"/>
                <w:noProof/>
              </w:rPr>
              <w:t>Ausschluss Liste</w:t>
            </w:r>
            <w:r>
              <w:rPr>
                <w:noProof/>
                <w:webHidden/>
              </w:rPr>
              <w:tab/>
            </w:r>
            <w:r>
              <w:rPr>
                <w:noProof/>
                <w:webHidden/>
              </w:rPr>
              <w:fldChar w:fldCharType="begin"/>
            </w:r>
            <w:r>
              <w:rPr>
                <w:noProof/>
                <w:webHidden/>
              </w:rPr>
              <w:instrText xml:space="preserve"> PAGEREF _Toc121464040 \h </w:instrText>
            </w:r>
            <w:r>
              <w:rPr>
                <w:noProof/>
                <w:webHidden/>
              </w:rPr>
            </w:r>
            <w:r>
              <w:rPr>
                <w:noProof/>
                <w:webHidden/>
              </w:rPr>
              <w:fldChar w:fldCharType="separate"/>
            </w:r>
            <w:r>
              <w:rPr>
                <w:noProof/>
                <w:webHidden/>
              </w:rPr>
              <w:t>20</w:t>
            </w:r>
            <w:r>
              <w:rPr>
                <w:noProof/>
                <w:webHidden/>
              </w:rPr>
              <w:fldChar w:fldCharType="end"/>
            </w:r>
          </w:hyperlink>
        </w:p>
        <w:p w14:paraId="4026AF71" w14:textId="2F414521" w:rsidR="009D7257" w:rsidRDefault="009D7257" w:rsidP="00A6349C">
          <w:pPr>
            <w:pStyle w:val="Verzeichnis3"/>
            <w:rPr>
              <w:rFonts w:asciiTheme="minorHAnsi" w:eastAsiaTheme="minorEastAsia" w:hAnsiTheme="minorHAnsi"/>
              <w:noProof/>
              <w:sz w:val="22"/>
              <w:lang w:eastAsia="de-DE"/>
            </w:rPr>
          </w:pPr>
          <w:hyperlink w:anchor="_Toc121464041" w:history="1">
            <w:r w:rsidRPr="000B3835">
              <w:rPr>
                <w:rStyle w:val="Hyperlink"/>
                <w:noProof/>
              </w:rPr>
              <w:t>2.3.1</w:t>
            </w:r>
            <w:r>
              <w:rPr>
                <w:rFonts w:asciiTheme="minorHAnsi" w:eastAsiaTheme="minorEastAsia" w:hAnsiTheme="minorHAnsi"/>
                <w:noProof/>
                <w:sz w:val="22"/>
                <w:lang w:eastAsia="de-DE"/>
              </w:rPr>
              <w:tab/>
            </w:r>
            <w:r w:rsidRPr="000B3835">
              <w:rPr>
                <w:rStyle w:val="Hyperlink"/>
                <w:noProof/>
              </w:rPr>
              <w:t>Preloads</w:t>
            </w:r>
            <w:r>
              <w:rPr>
                <w:noProof/>
                <w:webHidden/>
              </w:rPr>
              <w:tab/>
            </w:r>
            <w:r>
              <w:rPr>
                <w:noProof/>
                <w:webHidden/>
              </w:rPr>
              <w:fldChar w:fldCharType="begin"/>
            </w:r>
            <w:r>
              <w:rPr>
                <w:noProof/>
                <w:webHidden/>
              </w:rPr>
              <w:instrText xml:space="preserve"> PAGEREF _Toc121464041 \h </w:instrText>
            </w:r>
            <w:r>
              <w:rPr>
                <w:noProof/>
                <w:webHidden/>
              </w:rPr>
            </w:r>
            <w:r>
              <w:rPr>
                <w:noProof/>
                <w:webHidden/>
              </w:rPr>
              <w:fldChar w:fldCharType="separate"/>
            </w:r>
            <w:r>
              <w:rPr>
                <w:noProof/>
                <w:webHidden/>
              </w:rPr>
              <w:t>20</w:t>
            </w:r>
            <w:r>
              <w:rPr>
                <w:noProof/>
                <w:webHidden/>
              </w:rPr>
              <w:fldChar w:fldCharType="end"/>
            </w:r>
          </w:hyperlink>
        </w:p>
        <w:p w14:paraId="27254C75" w14:textId="5BC764D0" w:rsidR="009D7257" w:rsidRDefault="009D7257" w:rsidP="00A6349C">
          <w:pPr>
            <w:pStyle w:val="Verzeichnis3"/>
            <w:rPr>
              <w:rFonts w:asciiTheme="minorHAnsi" w:eastAsiaTheme="minorEastAsia" w:hAnsiTheme="minorHAnsi"/>
              <w:noProof/>
              <w:sz w:val="22"/>
              <w:lang w:eastAsia="de-DE"/>
            </w:rPr>
          </w:pPr>
          <w:hyperlink w:anchor="_Toc121464042" w:history="1">
            <w:r w:rsidRPr="000B3835">
              <w:rPr>
                <w:rStyle w:val="Hyperlink"/>
                <w:noProof/>
              </w:rPr>
              <w:t>2.3.2</w:t>
            </w:r>
            <w:r>
              <w:rPr>
                <w:rFonts w:asciiTheme="minorHAnsi" w:eastAsiaTheme="minorEastAsia" w:hAnsiTheme="minorHAnsi"/>
                <w:noProof/>
                <w:sz w:val="22"/>
                <w:lang w:eastAsia="de-DE"/>
              </w:rPr>
              <w:tab/>
            </w:r>
            <w:r w:rsidRPr="000B3835">
              <w:rPr>
                <w:rStyle w:val="Hyperlink"/>
                <w:noProof/>
              </w:rPr>
              <w:t>Shunting</w:t>
            </w:r>
            <w:r>
              <w:rPr>
                <w:noProof/>
                <w:webHidden/>
              </w:rPr>
              <w:tab/>
            </w:r>
            <w:r>
              <w:rPr>
                <w:noProof/>
                <w:webHidden/>
              </w:rPr>
              <w:fldChar w:fldCharType="begin"/>
            </w:r>
            <w:r>
              <w:rPr>
                <w:noProof/>
                <w:webHidden/>
              </w:rPr>
              <w:instrText xml:space="preserve"> PAGEREF _Toc121464042 \h </w:instrText>
            </w:r>
            <w:r>
              <w:rPr>
                <w:noProof/>
                <w:webHidden/>
              </w:rPr>
            </w:r>
            <w:r>
              <w:rPr>
                <w:noProof/>
                <w:webHidden/>
              </w:rPr>
              <w:fldChar w:fldCharType="separate"/>
            </w:r>
            <w:r>
              <w:rPr>
                <w:noProof/>
                <w:webHidden/>
              </w:rPr>
              <w:t>20</w:t>
            </w:r>
            <w:r>
              <w:rPr>
                <w:noProof/>
                <w:webHidden/>
              </w:rPr>
              <w:fldChar w:fldCharType="end"/>
            </w:r>
          </w:hyperlink>
        </w:p>
        <w:p w14:paraId="5CF2E624" w14:textId="05800F4A" w:rsidR="009D7257" w:rsidRDefault="009D7257" w:rsidP="00A6349C">
          <w:pPr>
            <w:pStyle w:val="Verzeichnis3"/>
            <w:rPr>
              <w:rFonts w:asciiTheme="minorHAnsi" w:eastAsiaTheme="minorEastAsia" w:hAnsiTheme="minorHAnsi"/>
              <w:noProof/>
              <w:sz w:val="22"/>
              <w:lang w:eastAsia="de-DE"/>
            </w:rPr>
          </w:pPr>
          <w:hyperlink w:anchor="_Toc121464043" w:history="1">
            <w:r w:rsidRPr="000B3835">
              <w:rPr>
                <w:rStyle w:val="Hyperlink"/>
                <w:noProof/>
              </w:rPr>
              <w:t>2.3.3</w:t>
            </w:r>
            <w:r>
              <w:rPr>
                <w:rFonts w:asciiTheme="minorHAnsi" w:eastAsiaTheme="minorEastAsia" w:hAnsiTheme="minorHAnsi"/>
                <w:noProof/>
                <w:sz w:val="22"/>
                <w:lang w:eastAsia="de-DE"/>
              </w:rPr>
              <w:tab/>
            </w:r>
            <w:r w:rsidRPr="000B3835">
              <w:rPr>
                <w:rStyle w:val="Hyperlink"/>
                <w:noProof/>
              </w:rPr>
              <w:t>Roaming</w:t>
            </w:r>
            <w:r>
              <w:rPr>
                <w:noProof/>
                <w:webHidden/>
              </w:rPr>
              <w:tab/>
            </w:r>
            <w:r>
              <w:rPr>
                <w:noProof/>
                <w:webHidden/>
              </w:rPr>
              <w:fldChar w:fldCharType="begin"/>
            </w:r>
            <w:r>
              <w:rPr>
                <w:noProof/>
                <w:webHidden/>
              </w:rPr>
              <w:instrText xml:space="preserve"> PAGEREF _Toc121464043 \h </w:instrText>
            </w:r>
            <w:r>
              <w:rPr>
                <w:noProof/>
                <w:webHidden/>
              </w:rPr>
            </w:r>
            <w:r>
              <w:rPr>
                <w:noProof/>
                <w:webHidden/>
              </w:rPr>
              <w:fldChar w:fldCharType="separate"/>
            </w:r>
            <w:r>
              <w:rPr>
                <w:noProof/>
                <w:webHidden/>
              </w:rPr>
              <w:t>20</w:t>
            </w:r>
            <w:r>
              <w:rPr>
                <w:noProof/>
                <w:webHidden/>
              </w:rPr>
              <w:fldChar w:fldCharType="end"/>
            </w:r>
          </w:hyperlink>
        </w:p>
        <w:p w14:paraId="6D73D169" w14:textId="6DF024C5" w:rsidR="009D7257" w:rsidRDefault="009D7257" w:rsidP="00A6349C">
          <w:pPr>
            <w:pStyle w:val="Verzeichnis3"/>
            <w:rPr>
              <w:rFonts w:asciiTheme="minorHAnsi" w:eastAsiaTheme="minorEastAsia" w:hAnsiTheme="minorHAnsi"/>
              <w:noProof/>
              <w:sz w:val="22"/>
              <w:lang w:eastAsia="de-DE"/>
            </w:rPr>
          </w:pPr>
          <w:hyperlink w:anchor="_Toc121464044" w:history="1">
            <w:r w:rsidRPr="000B3835">
              <w:rPr>
                <w:rStyle w:val="Hyperlink"/>
                <w:noProof/>
              </w:rPr>
              <w:t>2.3.4</w:t>
            </w:r>
            <w:r>
              <w:rPr>
                <w:rFonts w:asciiTheme="minorHAnsi" w:eastAsiaTheme="minorEastAsia" w:hAnsiTheme="minorHAnsi"/>
                <w:noProof/>
                <w:sz w:val="22"/>
                <w:lang w:eastAsia="de-DE"/>
              </w:rPr>
              <w:tab/>
            </w:r>
            <w:r w:rsidRPr="000B3835">
              <w:rPr>
                <w:rStyle w:val="Hyperlink"/>
                <w:noProof/>
              </w:rPr>
              <w:t>Predrive</w:t>
            </w:r>
            <w:r>
              <w:rPr>
                <w:noProof/>
                <w:webHidden/>
              </w:rPr>
              <w:tab/>
            </w:r>
            <w:r>
              <w:rPr>
                <w:noProof/>
                <w:webHidden/>
              </w:rPr>
              <w:fldChar w:fldCharType="begin"/>
            </w:r>
            <w:r>
              <w:rPr>
                <w:noProof/>
                <w:webHidden/>
              </w:rPr>
              <w:instrText xml:space="preserve"> PAGEREF _Toc121464044 \h </w:instrText>
            </w:r>
            <w:r>
              <w:rPr>
                <w:noProof/>
                <w:webHidden/>
              </w:rPr>
            </w:r>
            <w:r>
              <w:rPr>
                <w:noProof/>
                <w:webHidden/>
              </w:rPr>
              <w:fldChar w:fldCharType="separate"/>
            </w:r>
            <w:r>
              <w:rPr>
                <w:noProof/>
                <w:webHidden/>
              </w:rPr>
              <w:t>20</w:t>
            </w:r>
            <w:r>
              <w:rPr>
                <w:noProof/>
                <w:webHidden/>
              </w:rPr>
              <w:fldChar w:fldCharType="end"/>
            </w:r>
          </w:hyperlink>
        </w:p>
        <w:p w14:paraId="0F359D49" w14:textId="0CB3A702" w:rsidR="009D7257" w:rsidRDefault="009D7257" w:rsidP="00A6349C">
          <w:pPr>
            <w:pStyle w:val="Verzeichnis3"/>
            <w:rPr>
              <w:rFonts w:asciiTheme="minorHAnsi" w:eastAsiaTheme="minorEastAsia" w:hAnsiTheme="minorHAnsi"/>
              <w:noProof/>
              <w:sz w:val="22"/>
              <w:lang w:eastAsia="de-DE"/>
            </w:rPr>
          </w:pPr>
          <w:hyperlink w:anchor="_Toc121464045" w:history="1">
            <w:r w:rsidRPr="000B3835">
              <w:rPr>
                <w:rStyle w:val="Hyperlink"/>
                <w:noProof/>
              </w:rPr>
              <w:t>2.3.5</w:t>
            </w:r>
            <w:r>
              <w:rPr>
                <w:rFonts w:asciiTheme="minorHAnsi" w:eastAsiaTheme="minorEastAsia" w:hAnsiTheme="minorHAnsi"/>
                <w:noProof/>
                <w:sz w:val="22"/>
                <w:lang w:eastAsia="de-DE"/>
              </w:rPr>
              <w:tab/>
            </w:r>
            <w:r w:rsidRPr="000B3835">
              <w:rPr>
                <w:rStyle w:val="Hyperlink"/>
                <w:noProof/>
              </w:rPr>
              <w:t>Waste Orders</w:t>
            </w:r>
            <w:r>
              <w:rPr>
                <w:noProof/>
                <w:webHidden/>
              </w:rPr>
              <w:tab/>
            </w:r>
            <w:r>
              <w:rPr>
                <w:noProof/>
                <w:webHidden/>
              </w:rPr>
              <w:fldChar w:fldCharType="begin"/>
            </w:r>
            <w:r>
              <w:rPr>
                <w:noProof/>
                <w:webHidden/>
              </w:rPr>
              <w:instrText xml:space="preserve"> PAGEREF _Toc121464045 \h </w:instrText>
            </w:r>
            <w:r>
              <w:rPr>
                <w:noProof/>
                <w:webHidden/>
              </w:rPr>
            </w:r>
            <w:r>
              <w:rPr>
                <w:noProof/>
                <w:webHidden/>
              </w:rPr>
              <w:fldChar w:fldCharType="separate"/>
            </w:r>
            <w:r>
              <w:rPr>
                <w:noProof/>
                <w:webHidden/>
              </w:rPr>
              <w:t>20</w:t>
            </w:r>
            <w:r>
              <w:rPr>
                <w:noProof/>
                <w:webHidden/>
              </w:rPr>
              <w:fldChar w:fldCharType="end"/>
            </w:r>
          </w:hyperlink>
        </w:p>
        <w:p w14:paraId="16DFC1FA" w14:textId="31000D1B" w:rsidR="009D7257" w:rsidRDefault="009D7257" w:rsidP="00A6349C">
          <w:pPr>
            <w:pStyle w:val="Verzeichnis3"/>
            <w:rPr>
              <w:rFonts w:asciiTheme="minorHAnsi" w:eastAsiaTheme="minorEastAsia" w:hAnsiTheme="minorHAnsi"/>
              <w:noProof/>
              <w:sz w:val="22"/>
              <w:lang w:eastAsia="de-DE"/>
            </w:rPr>
          </w:pPr>
          <w:hyperlink w:anchor="_Toc121464046" w:history="1">
            <w:r w:rsidRPr="000B3835">
              <w:rPr>
                <w:rStyle w:val="Hyperlink"/>
                <w:noProof/>
              </w:rPr>
              <w:t>2.3.6</w:t>
            </w:r>
            <w:r>
              <w:rPr>
                <w:rFonts w:asciiTheme="minorHAnsi" w:eastAsiaTheme="minorEastAsia" w:hAnsiTheme="minorHAnsi"/>
                <w:noProof/>
                <w:sz w:val="22"/>
                <w:lang w:eastAsia="de-DE"/>
              </w:rPr>
              <w:tab/>
            </w:r>
            <w:r w:rsidRPr="000B3835">
              <w:rPr>
                <w:rStyle w:val="Hyperlink"/>
                <w:noProof/>
              </w:rPr>
              <w:t>Customer Managed Assignment (CMA)</w:t>
            </w:r>
            <w:r>
              <w:rPr>
                <w:noProof/>
                <w:webHidden/>
              </w:rPr>
              <w:tab/>
            </w:r>
            <w:r>
              <w:rPr>
                <w:noProof/>
                <w:webHidden/>
              </w:rPr>
              <w:fldChar w:fldCharType="begin"/>
            </w:r>
            <w:r>
              <w:rPr>
                <w:noProof/>
                <w:webHidden/>
              </w:rPr>
              <w:instrText xml:space="preserve"> PAGEREF _Toc121464046 \h </w:instrText>
            </w:r>
            <w:r>
              <w:rPr>
                <w:noProof/>
                <w:webHidden/>
              </w:rPr>
            </w:r>
            <w:r>
              <w:rPr>
                <w:noProof/>
                <w:webHidden/>
              </w:rPr>
              <w:fldChar w:fldCharType="separate"/>
            </w:r>
            <w:r>
              <w:rPr>
                <w:noProof/>
                <w:webHidden/>
              </w:rPr>
              <w:t>20</w:t>
            </w:r>
            <w:r>
              <w:rPr>
                <w:noProof/>
                <w:webHidden/>
              </w:rPr>
              <w:fldChar w:fldCharType="end"/>
            </w:r>
          </w:hyperlink>
        </w:p>
        <w:p w14:paraId="21216019" w14:textId="0E738DC6" w:rsidR="009D7257" w:rsidRDefault="009D7257" w:rsidP="00A6349C">
          <w:pPr>
            <w:pStyle w:val="Verzeichnis3"/>
            <w:rPr>
              <w:rFonts w:asciiTheme="minorHAnsi" w:eastAsiaTheme="minorEastAsia" w:hAnsiTheme="minorHAnsi"/>
              <w:noProof/>
              <w:sz w:val="22"/>
              <w:lang w:eastAsia="de-DE"/>
            </w:rPr>
          </w:pPr>
          <w:hyperlink w:anchor="_Toc121464047" w:history="1">
            <w:r w:rsidRPr="000B3835">
              <w:rPr>
                <w:rStyle w:val="Hyperlink"/>
                <w:noProof/>
              </w:rPr>
              <w:t>2.3.7</w:t>
            </w:r>
            <w:r>
              <w:rPr>
                <w:rFonts w:asciiTheme="minorHAnsi" w:eastAsiaTheme="minorEastAsia" w:hAnsiTheme="minorHAnsi"/>
                <w:noProof/>
                <w:sz w:val="22"/>
                <w:lang w:eastAsia="de-DE"/>
              </w:rPr>
              <w:tab/>
            </w:r>
            <w:r w:rsidRPr="000B3835">
              <w:rPr>
                <w:rStyle w:val="Hyperlink"/>
                <w:noProof/>
              </w:rPr>
              <w:t>Splitloads</w:t>
            </w:r>
            <w:r>
              <w:rPr>
                <w:noProof/>
                <w:webHidden/>
              </w:rPr>
              <w:tab/>
            </w:r>
            <w:r>
              <w:rPr>
                <w:noProof/>
                <w:webHidden/>
              </w:rPr>
              <w:fldChar w:fldCharType="begin"/>
            </w:r>
            <w:r>
              <w:rPr>
                <w:noProof/>
                <w:webHidden/>
              </w:rPr>
              <w:instrText xml:space="preserve"> PAGEREF _Toc121464047 \h </w:instrText>
            </w:r>
            <w:r>
              <w:rPr>
                <w:noProof/>
                <w:webHidden/>
              </w:rPr>
            </w:r>
            <w:r>
              <w:rPr>
                <w:noProof/>
                <w:webHidden/>
              </w:rPr>
              <w:fldChar w:fldCharType="separate"/>
            </w:r>
            <w:r>
              <w:rPr>
                <w:noProof/>
                <w:webHidden/>
              </w:rPr>
              <w:t>21</w:t>
            </w:r>
            <w:r>
              <w:rPr>
                <w:noProof/>
                <w:webHidden/>
              </w:rPr>
              <w:fldChar w:fldCharType="end"/>
            </w:r>
          </w:hyperlink>
        </w:p>
        <w:p w14:paraId="1870757A" w14:textId="5E3BE441" w:rsidR="009D7257" w:rsidRDefault="009D7257" w:rsidP="00A6349C">
          <w:pPr>
            <w:pStyle w:val="Verzeichnis3"/>
            <w:rPr>
              <w:rFonts w:asciiTheme="minorHAnsi" w:eastAsiaTheme="minorEastAsia" w:hAnsiTheme="minorHAnsi"/>
              <w:noProof/>
              <w:sz w:val="22"/>
              <w:lang w:eastAsia="de-DE"/>
            </w:rPr>
          </w:pPr>
          <w:hyperlink w:anchor="_Toc121464048" w:history="1">
            <w:r w:rsidRPr="000B3835">
              <w:rPr>
                <w:rStyle w:val="Hyperlink"/>
                <w:noProof/>
              </w:rPr>
              <w:t>2.3.8</w:t>
            </w:r>
            <w:r>
              <w:rPr>
                <w:rFonts w:asciiTheme="minorHAnsi" w:eastAsiaTheme="minorEastAsia" w:hAnsiTheme="minorHAnsi"/>
                <w:noProof/>
                <w:sz w:val="22"/>
                <w:lang w:eastAsia="de-DE"/>
              </w:rPr>
              <w:tab/>
            </w:r>
            <w:r w:rsidRPr="000B3835">
              <w:rPr>
                <w:rStyle w:val="Hyperlink"/>
                <w:noProof/>
              </w:rPr>
              <w:t>Fahrzeit</w:t>
            </w:r>
            <w:r>
              <w:rPr>
                <w:noProof/>
                <w:webHidden/>
              </w:rPr>
              <w:tab/>
            </w:r>
            <w:r>
              <w:rPr>
                <w:noProof/>
                <w:webHidden/>
              </w:rPr>
              <w:fldChar w:fldCharType="begin"/>
            </w:r>
            <w:r>
              <w:rPr>
                <w:noProof/>
                <w:webHidden/>
              </w:rPr>
              <w:instrText xml:space="preserve"> PAGEREF _Toc121464048 \h </w:instrText>
            </w:r>
            <w:r>
              <w:rPr>
                <w:noProof/>
                <w:webHidden/>
              </w:rPr>
            </w:r>
            <w:r>
              <w:rPr>
                <w:noProof/>
                <w:webHidden/>
              </w:rPr>
              <w:fldChar w:fldCharType="separate"/>
            </w:r>
            <w:r>
              <w:rPr>
                <w:noProof/>
                <w:webHidden/>
              </w:rPr>
              <w:t>21</w:t>
            </w:r>
            <w:r>
              <w:rPr>
                <w:noProof/>
                <w:webHidden/>
              </w:rPr>
              <w:fldChar w:fldCharType="end"/>
            </w:r>
          </w:hyperlink>
        </w:p>
        <w:p w14:paraId="2D578D5B" w14:textId="48440327" w:rsidR="009D7257" w:rsidRDefault="009D7257" w:rsidP="00A6349C">
          <w:pPr>
            <w:pStyle w:val="Verzeichnis3"/>
            <w:rPr>
              <w:rFonts w:asciiTheme="minorHAnsi" w:eastAsiaTheme="minorEastAsia" w:hAnsiTheme="minorHAnsi"/>
              <w:noProof/>
              <w:sz w:val="22"/>
              <w:lang w:eastAsia="de-DE"/>
            </w:rPr>
          </w:pPr>
          <w:hyperlink w:anchor="_Toc121464049" w:history="1">
            <w:r w:rsidRPr="000B3835">
              <w:rPr>
                <w:rStyle w:val="Hyperlink"/>
                <w:noProof/>
              </w:rPr>
              <w:t>2.3.9</w:t>
            </w:r>
            <w:r>
              <w:rPr>
                <w:rFonts w:asciiTheme="minorHAnsi" w:eastAsiaTheme="minorEastAsia" w:hAnsiTheme="minorHAnsi"/>
                <w:noProof/>
                <w:sz w:val="22"/>
                <w:lang w:eastAsia="de-DE"/>
              </w:rPr>
              <w:tab/>
            </w:r>
            <w:r w:rsidRPr="000B3835">
              <w:rPr>
                <w:rStyle w:val="Hyperlink"/>
                <w:noProof/>
              </w:rPr>
              <w:t>Minimum Rip</w:t>
            </w:r>
            <w:r>
              <w:rPr>
                <w:noProof/>
                <w:webHidden/>
              </w:rPr>
              <w:tab/>
            </w:r>
            <w:r>
              <w:rPr>
                <w:noProof/>
                <w:webHidden/>
              </w:rPr>
              <w:fldChar w:fldCharType="begin"/>
            </w:r>
            <w:r>
              <w:rPr>
                <w:noProof/>
                <w:webHidden/>
              </w:rPr>
              <w:instrText xml:space="preserve"> PAGEREF _Toc121464049 \h </w:instrText>
            </w:r>
            <w:r>
              <w:rPr>
                <w:noProof/>
                <w:webHidden/>
              </w:rPr>
            </w:r>
            <w:r>
              <w:rPr>
                <w:noProof/>
                <w:webHidden/>
              </w:rPr>
              <w:fldChar w:fldCharType="separate"/>
            </w:r>
            <w:r>
              <w:rPr>
                <w:noProof/>
                <w:webHidden/>
              </w:rPr>
              <w:t>21</w:t>
            </w:r>
            <w:r>
              <w:rPr>
                <w:noProof/>
                <w:webHidden/>
              </w:rPr>
              <w:fldChar w:fldCharType="end"/>
            </w:r>
          </w:hyperlink>
        </w:p>
        <w:p w14:paraId="12D6B334" w14:textId="73302C1A" w:rsidR="009D7257" w:rsidRDefault="009D7257" w:rsidP="00A6349C">
          <w:pPr>
            <w:pStyle w:val="Verzeichnis3"/>
            <w:tabs>
              <w:tab w:val="left" w:pos="1540"/>
            </w:tabs>
            <w:rPr>
              <w:rFonts w:asciiTheme="minorHAnsi" w:eastAsiaTheme="minorEastAsia" w:hAnsiTheme="minorHAnsi"/>
              <w:noProof/>
              <w:sz w:val="22"/>
              <w:lang w:eastAsia="de-DE"/>
            </w:rPr>
          </w:pPr>
          <w:hyperlink w:anchor="_Toc121464050" w:history="1">
            <w:r w:rsidRPr="000B3835">
              <w:rPr>
                <w:rStyle w:val="Hyperlink"/>
                <w:noProof/>
              </w:rPr>
              <w:t>2.3.10</w:t>
            </w:r>
            <w:r>
              <w:rPr>
                <w:rFonts w:asciiTheme="minorHAnsi" w:eastAsiaTheme="minorEastAsia" w:hAnsiTheme="minorHAnsi"/>
                <w:noProof/>
                <w:sz w:val="22"/>
                <w:lang w:eastAsia="de-DE"/>
              </w:rPr>
              <w:tab/>
            </w:r>
            <w:r w:rsidRPr="000B3835">
              <w:rPr>
                <w:rStyle w:val="Hyperlink"/>
                <w:noProof/>
              </w:rPr>
              <w:t>Produktionskosten</w:t>
            </w:r>
            <w:r>
              <w:rPr>
                <w:noProof/>
                <w:webHidden/>
              </w:rPr>
              <w:tab/>
            </w:r>
            <w:r>
              <w:rPr>
                <w:noProof/>
                <w:webHidden/>
              </w:rPr>
              <w:fldChar w:fldCharType="begin"/>
            </w:r>
            <w:r>
              <w:rPr>
                <w:noProof/>
                <w:webHidden/>
              </w:rPr>
              <w:instrText xml:space="preserve"> PAGEREF _Toc121464050 \h </w:instrText>
            </w:r>
            <w:r>
              <w:rPr>
                <w:noProof/>
                <w:webHidden/>
              </w:rPr>
            </w:r>
            <w:r>
              <w:rPr>
                <w:noProof/>
                <w:webHidden/>
              </w:rPr>
              <w:fldChar w:fldCharType="separate"/>
            </w:r>
            <w:r>
              <w:rPr>
                <w:noProof/>
                <w:webHidden/>
              </w:rPr>
              <w:t>21</w:t>
            </w:r>
            <w:r>
              <w:rPr>
                <w:noProof/>
                <w:webHidden/>
              </w:rPr>
              <w:fldChar w:fldCharType="end"/>
            </w:r>
          </w:hyperlink>
        </w:p>
        <w:p w14:paraId="51A58EE2" w14:textId="097B279B" w:rsidR="009D7257" w:rsidRDefault="009D7257" w:rsidP="00A6349C">
          <w:pPr>
            <w:pStyle w:val="Verzeichnis3"/>
            <w:tabs>
              <w:tab w:val="left" w:pos="1540"/>
            </w:tabs>
            <w:rPr>
              <w:rFonts w:asciiTheme="minorHAnsi" w:eastAsiaTheme="minorEastAsia" w:hAnsiTheme="minorHAnsi"/>
              <w:noProof/>
              <w:sz w:val="22"/>
              <w:lang w:eastAsia="de-DE"/>
            </w:rPr>
          </w:pPr>
          <w:hyperlink w:anchor="_Toc121464051" w:history="1">
            <w:r w:rsidRPr="000B3835">
              <w:rPr>
                <w:rStyle w:val="Hyperlink"/>
                <w:noProof/>
                <w:lang w:val="en-GB"/>
              </w:rPr>
              <w:t>2.3.11</w:t>
            </w:r>
            <w:r>
              <w:rPr>
                <w:rFonts w:asciiTheme="minorHAnsi" w:eastAsiaTheme="minorEastAsia" w:hAnsiTheme="minorHAnsi"/>
                <w:noProof/>
                <w:sz w:val="22"/>
                <w:lang w:eastAsia="de-DE"/>
              </w:rPr>
              <w:tab/>
            </w:r>
            <w:r w:rsidRPr="000B3835">
              <w:rPr>
                <w:rStyle w:val="Hyperlink"/>
                <w:noProof/>
                <w:lang w:val="en-GB"/>
              </w:rPr>
              <w:t>Orders for more than one Day</w:t>
            </w:r>
            <w:r>
              <w:rPr>
                <w:noProof/>
                <w:webHidden/>
              </w:rPr>
              <w:tab/>
            </w:r>
            <w:r>
              <w:rPr>
                <w:noProof/>
                <w:webHidden/>
              </w:rPr>
              <w:fldChar w:fldCharType="begin"/>
            </w:r>
            <w:r>
              <w:rPr>
                <w:noProof/>
                <w:webHidden/>
              </w:rPr>
              <w:instrText xml:space="preserve"> PAGEREF _Toc121464051 \h </w:instrText>
            </w:r>
            <w:r>
              <w:rPr>
                <w:noProof/>
                <w:webHidden/>
              </w:rPr>
            </w:r>
            <w:r>
              <w:rPr>
                <w:noProof/>
                <w:webHidden/>
              </w:rPr>
              <w:fldChar w:fldCharType="separate"/>
            </w:r>
            <w:r>
              <w:rPr>
                <w:noProof/>
                <w:webHidden/>
              </w:rPr>
              <w:t>21</w:t>
            </w:r>
            <w:r>
              <w:rPr>
                <w:noProof/>
                <w:webHidden/>
              </w:rPr>
              <w:fldChar w:fldCharType="end"/>
            </w:r>
          </w:hyperlink>
        </w:p>
        <w:p w14:paraId="57674865" w14:textId="6E5F9766" w:rsidR="009D7257" w:rsidRDefault="009D7257" w:rsidP="00A6349C">
          <w:pPr>
            <w:pStyle w:val="Verzeichnis3"/>
            <w:tabs>
              <w:tab w:val="left" w:pos="1540"/>
            </w:tabs>
            <w:rPr>
              <w:rFonts w:asciiTheme="minorHAnsi" w:eastAsiaTheme="minorEastAsia" w:hAnsiTheme="minorHAnsi"/>
              <w:noProof/>
              <w:sz w:val="22"/>
              <w:lang w:eastAsia="de-DE"/>
            </w:rPr>
          </w:pPr>
          <w:hyperlink w:anchor="_Toc121464052" w:history="1">
            <w:r w:rsidRPr="000B3835">
              <w:rPr>
                <w:rStyle w:val="Hyperlink"/>
                <w:noProof/>
                <w:lang w:val="en-GB"/>
              </w:rPr>
              <w:t>2.3.12</w:t>
            </w:r>
            <w:r>
              <w:rPr>
                <w:rFonts w:asciiTheme="minorHAnsi" w:eastAsiaTheme="minorEastAsia" w:hAnsiTheme="minorHAnsi"/>
                <w:noProof/>
                <w:sz w:val="22"/>
                <w:lang w:eastAsia="de-DE"/>
              </w:rPr>
              <w:tab/>
            </w:r>
            <w:r w:rsidRPr="000B3835">
              <w:rPr>
                <w:rStyle w:val="Hyperlink"/>
                <w:noProof/>
                <w:lang w:val="en-GB"/>
              </w:rPr>
              <w:t>Max Number of Trucks/ Vehicle List</w:t>
            </w:r>
            <w:r>
              <w:rPr>
                <w:noProof/>
                <w:webHidden/>
              </w:rPr>
              <w:tab/>
            </w:r>
            <w:r>
              <w:rPr>
                <w:noProof/>
                <w:webHidden/>
              </w:rPr>
              <w:fldChar w:fldCharType="begin"/>
            </w:r>
            <w:r>
              <w:rPr>
                <w:noProof/>
                <w:webHidden/>
              </w:rPr>
              <w:instrText xml:space="preserve"> PAGEREF _Toc121464052 \h </w:instrText>
            </w:r>
            <w:r>
              <w:rPr>
                <w:noProof/>
                <w:webHidden/>
              </w:rPr>
            </w:r>
            <w:r>
              <w:rPr>
                <w:noProof/>
                <w:webHidden/>
              </w:rPr>
              <w:fldChar w:fldCharType="separate"/>
            </w:r>
            <w:r>
              <w:rPr>
                <w:noProof/>
                <w:webHidden/>
              </w:rPr>
              <w:t>22</w:t>
            </w:r>
            <w:r>
              <w:rPr>
                <w:noProof/>
                <w:webHidden/>
              </w:rPr>
              <w:fldChar w:fldCharType="end"/>
            </w:r>
          </w:hyperlink>
        </w:p>
        <w:p w14:paraId="305131CB" w14:textId="0DE23CB1" w:rsidR="009D7257" w:rsidRDefault="009D7257">
          <w:pPr>
            <w:pStyle w:val="Verzeichnis2"/>
            <w:tabs>
              <w:tab w:val="left" w:pos="880"/>
              <w:tab w:val="right" w:leader="dot" w:pos="9062"/>
            </w:tabs>
            <w:rPr>
              <w:rFonts w:asciiTheme="minorHAnsi" w:eastAsiaTheme="minorEastAsia" w:hAnsiTheme="minorHAnsi"/>
              <w:noProof/>
              <w:sz w:val="22"/>
              <w:lang w:eastAsia="de-DE"/>
            </w:rPr>
          </w:pPr>
          <w:hyperlink w:anchor="_Toc121464053" w:history="1">
            <w:r w:rsidRPr="000B3835">
              <w:rPr>
                <w:rStyle w:val="Hyperlink"/>
                <w:noProof/>
              </w:rPr>
              <w:t>2.4</w:t>
            </w:r>
            <w:r>
              <w:rPr>
                <w:rFonts w:asciiTheme="minorHAnsi" w:eastAsiaTheme="minorEastAsia" w:hAnsiTheme="minorHAnsi"/>
                <w:noProof/>
                <w:sz w:val="22"/>
                <w:lang w:eastAsia="de-DE"/>
              </w:rPr>
              <w:tab/>
            </w:r>
            <w:r w:rsidRPr="000B3835">
              <w:rPr>
                <w:rStyle w:val="Hyperlink"/>
                <w:noProof/>
              </w:rPr>
              <w:t>Optimierungsziele</w:t>
            </w:r>
            <w:r>
              <w:rPr>
                <w:noProof/>
                <w:webHidden/>
              </w:rPr>
              <w:tab/>
            </w:r>
            <w:r>
              <w:rPr>
                <w:noProof/>
                <w:webHidden/>
              </w:rPr>
              <w:fldChar w:fldCharType="begin"/>
            </w:r>
            <w:r>
              <w:rPr>
                <w:noProof/>
                <w:webHidden/>
              </w:rPr>
              <w:instrText xml:space="preserve"> PAGEREF _Toc121464053 \h </w:instrText>
            </w:r>
            <w:r>
              <w:rPr>
                <w:noProof/>
                <w:webHidden/>
              </w:rPr>
            </w:r>
            <w:r>
              <w:rPr>
                <w:noProof/>
                <w:webHidden/>
              </w:rPr>
              <w:fldChar w:fldCharType="separate"/>
            </w:r>
            <w:r>
              <w:rPr>
                <w:noProof/>
                <w:webHidden/>
              </w:rPr>
              <w:t>22</w:t>
            </w:r>
            <w:r>
              <w:rPr>
                <w:noProof/>
                <w:webHidden/>
              </w:rPr>
              <w:fldChar w:fldCharType="end"/>
            </w:r>
          </w:hyperlink>
        </w:p>
        <w:p w14:paraId="5C577E11" w14:textId="66BB36EA"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9" w:name="_Toc121464034"/>
      <w:r>
        <w:lastRenderedPageBreak/>
        <w:t>Einleitung</w:t>
      </w:r>
      <w:bookmarkEnd w:id="9"/>
    </w:p>
    <w:p w14:paraId="251A1F00" w14:textId="4DCEA794" w:rsidR="0058624F" w:rsidRDefault="0058624F" w:rsidP="005A6F34">
      <w:pPr>
        <w:rPr>
          <w:rFonts w:cs="Arial"/>
          <w:szCs w:val="24"/>
        </w:rPr>
      </w:pPr>
      <w:r>
        <w:rPr>
          <w:rFonts w:cs="Arial"/>
          <w:szCs w:val="24"/>
        </w:rPr>
        <w:t>Zurzeit werden mit dem „Transfer-“ und dem „</w:t>
      </w:r>
      <w:proofErr w:type="spellStart"/>
      <w:r>
        <w:rPr>
          <w:rFonts w:cs="Arial"/>
          <w:szCs w:val="24"/>
        </w:rPr>
        <w:t>Regret</w:t>
      </w:r>
      <w:proofErr w:type="spellEnd"/>
      <w:r>
        <w:rPr>
          <w:rFonts w:cs="Arial"/>
          <w:szCs w:val="24"/>
        </w:rPr>
        <w:t xml:space="preserve">-Algorithmus“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w:t>
      </w:r>
      <w:proofErr w:type="spellStart"/>
      <w:r w:rsidR="00322071">
        <w:rPr>
          <w:rFonts w:cs="Arial"/>
          <w:szCs w:val="24"/>
        </w:rPr>
        <w:t>Regret</w:t>
      </w:r>
      <w:proofErr w:type="spellEnd"/>
      <w:r w:rsidR="00322071">
        <w:rPr>
          <w:rFonts w:cs="Arial"/>
          <w:szCs w:val="24"/>
        </w:rPr>
        <w:t xml:space="preserve">-Algorithmus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8DB26A2"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63740F">
        <w:rPr>
          <w:rFonts w:cs="Arial"/>
          <w:szCs w:val="24"/>
        </w:rPr>
        <w:t>widerspiegelt</w:t>
      </w:r>
      <w:r w:rsidR="007E05E4">
        <w:rPr>
          <w:rFonts w:cs="Arial"/>
          <w:szCs w:val="24"/>
        </w:rPr>
        <w:t xml:space="preserve">.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0D02EC">
        <w:rPr>
          <w:rFonts w:cs="Arial"/>
          <w:szCs w:val="24"/>
        </w:rPr>
        <w:t xml:space="preserve"> bzw. </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w:t>
      </w:r>
      <w:r w:rsidR="004D63C3">
        <w:rPr>
          <w:rFonts w:cs="Arial"/>
          <w:szCs w:val="24"/>
        </w:rPr>
        <w:t>explizit</w:t>
      </w:r>
      <w:r w:rsidR="00303DD4">
        <w:rPr>
          <w:rFonts w:cs="Arial"/>
          <w:szCs w:val="24"/>
        </w:rPr>
        <w:t xml:space="preserve">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55503192" w:rsidR="00D665AE" w:rsidRDefault="00F52A95" w:rsidP="005A6F34">
      <w:pPr>
        <w:rPr>
          <w:rFonts w:cs="Arial"/>
          <w:szCs w:val="24"/>
        </w:rPr>
      </w:pPr>
      <w:r>
        <w:rPr>
          <w:rFonts w:cs="Arial"/>
          <w:szCs w:val="24"/>
        </w:rPr>
        <w:t xml:space="preserve">In diesem </w:t>
      </w:r>
      <w:r w:rsidR="00B955C9">
        <w:rPr>
          <w:rFonts w:cs="Arial"/>
          <w:szCs w:val="24"/>
        </w:rPr>
        <w:t xml:space="preserve">Dokument </w:t>
      </w:r>
      <w:r w:rsidR="009F7E67">
        <w:rPr>
          <w:rFonts w:cs="Arial"/>
          <w:szCs w:val="24"/>
        </w:rPr>
        <w:t>werden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10" w:name="_Toc121464035"/>
      <w:r>
        <w:lastRenderedPageBreak/>
        <w:t>Konzept der Betonoptimierung</w:t>
      </w:r>
      <w:bookmarkEnd w:id="10"/>
    </w:p>
    <w:p w14:paraId="63F2F35A" w14:textId="5C2D4E54"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soll erklärt werden, </w:t>
      </w:r>
      <w:r w:rsidR="00B23765">
        <w:rPr>
          <w:rFonts w:cs="Arial"/>
          <w:szCs w:val="24"/>
        </w:rPr>
        <w:t>welche Anforderungen aus der Praxis damit</w:t>
      </w:r>
      <w:r w:rsidR="000A285D">
        <w:rPr>
          <w:rFonts w:cs="Arial"/>
          <w:szCs w:val="24"/>
        </w:rPr>
        <w:t xml:space="preserve"> </w:t>
      </w:r>
      <w:r w:rsidR="00B23765">
        <w:rPr>
          <w:rFonts w:cs="Arial"/>
          <w:szCs w:val="24"/>
        </w:rPr>
        <w:t>beschrieben</w:t>
      </w:r>
      <w:r w:rsidR="000A285D">
        <w:rPr>
          <w:rFonts w:cs="Arial"/>
          <w:szCs w:val="24"/>
        </w:rPr>
        <w:t xml:space="preserve"> </w:t>
      </w:r>
      <w:r w:rsidR="00B23765">
        <w:rPr>
          <w:rFonts w:cs="Arial"/>
          <w:szCs w:val="24"/>
        </w:rPr>
        <w:t>werden</w:t>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p>
    <w:p w14:paraId="182B914C" w14:textId="6CBB5D68" w:rsidR="00BD2FA7" w:rsidRDefault="00822449" w:rsidP="005A6F34">
      <w:pPr>
        <w:pStyle w:val="berschrift2"/>
      </w:pPr>
      <w:bookmarkStart w:id="11" w:name="_Toc121464036"/>
      <w:r>
        <w:t>Allgemeine Anforderungen</w:t>
      </w:r>
      <w:bookmarkEnd w:id="11"/>
    </w:p>
    <w:p w14:paraId="2EB6D3E9" w14:textId="4F1974F2" w:rsidR="00F57C97" w:rsidRDefault="00A77FE3" w:rsidP="005A6F34">
      <w:pPr>
        <w:rPr>
          <w:rFonts w:cs="Arial"/>
          <w:szCs w:val="24"/>
        </w:rPr>
      </w:pPr>
      <w:r>
        <w:rPr>
          <w:rFonts w:cs="Arial"/>
          <w:szCs w:val="24"/>
        </w:rPr>
        <w:t xml:space="preserve">Die </w:t>
      </w:r>
      <w:r w:rsidR="00822449">
        <w:rPr>
          <w:rFonts w:cs="Arial"/>
          <w:szCs w:val="24"/>
        </w:rPr>
        <w:t>neue Optimierung</w:t>
      </w:r>
      <w:r>
        <w:rPr>
          <w:rFonts w:cs="Arial"/>
          <w:szCs w:val="24"/>
        </w:rPr>
        <w:t xml:space="preserve"> wird</w:t>
      </w:r>
      <w:r w:rsidR="00822449">
        <w:rPr>
          <w:rFonts w:cs="Arial"/>
          <w:szCs w:val="24"/>
        </w:rPr>
        <w:t xml:space="preserve"> vom Rest der S</w:t>
      </w:r>
      <w:r w:rsidR="003F58A9">
        <w:rPr>
          <w:rFonts w:cs="Arial"/>
          <w:szCs w:val="24"/>
        </w:rPr>
        <w:t>YNCRO</w:t>
      </w:r>
      <w:r w:rsidR="00822449">
        <w:rPr>
          <w:rFonts w:cs="Arial"/>
          <w:szCs w:val="24"/>
        </w:rPr>
        <w:t>TESS Software abgekapselt</w:t>
      </w:r>
      <w:r w:rsidR="00DD095A">
        <w:rPr>
          <w:rFonts w:cs="Arial"/>
          <w:szCs w:val="24"/>
        </w:rPr>
        <w:t xml:space="preserve">, um </w:t>
      </w:r>
      <w:r w:rsidR="000D25F1">
        <w:rPr>
          <w:rFonts w:cs="Arial"/>
          <w:szCs w:val="24"/>
        </w:rPr>
        <w:t xml:space="preserve">zukünftig </w:t>
      </w:r>
      <w:r w:rsidR="00DD095A">
        <w:rPr>
          <w:rFonts w:cs="Arial"/>
          <w:szCs w:val="24"/>
        </w:rPr>
        <w:t>„</w:t>
      </w:r>
      <w:proofErr w:type="spellStart"/>
      <w:r w:rsidR="00DD095A">
        <w:rPr>
          <w:rFonts w:cs="Arial"/>
          <w:szCs w:val="24"/>
        </w:rPr>
        <w:t>Optimization</w:t>
      </w:r>
      <w:proofErr w:type="spellEnd"/>
      <w:r w:rsidR="00DD095A">
        <w:rPr>
          <w:rFonts w:cs="Arial"/>
          <w:szCs w:val="24"/>
        </w:rPr>
        <w:t xml:space="preserve"> </w:t>
      </w:r>
      <w:proofErr w:type="spellStart"/>
      <w:r w:rsidR="00DD095A">
        <w:rPr>
          <w:rFonts w:cs="Arial"/>
          <w:szCs w:val="24"/>
        </w:rPr>
        <w:t>as</w:t>
      </w:r>
      <w:proofErr w:type="spellEnd"/>
      <w:r w:rsidR="00DD095A">
        <w:rPr>
          <w:rFonts w:cs="Arial"/>
          <w:szCs w:val="24"/>
        </w:rPr>
        <w:t xml:space="preserve"> a Service</w:t>
      </w:r>
      <w:r w:rsidR="000D25F1">
        <w:rPr>
          <w:rFonts w:cs="Arial"/>
          <w:szCs w:val="24"/>
        </w:rPr>
        <w:t>“ anbieten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w:t>
      </w:r>
      <w:r>
        <w:rPr>
          <w:rFonts w:cs="Arial"/>
          <w:szCs w:val="24"/>
        </w:rPr>
        <w:t xml:space="preserve">wird </w:t>
      </w:r>
      <w:r w:rsidR="00FC5FDD">
        <w:rPr>
          <w:rFonts w:cs="Arial"/>
          <w:szCs w:val="24"/>
        </w:rPr>
        <w:t>als „Black Box“-Optimie</w:t>
      </w:r>
      <w:r w:rsidR="00F66CD2">
        <w:rPr>
          <w:rFonts w:cs="Arial"/>
          <w:szCs w:val="24"/>
        </w:rPr>
        <w:t>r</w:t>
      </w:r>
      <w:r w:rsidR="00A113A1">
        <w:rPr>
          <w:rFonts w:cs="Arial"/>
          <w:szCs w:val="24"/>
        </w:rPr>
        <w:t>er</w:t>
      </w:r>
      <w:r w:rsidR="00FC5FDD">
        <w:rPr>
          <w:rFonts w:cs="Arial"/>
          <w:szCs w:val="24"/>
        </w:rPr>
        <w:t xml:space="preserve">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w:t>
      </w:r>
      <w:r>
        <w:rPr>
          <w:rFonts w:cs="Arial"/>
          <w:szCs w:val="24"/>
        </w:rPr>
        <w:t>schreiben</w:t>
      </w:r>
      <w:r w:rsidR="003813CB">
        <w:rPr>
          <w:rFonts w:cs="Arial"/>
          <w:szCs w:val="24"/>
        </w:rPr>
        <w:t xml:space="preserve"> können.</w:t>
      </w:r>
      <w:r w:rsidR="00F952D6">
        <w:rPr>
          <w:rFonts w:cs="Arial"/>
          <w:szCs w:val="24"/>
        </w:rPr>
        <w:t xml:space="preserve"> </w:t>
      </w:r>
    </w:p>
    <w:p w14:paraId="259307EF" w14:textId="77777777" w:rsidR="00B0268B" w:rsidRDefault="00F57C97" w:rsidP="005A6F34">
      <w:pPr>
        <w:rPr>
          <w:rFonts w:cs="Arial"/>
          <w:szCs w:val="24"/>
        </w:rPr>
      </w:pPr>
      <w:r>
        <w:rPr>
          <w:rFonts w:cs="Arial"/>
          <w:szCs w:val="24"/>
        </w:rPr>
        <w:t xml:space="preserve">Ein großer Vorteil der </w:t>
      </w:r>
      <w:proofErr w:type="spellStart"/>
      <w:r>
        <w:rPr>
          <w:rFonts w:cs="Arial"/>
          <w:szCs w:val="24"/>
        </w:rPr>
        <w:t>Regret</w:t>
      </w:r>
      <w:proofErr w:type="spellEnd"/>
      <w:r>
        <w:rPr>
          <w:rFonts w:cs="Arial"/>
          <w:szCs w:val="24"/>
        </w:rPr>
        <w:t xml:space="preserve">-Optimierung ist zum einen, dass die </w:t>
      </w:r>
      <w:proofErr w:type="spellStart"/>
      <w:r>
        <w:rPr>
          <w:rFonts w:cs="Arial"/>
          <w:szCs w:val="24"/>
        </w:rPr>
        <w:t>FiFo</w:t>
      </w:r>
      <w:proofErr w:type="spellEnd"/>
      <w:r>
        <w:rPr>
          <w:rFonts w:cs="Arial"/>
          <w:szCs w:val="24"/>
        </w:rPr>
        <w:t xml:space="preserve">-Regel nicht gilt. Zum anderen transferiert der </w:t>
      </w:r>
      <w:proofErr w:type="spellStart"/>
      <w:r>
        <w:rPr>
          <w:rFonts w:cs="Arial"/>
          <w:szCs w:val="24"/>
        </w:rPr>
        <w:t>Regret</w:t>
      </w:r>
      <w:proofErr w:type="spellEnd"/>
      <w:r>
        <w:rPr>
          <w:rFonts w:cs="Arial"/>
          <w:szCs w:val="24"/>
        </w:rPr>
        <w:t xml:space="preserve">-Optimierer Fahrzeuge in hohem Maße zwischen den Werken, um so gute Touren mit wenigen Leerkilometern erzeugen zu können. </w:t>
      </w:r>
      <w:r w:rsidR="00550710">
        <w:rPr>
          <w:rFonts w:cs="Arial"/>
          <w:szCs w:val="24"/>
        </w:rPr>
        <w:t xml:space="preserve">Dieses Verhalten hat jedoch in der Praxis zu großer Ablehnung der Optimierungsergebnisse geführt. Deshalb soll eine zusätzliche allgemeine Anforderung sein, das Ausmaß der Transfers eines Fahrzeuges zwischen den Werken steuern zu können. </w:t>
      </w:r>
      <w:r w:rsidR="00877CE8">
        <w:rPr>
          <w:rFonts w:cs="Arial"/>
          <w:szCs w:val="24"/>
        </w:rPr>
        <w:t>Die Entfernung</w:t>
      </w:r>
      <w:r w:rsidR="00CB3F33">
        <w:rPr>
          <w:rFonts w:cs="Arial"/>
          <w:szCs w:val="24"/>
        </w:rPr>
        <w:t>,</w:t>
      </w:r>
      <w:r w:rsidR="00877CE8">
        <w:rPr>
          <w:rFonts w:cs="Arial"/>
          <w:szCs w:val="24"/>
        </w:rPr>
        <w:t xml:space="preserve"> wie weit Fahrzeuge von ihrem aktuellen Werk zu einem anderen Werk geschickt werden dürfen</w:t>
      </w:r>
      <w:r w:rsidR="00CB3F33">
        <w:rPr>
          <w:rFonts w:cs="Arial"/>
          <w:szCs w:val="24"/>
        </w:rPr>
        <w:t>,</w:t>
      </w:r>
      <w:r w:rsidR="00877CE8">
        <w:rPr>
          <w:rFonts w:cs="Arial"/>
          <w:szCs w:val="24"/>
        </w:rPr>
        <w:t xml:space="preserve"> wird im Interface über den bestehenden Parameter Max Transfer Limit beschränkt.</w:t>
      </w:r>
      <w:r w:rsidR="00BE244D">
        <w:rPr>
          <w:rFonts w:cs="Arial"/>
          <w:szCs w:val="24"/>
        </w:rPr>
        <w:t xml:space="preserve"> </w:t>
      </w:r>
      <w:r w:rsidR="00A731D3">
        <w:rPr>
          <w:rFonts w:cs="Arial"/>
          <w:szCs w:val="24"/>
        </w:rPr>
        <w:t xml:space="preserve">Solche Transfers sollen in einer Gruppe entweder vollständig oder pro Werk </w:t>
      </w:r>
      <w:r w:rsidR="003F58A9">
        <w:rPr>
          <w:rFonts w:cs="Arial"/>
          <w:szCs w:val="24"/>
        </w:rPr>
        <w:t>v</w:t>
      </w:r>
      <w:r w:rsidR="00A731D3">
        <w:rPr>
          <w:rFonts w:cs="Arial"/>
          <w:szCs w:val="24"/>
        </w:rPr>
        <w:t xml:space="preserve">erboten sein, wenn das „Plant Dispatch </w:t>
      </w:r>
      <w:proofErr w:type="spellStart"/>
      <w:r w:rsidR="00A731D3">
        <w:rPr>
          <w:rFonts w:cs="Arial"/>
          <w:szCs w:val="24"/>
        </w:rPr>
        <w:t>Only</w:t>
      </w:r>
      <w:proofErr w:type="spellEnd"/>
      <w:r w:rsidR="00A731D3">
        <w:rPr>
          <w:rFonts w:cs="Arial"/>
          <w:szCs w:val="24"/>
        </w:rPr>
        <w:t xml:space="preserve">“ </w:t>
      </w:r>
      <w:proofErr w:type="spellStart"/>
      <w:r w:rsidR="00A731D3">
        <w:rPr>
          <w:rFonts w:cs="Arial"/>
          <w:szCs w:val="24"/>
        </w:rPr>
        <w:t>Flag</w:t>
      </w:r>
      <w:proofErr w:type="spellEnd"/>
      <w:r w:rsidR="00A731D3">
        <w:rPr>
          <w:rFonts w:cs="Arial"/>
          <w:szCs w:val="24"/>
        </w:rPr>
        <w:t xml:space="preserve"> auf DG- oder Werksebene gesetzt ist. </w:t>
      </w:r>
      <w:r w:rsidR="008B4586">
        <w:rPr>
          <w:rFonts w:cs="Arial"/>
          <w:szCs w:val="24"/>
        </w:rPr>
        <w:t xml:space="preserve">Optional </w:t>
      </w:r>
      <w:r w:rsidR="00550710">
        <w:rPr>
          <w:rFonts w:cs="Arial"/>
          <w:szCs w:val="24"/>
        </w:rPr>
        <w:t xml:space="preserve">wäre </w:t>
      </w:r>
      <w:r w:rsidR="005760CB">
        <w:rPr>
          <w:rFonts w:cs="Arial"/>
          <w:szCs w:val="24"/>
        </w:rPr>
        <w:t>zusätzlich</w:t>
      </w:r>
      <w:r w:rsidR="008B4586">
        <w:rPr>
          <w:rFonts w:cs="Arial"/>
          <w:szCs w:val="24"/>
        </w:rPr>
        <w:t xml:space="preserve"> vorstellbar</w:t>
      </w:r>
      <w:r w:rsidR="00550710">
        <w:rPr>
          <w:rFonts w:cs="Arial"/>
          <w:szCs w:val="24"/>
        </w:rPr>
        <w:t xml:space="preserve">, dass man einen Transfer morgens erlaubt und das Fahrzeug, dann aber nur von dem Ziel Werk arbeiten soll. Je nach Kundenpräferenz soll die Anzahl der Transfers dann erhöht werden können. Diese Anzahl soll jedoch auf </w:t>
      </w:r>
      <w:proofErr w:type="spellStart"/>
      <w:r w:rsidR="00550710">
        <w:rPr>
          <w:rFonts w:cs="Arial"/>
          <w:szCs w:val="24"/>
        </w:rPr>
        <w:t>Dispatchgruppen</w:t>
      </w:r>
      <w:proofErr w:type="spellEnd"/>
      <w:r w:rsidR="00B31DA2">
        <w:rPr>
          <w:rFonts w:cs="Arial"/>
          <w:szCs w:val="24"/>
        </w:rPr>
        <w:t>-</w:t>
      </w:r>
      <w:r w:rsidR="00550710">
        <w:rPr>
          <w:rFonts w:cs="Arial"/>
          <w:szCs w:val="24"/>
        </w:rPr>
        <w:t xml:space="preserve"> und nicht auf Werks- oder Fahrzeug</w:t>
      </w:r>
      <w:r w:rsidR="00DA5FED">
        <w:rPr>
          <w:rFonts w:cs="Arial"/>
          <w:szCs w:val="24"/>
        </w:rPr>
        <w:t>e</w:t>
      </w:r>
      <w:r w:rsidR="00550710">
        <w:rPr>
          <w:rFonts w:cs="Arial"/>
          <w:szCs w:val="24"/>
        </w:rPr>
        <w:t>bene eingestellt werden können.</w:t>
      </w:r>
    </w:p>
    <w:p w14:paraId="43108B43" w14:textId="693D175C" w:rsidR="00822449" w:rsidRDefault="004F3D62" w:rsidP="005A6F34">
      <w:pPr>
        <w:rPr>
          <w:rFonts w:cs="Arial"/>
          <w:szCs w:val="24"/>
        </w:rPr>
      </w:pPr>
      <w:r>
        <w:rPr>
          <w:rFonts w:cs="Arial"/>
          <w:szCs w:val="24"/>
        </w:rPr>
        <w:lastRenderedPageBreak/>
        <w:t xml:space="preserve">Ein weiterer Aspekt ist die Einbindung manueller Vorschläge in die Optimierung. </w:t>
      </w:r>
      <w:r w:rsidR="00320B6A">
        <w:rPr>
          <w:rFonts w:cs="Arial"/>
          <w:szCs w:val="24"/>
        </w:rPr>
        <w:t xml:space="preserve"> Aktuell werden </w:t>
      </w:r>
      <w:proofErr w:type="spellStart"/>
      <w:r w:rsidR="00320B6A">
        <w:rPr>
          <w:rFonts w:cs="Arial"/>
          <w:szCs w:val="24"/>
        </w:rPr>
        <w:t>FASe</w:t>
      </w:r>
      <w:proofErr w:type="spellEnd"/>
      <w:r w:rsidR="00320B6A">
        <w:rPr>
          <w:rFonts w:cs="Arial"/>
          <w:szCs w:val="24"/>
        </w:rPr>
        <w:t xml:space="preserve"> nicht berücksichtigt. Beim Anwenden eines Szenarios wird lediglich das SAS gespeichert. </w:t>
      </w:r>
      <w:r w:rsidR="0008233F">
        <w:rPr>
          <w:rFonts w:cs="Arial"/>
          <w:szCs w:val="24"/>
        </w:rPr>
        <w:t>Dies führt aktuell aber dazu, dass schon minimale Änderungen der Daten morgens zu komplett unterschiedlichen Optimierungsergebnissen führen. Daher soll die Information über die ersten Lieferungen</w:t>
      </w:r>
      <w:r w:rsidR="002A6CB0">
        <w:rPr>
          <w:rFonts w:cs="Arial"/>
          <w:szCs w:val="24"/>
        </w:rPr>
        <w:t xml:space="preserve"> zu </w:t>
      </w:r>
      <w:r w:rsidR="0008233F">
        <w:rPr>
          <w:rFonts w:cs="Arial"/>
          <w:szCs w:val="24"/>
        </w:rPr>
        <w:t xml:space="preserve">den angewiesenen </w:t>
      </w:r>
      <w:proofErr w:type="spellStart"/>
      <w:r w:rsidR="0008233F">
        <w:rPr>
          <w:rFonts w:cs="Arial"/>
          <w:szCs w:val="24"/>
        </w:rPr>
        <w:t>SASen</w:t>
      </w:r>
      <w:proofErr w:type="spellEnd"/>
      <w:r w:rsidR="0008233F">
        <w:rPr>
          <w:rFonts w:cs="Arial"/>
          <w:szCs w:val="24"/>
        </w:rPr>
        <w:t xml:space="preserve"> gespeichert werden und die Optimierung auf diese Information zurückgreifen k</w:t>
      </w:r>
      <w:r w:rsidR="0025784B">
        <w:rPr>
          <w:rFonts w:cs="Arial"/>
          <w:szCs w:val="24"/>
        </w:rPr>
        <w:t>önnen.</w:t>
      </w:r>
      <w:r w:rsidR="00E161C5">
        <w:rPr>
          <w:rFonts w:cs="Arial"/>
          <w:szCs w:val="24"/>
        </w:rPr>
        <w:t xml:space="preserve"> Diese Information ist für die neue Optimierung aber nicht bindend. </w:t>
      </w:r>
      <w:proofErr w:type="spellStart"/>
      <w:r w:rsidR="00E161C5">
        <w:rPr>
          <w:rFonts w:cs="Arial"/>
          <w:szCs w:val="24"/>
        </w:rPr>
        <w:t>SASe</w:t>
      </w:r>
      <w:proofErr w:type="spellEnd"/>
      <w:r w:rsidR="00E161C5">
        <w:rPr>
          <w:rFonts w:cs="Arial"/>
          <w:szCs w:val="24"/>
        </w:rPr>
        <w:t xml:space="preserve"> werden ebenfalls berücksichtigt.</w:t>
      </w:r>
    </w:p>
    <w:p w14:paraId="6D992CC0" w14:textId="282261F8" w:rsidR="006241BB" w:rsidRDefault="006241BB" w:rsidP="005A6F34">
      <w:pPr>
        <w:rPr>
          <w:rFonts w:cs="Arial"/>
          <w:szCs w:val="24"/>
        </w:rPr>
      </w:pPr>
      <w:r>
        <w:t>Die Optimierung soll Zeiten Minuten genau planen.</w:t>
      </w:r>
      <w:r w:rsidR="007A765F">
        <w:t xml:space="preserve"> </w:t>
      </w:r>
      <w:r w:rsidR="00310001">
        <w:t xml:space="preserve">In diesem Zusammenhang muss sichergestellt werden, dass keine </w:t>
      </w:r>
      <w:proofErr w:type="spellStart"/>
      <w:r w:rsidR="00310001">
        <w:t>Overlaps</w:t>
      </w:r>
      <w:proofErr w:type="spellEnd"/>
      <w:r w:rsidR="00310001">
        <w:t xml:space="preserve"> erzeugt werden.</w:t>
      </w:r>
    </w:p>
    <w:p w14:paraId="792297D8" w14:textId="4AC8CCE1" w:rsidR="0013473C" w:rsidRDefault="00B42C6F" w:rsidP="005A6F34">
      <w:pPr>
        <w:pStyle w:val="berschrift2"/>
      </w:pPr>
      <w:bookmarkStart w:id="12" w:name="_Toc121464037"/>
      <w:r w:rsidRPr="00934F4A">
        <w:t>Feature Liste</w:t>
      </w:r>
      <w:bookmarkEnd w:id="12"/>
    </w:p>
    <w:p w14:paraId="1468B227" w14:textId="18F67FF0" w:rsidR="00C606FA" w:rsidRDefault="00C606FA" w:rsidP="005A6F34">
      <w:r>
        <w:t xml:space="preserve">In diesem Abschnitt </w:t>
      </w:r>
      <w:r w:rsidR="008B783F">
        <w:t>werden die</w:t>
      </w:r>
      <w:r>
        <w:t xml:space="preserve"> Anforderungen </w:t>
      </w:r>
      <w:r w:rsidR="008B783F">
        <w:t>erläutert</w:t>
      </w:r>
      <w:r>
        <w:t>, die die neue Betonoptimierung erfüllen muss.</w:t>
      </w:r>
      <w:r w:rsidR="008F35FA">
        <w:t xml:space="preserve"> Es gibt eine Unterteilung in optionale und verpflichtende Anforderungen</w:t>
      </w:r>
      <w:r w:rsidR="000D02EC">
        <w:t>.</w:t>
      </w:r>
    </w:p>
    <w:p w14:paraId="5904D17A" w14:textId="0192EFB1" w:rsidR="008F35FA" w:rsidRDefault="008F35FA" w:rsidP="007A65A2">
      <w:pPr>
        <w:pStyle w:val="berschrift3"/>
      </w:pPr>
      <w:bookmarkStart w:id="13" w:name="_Toc121464038"/>
      <w:r>
        <w:t>Pflichtanforderungen</w:t>
      </w:r>
      <w:bookmarkEnd w:id="13"/>
    </w:p>
    <w:p w14:paraId="7D0203C8" w14:textId="15B4A88B" w:rsidR="007A65A2" w:rsidRPr="007A65A2" w:rsidRDefault="0077117C" w:rsidP="007A65A2">
      <w:pPr>
        <w:pStyle w:val="berschrift4"/>
      </w:pPr>
      <w:r>
        <w:t xml:space="preserve"> </w:t>
      </w:r>
      <w:r w:rsidR="007A65A2">
        <w:t>Schichten</w:t>
      </w:r>
    </w:p>
    <w:p w14:paraId="5D00FB04" w14:textId="77777777" w:rsidR="004A606F" w:rsidRDefault="001B739D" w:rsidP="00922B1C">
      <w:r>
        <w:t>Viele Kunden arbeiten mittlerweile im Mehrschichtbetrieb</w:t>
      </w:r>
      <w:r w:rsidR="00BA7F78">
        <w:t>, d</w:t>
      </w:r>
      <w:r w:rsidR="00695C66">
        <w:t>er</w:t>
      </w:r>
      <w:r w:rsidR="00BA7F78">
        <w:t xml:space="preserve"> auch mögliche Nachtschichten beinhalten k</w:t>
      </w:r>
      <w:r w:rsidR="00E43EAF">
        <w:t>a</w:t>
      </w:r>
      <w:r w:rsidR="00BA7F78">
        <w:t>nn.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und nicht strikt von 0-24 Uhr begrenz</w:t>
      </w:r>
      <w:r w:rsidR="002B5A80">
        <w:t>t</w:t>
      </w:r>
      <w:r w:rsidR="00681930">
        <w:t xml:space="preserve"> werden</w:t>
      </w:r>
      <w:r w:rsidR="00E62A04">
        <w:t>)</w:t>
      </w:r>
      <w:r w:rsidR="00236F28">
        <w:t>, sodass sich eine rollierende Planung ergibt.</w:t>
      </w:r>
      <w:r w:rsidR="008A3414">
        <w:t xml:space="preserve"> Ein Anwendungsszenario, das idealerweise unterstützt werden soll, sieht wie folgt aus: </w:t>
      </w:r>
    </w:p>
    <w:p w14:paraId="2330BB60" w14:textId="78F6EA1C" w:rsidR="0069319A" w:rsidRDefault="004A606F" w:rsidP="00922B1C">
      <w:r>
        <w:t xml:space="preserve">Die Fahrzeuge haben tagsüber eine Schicht. Einige Fahrzeuge arbeiten darüber hinaus spät abends und nachts in einer zweiten Schicht. </w:t>
      </w:r>
      <w:r w:rsidR="008A3414">
        <w:t xml:space="preserve">Es gibt eine Großbaustelle, die </w:t>
      </w:r>
      <w:r w:rsidR="008A3171">
        <w:t>abends/</w:t>
      </w:r>
      <w:r w:rsidR="008A3414">
        <w:t xml:space="preserve">nachts beliefert werden muss. Die Fahrzeuge </w:t>
      </w:r>
      <w:r w:rsidR="009B201E">
        <w:t>a</w:t>
      </w:r>
      <w:r w:rsidR="008A3414">
        <w:t>rbeiten dann bis morgens an Tag 2</w:t>
      </w:r>
      <w:r w:rsidR="008175BC">
        <w:t xml:space="preserve"> (T2)</w:t>
      </w:r>
      <w:r w:rsidR="008A3414">
        <w:t xml:space="preserve">. </w:t>
      </w:r>
      <w:r w:rsidR="000F4CB3">
        <w:t>Fahrzeuge,</w:t>
      </w:r>
      <w:r w:rsidR="00EA7A59">
        <w:t xml:space="preserve"> die </w:t>
      </w:r>
      <w:r w:rsidR="00E23031">
        <w:t>n</w:t>
      </w:r>
      <w:r w:rsidR="00EA7A59">
        <w:t>achts nicht gearbeitet haben</w:t>
      </w:r>
      <w:r w:rsidR="00B01325">
        <w:t>,</w:t>
      </w:r>
      <w:r w:rsidR="00EA7A59">
        <w:t xml:space="preserve"> aber</w:t>
      </w:r>
      <w:r w:rsidR="008A3414">
        <w:t xml:space="preserve"> am Morgen des zweiten Tages beginnen, sollen </w:t>
      </w:r>
      <w:r w:rsidR="00FA2A18">
        <w:t>lediglich</w:t>
      </w:r>
      <w:r w:rsidR="008A3414">
        <w:t xml:space="preserve"> Lieferungen zu Auft</w:t>
      </w:r>
      <w:r w:rsidR="00FA2A18">
        <w:t>rägen von T2</w:t>
      </w:r>
      <w:r w:rsidR="008A3414">
        <w:t xml:space="preserve"> durchführen</w:t>
      </w:r>
      <w:r w:rsidR="00EA7A59">
        <w:t xml:space="preserve"> können</w:t>
      </w:r>
      <w:r w:rsidR="008A3414">
        <w:t>.</w:t>
      </w:r>
      <w:r w:rsidR="00254940">
        <w:t xml:space="preserve"> </w:t>
      </w:r>
      <w:r w:rsidR="000F4CB3">
        <w:t xml:space="preserve">Die folgende Skizze soll dieses Szenario darstellen: </w:t>
      </w:r>
    </w:p>
    <w:p w14:paraId="74AEA091" w14:textId="405FC494" w:rsidR="0069319A" w:rsidRDefault="003225DC" w:rsidP="0069319A">
      <w:pPr>
        <w:keepNext/>
        <w:jc w:val="center"/>
      </w:pPr>
      <w:r>
        <w:rPr>
          <w:noProof/>
        </w:rPr>
        <w:lastRenderedPageBreak/>
        <w:drawing>
          <wp:inline distT="0" distB="0" distL="0" distR="0" wp14:anchorId="2F5E8F32" wp14:editId="16784123">
            <wp:extent cx="4567076" cy="2457450"/>
            <wp:effectExtent l="0" t="0" r="508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9645" cy="2469594"/>
                    </a:xfrm>
                    <a:prstGeom prst="rect">
                      <a:avLst/>
                    </a:prstGeom>
                    <a:noFill/>
                    <a:ln>
                      <a:noFill/>
                    </a:ln>
                  </pic:spPr>
                </pic:pic>
              </a:graphicData>
            </a:graphic>
          </wp:inline>
        </w:drawing>
      </w:r>
    </w:p>
    <w:p w14:paraId="1CC2FA20" w14:textId="05A48917" w:rsidR="0069319A" w:rsidRDefault="0069319A" w:rsidP="0069319A">
      <w:pPr>
        <w:pStyle w:val="Beschriftung"/>
        <w:jc w:val="center"/>
      </w:pPr>
      <w:r>
        <w:t xml:space="preserve">Abbildung </w:t>
      </w:r>
      <w:r w:rsidR="00E02D06">
        <w:fldChar w:fldCharType="begin"/>
      </w:r>
      <w:r w:rsidR="00E02D06">
        <w:instrText xml:space="preserve"> SEQ Abbildung \* ARABIC </w:instrText>
      </w:r>
      <w:r w:rsidR="00E02D06">
        <w:fldChar w:fldCharType="separate"/>
      </w:r>
      <w:r>
        <w:rPr>
          <w:noProof/>
        </w:rPr>
        <w:t>1</w:t>
      </w:r>
      <w:r w:rsidR="00E02D06">
        <w:rPr>
          <w:noProof/>
        </w:rPr>
        <w:fldChar w:fldCharType="end"/>
      </w:r>
      <w:r>
        <w:t>: Mehrschichtbetrieb</w:t>
      </w:r>
    </w:p>
    <w:p w14:paraId="491D9E8A" w14:textId="5CC3E520" w:rsidR="00DE7923" w:rsidRPr="00ED34AA" w:rsidRDefault="001C5B1C" w:rsidP="00922B1C">
      <w:proofErr w:type="spellStart"/>
      <w:r>
        <w:t>SASe</w:t>
      </w:r>
      <w:proofErr w:type="spellEnd"/>
      <w:r>
        <w:t xml:space="preserve"> werden für alle Schichten berücksichtigt. Falls eine vorherige Schicht nicht rechtzeitig abgemeldet wird oder die aktuelle Schicht nicht rechtzeig angemeldet wird, wird das SAS geschoben.</w:t>
      </w:r>
      <w:r w:rsidR="00AE21E3" w:rsidRPr="00AE21E3">
        <w:t xml:space="preserve"> Aber </w:t>
      </w:r>
      <w:proofErr w:type="spellStart"/>
      <w:r w:rsidR="00AE21E3" w:rsidRPr="00AE21E3">
        <w:t>SASe</w:t>
      </w:r>
      <w:proofErr w:type="spellEnd"/>
      <w:r w:rsidR="00AE21E3" w:rsidRPr="00AE21E3">
        <w:t xml:space="preserve"> werden im </w:t>
      </w:r>
      <w:proofErr w:type="spellStart"/>
      <w:r w:rsidR="00AE21E3" w:rsidRPr="00AE21E3">
        <w:t>Preplanning</w:t>
      </w:r>
      <w:proofErr w:type="spellEnd"/>
      <w:r w:rsidR="00AE21E3" w:rsidRPr="00AE21E3">
        <w:t xml:space="preserve"> auch weiterhin durch den Roster immer nur für die jeweils erste Schicht eines Trucks erzeugt.</w:t>
      </w:r>
    </w:p>
    <w:p w14:paraId="423783FD" w14:textId="7BBAD79D" w:rsidR="00A72136" w:rsidRDefault="0077117C" w:rsidP="00937D8E">
      <w:pPr>
        <w:pStyle w:val="berschrift4"/>
      </w:pPr>
      <w:r>
        <w:t xml:space="preserve"> </w:t>
      </w:r>
      <w:proofErr w:type="spellStart"/>
      <w:r w:rsidR="00AC13FB">
        <w:t>FiFo</w:t>
      </w:r>
      <w:proofErr w:type="spellEnd"/>
      <w:r w:rsidR="00AC13FB">
        <w:t>-Regel</w:t>
      </w:r>
    </w:p>
    <w:p w14:paraId="09A223E2" w14:textId="476B8BF9" w:rsidR="00A72136" w:rsidRDefault="00A72136" w:rsidP="00A72136">
      <w:r>
        <w:t>Die neue Betonoptimierung muss Fahrzeuge des gleichen Werkes gemäß der First-In-First-Out</w:t>
      </w:r>
      <w:r w:rsidR="0066088E">
        <w:t>-</w:t>
      </w:r>
      <w:r>
        <w:t>Regel verplanen, damit die verplanten Touren für Fahrer gerecht verteilt werden.</w:t>
      </w:r>
    </w:p>
    <w:p w14:paraId="2C47541F" w14:textId="03E59A04" w:rsidR="00A72136" w:rsidRDefault="00A72136" w:rsidP="00A72136">
      <w:r>
        <w:t>First-In-First-Out Regel (</w:t>
      </w:r>
      <w:proofErr w:type="spellStart"/>
      <w:r>
        <w:t>FiFo</w:t>
      </w:r>
      <w:proofErr w:type="spellEnd"/>
      <w:r w:rsidR="0066088E">
        <w:t>-</w:t>
      </w:r>
      <w:r>
        <w:t xml:space="preserve">Regel) bedeutet in der neuen Betonoptimierung, dass das Fahrzeug, das an einem Werk als erstes wieder verfügbar ist, an diesem Werk als erstes wieder zum Laden geschickt wird. </w:t>
      </w:r>
    </w:p>
    <w:p w14:paraId="0935AC42" w14:textId="420F0B27" w:rsidR="00A72136" w:rsidRPr="00DE532B" w:rsidRDefault="00DE532B" w:rsidP="00A72136">
      <w:pPr>
        <w:rPr>
          <w:b/>
          <w:bCs/>
        </w:rPr>
      </w:pPr>
      <w:r w:rsidRPr="00DE532B">
        <w:rPr>
          <w:b/>
          <w:bCs/>
        </w:rPr>
        <w:t>Umsetzung:</w:t>
      </w:r>
    </w:p>
    <w:p w14:paraId="1A566C46" w14:textId="736937C9" w:rsidR="0044054C" w:rsidRDefault="000066A3" w:rsidP="00A72136">
      <w:r>
        <w:t>Die MIXOR Optimierung erzeugt p</w:t>
      </w:r>
      <w:r w:rsidR="00A72136">
        <w:t>ro Werk jeweils eine Liste mit verfügbaren Fahrzeugen und eine Liste mit verfügbaren Lieferungen</w:t>
      </w:r>
      <w:r>
        <w:t>.</w:t>
      </w:r>
    </w:p>
    <w:p w14:paraId="016E7E5D" w14:textId="77777777" w:rsidR="00AC472A" w:rsidRDefault="00AC472A" w:rsidP="00A72136">
      <w:commentRangeStart w:id="14"/>
      <w:commentRangeStart w:id="15"/>
      <w:commentRangeStart w:id="16"/>
      <w:r>
        <w:t xml:space="preserve">Verfügbare Lieferungen sind: Das </w:t>
      </w:r>
      <w:commentRangeStart w:id="17"/>
      <w:r>
        <w:t xml:space="preserve">Lieferzeitfenster des zugehörigen Auftrags muss im Optimierungszeitraum beginnen oder enden. </w:t>
      </w:r>
      <w:commentRangeEnd w:id="14"/>
      <w:r>
        <w:rPr>
          <w:rStyle w:val="Kommentarzeichen"/>
        </w:rPr>
        <w:commentReference w:id="14"/>
      </w:r>
      <w:commentRangeEnd w:id="15"/>
      <w:r w:rsidR="00BE4F9B">
        <w:rPr>
          <w:rStyle w:val="Kommentarzeichen"/>
        </w:rPr>
        <w:commentReference w:id="15"/>
      </w:r>
      <w:commentRangeEnd w:id="16"/>
      <w:r w:rsidR="009C5AFD">
        <w:rPr>
          <w:rStyle w:val="Kommentarzeichen"/>
        </w:rPr>
        <w:commentReference w:id="16"/>
      </w:r>
      <w:commentRangeEnd w:id="17"/>
      <w:r w:rsidR="00A56CF7">
        <w:rPr>
          <w:rStyle w:val="Kommentarzeichen"/>
        </w:rPr>
        <w:commentReference w:id="17"/>
      </w:r>
    </w:p>
    <w:p w14:paraId="5BDDF61C" w14:textId="2B98A512" w:rsidR="00AC472A" w:rsidRDefault="00AC472A" w:rsidP="00A72136">
      <w:r>
        <w:t xml:space="preserve">Verfügbare Fahrzeuge sind: Alle Fahrzeuge </w:t>
      </w:r>
      <w:r w:rsidR="006D4105">
        <w:t>deren Schichtbeginn im Optimierungsinter</w:t>
      </w:r>
      <w:r w:rsidR="003C3411">
        <w:t>v</w:t>
      </w:r>
      <w:r w:rsidR="006D4105">
        <w:t>all liegen.</w:t>
      </w:r>
    </w:p>
    <w:p w14:paraId="259BD695" w14:textId="5D26A4B6" w:rsidR="005579B1" w:rsidRDefault="005579B1" w:rsidP="00A72136">
      <w:r>
        <w:lastRenderedPageBreak/>
        <w:t>Die</w:t>
      </w:r>
      <w:r w:rsidR="0044054C">
        <w:t xml:space="preserve"> </w:t>
      </w:r>
      <w:r>
        <w:t xml:space="preserve">Liste der verfügbaren Lieferungen enthält nur die erste bzw. die nächste Lieferung aus der Lieferkette des Auftrags. </w:t>
      </w:r>
      <w:r w:rsidR="000066A3">
        <w:t>Die MIXOR Optimierung sortiert die Liste der Lieferungen</w:t>
      </w:r>
      <w:r>
        <w:t xml:space="preserve"> aufsteigend, nach der linken Grenze ihres Ladezeitintervalls</w:t>
      </w:r>
      <w:r w:rsidRPr="007B7AF6">
        <w:t>.</w:t>
      </w:r>
      <w:r w:rsidR="008D25F9" w:rsidRPr="007B7AF6">
        <w:t xml:space="preserve"> Wenn diese identisch ist, wird die Priorität des Auftrages verwendet. Wenn diese i</w:t>
      </w:r>
      <w:r w:rsidR="00273C3D" w:rsidRPr="007B7AF6">
        <w:t>d</w:t>
      </w:r>
      <w:r w:rsidR="008D25F9" w:rsidRPr="007B7AF6">
        <w:t>entisch ist, wird die rechte Grenze des Ladezeitintervalls verwendet. Danach der Index.</w:t>
      </w:r>
      <w:r w:rsidRPr="007B7AF6">
        <w:t xml:space="preserve"> </w:t>
      </w:r>
      <w:r w:rsidR="00B136D4" w:rsidRPr="007B7AF6">
        <w:t>Dadurch</w:t>
      </w:r>
      <w:r w:rsidR="00B136D4">
        <w:t xml:space="preserve"> sind die „wichtigsten“</w:t>
      </w:r>
      <w:r w:rsidR="000066A3">
        <w:t xml:space="preserve"> (</w:t>
      </w:r>
      <w:r w:rsidR="00B136D4">
        <w:t>weil dringendsten Lieferungen</w:t>
      </w:r>
      <w:r w:rsidR="000066A3">
        <w:t>)</w:t>
      </w:r>
      <w:r w:rsidR="00B136D4">
        <w:t xml:space="preserve"> immer vorne</w:t>
      </w:r>
      <w:r w:rsidR="00735687">
        <w:t xml:space="preserve"> in der Liste</w:t>
      </w:r>
      <w:r w:rsidR="00B136D4">
        <w:t>.</w:t>
      </w:r>
      <w:r w:rsidR="008F17CC">
        <w:t xml:space="preserve"> Die Lieferungen werden zuerst immer dem</w:t>
      </w:r>
      <w:r w:rsidR="00B136D4">
        <w:t xml:space="preserve"> </w:t>
      </w:r>
      <w:r w:rsidR="008F17CC" w:rsidRPr="00FA7C51">
        <w:t xml:space="preserve">Stammwerk </w:t>
      </w:r>
      <w:r w:rsidR="008F17CC">
        <w:t>des Auftrags zugeordnet</w:t>
      </w:r>
      <w:r w:rsidR="00AB6CDE">
        <w:t xml:space="preserve"> und </w:t>
      </w:r>
      <w:r w:rsidR="008F17CC" w:rsidRPr="00FA7C51">
        <w:t xml:space="preserve">die Verfügbarkeit des Werkes geprüft. </w:t>
      </w:r>
      <w:r w:rsidR="00BE4F9B">
        <w:t xml:space="preserve">Ein Werk ist verfügbar, wenn das endgültige Schließen des Werkes im Optimierungszeitraum nicht vor dem Ladezeitfenster der Lieferung liegt. </w:t>
      </w:r>
      <w:r w:rsidR="008F17CC" w:rsidRPr="00FA7C51">
        <w:t xml:space="preserve">Ist </w:t>
      </w:r>
      <w:r w:rsidR="00AB6CDE">
        <w:t>das Stammwerk</w:t>
      </w:r>
      <w:r w:rsidR="008F17CC" w:rsidRPr="00FA7C51">
        <w:t xml:space="preserve"> nicht verfügbar,</w:t>
      </w:r>
      <w:r w:rsidR="00BE4F9B">
        <w:t xml:space="preserve"> wertet die MIXOR Optimierung, den alternative </w:t>
      </w:r>
      <w:proofErr w:type="gramStart"/>
      <w:r w:rsidR="00BE4F9B">
        <w:t>Plant</w:t>
      </w:r>
      <w:proofErr w:type="gramEnd"/>
      <w:r w:rsidR="00BE4F9B">
        <w:t xml:space="preserve"> Modus des Auftrags aus, um zu ermitteln, welche alternativen Lieferwerke für diese Lieferung betrachtet werden können. Von diesen Werken wird schrittweise das nächste Werk mit der kürzesten Distanz zum Kunden getestet.</w:t>
      </w:r>
    </w:p>
    <w:p w14:paraId="3CE41965" w14:textId="0C40EDA5" w:rsidR="005579B1" w:rsidRDefault="005579B1" w:rsidP="00FA7C51">
      <w:r>
        <w:t>Die Liste der Fahrzeuge</w:t>
      </w:r>
      <w:r w:rsidR="0053674A">
        <w:t xml:space="preserve"> sortiert die MIXOR Optimierung</w:t>
      </w:r>
      <w:r w:rsidR="00684BCA">
        <w:t xml:space="preserve"> </w:t>
      </w:r>
      <w:r w:rsidR="00023826">
        <w:t xml:space="preserve">aufsteigend </w:t>
      </w:r>
      <w:r w:rsidR="00684BCA">
        <w:t xml:space="preserve">in Bezug auf </w:t>
      </w:r>
      <w:r w:rsidR="00023826">
        <w:t>die</w:t>
      </w:r>
      <w:r w:rsidR="00684BCA">
        <w:t xml:space="preserve"> Verfügbarkeit</w:t>
      </w:r>
      <w:r w:rsidR="00023826">
        <w:t xml:space="preserve"> des Fahrzeugs</w:t>
      </w:r>
      <w:r w:rsidR="00684BCA">
        <w:t xml:space="preserve"> am</w:t>
      </w:r>
      <w:r w:rsidR="0053674A">
        <w:t xml:space="preserve"> zugehörigen</w:t>
      </w:r>
      <w:r w:rsidR="00684BCA">
        <w:t xml:space="preserve"> Werk</w:t>
      </w:r>
      <w:r w:rsidR="00023826">
        <w:t xml:space="preserve">. </w:t>
      </w:r>
      <w:r w:rsidR="00882E92">
        <w:t xml:space="preserve">Die initiale Verfügbarkeit eines Fahrzeugs richtet sich nach </w:t>
      </w:r>
      <w:r w:rsidR="00520BF4">
        <w:t>der linken Grenze des Schichtzeitintervalls.</w:t>
      </w:r>
      <w:r w:rsidR="00343C24">
        <w:t xml:space="preserve"> Wenn zwei Fahrzeuge an einem Werk die gleiche Schichtstartzeit haben,</w:t>
      </w:r>
      <w:r w:rsidR="0053674A">
        <w:t xml:space="preserve"> ist</w:t>
      </w:r>
      <w:r w:rsidR="00343C24">
        <w:t xml:space="preserve"> die Liste alphanumerisch sortiert. Wenn ein Fahrzeug nicht an einem Werk parkt, ist die initiale Verfügbarkeit </w:t>
      </w:r>
      <w:r w:rsidR="0053674A">
        <w:t xml:space="preserve">des Fahrzeugs </w:t>
      </w:r>
      <w:r w:rsidR="00343C24">
        <w:t>d</w:t>
      </w:r>
      <w:r w:rsidR="0053674A">
        <w:t>essen</w:t>
      </w:r>
      <w:r w:rsidR="00343C24">
        <w:t xml:space="preserve"> Schichtstartzei</w:t>
      </w:r>
      <w:r w:rsidR="0053674A">
        <w:t>t</w:t>
      </w:r>
      <w:r w:rsidR="00343C24">
        <w:t xml:space="preserve"> plus die Dauer der Anfahrt zum Werk</w:t>
      </w:r>
      <w:r w:rsidR="0053674A">
        <w:t xml:space="preserve"> (d.h. der Zeitpunkt der Ankunft am Werk)</w:t>
      </w:r>
      <w:r w:rsidR="00343C24">
        <w:t xml:space="preserve">. </w:t>
      </w:r>
      <w:r w:rsidR="00FA7C51">
        <w:t>Diese Verfügbarkeit gilt, solange der Roster d</w:t>
      </w:r>
      <w:r w:rsidR="00530D05">
        <w:t>e</w:t>
      </w:r>
      <w:r w:rsidR="00FA7C51">
        <w:t xml:space="preserve">aktiviert ist. Wenn die Optimierung mit Roster ausgeführt wird, greifen die Regeln, die im Kapitel </w:t>
      </w:r>
      <w:r w:rsidR="00FA7C51" w:rsidRPr="00FA7C51">
        <w:rPr>
          <w:rStyle w:val="IntensiveHervorhebung"/>
        </w:rPr>
        <w:fldChar w:fldCharType="begin"/>
      </w:r>
      <w:r w:rsidR="00FA7C51" w:rsidRPr="00FA7C51">
        <w:rPr>
          <w:rStyle w:val="IntensiveHervorhebung"/>
        </w:rPr>
        <w:instrText xml:space="preserve"> REF _Ref142393076 \h </w:instrText>
      </w:r>
      <w:r w:rsidR="00FA7C51">
        <w:rPr>
          <w:rStyle w:val="IntensiveHervorhebung"/>
        </w:rPr>
        <w:instrText xml:space="preserve"> \* MERGEFORMAT </w:instrText>
      </w:r>
      <w:r w:rsidR="00FA7C51" w:rsidRPr="00FA7C51">
        <w:rPr>
          <w:rStyle w:val="IntensiveHervorhebung"/>
        </w:rPr>
      </w:r>
      <w:r w:rsidR="00FA7C51" w:rsidRPr="00FA7C51">
        <w:rPr>
          <w:rStyle w:val="IntensiveHervorhebung"/>
        </w:rPr>
        <w:fldChar w:fldCharType="separate"/>
      </w:r>
      <w:r w:rsidR="00FA7C51" w:rsidRPr="00FA7C51">
        <w:rPr>
          <w:rStyle w:val="IntensiveHervorhebung"/>
        </w:rPr>
        <w:t>Roster und First Round Rule</w:t>
      </w:r>
      <w:r w:rsidR="00FA7C51" w:rsidRPr="00FA7C51">
        <w:rPr>
          <w:rStyle w:val="IntensiveHervorhebung"/>
        </w:rPr>
        <w:fldChar w:fldCharType="end"/>
      </w:r>
      <w:r w:rsidR="00FA7C51">
        <w:rPr>
          <w:rStyle w:val="IntensiveHervorhebung"/>
        </w:rPr>
        <w:t xml:space="preserve"> </w:t>
      </w:r>
      <w:r w:rsidR="00FA7C51" w:rsidRPr="00B959B1">
        <w:t>beschrieben sind.</w:t>
      </w:r>
      <w:r w:rsidR="0053674A">
        <w:t xml:space="preserve"> Eine weitere Ausnahme gilt bei vorhandenen </w:t>
      </w:r>
      <w:proofErr w:type="spellStart"/>
      <w:r w:rsidR="0053674A">
        <w:t>SASen</w:t>
      </w:r>
      <w:proofErr w:type="spellEnd"/>
      <w:r w:rsidR="0053674A">
        <w:t>, weil die Optimierung diese statt der linken Grenze des Schichtzeitintervalls verwendet</w:t>
      </w:r>
      <w:r w:rsidR="00D27BF6">
        <w:t>.</w:t>
      </w:r>
    </w:p>
    <w:p w14:paraId="1CB4D9EC" w14:textId="1B95B9F8" w:rsidR="00582A2B" w:rsidRDefault="004F008D" w:rsidP="007013BB">
      <w:r>
        <w:t>Die MIXOR Optimierung betrachtet zuerst die Listen von Fahrzeugen und Lieferungen für jedes Werk einzeln (Plant Dispatch). Die MIXOR Optimierung startet mit dem Werk, an</w:t>
      </w:r>
      <w:r w:rsidR="00530D05">
        <w:t xml:space="preserve"> dem die Lieferung mit der frühesten linken Grenze des Ladezeitintervalls ist. Bei zwei Werken </w:t>
      </w:r>
      <w:r w:rsidR="00582A2B">
        <w:t>mit gleicher erster linker Grenze</w:t>
      </w:r>
      <w:r w:rsidR="00530D05">
        <w:t>, entsch</w:t>
      </w:r>
      <w:r w:rsidR="0044741B">
        <w:t>ei</w:t>
      </w:r>
      <w:r w:rsidR="00530D05">
        <w:t>det der Index des Werkes</w:t>
      </w:r>
      <w:r w:rsidR="00582A2B">
        <w:t xml:space="preserve"> darüber, mit welchem Werk die MIXOR Optimierung beginnt</w:t>
      </w:r>
      <w:r w:rsidR="00530D05">
        <w:t xml:space="preserve">. </w:t>
      </w:r>
    </w:p>
    <w:p w14:paraId="58ADA695" w14:textId="2F7FC343" w:rsidR="00582A2B" w:rsidRDefault="00530D05" w:rsidP="007013BB">
      <w:r>
        <w:t xml:space="preserve">Für </w:t>
      </w:r>
      <w:r w:rsidR="00830DEB">
        <w:t>diese</w:t>
      </w:r>
      <w:r w:rsidR="00582A2B">
        <w:t xml:space="preserve">s </w:t>
      </w:r>
      <w:r>
        <w:t>Werk nimmt die MIXOR Optimierung</w:t>
      </w:r>
      <w:r w:rsidR="00F0674E">
        <w:t xml:space="preserve"> </w:t>
      </w:r>
      <w:r w:rsidR="006B4E61">
        <w:t>d</w:t>
      </w:r>
      <w:r w:rsidR="0066088E">
        <w:t>as</w:t>
      </w:r>
      <w:r w:rsidR="006B4E61">
        <w:t xml:space="preserve"> erste </w:t>
      </w:r>
      <w:r w:rsidR="0066088E">
        <w:t>Fahrzeug</w:t>
      </w:r>
      <w:r w:rsidR="00F0674E">
        <w:t xml:space="preserve"> aus der Liste und</w:t>
      </w:r>
      <w:r>
        <w:t xml:space="preserve"> prüft</w:t>
      </w:r>
      <w:r w:rsidR="00F0674E">
        <w:t xml:space="preserve">, welche </w:t>
      </w:r>
      <w:r w:rsidR="0066088E">
        <w:t>Lieferung</w:t>
      </w:r>
      <w:r w:rsidR="00F0674E">
        <w:t xml:space="preserve"> in Bezug auf Sondereignungen und Ausschlüsse zu </w:t>
      </w:r>
      <w:r w:rsidR="006B4E61">
        <w:t>de</w:t>
      </w:r>
      <w:r w:rsidR="0066088E">
        <w:t>m</w:t>
      </w:r>
      <w:r w:rsidR="006B4E61">
        <w:t xml:space="preserve"> </w:t>
      </w:r>
      <w:r w:rsidR="0066088E">
        <w:lastRenderedPageBreak/>
        <w:t>Fahrzeug</w:t>
      </w:r>
      <w:r w:rsidR="007A1626">
        <w:t xml:space="preserve"> pass</w:t>
      </w:r>
      <w:r w:rsidR="00306BF3">
        <w:t xml:space="preserve">t. </w:t>
      </w:r>
      <w:r w:rsidR="00582A2B">
        <w:t>Für diese Lieferung prüft die Optimierung in drei Schritten</w:t>
      </w:r>
      <w:r w:rsidR="00E36DBE">
        <w:t>,</w:t>
      </w:r>
      <w:r w:rsidR="00D8476D">
        <w:t xml:space="preserve"> ob </w:t>
      </w:r>
      <w:r w:rsidR="00830DEB">
        <w:t>sie</w:t>
      </w:r>
      <w:r w:rsidR="00582A2B">
        <w:t xml:space="preserve"> für dieses Fahrzeug an diesem Werk</w:t>
      </w:r>
      <w:r w:rsidR="001A5C2D">
        <w:t xml:space="preserve"> auch</w:t>
      </w:r>
      <w:r w:rsidR="00582A2B">
        <w:t xml:space="preserve"> zeitlich eingeplant werden kann:</w:t>
      </w:r>
    </w:p>
    <w:p w14:paraId="4DB2D043" w14:textId="77777777" w:rsidR="00830DEB" w:rsidRDefault="00830DEB" w:rsidP="00582A2B">
      <w:pPr>
        <w:pStyle w:val="Listenabsatz"/>
        <w:numPr>
          <w:ilvl w:val="0"/>
          <w:numId w:val="36"/>
        </w:numPr>
      </w:pPr>
      <w:r>
        <w:t xml:space="preserve">Kann die Lieferung </w:t>
      </w:r>
      <w:r w:rsidR="00582A2B">
        <w:t>am</w:t>
      </w:r>
      <w:r w:rsidR="00D8476D">
        <w:t xml:space="preserve"> linken Rand des Ladezeitintervalls eingeplant werden (unter Berücksichtigung der Werksöffnungszeiten und Werkskapazität)</w:t>
      </w:r>
      <w:r>
        <w:t>?</w:t>
      </w:r>
    </w:p>
    <w:p w14:paraId="59582C1B" w14:textId="74CC4CF4" w:rsidR="00830DEB" w:rsidRDefault="008A1935" w:rsidP="00582A2B">
      <w:pPr>
        <w:pStyle w:val="Listenabsatz"/>
        <w:numPr>
          <w:ilvl w:val="0"/>
          <w:numId w:val="36"/>
        </w:numPr>
      </w:pPr>
      <w:r>
        <w:t xml:space="preserve">Falls nicht </w:t>
      </w:r>
      <w:r w:rsidR="00830DEB">
        <w:t>kann</w:t>
      </w:r>
      <w:r>
        <w:t xml:space="preserve"> die Lieferung früher geladen werden</w:t>
      </w:r>
      <w:r w:rsidR="00830DEB">
        <w:t xml:space="preserve"> </w:t>
      </w:r>
      <w:r>
        <w:t>(</w:t>
      </w:r>
      <w:proofErr w:type="spellStart"/>
      <w:r>
        <w:t>early</w:t>
      </w:r>
      <w:proofErr w:type="spellEnd"/>
      <w:r>
        <w:t xml:space="preserve"> </w:t>
      </w:r>
      <w:proofErr w:type="spellStart"/>
      <w:r>
        <w:t>load</w:t>
      </w:r>
      <w:proofErr w:type="spellEnd"/>
      <w:r w:rsidR="00830DEB">
        <w:t xml:space="preserve">, </w:t>
      </w:r>
      <w:r>
        <w:t>um Verspätungen zu vermeiden</w:t>
      </w:r>
      <w:r w:rsidR="00830DEB">
        <w:t>)?</w:t>
      </w:r>
    </w:p>
    <w:p w14:paraId="6616F8E2" w14:textId="77777777" w:rsidR="008F17CC" w:rsidRDefault="008A1935" w:rsidP="00582A2B">
      <w:pPr>
        <w:pStyle w:val="Listenabsatz"/>
        <w:numPr>
          <w:ilvl w:val="0"/>
          <w:numId w:val="36"/>
        </w:numPr>
      </w:pPr>
      <w:r>
        <w:t>Falls</w:t>
      </w:r>
      <w:r w:rsidR="00830DEB">
        <w:t xml:space="preserve"> nicht</w:t>
      </w:r>
      <w:r>
        <w:t xml:space="preserve">, </w:t>
      </w:r>
      <w:r w:rsidR="00830DEB">
        <w:t>gibt es einen Zeitpunkt im Rahmen der Werksöffnungszeiten zu dem die Lieferung</w:t>
      </w:r>
      <w:r>
        <w:t xml:space="preserve"> eingeplant</w:t>
      </w:r>
      <w:r w:rsidR="00830DEB">
        <w:t xml:space="preserve"> werden kann</w:t>
      </w:r>
      <w:r w:rsidR="008F17CC">
        <w:t xml:space="preserve"> (mit entsprechender Verspätung)?</w:t>
      </w:r>
      <w:r w:rsidR="00960754">
        <w:t xml:space="preserve"> </w:t>
      </w:r>
    </w:p>
    <w:p w14:paraId="7B9AA00E" w14:textId="2AD23CCC" w:rsidR="000202AA" w:rsidRDefault="008F17CC" w:rsidP="007013BB">
      <w:r>
        <w:t>Falls eine der Prüfungen erfolgreich ist, nimmt d</w:t>
      </w:r>
      <w:r w:rsidR="00582A2B">
        <w:t>er MIXOR dieses Paar aus Fahrzeug und Lieferung als möglichen Kandidaten zum Einplanen.</w:t>
      </w:r>
      <w:r w:rsidR="005634E3">
        <w:t xml:space="preserve"> Diese Suche wird so lange fortgesetzt, bis </w:t>
      </w:r>
      <w:r w:rsidR="0013681C">
        <w:t xml:space="preserve">(1) </w:t>
      </w:r>
      <w:r w:rsidR="00730D9D">
        <w:t>jedes Fahrzeug eine Lieferung als Kandidat hat</w:t>
      </w:r>
      <w:r w:rsidR="0013681C">
        <w:t xml:space="preserve"> oder (2) für ein Fahrzeug keine Lieferung mehr gefunden wird</w:t>
      </w:r>
      <w:del w:id="18" w:author="Stefan Sommer" w:date="2025-03-19T08:06:00Z" w16du:dateUtc="2025-03-19T07:06:00Z">
        <w:r w:rsidR="0013681C" w:rsidDel="00CE4DD6">
          <w:delText xml:space="preserve"> </w:delText>
        </w:r>
      </w:del>
      <w:r w:rsidR="00730D9D">
        <w:t>.</w:t>
      </w:r>
    </w:p>
    <w:p w14:paraId="480EEBBD" w14:textId="70163B77" w:rsidR="00F1539D" w:rsidRDefault="00530D05" w:rsidP="00730D9D">
      <w:pPr>
        <w:pStyle w:val="Listenabsatz"/>
        <w:numPr>
          <w:ilvl w:val="0"/>
          <w:numId w:val="39"/>
        </w:numPr>
      </w:pPr>
      <w:r>
        <w:t>Falls sich bei d</w:t>
      </w:r>
      <w:r w:rsidR="004B4CAE">
        <w:t>er</w:t>
      </w:r>
      <w:r>
        <w:t xml:space="preserve"> Prüfung</w:t>
      </w:r>
      <w:r w:rsidR="004B4CAE">
        <w:t xml:space="preserve"> des Ladezeitfensters</w:t>
      </w:r>
      <w:r>
        <w:t xml:space="preserve"> herausstellt, dass </w:t>
      </w:r>
      <w:r w:rsidR="004B4CAE">
        <w:t>eine L</w:t>
      </w:r>
      <w:r>
        <w:t>ieferung</w:t>
      </w:r>
      <w:r w:rsidR="00096473">
        <w:t xml:space="preserve"> nicht</w:t>
      </w:r>
      <w:r>
        <w:t xml:space="preserve"> an dem Werk geladen werden kann, prüft die Optimierung</w:t>
      </w:r>
      <w:r w:rsidR="005C1EF5">
        <w:t>, ob die Lieferung an einem</w:t>
      </w:r>
      <w:r>
        <w:t xml:space="preserve"> alternative</w:t>
      </w:r>
      <w:r w:rsidR="005C1EF5">
        <w:t>n</w:t>
      </w:r>
      <w:r>
        <w:t xml:space="preserve"> Lieferwerke</w:t>
      </w:r>
      <w:r w:rsidR="00F1539D">
        <w:t xml:space="preserve"> </w:t>
      </w:r>
      <w:r>
        <w:t>dieses Auftrags</w:t>
      </w:r>
      <w:r w:rsidR="005C1EF5">
        <w:t xml:space="preserve"> geladen werden kann</w:t>
      </w:r>
      <w:r w:rsidR="00F1539D">
        <w:t>:</w:t>
      </w:r>
      <w:r>
        <w:t xml:space="preserve"> </w:t>
      </w:r>
    </w:p>
    <w:p w14:paraId="79C7C1CA" w14:textId="112D74F5" w:rsidR="00F1539D" w:rsidRDefault="00F1539D" w:rsidP="00730D9D">
      <w:pPr>
        <w:pStyle w:val="Listenabsatz"/>
        <w:numPr>
          <w:ilvl w:val="1"/>
          <w:numId w:val="39"/>
        </w:numPr>
      </w:pPr>
      <w:r>
        <w:t>Wurde die Lieferung schonmal von einem anderen Werk</w:t>
      </w:r>
      <w:r w:rsidR="006B74E2">
        <w:t>(en)</w:t>
      </w:r>
      <w:r>
        <w:t xml:space="preserve"> hierhin verschoben? </w:t>
      </w:r>
      <w:r w:rsidR="00530D05">
        <w:t xml:space="preserve">Diese werden nicht mehr betrachtet. </w:t>
      </w:r>
    </w:p>
    <w:p w14:paraId="53F5EFDB" w14:textId="52E3CD33" w:rsidR="00F1539D" w:rsidRDefault="00F1539D" w:rsidP="00730D9D">
      <w:pPr>
        <w:pStyle w:val="Listenabsatz"/>
        <w:numPr>
          <w:ilvl w:val="1"/>
          <w:numId w:val="39"/>
        </w:numPr>
      </w:pPr>
      <w:r>
        <w:t xml:space="preserve">Welches </w:t>
      </w:r>
      <w:r w:rsidR="00304BF7">
        <w:t xml:space="preserve">verfügbare </w:t>
      </w:r>
      <w:r>
        <w:t>alternative Lieferwerk ist das nächst</w:t>
      </w:r>
      <w:r w:rsidR="00304BF7">
        <w:t>e</w:t>
      </w:r>
      <w:r>
        <w:t>?</w:t>
      </w:r>
      <w:r w:rsidR="00530D05">
        <w:t xml:space="preserve"> </w:t>
      </w:r>
      <w:r w:rsidR="00202FA8">
        <w:t>Ist das Werk zum Laden verfügbar</w:t>
      </w:r>
      <w:r w:rsidR="00F43776">
        <w:t>?</w:t>
      </w:r>
    </w:p>
    <w:p w14:paraId="37B2E397" w14:textId="38A9D9CC" w:rsidR="00960754" w:rsidRDefault="00530D05" w:rsidP="00730D9D">
      <w:pPr>
        <w:pStyle w:val="Listenabsatz"/>
        <w:numPr>
          <w:ilvl w:val="2"/>
          <w:numId w:val="39"/>
        </w:numPr>
      </w:pPr>
      <w:r>
        <w:t>Falls</w:t>
      </w:r>
      <w:r w:rsidR="00BC2B85">
        <w:t xml:space="preserve"> für die Lieferung kein alternatives Lieferwerk verfügbar ist (Verfügbarkeit des alternativen Lieferwerkes siehe oben) </w:t>
      </w:r>
      <w:r w:rsidR="00550820">
        <w:t>wird die</w:t>
      </w:r>
      <w:r>
        <w:t xml:space="preserve"> Lieferung </w:t>
      </w:r>
      <w:r w:rsidR="00960754">
        <w:t>(+</w:t>
      </w:r>
      <w:proofErr w:type="gramStart"/>
      <w:r w:rsidR="00960754">
        <w:t>potentielle</w:t>
      </w:r>
      <w:proofErr w:type="gramEnd"/>
      <w:r w:rsidR="00960754">
        <w:t xml:space="preserve"> Folgelieferungen des Auftrags) </w:t>
      </w:r>
      <w:proofErr w:type="spellStart"/>
      <w:r w:rsidR="00960754">
        <w:t>Remaining</w:t>
      </w:r>
      <w:proofErr w:type="spellEnd"/>
      <w:r w:rsidR="00960754">
        <w:t>.</w:t>
      </w:r>
    </w:p>
    <w:p w14:paraId="0C0DF31B" w14:textId="6A8B7B3A" w:rsidR="00BC2B85" w:rsidRDefault="00BC2B85" w:rsidP="00730D9D">
      <w:pPr>
        <w:pStyle w:val="Listenabsatz"/>
        <w:numPr>
          <w:ilvl w:val="2"/>
          <w:numId w:val="39"/>
        </w:numPr>
      </w:pPr>
      <w:r>
        <w:t>Falls ein alternatives Lieferwerk verfügbar ist (Verfügbarkeit des alternativen Lieferwerkes siehe oben), wird die Lieferung zu dem entsprechenden Werk verschoben und es wird das Werk mit der</w:t>
      </w:r>
      <w:r w:rsidRPr="00BC2B85">
        <w:t xml:space="preserve"> Lieferung mit der frühesten linken Grenze des Ladezeitintervalls</w:t>
      </w:r>
      <w:r>
        <w:t xml:space="preserve"> gesucht und wie oben beschrieben fortgefahren.</w:t>
      </w:r>
    </w:p>
    <w:p w14:paraId="3992E165" w14:textId="347E94E4" w:rsidR="00FC2D6F" w:rsidRDefault="00730D9D" w:rsidP="0098008A">
      <w:pPr>
        <w:pStyle w:val="Listenabsatz"/>
        <w:numPr>
          <w:ilvl w:val="0"/>
          <w:numId w:val="39"/>
        </w:numPr>
      </w:pPr>
      <w:r>
        <w:lastRenderedPageBreak/>
        <w:t>D</w:t>
      </w:r>
      <w:r w:rsidR="00FC2D6F">
        <w:t xml:space="preserve">ie Optimierung </w:t>
      </w:r>
      <w:r>
        <w:t xml:space="preserve">plant </w:t>
      </w:r>
      <w:r w:rsidR="00FC2D6F">
        <w:t>das Fahrzeug mit frühestem linkem Rand des Ladezeitintervall tatsächlich ein.</w:t>
      </w:r>
    </w:p>
    <w:p w14:paraId="52DDAD64" w14:textId="77777777" w:rsidR="00FC2D6F" w:rsidRDefault="00FC2D6F" w:rsidP="0098008A">
      <w:pPr>
        <w:pStyle w:val="Listenabsatz"/>
        <w:numPr>
          <w:ilvl w:val="0"/>
          <w:numId w:val="39"/>
        </w:numPr>
      </w:pPr>
      <w:r>
        <w:t xml:space="preserve">oder bis das früheste Ladezeitfenster eines anderen Werkes erreicht ist. Dann wird die aktuelle Werksliste verlassen und die nächste mit frühestem Start betrachtet. </w:t>
      </w:r>
    </w:p>
    <w:p w14:paraId="71B05395" w14:textId="4F24CE2E" w:rsidR="00FC2D6F" w:rsidRDefault="00FC2D6F" w:rsidP="0098008A">
      <w:pPr>
        <w:pStyle w:val="Listenabsatz"/>
        <w:numPr>
          <w:ilvl w:val="0"/>
          <w:numId w:val="39"/>
        </w:numPr>
      </w:pPr>
      <w:r>
        <w:t xml:space="preserve">Wenn an einem Werk keine Fahrzeuge oder Lieferungen mehr verfügbar sind.  </w:t>
      </w:r>
    </w:p>
    <w:p w14:paraId="141F120B" w14:textId="0703F3E3" w:rsidR="00FC2D6F" w:rsidRDefault="00FC2D6F" w:rsidP="007013BB">
      <w:r>
        <w:t xml:space="preserve">Das Fahrzeug wird wieder in die Liste der Fahrzeuge sortiert. Die Liste der Lieferungen wird aktualisiert (eine </w:t>
      </w:r>
      <w:proofErr w:type="gramStart"/>
      <w:r>
        <w:t>potentielle</w:t>
      </w:r>
      <w:proofErr w:type="gramEnd"/>
      <w:r>
        <w:t xml:space="preserve"> Nachfolgelieferung des Auftrags einsortiert). Danach werden wieder neue Kandidatenpaare werden gebildet.</w:t>
      </w:r>
    </w:p>
    <w:p w14:paraId="489B2886" w14:textId="650866BC" w:rsidR="00154262" w:rsidRDefault="00154262" w:rsidP="007013BB">
      <w:r>
        <w:t xml:space="preserve">Die Verfügbarkeit des Fahrzeugs wird dann unter Berücksichtigung der Lade-, Entlade- und Fahrzeiten aktualisiert und das Fahrzeug neu in die Liste der verfügbaren Fahrzeuge einsortiert. Die Lieferung wird aus der Liste der Lieferungen entfernt und die nächste Lieferung des Auftrags unter Berücksichtigung des Soll-Lieferflusses neu in die Liste der Lieferungen einsortiert. </w:t>
      </w:r>
    </w:p>
    <w:p w14:paraId="49A30C29" w14:textId="28E8F3F3" w:rsidR="006C18E3" w:rsidRDefault="00823E08" w:rsidP="00C049BB">
      <w:r>
        <w:t>Dies wiederholt die MIXOR Optimierung bis</w:t>
      </w:r>
      <w:r w:rsidR="00B959B1">
        <w:t xml:space="preserve"> für kein Werk mehr ein Fahrzeug oder eine Lieferung verfügbar ist. </w:t>
      </w:r>
    </w:p>
    <w:p w14:paraId="60E5AC5E" w14:textId="06819EB0" w:rsidR="00C7453E" w:rsidRDefault="00823A06" w:rsidP="00C7453E">
      <w:pPr>
        <w:pStyle w:val="berschrift4"/>
      </w:pPr>
      <w:r>
        <w:t xml:space="preserve"> </w:t>
      </w:r>
      <w:r w:rsidR="00C7453E">
        <w:t xml:space="preserve">Ausnahmen der </w:t>
      </w:r>
      <w:proofErr w:type="spellStart"/>
      <w:r w:rsidR="00C7453E">
        <w:t>FiFo</w:t>
      </w:r>
      <w:proofErr w:type="spellEnd"/>
      <w:r w:rsidR="0066088E">
        <w:t>-</w:t>
      </w:r>
      <w:r w:rsidR="00C7453E">
        <w:t>Regel</w:t>
      </w:r>
    </w:p>
    <w:p w14:paraId="3F28E797" w14:textId="37BEDF25" w:rsidR="00C7453E" w:rsidRDefault="00C7453E" w:rsidP="00C7453E">
      <w:r w:rsidRPr="00C7453E">
        <w:t>Eine Einzellieferung bedeutet in der MIXOR Optimierung eine Lieferung, bei der die Differenz der bestellten Menge und der bereits verplanten Menge kleiner oder gleich der größten Durchschnittskapazität der im Auftrag erlaubten Fahrzeugtypen ist.</w:t>
      </w:r>
    </w:p>
    <w:p w14:paraId="6B3E38FC" w14:textId="31D341A5" w:rsidR="00C7453E" w:rsidRDefault="00C7453E" w:rsidP="00C7453E">
      <w:r>
        <w:t xml:space="preserve">Wenn die nächste einzuplanende Lieferung eine Einzellieferung ist und die Kapazität des nächsten Fahrzeugs, das am Werk </w:t>
      </w:r>
      <w:r w:rsidR="002F1ACF">
        <w:t>ankommt,</w:t>
      </w:r>
      <w:r>
        <w:t xml:space="preserve"> kleiner als die Menge dieser Einzellieferung ist, muss die MIXOR Optimierung diese Lieferung auf das nächste Fahrzeug einplanen, dessen Kapazität zur Größe der Lieferung passt, wenn die Lieferung dadurch nicht mehr als X Minuten verspätet wird</w:t>
      </w:r>
      <w:r w:rsidR="002F1ACF">
        <w:t xml:space="preserve"> oder gar nicht mehr </w:t>
      </w:r>
      <w:proofErr w:type="gramStart"/>
      <w:r w:rsidR="002F1ACF">
        <w:t>verplant</w:t>
      </w:r>
      <w:proofErr w:type="gramEnd"/>
      <w:r w:rsidR="002F1ACF">
        <w:t xml:space="preserve"> werden kann</w:t>
      </w:r>
      <w:r>
        <w:t>, damit keine unnötigen Lieferungen entstehen.</w:t>
      </w:r>
    </w:p>
    <w:p w14:paraId="4D1CFA7B" w14:textId="1DF1DC6A" w:rsidR="00C7453E" w:rsidRDefault="00C7453E" w:rsidP="00C7453E">
      <w:r>
        <w:t>Wenn ein Fahrzeug 1</w:t>
      </w:r>
      <w:r w:rsidR="002C3DCA">
        <w:t>,</w:t>
      </w:r>
      <w:r>
        <w:t xml:space="preserve"> das am Werk ankommt, wegen zu geringer Kapazität nicht die nächste Einzellieferung bekommt, für das Fahrzeug 1 keine passende Ersatzlieferung geplant werden kann, bevor das nächste Fahrzeug 2 am Werk ankommt und das spätere Fahrzeuge 2 eine zur Einzellieferung passende Kapazität hat, muss die </w:t>
      </w:r>
      <w:r>
        <w:lastRenderedPageBreak/>
        <w:t>MIXOR Optimierung das später kommende Fahrzeug 2 vorziehen, damit keine unnötigen Lieferungen entstehen.</w:t>
      </w:r>
    </w:p>
    <w:p w14:paraId="1B6370C5" w14:textId="47C1BCBF" w:rsidR="00C7453E" w:rsidRDefault="00C7453E" w:rsidP="00C7453E">
      <w:r>
        <w:t>Wenn einem Fahrzeug 1 ein anderes Fahrzeug 2 vorgezogen wurde, muss die MIXOR Optimierung dem Fahrzeug 1 nach X Minuten auch verfügbare Einzellieferungen einplanen, deren Menge größer als die Kapazität des Fahrzeugs 1 ist, auch wenn dadurch Zusatzlieferungen entstehen.</w:t>
      </w:r>
    </w:p>
    <w:p w14:paraId="3BB3A8BA" w14:textId="04035C61" w:rsidR="00FA7C51" w:rsidRPr="00C7453E" w:rsidRDefault="00FA7C51" w:rsidP="00C7453E">
      <w:r>
        <w:t xml:space="preserve">Wenn ein Fahrzeug an einem Werk verfügbar wird, zudem keine Lieferung existiert, die mit den Eigenschaften des Fahrzeugs übereinstimmt und weitere Fahrzeuge verfügbar werden, zu denen passende Lieferungen vorhanden sind, muss die neue Betonoptimierung die </w:t>
      </w:r>
      <w:proofErr w:type="spellStart"/>
      <w:r>
        <w:t>FiFo</w:t>
      </w:r>
      <w:proofErr w:type="spellEnd"/>
      <w:r>
        <w:t>-Regel brechen.</w:t>
      </w:r>
    </w:p>
    <w:p w14:paraId="6EF9258F" w14:textId="1C2F6972" w:rsidR="00FE28DD" w:rsidRPr="00E34BE1" w:rsidRDefault="00FE28DD" w:rsidP="00FE28DD">
      <w:pPr>
        <w:pStyle w:val="berschrift4"/>
        <w:rPr>
          <w:lang w:val="en-GB"/>
        </w:rPr>
      </w:pPr>
      <w:r w:rsidRPr="0054597D">
        <w:t xml:space="preserve"> </w:t>
      </w:r>
      <w:bookmarkStart w:id="19" w:name="_Ref142393076"/>
      <w:r w:rsidRPr="00E34BE1">
        <w:rPr>
          <w:lang w:val="en-GB"/>
        </w:rPr>
        <w:t>Roster</w:t>
      </w:r>
      <w:r w:rsidR="00DB4825" w:rsidRPr="00E34BE1">
        <w:rPr>
          <w:lang w:val="en-GB"/>
        </w:rPr>
        <w:t xml:space="preserve"> und First Round R</w:t>
      </w:r>
      <w:r w:rsidR="00DB4825">
        <w:rPr>
          <w:lang w:val="en-GB"/>
        </w:rPr>
        <w:t>ule</w:t>
      </w:r>
      <w:bookmarkEnd w:id="19"/>
      <w:r w:rsidR="001D1007">
        <w:rPr>
          <w:lang w:val="en-GB"/>
        </w:rPr>
        <w:t>s</w:t>
      </w:r>
    </w:p>
    <w:p w14:paraId="24076A07" w14:textId="01A97045" w:rsidR="00C20653" w:rsidRPr="00C20653" w:rsidRDefault="00C20653" w:rsidP="00FE28DD">
      <w:pPr>
        <w:rPr>
          <w:b/>
          <w:bCs/>
        </w:rPr>
      </w:pPr>
      <w:r w:rsidRPr="00C20653">
        <w:rPr>
          <w:b/>
          <w:bCs/>
        </w:rPr>
        <w:t>Definitionen</w:t>
      </w:r>
      <w:r w:rsidR="00A34054">
        <w:rPr>
          <w:b/>
          <w:bCs/>
        </w:rPr>
        <w:t xml:space="preserve"> Roster</w:t>
      </w:r>
    </w:p>
    <w:p w14:paraId="6722E332" w14:textId="3C084337" w:rsidR="00FE28DD" w:rsidRDefault="00FE28DD" w:rsidP="00FE28DD">
      <w:r>
        <w:t xml:space="preserve">Die </w:t>
      </w:r>
      <w:proofErr w:type="spellStart"/>
      <w:r>
        <w:t>Rosterreihenfolge</w:t>
      </w:r>
      <w:proofErr w:type="spellEnd"/>
      <w:r>
        <w:t xml:space="preserve"> ist in SYNCROTESS eine vom Nutzer vorgegebene Fahrzeugreihenfolge pro Werk, nach denen die Disposition den Fahrzeugen in der ersten Schicht des nächsten Tages ihre erste Lieferung zuteilen muss.</w:t>
      </w:r>
    </w:p>
    <w:p w14:paraId="07E33FF5" w14:textId="4D782F73" w:rsidR="00347F7D" w:rsidRDefault="00347F7D" w:rsidP="00FE28DD">
      <w:r>
        <w:t xml:space="preserve">Eine </w:t>
      </w:r>
      <w:proofErr w:type="spellStart"/>
      <w:r>
        <w:t>Rostergruppe</w:t>
      </w:r>
      <w:proofErr w:type="spellEnd"/>
      <w:r>
        <w:t xml:space="preserve"> in SYNCROTESS ist eine Gruppe von Fahrzeugen</w:t>
      </w:r>
      <w:r w:rsidR="00966F2A">
        <w:t>,</w:t>
      </w:r>
      <w:r>
        <w:t xml:space="preserve"> deren </w:t>
      </w:r>
      <w:proofErr w:type="spellStart"/>
      <w:r>
        <w:t>Rosterreihenfolge</w:t>
      </w:r>
      <w:proofErr w:type="spellEnd"/>
      <w:r>
        <w:t xml:space="preserve"> gegenüber der Reihenfolge einer anderen Gruppe priorisiert ist.</w:t>
      </w:r>
    </w:p>
    <w:p w14:paraId="2B489F40" w14:textId="385FB6C3" w:rsidR="00793BC3" w:rsidRDefault="00793BC3" w:rsidP="00FE28DD">
      <w:r w:rsidRPr="00793BC3">
        <w:t xml:space="preserve">Die </w:t>
      </w:r>
      <w:proofErr w:type="spellStart"/>
      <w:r w:rsidRPr="00793BC3">
        <w:t>Rosternummer</w:t>
      </w:r>
      <w:proofErr w:type="spellEnd"/>
      <w:r w:rsidRPr="00793BC3">
        <w:t xml:space="preserve"> ist in SYNCROTESS eine vom Nutzer </w:t>
      </w:r>
      <w:r>
        <w:t xml:space="preserve">in der Dispatch GUI </w:t>
      </w:r>
      <w:r w:rsidRPr="00793BC3">
        <w:t xml:space="preserve">festgelegte Nummer, die den Platz des Fahrzeuges </w:t>
      </w:r>
      <w:r>
        <w:t xml:space="preserve">innerhalb einer </w:t>
      </w:r>
      <w:proofErr w:type="spellStart"/>
      <w:r>
        <w:t>Rostergruppe</w:t>
      </w:r>
      <w:proofErr w:type="spellEnd"/>
      <w:r w:rsidRPr="00793BC3">
        <w:t xml:space="preserve"> </w:t>
      </w:r>
      <w:r w:rsidR="00C6577F">
        <w:t>am</w:t>
      </w:r>
      <w:r w:rsidR="00C6577F" w:rsidRPr="00793BC3">
        <w:t xml:space="preserve"> betreffenden Werk</w:t>
      </w:r>
      <w:r w:rsidRPr="00793BC3">
        <w:t xml:space="preserve"> angibt.</w:t>
      </w:r>
    </w:p>
    <w:p w14:paraId="79B66433" w14:textId="6F52F68E" w:rsidR="00FE28DD" w:rsidRDefault="00FE28DD" w:rsidP="00FE28DD">
      <w:r>
        <w:t xml:space="preserve">Ein SAS ist in SYNCROTESS die fixierte Startzeit einer Fahrzeugschicht. </w:t>
      </w:r>
    </w:p>
    <w:p w14:paraId="75A3C475" w14:textId="1CE02CB0" w:rsidR="00560628" w:rsidRDefault="00560628" w:rsidP="00FE28DD">
      <w:r>
        <w:t>Das Heim</w:t>
      </w:r>
      <w:r w:rsidR="00980A05">
        <w:t>at</w:t>
      </w:r>
      <w:r>
        <w:t xml:space="preserve">werk eines Fahrzeuges, ist in SYNCROTESS das Werk, dass in der Master-Schicht des Fahrzeugs </w:t>
      </w:r>
      <w:r w:rsidR="00F249A6">
        <w:t xml:space="preserve">als Depot </w:t>
      </w:r>
      <w:r>
        <w:t xml:space="preserve">eingetragen ist. </w:t>
      </w:r>
    </w:p>
    <w:p w14:paraId="1601EAA0" w14:textId="46F1739F" w:rsidR="0054475E" w:rsidRDefault="00C20653" w:rsidP="0054475E">
      <w:pPr>
        <w:rPr>
          <w:b/>
          <w:bCs/>
        </w:rPr>
      </w:pPr>
      <w:r w:rsidRPr="00C20653">
        <w:rPr>
          <w:b/>
          <w:bCs/>
        </w:rPr>
        <w:t>Anforderungen</w:t>
      </w:r>
      <w:r w:rsidR="001C10AD">
        <w:rPr>
          <w:b/>
          <w:bCs/>
        </w:rPr>
        <w:t xml:space="preserve"> Roster</w:t>
      </w:r>
    </w:p>
    <w:p w14:paraId="2CC9FC2B" w14:textId="50906509" w:rsidR="0054475E" w:rsidRPr="0054475E" w:rsidRDefault="0054475E" w:rsidP="0054475E">
      <w:r>
        <w:t>Die MIXOR Optimierung muss in den Optimierungsmodi RT, PP und OEVX mit und ohne Roster laufen können. Die folgenden Regeln gelten nur, wenn die Optimierung mit Roster läuft.</w:t>
      </w:r>
    </w:p>
    <w:p w14:paraId="652EECAA" w14:textId="65F8D4A0" w:rsidR="00FE28DD" w:rsidRDefault="00FE28DD" w:rsidP="00FE28DD">
      <w:r w:rsidRPr="002828E5">
        <w:lastRenderedPageBreak/>
        <w:t>Wenn in einem Optimierungslauf alle Fahrzeuge ein SAS haben, dann muss die MIXOR Optimierung den Fahrzeugen eine erste Lieferung aufsteigend nach der</w:t>
      </w:r>
      <w:r>
        <w:t>en</w:t>
      </w:r>
      <w:r w:rsidRPr="002828E5">
        <w:t xml:space="preserve"> SAS-Zeit einplanen.</w:t>
      </w:r>
    </w:p>
    <w:p w14:paraId="0C61B058" w14:textId="42761AE2" w:rsidR="00980A05" w:rsidRPr="00DD2C9A" w:rsidRDefault="00FE28DD" w:rsidP="00DD2C9A">
      <w:r>
        <w:t>Wenn in einem Optimierungslauf kein Fahrzeug ein SAS hat</w:t>
      </w:r>
      <w:r w:rsidR="00C20653">
        <w:t xml:space="preserve"> und der Schalter </w:t>
      </w:r>
      <w:proofErr w:type="spellStart"/>
      <w:r w:rsidR="00C20653">
        <w:t>Contin</w:t>
      </w:r>
      <w:r w:rsidR="00A15178">
        <w:t>u</w:t>
      </w:r>
      <w:r w:rsidR="00C20653">
        <w:t>ous</w:t>
      </w:r>
      <w:proofErr w:type="spellEnd"/>
      <w:r w:rsidR="00C20653">
        <w:t xml:space="preserve"> Roster </w:t>
      </w:r>
      <w:proofErr w:type="spellStart"/>
      <w:r w:rsidR="00C20653">
        <w:t>Sequence</w:t>
      </w:r>
      <w:proofErr w:type="spellEnd"/>
      <w:r w:rsidR="00C20653">
        <w:t xml:space="preserve"> auf </w:t>
      </w:r>
      <w:proofErr w:type="spellStart"/>
      <w:r w:rsidR="00C20653">
        <w:t>False</w:t>
      </w:r>
      <w:proofErr w:type="spellEnd"/>
      <w:r w:rsidR="00C20653">
        <w:t xml:space="preserve"> steht</w:t>
      </w:r>
      <w:r>
        <w:t>, dann muss die MIXOR Optimierung den Fahrzeugen eine erste Lieferung</w:t>
      </w:r>
      <w:r w:rsidR="00C20653" w:rsidRPr="00C20653">
        <w:t xml:space="preserve"> </w:t>
      </w:r>
      <w:r w:rsidR="00C20653">
        <w:t>gemäß den folgenden Reihenfolgekriterien einplanen:</w:t>
      </w:r>
    </w:p>
    <w:p w14:paraId="7A8F6E34" w14:textId="31470398" w:rsidR="00C20653" w:rsidRDefault="00C20653" w:rsidP="00DD2C9A">
      <w:pPr>
        <w:pStyle w:val="Listenabsatz"/>
        <w:numPr>
          <w:ilvl w:val="0"/>
          <w:numId w:val="33"/>
        </w:numPr>
      </w:pPr>
      <w:r>
        <w:t xml:space="preserve">Aufsteigend nach </w:t>
      </w:r>
      <w:proofErr w:type="spellStart"/>
      <w:r>
        <w:t>Rostergruppe</w:t>
      </w:r>
      <w:proofErr w:type="spellEnd"/>
    </w:p>
    <w:p w14:paraId="4DD9B151" w14:textId="1D28980F" w:rsidR="00C20653" w:rsidRDefault="00C20653" w:rsidP="00DD2C9A">
      <w:pPr>
        <w:pStyle w:val="Listenabsatz"/>
        <w:numPr>
          <w:ilvl w:val="0"/>
          <w:numId w:val="33"/>
        </w:numPr>
      </w:pPr>
      <w:r>
        <w:t xml:space="preserve">Aufsteigend nach </w:t>
      </w:r>
      <w:proofErr w:type="spellStart"/>
      <w:r>
        <w:t>Rosternummer</w:t>
      </w:r>
      <w:proofErr w:type="spellEnd"/>
    </w:p>
    <w:p w14:paraId="0405AAE8" w14:textId="7F830A68" w:rsidR="00C20653" w:rsidRDefault="00C20653" w:rsidP="00C20653">
      <w:r>
        <w:t xml:space="preserve">Wenn in einem Optimierungslauf kein Fahrzeug ein SAS hat und der Schalter </w:t>
      </w:r>
      <w:proofErr w:type="spellStart"/>
      <w:r>
        <w:t>Contin</w:t>
      </w:r>
      <w:r w:rsidR="00A15178">
        <w:t>u</w:t>
      </w:r>
      <w:r>
        <w:t>ous</w:t>
      </w:r>
      <w:proofErr w:type="spellEnd"/>
      <w:r>
        <w:t xml:space="preserve"> Roster </w:t>
      </w:r>
      <w:proofErr w:type="spellStart"/>
      <w:r>
        <w:t>Sequence</w:t>
      </w:r>
      <w:proofErr w:type="spellEnd"/>
      <w:r>
        <w:t xml:space="preserve"> auf True steht, dann muss die MIXOR Optimierung den Fahrzeugen eine erste Lieferung</w:t>
      </w:r>
      <w:r w:rsidRPr="00C20653">
        <w:t xml:space="preserve"> </w:t>
      </w:r>
      <w:r>
        <w:t>gemäß den folgenden Reihenfolgekriterien einplanen:</w:t>
      </w:r>
    </w:p>
    <w:p w14:paraId="31A53491" w14:textId="5D5294AD" w:rsidR="00C20653" w:rsidRDefault="00C20653" w:rsidP="00BD18FA">
      <w:pPr>
        <w:pStyle w:val="Listenabsatz"/>
        <w:numPr>
          <w:ilvl w:val="0"/>
          <w:numId w:val="34"/>
        </w:numPr>
      </w:pPr>
      <w:r>
        <w:t xml:space="preserve">Aufsteigend nach </w:t>
      </w:r>
      <w:proofErr w:type="spellStart"/>
      <w:r>
        <w:t>Rosternummer</w:t>
      </w:r>
      <w:proofErr w:type="spellEnd"/>
    </w:p>
    <w:p w14:paraId="55182330" w14:textId="14C4088F" w:rsidR="003D6250" w:rsidRDefault="00C20653" w:rsidP="00597559">
      <w:pPr>
        <w:pStyle w:val="Listenabsatz"/>
        <w:numPr>
          <w:ilvl w:val="0"/>
          <w:numId w:val="34"/>
        </w:numPr>
      </w:pPr>
      <w:r>
        <w:t xml:space="preserve">Aufsteigend nach </w:t>
      </w:r>
      <w:proofErr w:type="spellStart"/>
      <w:r>
        <w:t>Rostergruppe</w:t>
      </w:r>
      <w:proofErr w:type="spellEnd"/>
      <w:r>
        <w:t xml:space="preserve"> (bei fehlender oder gleicher </w:t>
      </w:r>
      <w:proofErr w:type="spellStart"/>
      <w:r>
        <w:t>Rostergruppe</w:t>
      </w:r>
      <w:proofErr w:type="spellEnd"/>
      <w:r>
        <w:t>)</w:t>
      </w:r>
    </w:p>
    <w:p w14:paraId="131DEC29" w14:textId="3278B8EF" w:rsidR="00597559" w:rsidRDefault="00597559" w:rsidP="00597559">
      <w:r>
        <w:t xml:space="preserve">Wenn in beiden Fällen zwischen zwei oder mehr Fahrzeugen Gleichheit bei diesen Kriterien herrscht, </w:t>
      </w:r>
      <w:bookmarkStart w:id="20" w:name="_Hlk144446670"/>
      <w:r>
        <w:t>darf die Optimierung die Reihenfolge der Fahrzeuge frei wählen.</w:t>
      </w:r>
      <w:bookmarkEnd w:id="20"/>
      <w:r>
        <w:t xml:space="preserve"> </w:t>
      </w:r>
    </w:p>
    <w:p w14:paraId="553125D6" w14:textId="77777777" w:rsidR="0054475E" w:rsidRDefault="00FE28DD" w:rsidP="0054475E">
      <w:r w:rsidRPr="006B4087">
        <w:t>Wenn in einem Optimierungslauf</w:t>
      </w:r>
      <w:r>
        <w:t xml:space="preserve"> sowohl Fahrzeuge mit als auch ohne SAS vorhanden sind, muss die MIXOR Optimierung </w:t>
      </w:r>
      <w:r w:rsidR="00CF3153">
        <w:t>den Fahrzeugen eine erste Lieferung</w:t>
      </w:r>
      <w:r w:rsidR="00CF3153" w:rsidRPr="00C20653">
        <w:t xml:space="preserve"> </w:t>
      </w:r>
      <w:r w:rsidR="00CF3153">
        <w:t>gemäß den folgenden Reihenfolgekriterien einplanen:</w:t>
      </w:r>
    </w:p>
    <w:p w14:paraId="32356247" w14:textId="77777777" w:rsidR="0054475E" w:rsidRDefault="0054475E" w:rsidP="0054475E">
      <w:pPr>
        <w:pStyle w:val="Listenabsatz"/>
        <w:numPr>
          <w:ilvl w:val="0"/>
          <w:numId w:val="41"/>
        </w:numPr>
      </w:pPr>
      <w:r>
        <w:t>Wenn ein Fahrzeug ein SAS hat und für das Fahrzeug zur SAS-Zeit eine passende Lieferung (Eigenschaften passen und Lieferung kann pünktlich geliefert werden) vorhanden ist, muss die MIXOR Optimierung diesem Fahrzeug die passende Lieferung einplanen.</w:t>
      </w:r>
    </w:p>
    <w:p w14:paraId="4AD3F9A0" w14:textId="77777777" w:rsidR="0054475E" w:rsidRDefault="0054475E" w:rsidP="000C35A2">
      <w:pPr>
        <w:pStyle w:val="Listenabsatz"/>
        <w:numPr>
          <w:ilvl w:val="0"/>
          <w:numId w:val="41"/>
        </w:numPr>
      </w:pPr>
      <w:r>
        <w:t xml:space="preserve">Wenn für eine Lieferung kein passendes Fahrzeug mit SAS vorhanden ist, oder die Fahrzeuge mit SAS die Lieferung nur mit Verspätung ausliefern können, darf die MIXOR Optimierung die Lieferung auf ein Fahrzeug ohne SAS verplanen. Für die Fahrzeuge ohne SAS gelten untereinander die </w:t>
      </w:r>
      <w:proofErr w:type="spellStart"/>
      <w:r>
        <w:t>Rosterkriterien</w:t>
      </w:r>
      <w:proofErr w:type="spellEnd"/>
      <w:r>
        <w:t xml:space="preserve"> wie oben. </w:t>
      </w:r>
    </w:p>
    <w:p w14:paraId="68D2B6D0" w14:textId="67C6A5D0" w:rsidR="0054475E" w:rsidRDefault="0054475E" w:rsidP="0054475E">
      <w:pPr>
        <w:rPr>
          <w:ins w:id="21" w:author="Stefan Sommer" w:date="2023-11-14T15:33:00Z"/>
        </w:rPr>
      </w:pPr>
      <w:r>
        <w:lastRenderedPageBreak/>
        <w:t xml:space="preserve">Wenn für ein Fahrzeug keine passenden Lieferungen vorhanden sind, dann muss die MIXOR Optimierung, die anderen Fahrzeuge der </w:t>
      </w:r>
      <w:proofErr w:type="spellStart"/>
      <w:r>
        <w:t>Rosterreihenfolge</w:t>
      </w:r>
      <w:proofErr w:type="spellEnd"/>
      <w:r>
        <w:t xml:space="preserve"> vorziehen.</w:t>
      </w:r>
    </w:p>
    <w:p w14:paraId="5B30B96B" w14:textId="79E63F77" w:rsidR="00B4674B" w:rsidRDefault="00B4674B" w:rsidP="0054475E">
      <w:ins w:id="22" w:author="Stefan Sommer" w:date="2023-11-14T15:33:00Z">
        <w:r>
          <w:t>Wenn eine Lieferung verspätet eingeplant werden müs</w:t>
        </w:r>
      </w:ins>
      <w:ins w:id="23" w:author="Stefan Sommer" w:date="2023-11-14T15:34:00Z">
        <w:r>
          <w:t xml:space="preserve">ste, weil ein Fahrzeug in der </w:t>
        </w:r>
      </w:ins>
      <w:ins w:id="24" w:author="Stefan Sommer" w:date="2023-11-14T15:37:00Z">
        <w:r>
          <w:t>Roster-</w:t>
        </w:r>
      </w:ins>
      <w:ins w:id="25" w:author="Stefan Sommer" w:date="2023-11-14T15:34:00Z">
        <w:r>
          <w:t>Reihenfolge nicht verfügbar ist</w:t>
        </w:r>
      </w:ins>
      <w:ins w:id="26" w:author="Stefan Sommer" w:date="2023-11-14T17:38:00Z">
        <w:r w:rsidR="000A159E">
          <w:t xml:space="preserve"> (tritt </w:t>
        </w:r>
        <w:proofErr w:type="gramStart"/>
        <w:r w:rsidR="000A159E">
          <w:t>auf</w:t>
        </w:r>
        <w:proofErr w:type="gramEnd"/>
        <w:r w:rsidR="000A159E">
          <w:t xml:space="preserve"> wenn </w:t>
        </w:r>
      </w:ins>
      <w:ins w:id="27" w:author="Stefan Sommer" w:date="2023-11-14T17:39:00Z">
        <w:r w:rsidR="00452144">
          <w:t xml:space="preserve">die </w:t>
        </w:r>
      </w:ins>
      <w:ins w:id="28" w:author="Stefan Sommer" w:date="2023-11-14T17:38:00Z">
        <w:r w:rsidR="000A159E">
          <w:t>Schichtstartzeit</w:t>
        </w:r>
      </w:ins>
      <w:ins w:id="29" w:author="Stefan Sommer" w:date="2023-11-14T17:39:00Z">
        <w:r w:rsidR="00452144">
          <w:t xml:space="preserve"> </w:t>
        </w:r>
      </w:ins>
      <w:ins w:id="30" w:author="Stefan Sommer" w:date="2023-11-14T17:38:00Z">
        <w:r w:rsidR="000A159E">
          <w:t xml:space="preserve">eingeschränkt </w:t>
        </w:r>
      </w:ins>
      <w:ins w:id="31" w:author="Stefan Sommer" w:date="2023-11-14T17:39:00Z">
        <w:r w:rsidR="00452144">
          <w:t>ist</w:t>
        </w:r>
      </w:ins>
      <w:ins w:id="32" w:author="Stefan Sommer" w:date="2023-11-14T17:40:00Z">
        <w:r w:rsidR="00452144">
          <w:t xml:space="preserve"> und deshalb nicht zur Roster-Reihenfolge passt</w:t>
        </w:r>
      </w:ins>
      <w:ins w:id="33" w:author="Stefan Sommer" w:date="2023-11-14T17:38:00Z">
        <w:r w:rsidR="000A159E">
          <w:t>)</w:t>
        </w:r>
      </w:ins>
      <w:ins w:id="34" w:author="Stefan Sommer" w:date="2023-11-14T15:34:00Z">
        <w:r>
          <w:t xml:space="preserve">, dann muss die MIXOR Optimierung, die anderen Fahrzeuge der </w:t>
        </w:r>
        <w:proofErr w:type="spellStart"/>
        <w:r>
          <w:t>Rosterreihenfolge</w:t>
        </w:r>
        <w:proofErr w:type="spellEnd"/>
        <w:r>
          <w:t xml:space="preserve"> vorziehen.</w:t>
        </w:r>
      </w:ins>
    </w:p>
    <w:p w14:paraId="53BFC921" w14:textId="55924E4D" w:rsidR="0024768A" w:rsidRPr="0024768A" w:rsidRDefault="0024768A" w:rsidP="00922B1C">
      <w:r w:rsidRPr="0024768A">
        <w:t>Wenn i</w:t>
      </w:r>
      <w:r>
        <w:t>n einem Optimierungslauf Fahrzeuge kein SAS haben und für diese Fahrzeuge keine Lieferungen verfügbar sind, dann muss die MIXOR Optimierung diese Fahrzeuge so einplanen, dass sie gemäß de</w:t>
      </w:r>
      <w:r w:rsidR="00B63765">
        <w:t>n</w:t>
      </w:r>
      <w:r>
        <w:t xml:space="preserve"> obigen Roster-Regeln zur Max. Roster Zeit und unter Berücksichtigung des Parameters </w:t>
      </w:r>
      <w:r w:rsidR="00B63765">
        <w:t xml:space="preserve">„Roster </w:t>
      </w:r>
      <w:proofErr w:type="spellStart"/>
      <w:r w:rsidR="00B63765">
        <w:t>Spacing</w:t>
      </w:r>
      <w:proofErr w:type="spellEnd"/>
      <w:r w:rsidR="00B63765">
        <w:t xml:space="preserve">“ </w:t>
      </w:r>
      <w:r>
        <w:t xml:space="preserve">am Werk ihrer Tageskalenderschicht verfügbar sind. </w:t>
      </w:r>
      <w:r w:rsidR="00B63765">
        <w:t>Dies soll für alle Optimierungsmod</w:t>
      </w:r>
      <w:r w:rsidR="00AE6D69">
        <w:t>i</w:t>
      </w:r>
      <w:r w:rsidR="00B63765">
        <w:t xml:space="preserve"> (RT, PP und OEV) gelten.</w:t>
      </w:r>
    </w:p>
    <w:p w14:paraId="3DA001CA" w14:textId="25B2B468" w:rsidR="00920F99" w:rsidRDefault="00920F99" w:rsidP="00922B1C">
      <w:pPr>
        <w:rPr>
          <w:b/>
          <w:bCs/>
        </w:rPr>
      </w:pPr>
      <w:r>
        <w:rPr>
          <w:b/>
          <w:bCs/>
        </w:rPr>
        <w:t>Definitionen First Round Rules</w:t>
      </w:r>
    </w:p>
    <w:p w14:paraId="1FBDF5EC" w14:textId="238AF27C" w:rsidR="006811FA" w:rsidRDefault="00166277" w:rsidP="00922B1C">
      <w:r w:rsidRPr="00FA15ED">
        <w:t>Die First</w:t>
      </w:r>
      <w:r>
        <w:t>-</w:t>
      </w:r>
      <w:r w:rsidRPr="00FA15ED">
        <w:t>Round</w:t>
      </w:r>
      <w:r>
        <w:t>-</w:t>
      </w:r>
      <w:r w:rsidRPr="00FA15ED">
        <w:t>Rule</w:t>
      </w:r>
      <w:r>
        <w:t>s</w:t>
      </w:r>
      <w:r w:rsidRPr="00FA15ED">
        <w:t xml:space="preserve"> </w:t>
      </w:r>
      <w:r>
        <w:t>sind</w:t>
      </w:r>
      <w:r w:rsidRPr="00FA15ED">
        <w:t xml:space="preserve"> in SYNCROTESS Regel</w:t>
      </w:r>
      <w:r>
        <w:t>n,</w:t>
      </w:r>
      <w:r w:rsidR="00CF09DE">
        <w:t xml:space="preserve"> die erzwingen sollen, dass sich die Fahrer in Echtzeit an den vorgegebenen Roster halten.</w:t>
      </w:r>
    </w:p>
    <w:p w14:paraId="45414FF1" w14:textId="77777777" w:rsidR="00CF09DE" w:rsidRDefault="00166277" w:rsidP="00CF09DE">
      <w:pPr>
        <w:pStyle w:val="Listenabsatz"/>
        <w:numPr>
          <w:ilvl w:val="0"/>
          <w:numId w:val="40"/>
        </w:numPr>
      </w:pPr>
      <w:r>
        <w:t>Fahrer</w:t>
      </w:r>
      <w:r w:rsidR="00D655C3">
        <w:t>, die sich</w:t>
      </w:r>
      <w:r>
        <w:t xml:space="preserve"> früher als geplant anmeld</w:t>
      </w:r>
      <w:r w:rsidR="00D655C3">
        <w:t xml:space="preserve">en sollen vor der Optimierung dafür nicht belohnt werden. </w:t>
      </w:r>
    </w:p>
    <w:p w14:paraId="6C861964" w14:textId="6CBF58B0" w:rsidR="00D655C3" w:rsidRDefault="00D655C3" w:rsidP="00CF09DE">
      <w:pPr>
        <w:pStyle w:val="Listenabsatz"/>
        <w:numPr>
          <w:ilvl w:val="0"/>
          <w:numId w:val="40"/>
        </w:numPr>
      </w:pPr>
      <w:r>
        <w:t>Fahrer, die sich</w:t>
      </w:r>
      <w:r w:rsidR="00CF09DE">
        <w:t xml:space="preserve"> </w:t>
      </w:r>
      <w:r>
        <w:t>zu spät anmelden, sollen bestraft werden.</w:t>
      </w:r>
      <w:r w:rsidR="006811FA">
        <w:t xml:space="preserve"> </w:t>
      </w:r>
    </w:p>
    <w:p w14:paraId="1A480348" w14:textId="400F4103" w:rsidR="00CF09DE" w:rsidRDefault="00CF09DE" w:rsidP="00CF09DE">
      <w:pPr>
        <w:pStyle w:val="Listenabsatz"/>
        <w:numPr>
          <w:ilvl w:val="0"/>
          <w:numId w:val="40"/>
        </w:numPr>
      </w:pPr>
      <w:r>
        <w:t>Ein Fahrzeug von einem Werk bekommt erst eine zweite Lieferung, wenn alle Fahrzeuge eine erste Lieferung bekommen haben</w:t>
      </w:r>
      <w:ins w:id="35" w:author="Stefan Sommer" w:date="2023-11-14T16:59:00Z">
        <w:r w:rsidR="00931C1B">
          <w:t>, sofern dadurch im Optimierungsergebnis keine Verspätungen entstehen</w:t>
        </w:r>
      </w:ins>
      <w:r>
        <w:t>.</w:t>
      </w:r>
    </w:p>
    <w:p w14:paraId="1881CAA2" w14:textId="0CF211C2" w:rsidR="001C10AD" w:rsidRPr="001C10AD" w:rsidRDefault="001C10AD" w:rsidP="00922B1C">
      <w:pPr>
        <w:rPr>
          <w:b/>
          <w:bCs/>
        </w:rPr>
      </w:pPr>
      <w:r w:rsidRPr="001C10AD">
        <w:rPr>
          <w:b/>
          <w:bCs/>
        </w:rPr>
        <w:t>Anforderungen First Round Rules</w:t>
      </w:r>
    </w:p>
    <w:p w14:paraId="43D3FCB8" w14:textId="7A982FE9" w:rsidR="0067567A" w:rsidRDefault="00BB6597" w:rsidP="00922B1C">
      <w:r w:rsidRPr="001624F8">
        <w:rPr>
          <w:b/>
          <w:bCs/>
        </w:rPr>
        <w:t>Regel 1:</w:t>
      </w:r>
      <w:r>
        <w:t xml:space="preserve"> </w:t>
      </w:r>
      <w:r w:rsidR="00635E40">
        <w:t>Wenn sich ein Fahrer vor der geplanten SAS-Zeit seines Fahrzeugs anmeldet, dann muss die MIXOR Optimierung im Echtzeitmodus diese</w:t>
      </w:r>
      <w:r w:rsidR="00621829">
        <w:t>m</w:t>
      </w:r>
      <w:r w:rsidR="00635E40">
        <w:t xml:space="preserve"> Fahrzeug</w:t>
      </w:r>
      <w:r w:rsidR="00621829">
        <w:t xml:space="preserve"> eine Lieferung</w:t>
      </w:r>
      <w:r w:rsidR="00635E40">
        <w:t xml:space="preserve"> in </w:t>
      </w:r>
      <w:r w:rsidR="00621829">
        <w:t xml:space="preserve">der ursprünglichen Position </w:t>
      </w:r>
      <w:r w:rsidR="00635E40">
        <w:t xml:space="preserve">der </w:t>
      </w:r>
      <w:r w:rsidR="00621829">
        <w:t>SAS-</w:t>
      </w:r>
      <w:r w:rsidR="00635E40">
        <w:t>Reihenfolge</w:t>
      </w:r>
      <w:r w:rsidR="00621829">
        <w:t xml:space="preserve"> (</w:t>
      </w:r>
      <w:r w:rsidR="003009CD">
        <w:t>n</w:t>
      </w:r>
      <w:r w:rsidR="00621829">
        <w:t>icht der SAS-Zeit)</w:t>
      </w:r>
      <w:r w:rsidR="00635E40">
        <w:t xml:space="preserve"> </w:t>
      </w:r>
      <w:r w:rsidR="000C78E6">
        <w:t>einplanen.</w:t>
      </w:r>
    </w:p>
    <w:p w14:paraId="4706277F" w14:textId="71A30F48" w:rsidR="00A03C2E" w:rsidRDefault="00A03C2E" w:rsidP="00922B1C">
      <w:r>
        <w:rPr>
          <w:noProof/>
        </w:rPr>
        <w:lastRenderedPageBreak/>
        <w:drawing>
          <wp:inline distT="0" distB="0" distL="0" distR="0" wp14:anchorId="3E485442" wp14:editId="61479E96">
            <wp:extent cx="5908465" cy="1105232"/>
            <wp:effectExtent l="0" t="0" r="0" b="0"/>
            <wp:docPr id="6" name="Grafik 6" descr="Ein Bild, das Text, Zahl,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Text, Zahl, Schrift, Reihe enthält.&#10;&#10;Automatisch generierte Beschreibu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3021" cy="1107955"/>
                    </a:xfrm>
                    <a:prstGeom prst="rect">
                      <a:avLst/>
                    </a:prstGeom>
                    <a:noFill/>
                    <a:ln>
                      <a:noFill/>
                    </a:ln>
                  </pic:spPr>
                </pic:pic>
              </a:graphicData>
            </a:graphic>
          </wp:inline>
        </w:drawing>
      </w:r>
    </w:p>
    <w:p w14:paraId="1AAE091F" w14:textId="0FFF20AC" w:rsidR="00A03C2E" w:rsidRDefault="00A03C2E" w:rsidP="00922B1C">
      <w:r>
        <w:rPr>
          <w:noProof/>
        </w:rPr>
        <w:drawing>
          <wp:inline distT="0" distB="0" distL="0" distR="0" wp14:anchorId="14612031" wp14:editId="0790CA5F">
            <wp:extent cx="5889212" cy="1047750"/>
            <wp:effectExtent l="0" t="0" r="0" b="0"/>
            <wp:docPr id="3" name="Grafik 3" descr="Ein Bild, das Text, Zahl, Softwar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Zahl, Software, Screenshot enthält.&#10;&#10;Automatisch generierte Beschreibu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1019" cy="1051630"/>
                    </a:xfrm>
                    <a:prstGeom prst="rect">
                      <a:avLst/>
                    </a:prstGeom>
                    <a:noFill/>
                    <a:ln>
                      <a:noFill/>
                    </a:ln>
                  </pic:spPr>
                </pic:pic>
              </a:graphicData>
            </a:graphic>
          </wp:inline>
        </w:drawing>
      </w:r>
    </w:p>
    <w:p w14:paraId="053C3DEA" w14:textId="6204D48D" w:rsidR="001C10AD" w:rsidRDefault="00776041" w:rsidP="00F249A6">
      <w:pPr>
        <w:keepNext/>
      </w:pPr>
      <w:r w:rsidRPr="001624F8">
        <w:rPr>
          <w:b/>
          <w:bCs/>
        </w:rPr>
        <w:t xml:space="preserve">Regel 2: </w:t>
      </w:r>
      <w:r w:rsidR="001C10AD">
        <w:t xml:space="preserve">Wenn sich ein Fahrer </w:t>
      </w:r>
      <w:r w:rsidR="00F249A6">
        <w:t>nicht zur</w:t>
      </w:r>
      <w:r w:rsidR="001C10AD">
        <w:t xml:space="preserve"> geplanten SAS-Zeit seines Fahrzeugs anmeldet</w:t>
      </w:r>
      <w:r w:rsidR="0046068D">
        <w:t xml:space="preserve"> (Truck_037 Bild unten)</w:t>
      </w:r>
      <w:r w:rsidR="001C10AD">
        <w:t>, die zu ladende Lieferung aber nicht direkt an der SAS</w:t>
      </w:r>
      <w:r w:rsidR="008F1C9C">
        <w:t>-Z</w:t>
      </w:r>
      <w:r w:rsidR="001C10AD">
        <w:t xml:space="preserve">eit hängt und die Anmeldung vor der </w:t>
      </w:r>
      <w:r w:rsidR="008F1C9C">
        <w:t>geplanten Startladezeit der Lieferung liegt, dann muss die MIXOR Optimierung im Echtzeitmodus diesem Fahrzeug weiterhin diese Lieferung vorschlagen.</w:t>
      </w:r>
    </w:p>
    <w:p w14:paraId="11F4573C" w14:textId="102A12C4" w:rsidR="00F249A6" w:rsidRDefault="00F249A6" w:rsidP="00922B1C">
      <w:r>
        <w:rPr>
          <w:noProof/>
        </w:rPr>
        <w:drawing>
          <wp:inline distT="0" distB="0" distL="0" distR="0" wp14:anchorId="6C8BB6C1" wp14:editId="62FD0D4A">
            <wp:extent cx="5760720" cy="1030605"/>
            <wp:effectExtent l="0" t="0" r="0" b="0"/>
            <wp:docPr id="7" name="Grafik 7" descr="Ein Bild, das Text, Screenshot, Zahl,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Text, Screenshot, Zahl, Reihe enthält.&#10;&#10;Automatisch generierte Beschreibu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1030605"/>
                    </a:xfrm>
                    <a:prstGeom prst="rect">
                      <a:avLst/>
                    </a:prstGeom>
                    <a:noFill/>
                    <a:ln>
                      <a:noFill/>
                    </a:ln>
                  </pic:spPr>
                </pic:pic>
              </a:graphicData>
            </a:graphic>
          </wp:inline>
        </w:drawing>
      </w:r>
    </w:p>
    <w:p w14:paraId="417A2F70" w14:textId="42A614F5" w:rsidR="000B50B2" w:rsidRDefault="000B50B2" w:rsidP="00D213E6">
      <w:pPr>
        <w:keepNext/>
        <w:rPr>
          <w:b/>
          <w:bCs/>
        </w:rPr>
      </w:pPr>
      <w:r w:rsidRPr="000B50B2">
        <w:rPr>
          <w:b/>
          <w:bCs/>
        </w:rPr>
        <w:t>Umsetzung</w:t>
      </w:r>
    </w:p>
    <w:p w14:paraId="35BC5866" w14:textId="2B9C4BFE" w:rsidR="000B50B2" w:rsidRPr="000B50B2" w:rsidRDefault="000B50B2" w:rsidP="00D213E6">
      <w:pPr>
        <w:keepNext/>
      </w:pPr>
      <w:r w:rsidRPr="000B50B2">
        <w:t xml:space="preserve">Kann geschaltet werden mit Quickparameter </w:t>
      </w:r>
      <w:proofErr w:type="spellStart"/>
      <w:r w:rsidRPr="000B50B2">
        <w:t>FtlOpt.PreferOriginalSas</w:t>
      </w:r>
      <w:proofErr w:type="spellEnd"/>
      <w:r w:rsidRPr="000B50B2">
        <w:t xml:space="preserve">. Bei </w:t>
      </w:r>
      <w:proofErr w:type="spellStart"/>
      <w:r w:rsidRPr="000B50B2">
        <w:t>true</w:t>
      </w:r>
      <w:proofErr w:type="spellEnd"/>
      <w:r w:rsidRPr="000B50B2">
        <w:t xml:space="preserve"> wird die eigentliche SAS-Zeit als Verfügbarkeit am Werk angenommen, sodass zu früh bzw. spät angemeldete Fahrzeuge warten müssen bzw. bevorzugt werden im Vergleich zu anderen Fahrzeugen mit früheren bzw. späteren SAS-Zeiten. Andernfalls werden die SAS-Zeiten bei angemeldeten Fahrzeugen nicht weiter berücksichtigt.</w:t>
      </w:r>
    </w:p>
    <w:p w14:paraId="30B16E28" w14:textId="153F8912" w:rsidR="00250B06" w:rsidRDefault="00776041" w:rsidP="00D213E6">
      <w:pPr>
        <w:keepNext/>
      </w:pPr>
      <w:r w:rsidRPr="001624F8">
        <w:rPr>
          <w:b/>
          <w:bCs/>
        </w:rPr>
        <w:t>Regel 3:</w:t>
      </w:r>
      <w:r>
        <w:t xml:space="preserve"> </w:t>
      </w:r>
      <w:r w:rsidR="00250B06">
        <w:t xml:space="preserve">Wenn sich ein Fahrer nicht zur geplanten Startladezeit der für ihn vorgesehenen Lieferung anmeldet und das nächste Fahrzeug der </w:t>
      </w:r>
      <w:proofErr w:type="spellStart"/>
      <w:r w:rsidR="00250B06">
        <w:t>Rosterreihenfolge</w:t>
      </w:r>
      <w:proofErr w:type="spellEnd"/>
      <w:r w:rsidR="00250B06">
        <w:t xml:space="preserve"> </w:t>
      </w:r>
      <w:r w:rsidR="00560628">
        <w:t xml:space="preserve">(F2) </w:t>
      </w:r>
      <w:r w:rsidR="00250B06">
        <w:t>bereits angemeldet ist, dann muss</w:t>
      </w:r>
      <w:r w:rsidR="00980B95" w:rsidRPr="00980B95">
        <w:t xml:space="preserve"> </w:t>
      </w:r>
      <w:r w:rsidR="00980B95">
        <w:t>die MIXOR Optimierung im Echtzeitmodus</w:t>
      </w:r>
      <w:r w:rsidR="00250B06">
        <w:t xml:space="preserve"> F2 </w:t>
      </w:r>
      <w:r w:rsidR="00250B06">
        <w:lastRenderedPageBreak/>
        <w:t xml:space="preserve">die Lieferung </w:t>
      </w:r>
      <w:r w:rsidR="006E62B9">
        <w:t xml:space="preserve">von F1 </w:t>
      </w:r>
      <w:r w:rsidR="00980B95">
        <w:t>vorschlagen,</w:t>
      </w:r>
      <w:r w:rsidR="00250B06">
        <w:t xml:space="preserve"> sofern die Eigenschaften der Lieferung z</w:t>
      </w:r>
      <w:r w:rsidR="00965772">
        <w:t xml:space="preserve">u F2 </w:t>
      </w:r>
      <w:r w:rsidR="00250B06">
        <w:t>passen.</w:t>
      </w:r>
    </w:p>
    <w:p w14:paraId="0951F35A" w14:textId="1FF88ED3" w:rsidR="00A03C2E" w:rsidRDefault="00A03C2E" w:rsidP="00922B1C">
      <w:r>
        <w:rPr>
          <w:noProof/>
        </w:rPr>
        <w:drawing>
          <wp:inline distT="0" distB="0" distL="0" distR="0" wp14:anchorId="1D8BF11F" wp14:editId="68A4E71F">
            <wp:extent cx="5760720" cy="1009650"/>
            <wp:effectExtent l="0" t="0" r="0" b="0"/>
            <wp:docPr id="5" name="Grafik 5" descr="Ein Bild, das Text, Zahl,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Zahl, Schrift, Reihe enthält.&#10;&#10;Automatisch generierte Beschreibu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1009650"/>
                    </a:xfrm>
                    <a:prstGeom prst="rect">
                      <a:avLst/>
                    </a:prstGeom>
                    <a:noFill/>
                    <a:ln>
                      <a:noFill/>
                    </a:ln>
                  </pic:spPr>
                </pic:pic>
              </a:graphicData>
            </a:graphic>
          </wp:inline>
        </w:drawing>
      </w:r>
    </w:p>
    <w:p w14:paraId="1E65719C" w14:textId="22143319" w:rsidR="000B50B2" w:rsidRDefault="000B50B2" w:rsidP="000B50B2">
      <w:pPr>
        <w:keepNext/>
        <w:rPr>
          <w:b/>
          <w:bCs/>
        </w:rPr>
      </w:pPr>
      <w:r w:rsidRPr="000B50B2">
        <w:rPr>
          <w:b/>
          <w:bCs/>
        </w:rPr>
        <w:t>Umsetzung</w:t>
      </w:r>
    </w:p>
    <w:p w14:paraId="1EE01732" w14:textId="72D0A321" w:rsidR="000B50B2" w:rsidRPr="000B50B2" w:rsidRDefault="000B50B2" w:rsidP="00922B1C">
      <w:r w:rsidRPr="000B50B2">
        <w:t xml:space="preserve">Kann geschaltet werden mit Quickparameter </w:t>
      </w:r>
      <w:proofErr w:type="spellStart"/>
      <w:r w:rsidRPr="000B50B2">
        <w:t>FtlOpt.PreferStarted</w:t>
      </w:r>
      <w:proofErr w:type="spellEnd"/>
      <w:r w:rsidRPr="000B50B2">
        <w:t xml:space="preserve">. Bei </w:t>
      </w:r>
      <w:proofErr w:type="spellStart"/>
      <w:r w:rsidRPr="000B50B2">
        <w:t>true</w:t>
      </w:r>
      <w:proofErr w:type="spellEnd"/>
      <w:r w:rsidRPr="000B50B2">
        <w:t xml:space="preserve"> wechselt die Zuordnung der Lieferung entsprechend der obigen Beschreibung. Andernfalls wird die Reihenfolge der Lieferungen beibehalten.</w:t>
      </w:r>
    </w:p>
    <w:p w14:paraId="28B4466D" w14:textId="77777777" w:rsidR="000A159E" w:rsidRDefault="007D7F34" w:rsidP="00922B1C">
      <w:pPr>
        <w:rPr>
          <w:ins w:id="36" w:author="Stefan Sommer" w:date="2023-11-14T17:36:00Z"/>
        </w:rPr>
      </w:pPr>
      <w:r w:rsidRPr="001624F8">
        <w:rPr>
          <w:b/>
          <w:bCs/>
        </w:rPr>
        <w:t>Regel 4:</w:t>
      </w:r>
      <w:r>
        <w:t xml:space="preserve"> </w:t>
      </w:r>
      <w:r w:rsidR="00651E78">
        <w:t>Wenn ein Fahrzeug seine erste Lieferung abgeschlossen hat, dann muss die MIXOR Optimierung zuerst allen anderen Fahrzeugen an dem Werk, eine Lieferung vorschlagen, bevor die MIXOR Optimierung diesem Fahrzeug eine zweite Lieferung vorschlägt</w:t>
      </w:r>
      <w:r w:rsidR="00A03C2E">
        <w:t>.</w:t>
      </w:r>
      <w:r w:rsidR="004932E9">
        <w:t xml:space="preserve"> Die Optimierung darf dem Fahrzeug aber eine zweite Lieferung vorschlagen, wenn </w:t>
      </w:r>
    </w:p>
    <w:p w14:paraId="4F13B2D2" w14:textId="27836FDB" w:rsidR="0044387C" w:rsidRDefault="004932E9" w:rsidP="000A159E">
      <w:pPr>
        <w:pStyle w:val="Listenabsatz"/>
        <w:numPr>
          <w:ilvl w:val="0"/>
          <w:numId w:val="44"/>
        </w:numPr>
        <w:rPr>
          <w:ins w:id="37" w:author="Stefan Sommer" w:date="2023-11-14T17:36:00Z"/>
        </w:rPr>
      </w:pPr>
      <w:r>
        <w:t>an dem Werk eine Lieferung vorhanden ist, die</w:t>
      </w:r>
      <w:ins w:id="38" w:author="Stefan Sommer" w:date="2023-11-14T17:36:00Z">
        <w:r w:rsidR="000A159E">
          <w:t xml:space="preserve"> aufgrund ihrer Eigenschaften</w:t>
        </w:r>
      </w:ins>
      <w:r>
        <w:t xml:space="preserve"> von den Fahrzeugen, die vorher an der Reihe wären, nicht ausgeführt werden kann. </w:t>
      </w:r>
    </w:p>
    <w:p w14:paraId="40290663" w14:textId="4AAF9FA1" w:rsidR="000A159E" w:rsidRDefault="000A159E" w:rsidP="000A159E">
      <w:pPr>
        <w:pStyle w:val="Listenabsatz"/>
        <w:numPr>
          <w:ilvl w:val="0"/>
          <w:numId w:val="44"/>
        </w:numPr>
      </w:pPr>
      <w:ins w:id="39" w:author="Stefan Sommer" w:date="2023-11-14T17:36:00Z">
        <w:r>
          <w:t xml:space="preserve">an dem Werk eine Lieferung vorhanden ist, </w:t>
        </w:r>
      </w:ins>
      <w:ins w:id="40" w:author="Stefan Sommer" w:date="2023-11-14T17:37:00Z">
        <w:r>
          <w:t>die von den Fahrzeugen, die vorher an der Reihe wären, nicht pünktlich ausgeführt werden kann (</w:t>
        </w:r>
      </w:ins>
      <w:ins w:id="41" w:author="Stefan Sommer" w:date="2023-11-14T17:38:00Z">
        <w:r>
          <w:t>tritt auf, wenn die Schichtstartzeit dieser Fahrzeuge eingeschränkt ist)</w:t>
        </w:r>
      </w:ins>
      <w:ins w:id="42" w:author="Stefan Sommer" w:date="2023-11-15T09:27:00Z">
        <w:r w:rsidR="00D42D6D">
          <w:t>.</w:t>
        </w:r>
      </w:ins>
    </w:p>
    <w:p w14:paraId="6D2AF513" w14:textId="285986BD" w:rsidR="000B50B2" w:rsidRDefault="000B50B2" w:rsidP="000B50B2">
      <w:pPr>
        <w:keepNext/>
        <w:rPr>
          <w:b/>
          <w:bCs/>
        </w:rPr>
      </w:pPr>
      <w:r w:rsidRPr="000B50B2">
        <w:rPr>
          <w:b/>
          <w:bCs/>
        </w:rPr>
        <w:t>Umsetzung</w:t>
      </w:r>
    </w:p>
    <w:p w14:paraId="524BBAE9" w14:textId="56A218E9" w:rsidR="000B50B2" w:rsidRPr="000B50B2" w:rsidRDefault="000B50B2" w:rsidP="00922B1C">
      <w:r w:rsidRPr="000B50B2">
        <w:t xml:space="preserve">Kann geschaltet werden mit DG-Parameter </w:t>
      </w:r>
      <w:proofErr w:type="spellStart"/>
      <w:r w:rsidRPr="000B50B2">
        <w:t>PreferNotYetWorked</w:t>
      </w:r>
      <w:proofErr w:type="spellEnd"/>
      <w:r w:rsidRPr="000B50B2">
        <w:t xml:space="preserve">. Bei </w:t>
      </w:r>
      <w:proofErr w:type="spellStart"/>
      <w:r w:rsidRPr="000B50B2">
        <w:t>true</w:t>
      </w:r>
      <w:proofErr w:type="spellEnd"/>
      <w:r w:rsidRPr="000B50B2">
        <w:t xml:space="preserve"> wird allen Fahrzeugen erst eine erste Lieferung zugeordnet, bevor ein Fahrzeug eine zweite Lieferung bekommt, sofern es für die Lieferung zulässige Fahrzeuge gibt, die noch nicht gearbeitet haben.</w:t>
      </w:r>
    </w:p>
    <w:p w14:paraId="2CC728C2" w14:textId="2F2188DC" w:rsidR="008E4B85" w:rsidRDefault="001D60F1" w:rsidP="008A0FB7">
      <w:pPr>
        <w:pStyle w:val="berschrift4"/>
      </w:pPr>
      <w:r>
        <w:lastRenderedPageBreak/>
        <w:t xml:space="preserve"> </w:t>
      </w:r>
      <w:r w:rsidR="008E4B85">
        <w:t>Pausenplanung</w:t>
      </w:r>
    </w:p>
    <w:p w14:paraId="1C3AF2A7" w14:textId="64D29532" w:rsidR="00A37737" w:rsidRDefault="002025DF" w:rsidP="008E4B85">
      <w:r>
        <w:t>Aufgrund gesetzlicher Bestimmungen müssen Fahrer in regelmäßigen Abständen Pausen einlegen.</w:t>
      </w:r>
      <w:r w:rsidR="00595DAC">
        <w:t xml:space="preserve"> </w:t>
      </w:r>
      <w:r w:rsidR="008E4B85">
        <w:t xml:space="preserve">Für den </w:t>
      </w:r>
      <w:r w:rsidR="00C87AC0">
        <w:t>RT/</w:t>
      </w:r>
      <w:r w:rsidR="008E4B85">
        <w:t xml:space="preserve">OEV- und den </w:t>
      </w:r>
      <w:proofErr w:type="spellStart"/>
      <w:r w:rsidR="008E4B85">
        <w:t>Preplanning</w:t>
      </w:r>
      <w:proofErr w:type="spellEnd"/>
      <w:r w:rsidR="008E4B85">
        <w:t xml:space="preserve"> Modus sollen Pausen geplant werden können.</w:t>
      </w:r>
    </w:p>
    <w:p w14:paraId="19FEBE76" w14:textId="249EBDDE" w:rsidR="00F158D6" w:rsidRDefault="00F158D6" w:rsidP="008E4B85">
      <w:r>
        <w:t>Ein Pausenmuster</w:t>
      </w:r>
      <w:r w:rsidR="00CF3BDE">
        <w:t xml:space="preserve"> (engl. </w:t>
      </w:r>
      <w:r w:rsidR="00F138B7">
        <w:t>b</w:t>
      </w:r>
      <w:r w:rsidR="00CF3BDE">
        <w:t xml:space="preserve">reak </w:t>
      </w:r>
      <w:proofErr w:type="spellStart"/>
      <w:r w:rsidR="00CF3BDE">
        <w:t>pattern</w:t>
      </w:r>
      <w:proofErr w:type="spellEnd"/>
      <w:r w:rsidR="00CF3BDE">
        <w:t>)</w:t>
      </w:r>
      <w:r>
        <w:t xml:space="preserve"> bedeutet in der MIXOR Optimierung eine Abfolge von </w:t>
      </w:r>
      <w:r w:rsidR="00920E77" w:rsidRPr="00FE28DD">
        <w:t>maximal</w:t>
      </w:r>
      <w:r w:rsidR="00675389" w:rsidRPr="00FE28DD">
        <w:t xml:space="preserve"> vier </w:t>
      </w:r>
      <w:r w:rsidRPr="00FE28DD">
        <w:t>Zeitintervallen</w:t>
      </w:r>
      <w:r w:rsidR="00675389" w:rsidRPr="00FE28DD">
        <w:t>,</w:t>
      </w:r>
      <w:r w:rsidR="00675389">
        <w:t xml:space="preserve"> die definieren in welchen Zeitrahmen </w:t>
      </w:r>
      <w:r w:rsidR="00920E77">
        <w:t xml:space="preserve">(in Minuten) ein </w:t>
      </w:r>
      <w:r w:rsidR="00675389">
        <w:t xml:space="preserve">Fahrzeug in </w:t>
      </w:r>
      <w:r w:rsidR="00920E77">
        <w:t>seiner</w:t>
      </w:r>
      <w:r w:rsidR="00675389">
        <w:t xml:space="preserve"> Schicht eine Pause machen m</w:t>
      </w:r>
      <w:r w:rsidR="00920E77">
        <w:t>uss.</w:t>
      </w:r>
      <w:r w:rsidR="00675389">
        <w:t xml:space="preserve"> Die Zeitintervalle beziehen sich</w:t>
      </w:r>
      <w:r w:rsidR="00506C5B">
        <w:t xml:space="preserve"> auf</w:t>
      </w:r>
      <w:r w:rsidR="00675389">
        <w:t xml:space="preserve"> den Anmeldezeitpunkt der zugehörigen Schicht</w:t>
      </w:r>
      <w:r w:rsidR="00920E77">
        <w:t xml:space="preserve"> und zu jedem Intervall gibt es eine zugehörige Pausenlänge. </w:t>
      </w:r>
      <w:r w:rsidR="00EA22AD">
        <w:t xml:space="preserve">Das Pausenmuster ist in der Dispositionsgruppe definiert. </w:t>
      </w:r>
      <w:r w:rsidR="00920E77">
        <w:t>Ein Beispiel für ein Pausenmuster sieht wie folgt aus:</w:t>
      </w:r>
    </w:p>
    <w:p w14:paraId="56836C13" w14:textId="4C7401D6" w:rsidR="00675389" w:rsidRDefault="00920E77" w:rsidP="008E4B85">
      <w:r w:rsidRPr="00920E77">
        <w:rPr>
          <w:noProof/>
        </w:rPr>
        <w:drawing>
          <wp:inline distT="0" distB="0" distL="0" distR="0" wp14:anchorId="3DBED3D5" wp14:editId="7ED8DFF7">
            <wp:extent cx="4305300" cy="381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05300" cy="381000"/>
                    </a:xfrm>
                    <a:prstGeom prst="rect">
                      <a:avLst/>
                    </a:prstGeom>
                    <a:noFill/>
                    <a:ln>
                      <a:noFill/>
                    </a:ln>
                  </pic:spPr>
                </pic:pic>
              </a:graphicData>
            </a:graphic>
          </wp:inline>
        </w:drawing>
      </w:r>
    </w:p>
    <w:p w14:paraId="19775758" w14:textId="3B3071C7" w:rsidR="000F3181" w:rsidRDefault="00EA22AD" w:rsidP="008E4B85">
      <w:r>
        <w:t>Die MIXOR Optimierung muss für jede in der Optimierung verfügbare Fahrzeugschicht Pausen gemäß des vorgegebenen Pausenmusters einplanen.</w:t>
      </w:r>
    </w:p>
    <w:p w14:paraId="0A2F4C9C" w14:textId="026D548E" w:rsidR="009F738E" w:rsidRDefault="00EA22AD" w:rsidP="005D1765">
      <w:r>
        <w:t>Die MIXOR Optimierung muss eine Pause so einplanen, dass das Pausenende innerhalb des zugehörigen Intervalls liegt.</w:t>
      </w:r>
    </w:p>
    <w:p w14:paraId="09280344" w14:textId="7AA0E99E" w:rsidR="005D1765" w:rsidRDefault="005D1765" w:rsidP="005D1765">
      <w:pPr>
        <w:rPr>
          <w:b/>
          <w:bCs/>
        </w:rPr>
      </w:pPr>
      <w:r w:rsidRPr="00B31329">
        <w:rPr>
          <w:b/>
          <w:bCs/>
        </w:rPr>
        <w:t>Umsetzung</w:t>
      </w:r>
    </w:p>
    <w:p w14:paraId="31400310" w14:textId="0AF95284" w:rsidR="005D1765" w:rsidRPr="005D1765" w:rsidRDefault="005D1765" w:rsidP="005D1765">
      <w:r w:rsidRPr="005D1765">
        <w:t>Die Pausen in SYNCROTESS be</w:t>
      </w:r>
      <w:r>
        <w:t xml:space="preserve">ziehen sich auf die Arbeitszeit des Fahrers und sind daher nur vom </w:t>
      </w:r>
      <w:r w:rsidR="00E74AF0">
        <w:t>Anmeldezeitpunkt (</w:t>
      </w:r>
      <w:proofErr w:type="spellStart"/>
      <w:r w:rsidR="00E74AF0">
        <w:t>SignOn</w:t>
      </w:r>
      <w:proofErr w:type="spellEnd"/>
      <w:r w:rsidR="00E74AF0">
        <w:t xml:space="preserve">) </w:t>
      </w:r>
      <w:r>
        <w:t xml:space="preserve">der Schicht abhängig. Im Kontext des Betongeschäftes wird davon ausgegangen, dass die Lenkzeit </w:t>
      </w:r>
      <w:r w:rsidR="009F7E67">
        <w:t>mit dieser Regelung</w:t>
      </w:r>
      <w:r>
        <w:t xml:space="preserve"> eingehalten wird. </w:t>
      </w:r>
    </w:p>
    <w:p w14:paraId="2EC3B6DE" w14:textId="089CF1B3" w:rsidR="009F7E67" w:rsidDel="00B3155E" w:rsidRDefault="005D1765" w:rsidP="005D1765">
      <w:pPr>
        <w:rPr>
          <w:del w:id="43" w:author="Stefan Sommer" w:date="2023-11-14T10:49:00Z"/>
        </w:rPr>
      </w:pPr>
      <w:del w:id="44" w:author="Stefan Sommer" w:date="2023-11-14T10:49:00Z">
        <w:r w:rsidDel="00B3155E">
          <w:delText>Wann gilt eine Pause im RT-Betrieb als genommen?</w:delText>
        </w:r>
      </w:del>
    </w:p>
    <w:p w14:paraId="167EB462" w14:textId="31CC8C6E" w:rsidR="00B3155E" w:rsidDel="00B3155E" w:rsidRDefault="005D1765" w:rsidP="009F7E67">
      <w:pPr>
        <w:pStyle w:val="Listenabsatz"/>
        <w:numPr>
          <w:ilvl w:val="0"/>
          <w:numId w:val="35"/>
        </w:numPr>
        <w:rPr>
          <w:del w:id="45" w:author="Stefan Sommer" w:date="2023-11-14T10:49:00Z"/>
        </w:rPr>
      </w:pPr>
      <w:del w:id="46" w:author="Stefan Sommer" w:date="2023-11-14T10:49:00Z">
        <w:r w:rsidDel="00B3155E">
          <w:delText xml:space="preserve">Es wird ein Parameter eingeführt, der einen Prozentsatz angibt (z.B. 90%). Ist eine Pause zu diesem Prozentsatz abgeschlossen gilt sie als genommen. </w:delText>
        </w:r>
      </w:del>
    </w:p>
    <w:p w14:paraId="7C7FAF73" w14:textId="5FA10011" w:rsidR="005D1765" w:rsidDel="00B3155E" w:rsidRDefault="005D1765" w:rsidP="005D1765">
      <w:pPr>
        <w:rPr>
          <w:del w:id="47" w:author="Stefan Sommer" w:date="2023-11-14T10:49:00Z"/>
        </w:rPr>
      </w:pPr>
      <w:del w:id="48" w:author="Stefan Sommer" w:date="2023-11-14T10:49:00Z">
        <w:r w:rsidDel="00B3155E">
          <w:delText>Wenn innerhalb eines Intervalls mehrere Pausen gestartet und beendet werden, werden die Pausendauern für dieses Intervall summiert.</w:delText>
        </w:r>
      </w:del>
    </w:p>
    <w:p w14:paraId="3CDC15AB" w14:textId="4F18583C" w:rsidR="00E74AF0" w:rsidDel="005B6F92" w:rsidRDefault="00E74AF0" w:rsidP="005D1765">
      <w:pPr>
        <w:rPr>
          <w:moveFrom w:id="49" w:author="Stefan Sommer" w:date="2023-11-14T09:19:00Z"/>
        </w:rPr>
      </w:pPr>
      <w:moveFromRangeStart w:id="50" w:author="Stefan Sommer" w:date="2023-11-14T09:19:00Z" w:name="move150845993"/>
      <w:moveFrom w:id="51" w:author="Stefan Sommer" w:date="2023-11-14T09:19:00Z">
        <w:r w:rsidDel="005B6F92">
          <w:t xml:space="preserve">Je nachdem wie die einzelnen Pausenpatterns konfiguriert sind, kann es sein, dass die Optimierung durch das Pausenpattern zu sehr eingeschränkt wird. Daher gibt es </w:t>
        </w:r>
        <w:r w:rsidDel="005B6F92">
          <w:lastRenderedPageBreak/>
          <w:t xml:space="preserve">für jedes Pausenintervall einen weiteren Parameter „Break Type“, mit dem eingestellt werden kann, ob das Muster </w:t>
        </w:r>
      </w:moveFrom>
    </w:p>
    <w:moveFromRangeEnd w:id="50"/>
    <w:p w14:paraId="5F68FDD7" w14:textId="5B724D78" w:rsidR="004274C5" w:rsidRDefault="004274C5" w:rsidP="005D1765">
      <w:r>
        <w:t xml:space="preserve">Zum Einstellen der Pausen gibt es </w:t>
      </w:r>
      <w:del w:id="52" w:author="Stefan Sommer" w:date="2023-11-14T09:19:00Z">
        <w:r w:rsidDel="005B6F92">
          <w:delText xml:space="preserve">daher </w:delText>
        </w:r>
      </w:del>
      <w:r>
        <w:t>folgende Parameter:</w:t>
      </w:r>
    </w:p>
    <w:tbl>
      <w:tblPr>
        <w:tblStyle w:val="Tabellenraster"/>
        <w:tblW w:w="9493" w:type="dxa"/>
        <w:tblLook w:val="04A0" w:firstRow="1" w:lastRow="0" w:firstColumn="1" w:lastColumn="0" w:noHBand="0" w:noVBand="1"/>
      </w:tblPr>
      <w:tblGrid>
        <w:gridCol w:w="1980"/>
        <w:gridCol w:w="992"/>
        <w:gridCol w:w="1134"/>
        <w:gridCol w:w="5387"/>
      </w:tblGrid>
      <w:tr w:rsidR="008E3BF4" w14:paraId="3F8EFFA1" w14:textId="77777777" w:rsidTr="00C8585C">
        <w:tc>
          <w:tcPr>
            <w:tcW w:w="1980" w:type="dxa"/>
          </w:tcPr>
          <w:p w14:paraId="1E35A128" w14:textId="76C2A4A4" w:rsidR="00875A3D" w:rsidRDefault="00875A3D" w:rsidP="005D1765">
            <w:r>
              <w:t>Parametername</w:t>
            </w:r>
          </w:p>
        </w:tc>
        <w:tc>
          <w:tcPr>
            <w:tcW w:w="992" w:type="dxa"/>
          </w:tcPr>
          <w:p w14:paraId="0A744BA2" w14:textId="76CCFCFE" w:rsidR="00875A3D" w:rsidRDefault="00875A3D" w:rsidP="005D1765">
            <w:r>
              <w:t>Typ</w:t>
            </w:r>
          </w:p>
        </w:tc>
        <w:tc>
          <w:tcPr>
            <w:tcW w:w="1134" w:type="dxa"/>
          </w:tcPr>
          <w:p w14:paraId="2A863FFF" w14:textId="3D86B8BA" w:rsidR="00875A3D" w:rsidRDefault="00875A3D" w:rsidP="005D1765">
            <w:r>
              <w:t>Erlaubte Werte</w:t>
            </w:r>
          </w:p>
        </w:tc>
        <w:tc>
          <w:tcPr>
            <w:tcW w:w="5387" w:type="dxa"/>
          </w:tcPr>
          <w:p w14:paraId="7B51F1AD" w14:textId="3298641B" w:rsidR="00875A3D" w:rsidRDefault="00875A3D" w:rsidP="008E3BF4">
            <w:pPr>
              <w:jc w:val="left"/>
            </w:pPr>
            <w:r>
              <w:t>Beschreibung</w:t>
            </w:r>
          </w:p>
        </w:tc>
      </w:tr>
      <w:tr w:rsidR="008E3BF4" w:rsidRPr="004A0749" w14:paraId="43EF95E3" w14:textId="77777777" w:rsidTr="00C8585C">
        <w:tc>
          <w:tcPr>
            <w:tcW w:w="1980" w:type="dxa"/>
          </w:tcPr>
          <w:p w14:paraId="5D59DC6F" w14:textId="10AF273D" w:rsidR="008E3BF4" w:rsidRDefault="008E3BF4" w:rsidP="008E3BF4">
            <w:r>
              <w:t xml:space="preserve">Break </w:t>
            </w:r>
            <w:proofErr w:type="spellStart"/>
            <w:r>
              <w:t>Length</w:t>
            </w:r>
            <w:proofErr w:type="spellEnd"/>
            <w:r>
              <w:t xml:space="preserve"> 1</w:t>
            </w:r>
          </w:p>
        </w:tc>
        <w:tc>
          <w:tcPr>
            <w:tcW w:w="992" w:type="dxa"/>
          </w:tcPr>
          <w:p w14:paraId="5B6A87DB" w14:textId="4B6D62CE" w:rsidR="008E3BF4" w:rsidRDefault="008E3BF4" w:rsidP="008E3BF4">
            <w:proofErr w:type="spellStart"/>
            <w:r>
              <w:t>int</w:t>
            </w:r>
            <w:proofErr w:type="spellEnd"/>
          </w:p>
        </w:tc>
        <w:tc>
          <w:tcPr>
            <w:tcW w:w="1134" w:type="dxa"/>
          </w:tcPr>
          <w:p w14:paraId="20EACE3A" w14:textId="47B918BF" w:rsidR="008E3BF4" w:rsidRDefault="008E3BF4" w:rsidP="008E3BF4">
            <w:r>
              <w:t>0-99</w:t>
            </w:r>
          </w:p>
        </w:tc>
        <w:tc>
          <w:tcPr>
            <w:tcW w:w="5387" w:type="dxa"/>
            <w:vAlign w:val="center"/>
          </w:tcPr>
          <w:p w14:paraId="6AF64F99" w14:textId="3617D355" w:rsidR="008E3BF4" w:rsidRPr="00A104CF" w:rsidRDefault="008E3BF4" w:rsidP="008E3BF4">
            <w:pPr>
              <w:jc w:val="left"/>
              <w:rPr>
                <w:lang w:val="en-US"/>
              </w:rPr>
            </w:pPr>
            <w:r w:rsidRPr="00A104CF">
              <w:rPr>
                <w:lang w:val="en-US"/>
              </w:rPr>
              <w:t>Length of first break in minutes</w:t>
            </w:r>
          </w:p>
        </w:tc>
      </w:tr>
      <w:tr w:rsidR="008E3BF4" w:rsidRPr="004A0749" w14:paraId="45A9B1B3" w14:textId="77777777" w:rsidTr="00C8585C">
        <w:tc>
          <w:tcPr>
            <w:tcW w:w="1980" w:type="dxa"/>
          </w:tcPr>
          <w:p w14:paraId="10201C26" w14:textId="08B866CB" w:rsidR="008E3BF4" w:rsidRDefault="008E3BF4" w:rsidP="008E3BF4">
            <w:r>
              <w:t>Break Start 1</w:t>
            </w:r>
          </w:p>
        </w:tc>
        <w:tc>
          <w:tcPr>
            <w:tcW w:w="992" w:type="dxa"/>
          </w:tcPr>
          <w:p w14:paraId="3AE4A92F" w14:textId="5DB58942" w:rsidR="008E3BF4" w:rsidRDefault="008E3BF4" w:rsidP="008E3BF4">
            <w:proofErr w:type="spellStart"/>
            <w:r>
              <w:t>int</w:t>
            </w:r>
            <w:proofErr w:type="spellEnd"/>
          </w:p>
        </w:tc>
        <w:tc>
          <w:tcPr>
            <w:tcW w:w="1134" w:type="dxa"/>
          </w:tcPr>
          <w:p w14:paraId="713B3F92" w14:textId="29BEA457" w:rsidR="008E3BF4" w:rsidRDefault="008E3BF4" w:rsidP="008E3BF4">
            <w:r>
              <w:t>0-1440</w:t>
            </w:r>
          </w:p>
        </w:tc>
        <w:tc>
          <w:tcPr>
            <w:tcW w:w="5387" w:type="dxa"/>
            <w:vAlign w:val="center"/>
          </w:tcPr>
          <w:p w14:paraId="0902B988" w14:textId="02FEB25B" w:rsidR="008E3BF4" w:rsidRPr="00A104CF" w:rsidRDefault="008E3BF4" w:rsidP="008E3BF4">
            <w:pPr>
              <w:jc w:val="left"/>
              <w:rPr>
                <w:lang w:val="en-US"/>
              </w:rPr>
            </w:pPr>
            <w:r w:rsidRPr="00A104CF">
              <w:rPr>
                <w:lang w:val="en-US"/>
              </w:rPr>
              <w:t>Earliest start time of first break in minutes</w:t>
            </w:r>
          </w:p>
        </w:tc>
      </w:tr>
      <w:tr w:rsidR="008E3BF4" w:rsidRPr="004A0749" w14:paraId="70467E0A" w14:textId="77777777" w:rsidTr="00C8585C">
        <w:tc>
          <w:tcPr>
            <w:tcW w:w="1980" w:type="dxa"/>
          </w:tcPr>
          <w:p w14:paraId="7ACF412F" w14:textId="107B0876" w:rsidR="008E3BF4" w:rsidRDefault="008E3BF4" w:rsidP="008E3BF4">
            <w:r>
              <w:t>Break End 1</w:t>
            </w:r>
          </w:p>
        </w:tc>
        <w:tc>
          <w:tcPr>
            <w:tcW w:w="992" w:type="dxa"/>
          </w:tcPr>
          <w:p w14:paraId="7C04B3D0" w14:textId="1D0C6AAC" w:rsidR="008E3BF4" w:rsidRDefault="008E3BF4" w:rsidP="008E3BF4">
            <w:proofErr w:type="spellStart"/>
            <w:r>
              <w:t>int</w:t>
            </w:r>
            <w:proofErr w:type="spellEnd"/>
          </w:p>
        </w:tc>
        <w:tc>
          <w:tcPr>
            <w:tcW w:w="1134" w:type="dxa"/>
          </w:tcPr>
          <w:p w14:paraId="5B73299F" w14:textId="54B1E2AE" w:rsidR="008E3BF4" w:rsidRDefault="008E3BF4" w:rsidP="008E3BF4">
            <w:r>
              <w:t>60-1440</w:t>
            </w:r>
          </w:p>
        </w:tc>
        <w:tc>
          <w:tcPr>
            <w:tcW w:w="5387" w:type="dxa"/>
            <w:vAlign w:val="center"/>
          </w:tcPr>
          <w:p w14:paraId="6C10AABA" w14:textId="000CF992" w:rsidR="008E3BF4" w:rsidRPr="00A104CF" w:rsidRDefault="008E3BF4" w:rsidP="008E3BF4">
            <w:pPr>
              <w:jc w:val="left"/>
              <w:rPr>
                <w:lang w:val="en-US"/>
              </w:rPr>
            </w:pPr>
            <w:r w:rsidRPr="00A104CF">
              <w:rPr>
                <w:lang w:val="en-US"/>
              </w:rPr>
              <w:t>Latest end time of first break in minutes</w:t>
            </w:r>
          </w:p>
        </w:tc>
      </w:tr>
      <w:tr w:rsidR="008E3BF4" w14:paraId="3C266DC9" w14:textId="77777777" w:rsidTr="00C8585C">
        <w:tc>
          <w:tcPr>
            <w:tcW w:w="1980" w:type="dxa"/>
          </w:tcPr>
          <w:p w14:paraId="028A8A96" w14:textId="1B4C98A8" w:rsidR="008E3BF4" w:rsidRDefault="008E3BF4" w:rsidP="008E3BF4">
            <w:r>
              <w:t>Break Type 1</w:t>
            </w:r>
          </w:p>
        </w:tc>
        <w:tc>
          <w:tcPr>
            <w:tcW w:w="992" w:type="dxa"/>
          </w:tcPr>
          <w:p w14:paraId="17F349E7" w14:textId="25F20668" w:rsidR="008E3BF4" w:rsidRDefault="008E3BF4" w:rsidP="008E3BF4">
            <w:proofErr w:type="spellStart"/>
            <w:r>
              <w:t>string</w:t>
            </w:r>
            <w:proofErr w:type="spellEnd"/>
          </w:p>
        </w:tc>
        <w:tc>
          <w:tcPr>
            <w:tcW w:w="1134" w:type="dxa"/>
          </w:tcPr>
          <w:p w14:paraId="6B66D93E" w14:textId="77777777" w:rsidR="008E3BF4" w:rsidRDefault="008E3BF4" w:rsidP="008E3BF4"/>
        </w:tc>
        <w:tc>
          <w:tcPr>
            <w:tcW w:w="5387" w:type="dxa"/>
            <w:vAlign w:val="center"/>
          </w:tcPr>
          <w:p w14:paraId="63A90473" w14:textId="0CCF0579" w:rsidR="008E3BF4" w:rsidRDefault="008E3BF4" w:rsidP="008E3BF4">
            <w:pPr>
              <w:jc w:val="left"/>
            </w:pPr>
            <w:r>
              <w:t xml:space="preserve">Type </w:t>
            </w:r>
            <w:proofErr w:type="spellStart"/>
            <w:r>
              <w:t>of</w:t>
            </w:r>
            <w:proofErr w:type="spellEnd"/>
            <w:r>
              <w:t xml:space="preserve"> </w:t>
            </w:r>
            <w:proofErr w:type="spellStart"/>
            <w:r>
              <w:t>first</w:t>
            </w:r>
            <w:proofErr w:type="spellEnd"/>
            <w:r>
              <w:t xml:space="preserve"> break</w:t>
            </w:r>
          </w:p>
        </w:tc>
      </w:tr>
      <w:tr w:rsidR="008E3BF4" w:rsidRPr="004A0749" w14:paraId="3BF9AABB" w14:textId="77777777" w:rsidTr="00C8585C">
        <w:tc>
          <w:tcPr>
            <w:tcW w:w="1980" w:type="dxa"/>
          </w:tcPr>
          <w:p w14:paraId="73B51794" w14:textId="5836399C" w:rsidR="008E3BF4" w:rsidRDefault="008E3BF4" w:rsidP="008E3BF4">
            <w:r>
              <w:t xml:space="preserve">Break </w:t>
            </w:r>
            <w:proofErr w:type="spellStart"/>
            <w:r>
              <w:t>Length</w:t>
            </w:r>
            <w:proofErr w:type="spellEnd"/>
            <w:r>
              <w:t xml:space="preserve"> 2</w:t>
            </w:r>
          </w:p>
        </w:tc>
        <w:tc>
          <w:tcPr>
            <w:tcW w:w="992" w:type="dxa"/>
          </w:tcPr>
          <w:p w14:paraId="05568A52" w14:textId="39DDA034" w:rsidR="008E3BF4" w:rsidRDefault="008E3BF4" w:rsidP="008E3BF4">
            <w:proofErr w:type="spellStart"/>
            <w:r>
              <w:t>int</w:t>
            </w:r>
            <w:proofErr w:type="spellEnd"/>
          </w:p>
        </w:tc>
        <w:tc>
          <w:tcPr>
            <w:tcW w:w="1134" w:type="dxa"/>
          </w:tcPr>
          <w:p w14:paraId="64052183" w14:textId="5C046EF0" w:rsidR="008E3BF4" w:rsidRDefault="008E3BF4" w:rsidP="008E3BF4">
            <w:r>
              <w:t>0-99</w:t>
            </w:r>
          </w:p>
        </w:tc>
        <w:tc>
          <w:tcPr>
            <w:tcW w:w="5387" w:type="dxa"/>
            <w:vAlign w:val="center"/>
          </w:tcPr>
          <w:p w14:paraId="33E3817F" w14:textId="7D11BC9A" w:rsidR="008E3BF4" w:rsidRPr="00A104CF" w:rsidRDefault="008E3BF4" w:rsidP="008E3BF4">
            <w:pPr>
              <w:jc w:val="left"/>
              <w:rPr>
                <w:lang w:val="en-US"/>
              </w:rPr>
            </w:pPr>
            <w:r w:rsidRPr="00A104CF">
              <w:rPr>
                <w:lang w:val="en-US"/>
              </w:rPr>
              <w:t>Length of second break in minutes</w:t>
            </w:r>
          </w:p>
        </w:tc>
      </w:tr>
      <w:tr w:rsidR="008E3BF4" w:rsidRPr="004A0749" w14:paraId="063D44A2" w14:textId="77777777" w:rsidTr="00C8585C">
        <w:tc>
          <w:tcPr>
            <w:tcW w:w="1980" w:type="dxa"/>
          </w:tcPr>
          <w:p w14:paraId="22B15E03" w14:textId="10105145" w:rsidR="008E3BF4" w:rsidRDefault="008E3BF4" w:rsidP="008E3BF4">
            <w:r>
              <w:t>Break Start 2</w:t>
            </w:r>
          </w:p>
        </w:tc>
        <w:tc>
          <w:tcPr>
            <w:tcW w:w="992" w:type="dxa"/>
          </w:tcPr>
          <w:p w14:paraId="09706E49" w14:textId="03A7483C" w:rsidR="008E3BF4" w:rsidRDefault="008E3BF4" w:rsidP="008E3BF4">
            <w:proofErr w:type="spellStart"/>
            <w:r>
              <w:t>int</w:t>
            </w:r>
            <w:proofErr w:type="spellEnd"/>
          </w:p>
        </w:tc>
        <w:tc>
          <w:tcPr>
            <w:tcW w:w="1134" w:type="dxa"/>
          </w:tcPr>
          <w:p w14:paraId="3943AE27" w14:textId="3120E107" w:rsidR="008E3BF4" w:rsidRDefault="008E3BF4" w:rsidP="008E3BF4">
            <w:r>
              <w:t>0-1440</w:t>
            </w:r>
          </w:p>
        </w:tc>
        <w:tc>
          <w:tcPr>
            <w:tcW w:w="5387" w:type="dxa"/>
            <w:vAlign w:val="center"/>
          </w:tcPr>
          <w:p w14:paraId="747CDA84" w14:textId="2C7D6462" w:rsidR="008E3BF4" w:rsidRPr="00A104CF" w:rsidRDefault="008E3BF4" w:rsidP="008E3BF4">
            <w:pPr>
              <w:jc w:val="left"/>
              <w:rPr>
                <w:lang w:val="en-US"/>
              </w:rPr>
            </w:pPr>
            <w:r w:rsidRPr="00A104CF">
              <w:rPr>
                <w:lang w:val="en-US"/>
              </w:rPr>
              <w:t>Earliest start time of second break in minutes</w:t>
            </w:r>
          </w:p>
        </w:tc>
      </w:tr>
      <w:tr w:rsidR="008E3BF4" w:rsidRPr="004A0749" w14:paraId="738A1FB5" w14:textId="77777777" w:rsidTr="00C8585C">
        <w:tc>
          <w:tcPr>
            <w:tcW w:w="1980" w:type="dxa"/>
          </w:tcPr>
          <w:p w14:paraId="1D2BBC47" w14:textId="051EAE65" w:rsidR="008E3BF4" w:rsidRDefault="008E3BF4" w:rsidP="008E3BF4">
            <w:r>
              <w:t>Break End 2</w:t>
            </w:r>
          </w:p>
        </w:tc>
        <w:tc>
          <w:tcPr>
            <w:tcW w:w="992" w:type="dxa"/>
          </w:tcPr>
          <w:p w14:paraId="31E2AEF5" w14:textId="5BDF2B53" w:rsidR="008E3BF4" w:rsidRDefault="008E3BF4" w:rsidP="008E3BF4">
            <w:proofErr w:type="spellStart"/>
            <w:r>
              <w:t>int</w:t>
            </w:r>
            <w:proofErr w:type="spellEnd"/>
          </w:p>
        </w:tc>
        <w:tc>
          <w:tcPr>
            <w:tcW w:w="1134" w:type="dxa"/>
          </w:tcPr>
          <w:p w14:paraId="605ECB90" w14:textId="55659C56" w:rsidR="008E3BF4" w:rsidRDefault="008E3BF4" w:rsidP="008E3BF4">
            <w:r>
              <w:t>60-1440</w:t>
            </w:r>
          </w:p>
        </w:tc>
        <w:tc>
          <w:tcPr>
            <w:tcW w:w="5387" w:type="dxa"/>
            <w:vAlign w:val="center"/>
          </w:tcPr>
          <w:p w14:paraId="2FB435FF" w14:textId="6180CC35" w:rsidR="008E3BF4" w:rsidRPr="00A104CF" w:rsidRDefault="008E3BF4" w:rsidP="008E3BF4">
            <w:pPr>
              <w:jc w:val="left"/>
              <w:rPr>
                <w:lang w:val="en-US"/>
              </w:rPr>
            </w:pPr>
            <w:r w:rsidRPr="00A104CF">
              <w:rPr>
                <w:lang w:val="en-US"/>
              </w:rPr>
              <w:t>Latest end time of second break in minutes</w:t>
            </w:r>
          </w:p>
        </w:tc>
      </w:tr>
      <w:tr w:rsidR="008E3BF4" w14:paraId="12626C49" w14:textId="77777777" w:rsidTr="00C8585C">
        <w:tc>
          <w:tcPr>
            <w:tcW w:w="1980" w:type="dxa"/>
          </w:tcPr>
          <w:p w14:paraId="172F9A99" w14:textId="55A1A361" w:rsidR="008E3BF4" w:rsidRDefault="008E3BF4" w:rsidP="008E3BF4">
            <w:r>
              <w:t>Break Type 2</w:t>
            </w:r>
          </w:p>
        </w:tc>
        <w:tc>
          <w:tcPr>
            <w:tcW w:w="992" w:type="dxa"/>
          </w:tcPr>
          <w:p w14:paraId="184A8D4B" w14:textId="2FCEFBE4" w:rsidR="008E3BF4" w:rsidRDefault="008E3BF4" w:rsidP="008E3BF4">
            <w:proofErr w:type="spellStart"/>
            <w:r>
              <w:t>string</w:t>
            </w:r>
            <w:proofErr w:type="spellEnd"/>
          </w:p>
        </w:tc>
        <w:tc>
          <w:tcPr>
            <w:tcW w:w="1134" w:type="dxa"/>
          </w:tcPr>
          <w:p w14:paraId="7F1B2213" w14:textId="77777777" w:rsidR="008E3BF4" w:rsidRDefault="008E3BF4" w:rsidP="008E3BF4"/>
        </w:tc>
        <w:tc>
          <w:tcPr>
            <w:tcW w:w="5387" w:type="dxa"/>
            <w:vAlign w:val="center"/>
          </w:tcPr>
          <w:p w14:paraId="4EF73D12" w14:textId="2526E778" w:rsidR="008E3BF4" w:rsidRDefault="008E3BF4" w:rsidP="008E3BF4">
            <w:pPr>
              <w:jc w:val="left"/>
            </w:pPr>
            <w:r>
              <w:t xml:space="preserve">Type </w:t>
            </w:r>
            <w:proofErr w:type="spellStart"/>
            <w:r>
              <w:t>of</w:t>
            </w:r>
            <w:proofErr w:type="spellEnd"/>
            <w:r>
              <w:t xml:space="preserve"> </w:t>
            </w:r>
            <w:proofErr w:type="spellStart"/>
            <w:r>
              <w:t>second</w:t>
            </w:r>
            <w:proofErr w:type="spellEnd"/>
            <w:r>
              <w:t xml:space="preserve"> break</w:t>
            </w:r>
          </w:p>
        </w:tc>
      </w:tr>
      <w:tr w:rsidR="008E3BF4" w:rsidRPr="004A0749" w14:paraId="4859D397" w14:textId="77777777" w:rsidTr="00C8585C">
        <w:tc>
          <w:tcPr>
            <w:tcW w:w="1980" w:type="dxa"/>
          </w:tcPr>
          <w:p w14:paraId="49609F88" w14:textId="79871BE6" w:rsidR="008E3BF4" w:rsidRDefault="008E3BF4" w:rsidP="008E3BF4">
            <w:r>
              <w:t xml:space="preserve">Break </w:t>
            </w:r>
            <w:proofErr w:type="spellStart"/>
            <w:r>
              <w:t>Length</w:t>
            </w:r>
            <w:proofErr w:type="spellEnd"/>
            <w:r>
              <w:t xml:space="preserve"> 3</w:t>
            </w:r>
          </w:p>
        </w:tc>
        <w:tc>
          <w:tcPr>
            <w:tcW w:w="992" w:type="dxa"/>
          </w:tcPr>
          <w:p w14:paraId="1AD4FE3F" w14:textId="0D8694EA" w:rsidR="008E3BF4" w:rsidRDefault="008E3BF4" w:rsidP="008E3BF4">
            <w:proofErr w:type="spellStart"/>
            <w:r>
              <w:t>int</w:t>
            </w:r>
            <w:proofErr w:type="spellEnd"/>
          </w:p>
        </w:tc>
        <w:tc>
          <w:tcPr>
            <w:tcW w:w="1134" w:type="dxa"/>
          </w:tcPr>
          <w:p w14:paraId="782A888E" w14:textId="3AAD1ED1" w:rsidR="008E3BF4" w:rsidRDefault="008E3BF4" w:rsidP="008E3BF4">
            <w:r>
              <w:t>0-99</w:t>
            </w:r>
          </w:p>
        </w:tc>
        <w:tc>
          <w:tcPr>
            <w:tcW w:w="5387" w:type="dxa"/>
            <w:vAlign w:val="center"/>
          </w:tcPr>
          <w:p w14:paraId="12C5AF57" w14:textId="608AB4BE" w:rsidR="008E3BF4" w:rsidRPr="00A104CF" w:rsidRDefault="008E3BF4" w:rsidP="008E3BF4">
            <w:pPr>
              <w:jc w:val="left"/>
              <w:rPr>
                <w:lang w:val="en-US"/>
              </w:rPr>
            </w:pPr>
            <w:r w:rsidRPr="00A104CF">
              <w:rPr>
                <w:lang w:val="en-US"/>
              </w:rPr>
              <w:t>Length of third break in minutes</w:t>
            </w:r>
          </w:p>
        </w:tc>
      </w:tr>
      <w:tr w:rsidR="008E3BF4" w:rsidRPr="004A0749" w14:paraId="58758AF1" w14:textId="77777777" w:rsidTr="00C8585C">
        <w:tc>
          <w:tcPr>
            <w:tcW w:w="1980" w:type="dxa"/>
          </w:tcPr>
          <w:p w14:paraId="09E61901" w14:textId="3A2348F4" w:rsidR="008E3BF4" w:rsidRDefault="008E3BF4" w:rsidP="008E3BF4">
            <w:r>
              <w:t>Break Start 3</w:t>
            </w:r>
          </w:p>
        </w:tc>
        <w:tc>
          <w:tcPr>
            <w:tcW w:w="992" w:type="dxa"/>
          </w:tcPr>
          <w:p w14:paraId="5B5A0338" w14:textId="6340D476" w:rsidR="008E3BF4" w:rsidRDefault="008E3BF4" w:rsidP="008E3BF4">
            <w:proofErr w:type="spellStart"/>
            <w:r>
              <w:t>int</w:t>
            </w:r>
            <w:proofErr w:type="spellEnd"/>
          </w:p>
        </w:tc>
        <w:tc>
          <w:tcPr>
            <w:tcW w:w="1134" w:type="dxa"/>
          </w:tcPr>
          <w:p w14:paraId="273A5C9A" w14:textId="1E8408A0" w:rsidR="008E3BF4" w:rsidRDefault="008E3BF4" w:rsidP="008E3BF4">
            <w:r>
              <w:t>0-1440</w:t>
            </w:r>
          </w:p>
        </w:tc>
        <w:tc>
          <w:tcPr>
            <w:tcW w:w="5387" w:type="dxa"/>
            <w:vAlign w:val="center"/>
          </w:tcPr>
          <w:p w14:paraId="04FF50F2" w14:textId="4444C82C" w:rsidR="008E3BF4" w:rsidRPr="00A104CF" w:rsidRDefault="008E3BF4" w:rsidP="008E3BF4">
            <w:pPr>
              <w:jc w:val="left"/>
              <w:rPr>
                <w:lang w:val="en-US"/>
              </w:rPr>
            </w:pPr>
            <w:r w:rsidRPr="00A104CF">
              <w:rPr>
                <w:lang w:val="en-US"/>
              </w:rPr>
              <w:t>Earliest start time of third break in minutes</w:t>
            </w:r>
          </w:p>
        </w:tc>
      </w:tr>
      <w:tr w:rsidR="008E3BF4" w:rsidRPr="004A0749" w14:paraId="10A4CBF9" w14:textId="77777777" w:rsidTr="00C8585C">
        <w:tc>
          <w:tcPr>
            <w:tcW w:w="1980" w:type="dxa"/>
          </w:tcPr>
          <w:p w14:paraId="5D1DA197" w14:textId="2DDF9825" w:rsidR="008E3BF4" w:rsidRDefault="008E3BF4" w:rsidP="008E3BF4">
            <w:r>
              <w:t>Break End 3</w:t>
            </w:r>
          </w:p>
        </w:tc>
        <w:tc>
          <w:tcPr>
            <w:tcW w:w="992" w:type="dxa"/>
          </w:tcPr>
          <w:p w14:paraId="54CD0C99" w14:textId="5A5DB14C" w:rsidR="008E3BF4" w:rsidRDefault="008E3BF4" w:rsidP="008E3BF4">
            <w:proofErr w:type="spellStart"/>
            <w:r>
              <w:t>int</w:t>
            </w:r>
            <w:proofErr w:type="spellEnd"/>
          </w:p>
        </w:tc>
        <w:tc>
          <w:tcPr>
            <w:tcW w:w="1134" w:type="dxa"/>
          </w:tcPr>
          <w:p w14:paraId="59693541" w14:textId="4A4BADA7" w:rsidR="008E3BF4" w:rsidRDefault="008E3BF4" w:rsidP="008E3BF4">
            <w:r>
              <w:t>60-1440</w:t>
            </w:r>
          </w:p>
        </w:tc>
        <w:tc>
          <w:tcPr>
            <w:tcW w:w="5387" w:type="dxa"/>
            <w:vAlign w:val="center"/>
          </w:tcPr>
          <w:p w14:paraId="342CD921" w14:textId="1DC01016" w:rsidR="008E3BF4" w:rsidRPr="00A104CF" w:rsidRDefault="008E3BF4" w:rsidP="008E3BF4">
            <w:pPr>
              <w:jc w:val="left"/>
              <w:rPr>
                <w:lang w:val="en-US"/>
              </w:rPr>
            </w:pPr>
            <w:r w:rsidRPr="00A104CF">
              <w:rPr>
                <w:lang w:val="en-US"/>
              </w:rPr>
              <w:t>Latest end time of third break in minutes</w:t>
            </w:r>
          </w:p>
        </w:tc>
      </w:tr>
      <w:tr w:rsidR="008E3BF4" w14:paraId="57D6CDAC" w14:textId="77777777" w:rsidTr="00C8585C">
        <w:tc>
          <w:tcPr>
            <w:tcW w:w="1980" w:type="dxa"/>
          </w:tcPr>
          <w:p w14:paraId="0BDDDCF9" w14:textId="0F8C2EC7" w:rsidR="008E3BF4" w:rsidRDefault="008E3BF4" w:rsidP="008E3BF4">
            <w:r>
              <w:t>Break Type 3</w:t>
            </w:r>
          </w:p>
        </w:tc>
        <w:tc>
          <w:tcPr>
            <w:tcW w:w="992" w:type="dxa"/>
          </w:tcPr>
          <w:p w14:paraId="5972E7B0" w14:textId="5CAD91C1" w:rsidR="008E3BF4" w:rsidRDefault="008E3BF4" w:rsidP="008E3BF4">
            <w:proofErr w:type="spellStart"/>
            <w:r>
              <w:t>string</w:t>
            </w:r>
            <w:proofErr w:type="spellEnd"/>
          </w:p>
        </w:tc>
        <w:tc>
          <w:tcPr>
            <w:tcW w:w="1134" w:type="dxa"/>
          </w:tcPr>
          <w:p w14:paraId="282F43B9" w14:textId="77777777" w:rsidR="008E3BF4" w:rsidRDefault="008E3BF4" w:rsidP="008E3BF4"/>
        </w:tc>
        <w:tc>
          <w:tcPr>
            <w:tcW w:w="5387" w:type="dxa"/>
            <w:vAlign w:val="center"/>
          </w:tcPr>
          <w:p w14:paraId="3845E28E" w14:textId="6C35D622" w:rsidR="008E3BF4" w:rsidRDefault="008E3BF4" w:rsidP="008E3BF4">
            <w:pPr>
              <w:jc w:val="left"/>
            </w:pPr>
            <w:r>
              <w:t xml:space="preserve">Type </w:t>
            </w:r>
            <w:proofErr w:type="spellStart"/>
            <w:r>
              <w:t>of</w:t>
            </w:r>
            <w:proofErr w:type="spellEnd"/>
            <w:r>
              <w:t xml:space="preserve"> </w:t>
            </w:r>
            <w:proofErr w:type="spellStart"/>
            <w:r>
              <w:t>third</w:t>
            </w:r>
            <w:proofErr w:type="spellEnd"/>
            <w:r>
              <w:t xml:space="preserve"> break</w:t>
            </w:r>
          </w:p>
        </w:tc>
      </w:tr>
      <w:tr w:rsidR="008E3BF4" w:rsidRPr="004A0749" w14:paraId="28E96E28" w14:textId="77777777" w:rsidTr="00C8585C">
        <w:tc>
          <w:tcPr>
            <w:tcW w:w="1980" w:type="dxa"/>
          </w:tcPr>
          <w:p w14:paraId="69F6CF3A" w14:textId="3216DCC8" w:rsidR="008E3BF4" w:rsidRDefault="008E3BF4" w:rsidP="008E3BF4">
            <w:r>
              <w:t xml:space="preserve">Break </w:t>
            </w:r>
            <w:proofErr w:type="spellStart"/>
            <w:r>
              <w:t>Length</w:t>
            </w:r>
            <w:proofErr w:type="spellEnd"/>
            <w:r>
              <w:t xml:space="preserve"> 4</w:t>
            </w:r>
          </w:p>
        </w:tc>
        <w:tc>
          <w:tcPr>
            <w:tcW w:w="992" w:type="dxa"/>
          </w:tcPr>
          <w:p w14:paraId="3C78D9A2" w14:textId="55F0937F" w:rsidR="008E3BF4" w:rsidRDefault="008E3BF4" w:rsidP="008E3BF4">
            <w:proofErr w:type="spellStart"/>
            <w:r>
              <w:t>int</w:t>
            </w:r>
            <w:proofErr w:type="spellEnd"/>
          </w:p>
        </w:tc>
        <w:tc>
          <w:tcPr>
            <w:tcW w:w="1134" w:type="dxa"/>
          </w:tcPr>
          <w:p w14:paraId="0341F578" w14:textId="2500E479" w:rsidR="008E3BF4" w:rsidRDefault="008E3BF4" w:rsidP="008E3BF4">
            <w:r>
              <w:t>0-99</w:t>
            </w:r>
          </w:p>
        </w:tc>
        <w:tc>
          <w:tcPr>
            <w:tcW w:w="5387" w:type="dxa"/>
            <w:vAlign w:val="center"/>
          </w:tcPr>
          <w:p w14:paraId="1472B95D" w14:textId="6864D4C1" w:rsidR="008E3BF4" w:rsidRPr="00A104CF" w:rsidRDefault="008E3BF4" w:rsidP="008E3BF4">
            <w:pPr>
              <w:jc w:val="left"/>
              <w:rPr>
                <w:lang w:val="en-US"/>
              </w:rPr>
            </w:pPr>
            <w:r w:rsidRPr="00A104CF">
              <w:rPr>
                <w:lang w:val="en-US"/>
              </w:rPr>
              <w:t>Length of fourth break in minutes</w:t>
            </w:r>
          </w:p>
        </w:tc>
      </w:tr>
      <w:tr w:rsidR="008E3BF4" w:rsidRPr="004A0749" w14:paraId="6960B0C2" w14:textId="77777777" w:rsidTr="00C8585C">
        <w:tc>
          <w:tcPr>
            <w:tcW w:w="1980" w:type="dxa"/>
          </w:tcPr>
          <w:p w14:paraId="31677674" w14:textId="4E349BC2" w:rsidR="008E3BF4" w:rsidRDefault="008E3BF4" w:rsidP="008E3BF4">
            <w:r>
              <w:t>Break Start 4</w:t>
            </w:r>
          </w:p>
        </w:tc>
        <w:tc>
          <w:tcPr>
            <w:tcW w:w="992" w:type="dxa"/>
          </w:tcPr>
          <w:p w14:paraId="69380D64" w14:textId="394CCD99" w:rsidR="008E3BF4" w:rsidRDefault="008E3BF4" w:rsidP="008E3BF4">
            <w:proofErr w:type="spellStart"/>
            <w:r>
              <w:t>int</w:t>
            </w:r>
            <w:proofErr w:type="spellEnd"/>
          </w:p>
        </w:tc>
        <w:tc>
          <w:tcPr>
            <w:tcW w:w="1134" w:type="dxa"/>
          </w:tcPr>
          <w:p w14:paraId="26669996" w14:textId="2E49C5C2" w:rsidR="008E3BF4" w:rsidRDefault="008E3BF4" w:rsidP="008E3BF4">
            <w:r>
              <w:t>0-1440</w:t>
            </w:r>
          </w:p>
        </w:tc>
        <w:tc>
          <w:tcPr>
            <w:tcW w:w="5387" w:type="dxa"/>
            <w:vAlign w:val="center"/>
          </w:tcPr>
          <w:p w14:paraId="491EC451" w14:textId="7F42DA6F" w:rsidR="008E3BF4" w:rsidRPr="00A104CF" w:rsidRDefault="008E3BF4" w:rsidP="008E3BF4">
            <w:pPr>
              <w:jc w:val="left"/>
              <w:rPr>
                <w:lang w:val="en-US"/>
              </w:rPr>
            </w:pPr>
            <w:r w:rsidRPr="00A104CF">
              <w:rPr>
                <w:lang w:val="en-US"/>
              </w:rPr>
              <w:t>Earliest start time of fourth break in minutes</w:t>
            </w:r>
          </w:p>
        </w:tc>
      </w:tr>
      <w:tr w:rsidR="008E3BF4" w:rsidRPr="004A0749" w14:paraId="248A8069" w14:textId="77777777" w:rsidTr="00C8585C">
        <w:tc>
          <w:tcPr>
            <w:tcW w:w="1980" w:type="dxa"/>
          </w:tcPr>
          <w:p w14:paraId="04E82BA1" w14:textId="0CAF281F" w:rsidR="008E3BF4" w:rsidRDefault="008E3BF4" w:rsidP="008E3BF4">
            <w:r>
              <w:t>Break End 4</w:t>
            </w:r>
          </w:p>
        </w:tc>
        <w:tc>
          <w:tcPr>
            <w:tcW w:w="992" w:type="dxa"/>
          </w:tcPr>
          <w:p w14:paraId="59DE6E18" w14:textId="7CC6DB38" w:rsidR="008E3BF4" w:rsidRDefault="008E3BF4" w:rsidP="008E3BF4">
            <w:proofErr w:type="spellStart"/>
            <w:r>
              <w:t>int</w:t>
            </w:r>
            <w:proofErr w:type="spellEnd"/>
          </w:p>
        </w:tc>
        <w:tc>
          <w:tcPr>
            <w:tcW w:w="1134" w:type="dxa"/>
          </w:tcPr>
          <w:p w14:paraId="453267CF" w14:textId="5F34681C" w:rsidR="008E3BF4" w:rsidRDefault="008E3BF4" w:rsidP="008E3BF4">
            <w:r>
              <w:t>60-1440</w:t>
            </w:r>
          </w:p>
        </w:tc>
        <w:tc>
          <w:tcPr>
            <w:tcW w:w="5387" w:type="dxa"/>
            <w:vAlign w:val="center"/>
          </w:tcPr>
          <w:p w14:paraId="39C548EA" w14:textId="42C2CADC" w:rsidR="008E3BF4" w:rsidRPr="00A104CF" w:rsidRDefault="008E3BF4" w:rsidP="008E3BF4">
            <w:pPr>
              <w:jc w:val="left"/>
              <w:rPr>
                <w:lang w:val="en-US"/>
              </w:rPr>
            </w:pPr>
            <w:r w:rsidRPr="00A104CF">
              <w:rPr>
                <w:lang w:val="en-US"/>
              </w:rPr>
              <w:t>Latest end time of fourth break in minutes</w:t>
            </w:r>
          </w:p>
        </w:tc>
      </w:tr>
      <w:tr w:rsidR="008E3BF4" w14:paraId="53573F70" w14:textId="77777777" w:rsidTr="00C8585C">
        <w:tc>
          <w:tcPr>
            <w:tcW w:w="1980" w:type="dxa"/>
          </w:tcPr>
          <w:p w14:paraId="52BADC5D" w14:textId="6B139C8D" w:rsidR="008E3BF4" w:rsidRDefault="008E3BF4" w:rsidP="008E3BF4">
            <w:r>
              <w:t>Break Type 4</w:t>
            </w:r>
          </w:p>
        </w:tc>
        <w:tc>
          <w:tcPr>
            <w:tcW w:w="992" w:type="dxa"/>
          </w:tcPr>
          <w:p w14:paraId="65A4CAC1" w14:textId="2E26A0A6" w:rsidR="008E3BF4" w:rsidRDefault="008E3BF4" w:rsidP="008E3BF4">
            <w:proofErr w:type="spellStart"/>
            <w:r>
              <w:t>string</w:t>
            </w:r>
            <w:proofErr w:type="spellEnd"/>
          </w:p>
        </w:tc>
        <w:tc>
          <w:tcPr>
            <w:tcW w:w="1134" w:type="dxa"/>
          </w:tcPr>
          <w:p w14:paraId="7E032853" w14:textId="77777777" w:rsidR="008E3BF4" w:rsidRDefault="008E3BF4" w:rsidP="008E3BF4"/>
        </w:tc>
        <w:tc>
          <w:tcPr>
            <w:tcW w:w="5387" w:type="dxa"/>
            <w:vAlign w:val="center"/>
          </w:tcPr>
          <w:p w14:paraId="5A2EECAA" w14:textId="45ED418C" w:rsidR="008E3BF4" w:rsidRDefault="008E3BF4" w:rsidP="008E3BF4">
            <w:pPr>
              <w:keepNext/>
              <w:jc w:val="left"/>
            </w:pPr>
            <w:r>
              <w:t xml:space="preserve">Type </w:t>
            </w:r>
            <w:proofErr w:type="spellStart"/>
            <w:r>
              <w:t>of</w:t>
            </w:r>
            <w:proofErr w:type="spellEnd"/>
            <w:r>
              <w:t xml:space="preserve"> </w:t>
            </w:r>
            <w:proofErr w:type="spellStart"/>
            <w:r>
              <w:t>fourth</w:t>
            </w:r>
            <w:proofErr w:type="spellEnd"/>
            <w:r>
              <w:t xml:space="preserve"> break</w:t>
            </w:r>
          </w:p>
        </w:tc>
      </w:tr>
      <w:tr w:rsidR="008E3BF4" w:rsidRPr="004A0749" w14:paraId="11A89348" w14:textId="77777777" w:rsidTr="00C8585C">
        <w:tc>
          <w:tcPr>
            <w:tcW w:w="1980" w:type="dxa"/>
          </w:tcPr>
          <w:p w14:paraId="4F6E36D0" w14:textId="63EC5FB8" w:rsidR="008E3BF4" w:rsidRDefault="008E3BF4" w:rsidP="008E3BF4">
            <w:r>
              <w:t>Use Breaks</w:t>
            </w:r>
          </w:p>
        </w:tc>
        <w:tc>
          <w:tcPr>
            <w:tcW w:w="992" w:type="dxa"/>
          </w:tcPr>
          <w:p w14:paraId="5239A0B4" w14:textId="0480C4D0" w:rsidR="008E3BF4" w:rsidRDefault="008E3BF4" w:rsidP="008E3BF4">
            <w:proofErr w:type="spellStart"/>
            <w:r>
              <w:t>bool</w:t>
            </w:r>
            <w:proofErr w:type="spellEnd"/>
          </w:p>
        </w:tc>
        <w:tc>
          <w:tcPr>
            <w:tcW w:w="1134" w:type="dxa"/>
          </w:tcPr>
          <w:p w14:paraId="07D6FCC0" w14:textId="265A2612" w:rsidR="008E3BF4" w:rsidRDefault="008E3BF4" w:rsidP="008E3BF4">
            <w:r>
              <w:t>0,1</w:t>
            </w:r>
          </w:p>
        </w:tc>
        <w:tc>
          <w:tcPr>
            <w:tcW w:w="5387" w:type="dxa"/>
            <w:vAlign w:val="center"/>
          </w:tcPr>
          <w:p w14:paraId="5DAAFFAE" w14:textId="39F879B7" w:rsidR="008E3BF4" w:rsidRPr="00A104CF" w:rsidRDefault="008E3BF4" w:rsidP="008E3BF4">
            <w:pPr>
              <w:keepNext/>
              <w:jc w:val="left"/>
              <w:rPr>
                <w:lang w:val="en-US"/>
              </w:rPr>
            </w:pPr>
            <w:r w:rsidRPr="00A104CF">
              <w:rPr>
                <w:lang w:val="en-US"/>
              </w:rPr>
              <w:t>True, if breaks should be planned</w:t>
            </w:r>
          </w:p>
        </w:tc>
      </w:tr>
      <w:tr w:rsidR="008E3BF4" w:rsidRPr="004A0749" w14:paraId="1C77F896" w14:textId="77777777" w:rsidTr="00C8585C">
        <w:tc>
          <w:tcPr>
            <w:tcW w:w="1980" w:type="dxa"/>
          </w:tcPr>
          <w:p w14:paraId="32CB861C" w14:textId="55E8B20E" w:rsidR="008E3BF4" w:rsidRDefault="008E3BF4" w:rsidP="008E3BF4">
            <w:r>
              <w:t xml:space="preserve">Taken Break </w:t>
            </w:r>
            <w:proofErr w:type="spellStart"/>
            <w:r>
              <w:t>Percentage</w:t>
            </w:r>
            <w:proofErr w:type="spellEnd"/>
          </w:p>
        </w:tc>
        <w:tc>
          <w:tcPr>
            <w:tcW w:w="992" w:type="dxa"/>
          </w:tcPr>
          <w:p w14:paraId="44E4C181" w14:textId="5FE4A47C" w:rsidR="008E3BF4" w:rsidRDefault="008E3BF4" w:rsidP="008E3BF4">
            <w:proofErr w:type="spellStart"/>
            <w:r>
              <w:t>int</w:t>
            </w:r>
            <w:proofErr w:type="spellEnd"/>
          </w:p>
        </w:tc>
        <w:tc>
          <w:tcPr>
            <w:tcW w:w="1134" w:type="dxa"/>
          </w:tcPr>
          <w:p w14:paraId="16E049D5" w14:textId="0E948FD0" w:rsidR="008E3BF4" w:rsidRDefault="008E3BF4" w:rsidP="008E3BF4">
            <w:r>
              <w:t>0-100</w:t>
            </w:r>
          </w:p>
        </w:tc>
        <w:tc>
          <w:tcPr>
            <w:tcW w:w="5387" w:type="dxa"/>
            <w:vAlign w:val="center"/>
          </w:tcPr>
          <w:p w14:paraId="357D2D4C" w14:textId="0C6243DD" w:rsidR="008E3BF4" w:rsidRPr="00A104CF" w:rsidRDefault="008E3BF4" w:rsidP="008E3BF4">
            <w:pPr>
              <w:keepNext/>
              <w:jc w:val="left"/>
              <w:rPr>
                <w:lang w:val="en-US"/>
              </w:rPr>
            </w:pPr>
            <w:r w:rsidRPr="00A104CF">
              <w:rPr>
                <w:lang w:val="en-US"/>
              </w:rPr>
              <w:t>Percentage after a realized break is considered as taken</w:t>
            </w:r>
          </w:p>
        </w:tc>
      </w:tr>
    </w:tbl>
    <w:p w14:paraId="182ADC87" w14:textId="6EFD8059" w:rsidR="00875A3D" w:rsidRPr="00B31329" w:rsidRDefault="00875A3D" w:rsidP="00F01CC0">
      <w:pPr>
        <w:pStyle w:val="Beschriftung"/>
        <w:jc w:val="center"/>
      </w:pPr>
      <w:r>
        <w:t xml:space="preserve">Table </w:t>
      </w:r>
      <w:r w:rsidR="00E02D06">
        <w:fldChar w:fldCharType="begin"/>
      </w:r>
      <w:r w:rsidR="00E02D06">
        <w:instrText xml:space="preserve"> SEQ Table \* ARABIC </w:instrText>
      </w:r>
      <w:r w:rsidR="00E02D06">
        <w:fldChar w:fldCharType="separate"/>
      </w:r>
      <w:r w:rsidR="00375410">
        <w:rPr>
          <w:noProof/>
        </w:rPr>
        <w:t>4</w:t>
      </w:r>
      <w:r w:rsidR="00E02D06">
        <w:rPr>
          <w:noProof/>
        </w:rPr>
        <w:fldChar w:fldCharType="end"/>
      </w:r>
      <w:r w:rsidR="00F01CC0">
        <w:rPr>
          <w:noProof/>
        </w:rPr>
        <w:t>: Break Parameters</w:t>
      </w:r>
    </w:p>
    <w:p w14:paraId="4BD87DCD" w14:textId="4EF62B5F" w:rsidR="005B6F92" w:rsidRDefault="005B6F92" w:rsidP="005B6F92">
      <w:pPr>
        <w:rPr>
          <w:ins w:id="53" w:author="Stefan Sommer" w:date="2023-11-14T09:20:00Z"/>
        </w:rPr>
      </w:pPr>
      <w:ins w:id="54" w:author="Stefan Sommer" w:date="2023-11-14T09:19:00Z">
        <w:r>
          <w:t xml:space="preserve">Folgende </w:t>
        </w:r>
      </w:ins>
      <w:ins w:id="55" w:author="Stefan Sommer" w:date="2023-11-14T09:20:00Z">
        <w:r>
          <w:t>Konsistenzen</w:t>
        </w:r>
      </w:ins>
      <w:ins w:id="56" w:author="Stefan Sommer" w:date="2023-11-14T09:19:00Z">
        <w:r>
          <w:t xml:space="preserve"> werde</w:t>
        </w:r>
      </w:ins>
      <w:ins w:id="57" w:author="Stefan Sommer" w:date="2023-11-14T09:20:00Z">
        <w:r>
          <w:t xml:space="preserve">n überprüft. </w:t>
        </w:r>
      </w:ins>
    </w:p>
    <w:p w14:paraId="07DC9DDC" w14:textId="09DAB91B" w:rsidR="005B6F92" w:rsidRDefault="005B6F92" w:rsidP="005B6F92">
      <w:pPr>
        <w:pStyle w:val="Listenabsatz"/>
        <w:numPr>
          <w:ilvl w:val="0"/>
          <w:numId w:val="35"/>
        </w:numPr>
        <w:rPr>
          <w:ins w:id="58" w:author="Stefan Sommer" w:date="2023-11-14T09:20:00Z"/>
        </w:rPr>
      </w:pPr>
      <w:ins w:id="59" w:author="Stefan Sommer" w:date="2023-11-14T09:20:00Z">
        <w:r>
          <w:t xml:space="preserve">Pausen, die keine </w:t>
        </w:r>
      </w:ins>
      <w:ins w:id="60" w:author="Stefan Sommer" w:date="2023-11-14T09:21:00Z">
        <w:r>
          <w:t>Länge</w:t>
        </w:r>
      </w:ins>
      <w:ins w:id="61" w:author="Stefan Sommer" w:date="2023-11-14T09:20:00Z">
        <w:r>
          <w:t xml:space="preserve"> haben oder eine L</w:t>
        </w:r>
      </w:ins>
      <w:ins w:id="62" w:author="Stefan Sommer" w:date="2023-11-14T09:21:00Z">
        <w:r>
          <w:t>änge</w:t>
        </w:r>
      </w:ins>
      <w:ins w:id="63" w:author="Stefan Sommer" w:date="2023-11-14T09:20:00Z">
        <w:r>
          <w:t xml:space="preserve"> &lt;= 0, werden ignoriert.</w:t>
        </w:r>
      </w:ins>
    </w:p>
    <w:p w14:paraId="35A0B992" w14:textId="3DC1B969" w:rsidR="005B6F92" w:rsidRDefault="005B6F92" w:rsidP="005B6F92">
      <w:pPr>
        <w:pStyle w:val="Listenabsatz"/>
        <w:numPr>
          <w:ilvl w:val="0"/>
          <w:numId w:val="35"/>
        </w:numPr>
        <w:rPr>
          <w:ins w:id="64" w:author="Stefan Sommer" w:date="2023-11-14T09:20:00Z"/>
        </w:rPr>
      </w:pPr>
      <w:ins w:id="65" w:author="Stefan Sommer" w:date="2023-11-14T09:20:00Z">
        <w:r>
          <w:t>Pausen, die keinen Start haben oder ein</w:t>
        </w:r>
      </w:ins>
      <w:ins w:id="66" w:author="Stefan Sommer" w:date="2023-11-14T09:21:00Z">
        <w:r>
          <w:t>en</w:t>
        </w:r>
      </w:ins>
      <w:ins w:id="67" w:author="Stefan Sommer" w:date="2023-11-14T09:20:00Z">
        <w:r>
          <w:t xml:space="preserve"> Start &lt;= 0, werden ignoriert.</w:t>
        </w:r>
      </w:ins>
    </w:p>
    <w:p w14:paraId="71FBD5CD" w14:textId="51CE466E" w:rsidR="005B6F92" w:rsidRDefault="005B6F92" w:rsidP="005B6F92">
      <w:pPr>
        <w:pStyle w:val="Listenabsatz"/>
        <w:numPr>
          <w:ilvl w:val="0"/>
          <w:numId w:val="35"/>
        </w:numPr>
        <w:rPr>
          <w:ins w:id="68" w:author="Stefan Sommer" w:date="2023-11-14T09:20:00Z"/>
        </w:rPr>
      </w:pPr>
      <w:ins w:id="69" w:author="Stefan Sommer" w:date="2023-11-14T09:20:00Z">
        <w:r>
          <w:t>Pausen, die kein End</w:t>
        </w:r>
      </w:ins>
      <w:ins w:id="70" w:author="Stefan Sommer" w:date="2023-11-14T09:21:00Z">
        <w:r>
          <w:t>e</w:t>
        </w:r>
      </w:ins>
      <w:ins w:id="71" w:author="Stefan Sommer" w:date="2023-11-14T09:20:00Z">
        <w:r>
          <w:t xml:space="preserve"> haben oder ein End</w:t>
        </w:r>
      </w:ins>
      <w:ins w:id="72" w:author="Stefan Sommer" w:date="2023-11-14T09:21:00Z">
        <w:r>
          <w:t>e</w:t>
        </w:r>
      </w:ins>
      <w:ins w:id="73" w:author="Stefan Sommer" w:date="2023-11-14T09:20:00Z">
        <w:r>
          <w:t xml:space="preserve"> &lt;= 0,</w:t>
        </w:r>
      </w:ins>
      <w:ins w:id="74" w:author="Stefan Sommer" w:date="2023-11-14T09:21:00Z">
        <w:r>
          <w:t xml:space="preserve"> </w:t>
        </w:r>
      </w:ins>
      <w:ins w:id="75" w:author="Stefan Sommer" w:date="2023-11-14T09:20:00Z">
        <w:r>
          <w:t>werden ignoriert.</w:t>
        </w:r>
      </w:ins>
    </w:p>
    <w:p w14:paraId="73CA0F9C" w14:textId="783241F3" w:rsidR="005B6F92" w:rsidRDefault="005B6F92" w:rsidP="005B6F92">
      <w:pPr>
        <w:pStyle w:val="Listenabsatz"/>
        <w:numPr>
          <w:ilvl w:val="0"/>
          <w:numId w:val="35"/>
        </w:numPr>
        <w:rPr>
          <w:ins w:id="76" w:author="Stefan Sommer" w:date="2023-11-14T09:19:00Z"/>
        </w:rPr>
      </w:pPr>
      <w:ins w:id="77" w:author="Stefan Sommer" w:date="2023-11-14T09:20:00Z">
        <w:r>
          <w:t>Pausen, für die gilt: Start + L</w:t>
        </w:r>
      </w:ins>
      <w:ins w:id="78" w:author="Stefan Sommer" w:date="2023-11-14T09:21:00Z">
        <w:r>
          <w:t>änge</w:t>
        </w:r>
      </w:ins>
      <w:ins w:id="79" w:author="Stefan Sommer" w:date="2023-11-14T09:20:00Z">
        <w:r>
          <w:t xml:space="preserve"> &gt; End</w:t>
        </w:r>
      </w:ins>
      <w:ins w:id="80" w:author="Stefan Sommer" w:date="2023-11-14T09:21:00Z">
        <w:r>
          <w:t>e</w:t>
        </w:r>
      </w:ins>
      <w:ins w:id="81" w:author="Stefan Sommer" w:date="2023-11-14T09:20:00Z">
        <w:r>
          <w:t>,</w:t>
        </w:r>
      </w:ins>
      <w:ins w:id="82" w:author="Stefan Sommer" w:date="2023-11-14T09:21:00Z">
        <w:r>
          <w:t xml:space="preserve"> </w:t>
        </w:r>
      </w:ins>
      <w:ins w:id="83" w:author="Stefan Sommer" w:date="2023-11-14T09:20:00Z">
        <w:r>
          <w:t>werden ignoriert.</w:t>
        </w:r>
      </w:ins>
    </w:p>
    <w:p w14:paraId="74DC06D6" w14:textId="3FCB339C" w:rsidR="005B6F92" w:rsidRDefault="005B6F92" w:rsidP="005B6F92">
      <w:pPr>
        <w:rPr>
          <w:ins w:id="84" w:author="Stefan Sommer" w:date="2023-11-14T09:24:00Z"/>
        </w:rPr>
      </w:pPr>
      <w:moveToRangeStart w:id="85" w:author="Stefan Sommer" w:date="2023-11-14T09:19:00Z" w:name="move150845993"/>
      <w:moveTo w:id="86" w:author="Stefan Sommer" w:date="2023-11-14T09:19:00Z">
        <w:r>
          <w:lastRenderedPageBreak/>
          <w:t xml:space="preserve">Je nachdem wie die einzelnen Pausenpatterns konfiguriert sind, kann es sein, dass die Optimierung durch das Pausenpattern zu sehr eingeschränkt wird. Daher gibt es für jedes Pausenintervall einen weiteren Parameter „Break Type“, </w:t>
        </w:r>
      </w:moveTo>
      <w:ins w:id="87" w:author="Stefan Sommer" w:date="2023-11-14T09:24:00Z">
        <w:r>
          <w:t>der folgende Werte annehmen kann:</w:t>
        </w:r>
      </w:ins>
    </w:p>
    <w:p w14:paraId="6778AE3A" w14:textId="509655A9" w:rsidR="005B6F92" w:rsidRDefault="005B6F92" w:rsidP="005B6F92">
      <w:pPr>
        <w:pStyle w:val="Listenabsatz"/>
        <w:numPr>
          <w:ilvl w:val="0"/>
          <w:numId w:val="42"/>
        </w:numPr>
        <w:rPr>
          <w:ins w:id="88" w:author="Stefan Sommer" w:date="2023-11-14T09:24:00Z"/>
        </w:rPr>
      </w:pPr>
      <w:proofErr w:type="spellStart"/>
      <w:ins w:id="89" w:author="Stefan Sommer" w:date="2023-11-14T09:24:00Z">
        <w:r>
          <w:t>Done</w:t>
        </w:r>
        <w:proofErr w:type="spellEnd"/>
        <w:r>
          <w:t xml:space="preserve"> =</w:t>
        </w:r>
      </w:ins>
      <w:ins w:id="90" w:author="Stefan Sommer" w:date="2023-11-14T09:25:00Z">
        <w:r>
          <w:t xml:space="preserve"> </w:t>
        </w:r>
      </w:ins>
      <w:ins w:id="91" w:author="Stefan Sommer" w:date="2023-11-14T09:24:00Z">
        <w:r>
          <w:t>schon erledigt</w:t>
        </w:r>
      </w:ins>
      <w:ins w:id="92" w:author="Stefan Sommer" w:date="2023-11-14T09:25:00Z">
        <w:r w:rsidR="00321093">
          <w:t xml:space="preserve">; </w:t>
        </w:r>
      </w:ins>
      <w:ins w:id="93" w:author="Stefan Sommer" w:date="2023-11-14T09:26:00Z">
        <w:r w:rsidR="00321093">
          <w:t>für das Intervall wird keine Pause mehr geplant</w:t>
        </w:r>
      </w:ins>
    </w:p>
    <w:p w14:paraId="1BC0D4FE" w14:textId="540E181B" w:rsidR="005B6F92" w:rsidRDefault="005B6F92" w:rsidP="005B6F92">
      <w:pPr>
        <w:pStyle w:val="Listenabsatz"/>
        <w:numPr>
          <w:ilvl w:val="0"/>
          <w:numId w:val="42"/>
        </w:numPr>
        <w:rPr>
          <w:ins w:id="94" w:author="Stefan Sommer" w:date="2023-11-14T09:24:00Z"/>
        </w:rPr>
      </w:pPr>
      <w:proofErr w:type="spellStart"/>
      <w:ins w:id="95" w:author="Stefan Sommer" w:date="2023-11-14T09:24:00Z">
        <w:r>
          <w:t>Mandatory</w:t>
        </w:r>
      </w:ins>
      <w:proofErr w:type="spellEnd"/>
      <w:ins w:id="96" w:author="Stefan Sommer" w:date="2023-11-14T09:25:00Z">
        <w:r>
          <w:t xml:space="preserve"> = </w:t>
        </w:r>
      </w:ins>
      <w:ins w:id="97" w:author="Stefan Sommer" w:date="2023-11-14T09:24:00Z">
        <w:r>
          <w:t>notwendig</w:t>
        </w:r>
      </w:ins>
      <w:ins w:id="98" w:author="Stefan Sommer" w:date="2023-11-14T09:26:00Z">
        <w:r w:rsidR="00321093">
          <w:t>; die Pause muss geplant werden</w:t>
        </w:r>
      </w:ins>
    </w:p>
    <w:p w14:paraId="43F8C2B1" w14:textId="4A9140BE" w:rsidR="005B6F92" w:rsidRDefault="005B6F92" w:rsidP="005B6F92">
      <w:pPr>
        <w:pStyle w:val="Listenabsatz"/>
        <w:numPr>
          <w:ilvl w:val="0"/>
          <w:numId w:val="42"/>
        </w:numPr>
        <w:rPr>
          <w:ins w:id="99" w:author="Stefan Sommer" w:date="2023-11-14T09:25:00Z"/>
        </w:rPr>
      </w:pPr>
      <w:proofErr w:type="spellStart"/>
      <w:ins w:id="100" w:author="Stefan Sommer" w:date="2023-11-14T09:24:00Z">
        <w:r>
          <w:t>Allowed</w:t>
        </w:r>
      </w:ins>
      <w:proofErr w:type="spellEnd"/>
      <w:ins w:id="101" w:author="Stefan Sommer" w:date="2023-11-14T09:25:00Z">
        <w:r>
          <w:t xml:space="preserve"> = </w:t>
        </w:r>
      </w:ins>
      <w:ins w:id="102" w:author="Stefan Sommer" w:date="2023-11-14T09:24:00Z">
        <w:r>
          <w:t>erlaubt</w:t>
        </w:r>
      </w:ins>
      <w:ins w:id="103" w:author="Stefan Sommer" w:date="2023-11-14T09:26:00Z">
        <w:r w:rsidR="00321093">
          <w:t>;</w:t>
        </w:r>
      </w:ins>
      <w:ins w:id="104" w:author="Stefan Sommer" w:date="2023-11-14T09:27:00Z">
        <w:r w:rsidR="00321093">
          <w:t xml:space="preserve"> </w:t>
        </w:r>
      </w:ins>
      <w:ins w:id="105" w:author="Stefan Sommer" w:date="2023-11-14T09:26:00Z">
        <w:r w:rsidR="00321093">
          <w:t xml:space="preserve">die Pause kann allein oder mit der nächsten </w:t>
        </w:r>
        <w:proofErr w:type="spellStart"/>
        <w:r w:rsidR="00321093">
          <w:t>Mandatory</w:t>
        </w:r>
        <w:proofErr w:type="spellEnd"/>
        <w:r w:rsidR="00321093">
          <w:t xml:space="preserve"> Pause zusammen geplant werden.</w:t>
        </w:r>
      </w:ins>
    </w:p>
    <w:p w14:paraId="27280DFB" w14:textId="416D8C7E" w:rsidR="005B6F92" w:rsidRDefault="005B6F92" w:rsidP="005B6F92">
      <w:pPr>
        <w:pStyle w:val="Listenabsatz"/>
        <w:numPr>
          <w:ilvl w:val="0"/>
          <w:numId w:val="42"/>
        </w:numPr>
        <w:rPr>
          <w:ins w:id="106" w:author="Stefan Sommer" w:date="2023-11-14T09:28:00Z"/>
        </w:rPr>
      </w:pPr>
      <w:proofErr w:type="spellStart"/>
      <w:ins w:id="107" w:author="Stefan Sommer" w:date="2023-11-14T09:24:00Z">
        <w:r>
          <w:t>Prefer</w:t>
        </w:r>
      </w:ins>
      <w:ins w:id="108" w:author="Stefan Sommer" w:date="2023-11-14T09:29:00Z">
        <w:r w:rsidR="00321093">
          <w:t>r</w:t>
        </w:r>
      </w:ins>
      <w:ins w:id="109" w:author="Stefan Sommer" w:date="2023-11-14T09:24:00Z">
        <w:r>
          <w:t>ed</w:t>
        </w:r>
      </w:ins>
      <w:proofErr w:type="spellEnd"/>
      <w:ins w:id="110" w:author="Stefan Sommer" w:date="2023-11-14T09:25:00Z">
        <w:r>
          <w:t xml:space="preserve"> =</w:t>
        </w:r>
      </w:ins>
      <w:ins w:id="111" w:author="Stefan Sommer" w:date="2023-11-14T09:28:00Z">
        <w:r w:rsidR="00321093">
          <w:t xml:space="preserve"> </w:t>
        </w:r>
      </w:ins>
      <w:ins w:id="112" w:author="Stefan Sommer" w:date="2023-11-14T09:24:00Z">
        <w:r>
          <w:t>bevorzugt</w:t>
        </w:r>
      </w:ins>
      <w:ins w:id="113" w:author="Stefan Sommer" w:date="2023-11-14T09:27:00Z">
        <w:r w:rsidR="00321093">
          <w:t>;</w:t>
        </w:r>
        <w:r w:rsidR="00321093" w:rsidRPr="00321093">
          <w:t xml:space="preserve"> </w:t>
        </w:r>
        <w:r w:rsidR="00321093">
          <w:t xml:space="preserve">die Pause kann allein oder mit der nächsten </w:t>
        </w:r>
        <w:proofErr w:type="spellStart"/>
        <w:r w:rsidR="00321093">
          <w:t>Mandatory</w:t>
        </w:r>
        <w:proofErr w:type="spellEnd"/>
        <w:r w:rsidR="00321093">
          <w:t xml:space="preserve"> Pause zusammen geplant werden.</w:t>
        </w:r>
      </w:ins>
    </w:p>
    <w:p w14:paraId="24ADD11A" w14:textId="77777777" w:rsidR="00321093" w:rsidRDefault="00321093" w:rsidP="00321093">
      <w:pPr>
        <w:rPr>
          <w:ins w:id="114" w:author="Stefan Sommer" w:date="2023-11-14T09:28:00Z"/>
        </w:rPr>
      </w:pPr>
      <w:ins w:id="115" w:author="Stefan Sommer" w:date="2023-11-14T09:28:00Z">
        <w:r>
          <w:t>Logik, die aber noch nicht implementiert ist:</w:t>
        </w:r>
      </w:ins>
    </w:p>
    <w:p w14:paraId="3B3B9F66" w14:textId="77777777" w:rsidR="00321093" w:rsidRDefault="00321093" w:rsidP="00321093">
      <w:pPr>
        <w:pStyle w:val="Listenabsatz"/>
        <w:numPr>
          <w:ilvl w:val="0"/>
          <w:numId w:val="43"/>
        </w:numPr>
        <w:rPr>
          <w:ins w:id="116" w:author="Stefan Sommer" w:date="2023-11-14T09:28:00Z"/>
        </w:rPr>
      </w:pPr>
      <w:ins w:id="117" w:author="Stefan Sommer" w:date="2023-11-14T09:28:00Z">
        <w:r>
          <w:t xml:space="preserve">15 </w:t>
        </w:r>
        <w:proofErr w:type="spellStart"/>
        <w:r>
          <w:t>Allowed</w:t>
        </w:r>
        <w:proofErr w:type="spellEnd"/>
        <w:r>
          <w:t xml:space="preserve">, gefolgt von 30 </w:t>
        </w:r>
        <w:proofErr w:type="spellStart"/>
        <w:r>
          <w:t>Mandatory</w:t>
        </w:r>
        <w:proofErr w:type="spellEnd"/>
        <w:r>
          <w:t xml:space="preserve"> bedeutet:   darf die Optimierung getrennt machen, zusammen ist aber eigentlich besser.</w:t>
        </w:r>
      </w:ins>
    </w:p>
    <w:p w14:paraId="45A569B6" w14:textId="795ED46F" w:rsidR="00321093" w:rsidRDefault="00321093" w:rsidP="00321093">
      <w:pPr>
        <w:pStyle w:val="Listenabsatz"/>
        <w:numPr>
          <w:ilvl w:val="0"/>
          <w:numId w:val="43"/>
        </w:numPr>
        <w:rPr>
          <w:ins w:id="118" w:author="Stefan Sommer" w:date="2023-11-14T09:24:00Z"/>
        </w:rPr>
      </w:pPr>
      <w:ins w:id="119" w:author="Stefan Sommer" w:date="2023-11-14T09:28:00Z">
        <w:r>
          <w:t xml:space="preserve">15 </w:t>
        </w:r>
        <w:proofErr w:type="spellStart"/>
        <w:r>
          <w:t>Preferred</w:t>
        </w:r>
        <w:proofErr w:type="spellEnd"/>
        <w:r>
          <w:t xml:space="preserve">, gefolgt von 30 </w:t>
        </w:r>
        <w:proofErr w:type="spellStart"/>
        <w:r>
          <w:t>Mandatory</w:t>
        </w:r>
        <w:proofErr w:type="spellEnd"/>
        <w:r>
          <w:t xml:space="preserve"> bedeutet: darf die Optimierung zusammen machen, getrennt ist aber eigentlich besser.</w:t>
        </w:r>
      </w:ins>
    </w:p>
    <w:p w14:paraId="1E356AB8" w14:textId="56C037C3" w:rsidR="005B6F92" w:rsidRDefault="005B6F92" w:rsidP="005B6F92">
      <w:pPr>
        <w:rPr>
          <w:moveTo w:id="120" w:author="Stefan Sommer" w:date="2023-11-14T09:19:00Z"/>
        </w:rPr>
      </w:pPr>
      <w:moveTo w:id="121" w:author="Stefan Sommer" w:date="2023-11-14T09:19:00Z">
        <w:del w:id="122" w:author="Stefan Sommer" w:date="2023-11-14T09:24:00Z">
          <w:r w:rsidDel="005B6F92">
            <w:delText xml:space="preserve">mit dem eingestellt werden kann, ob das Muster </w:delText>
          </w:r>
        </w:del>
      </w:moveTo>
    </w:p>
    <w:moveToRangeEnd w:id="85"/>
    <w:p w14:paraId="07C9D609" w14:textId="77777777" w:rsidR="00B3155E" w:rsidRDefault="00B3155E" w:rsidP="00B3155E">
      <w:pPr>
        <w:rPr>
          <w:ins w:id="123" w:author="Stefan Sommer" w:date="2023-11-14T10:49:00Z"/>
        </w:rPr>
      </w:pPr>
      <w:ins w:id="124" w:author="Stefan Sommer" w:date="2023-11-14T10:49:00Z">
        <w:r>
          <w:t>Wann gilt eine Pause im RT-Betrieb als genommen?</w:t>
        </w:r>
      </w:ins>
    </w:p>
    <w:p w14:paraId="6524D130" w14:textId="77777777" w:rsidR="00B3155E" w:rsidRDefault="00B3155E" w:rsidP="00B3155E">
      <w:pPr>
        <w:pStyle w:val="Listenabsatz"/>
        <w:numPr>
          <w:ilvl w:val="0"/>
          <w:numId w:val="35"/>
        </w:numPr>
        <w:rPr>
          <w:ins w:id="125" w:author="Stefan Sommer" w:date="2023-11-14T10:49:00Z"/>
        </w:rPr>
      </w:pPr>
      <w:ins w:id="126" w:author="Stefan Sommer" w:date="2023-11-14T10:49:00Z">
        <w:r>
          <w:t xml:space="preserve">Es wird ein Parameter eingeführt, der einen Prozentsatz angibt (z.B. 90%). Ist eine Pause zu diesem Prozentsatz abgeschlossen gilt sie als genommen. </w:t>
        </w:r>
      </w:ins>
    </w:p>
    <w:p w14:paraId="507A07F0" w14:textId="77777777" w:rsidR="00B3155E" w:rsidRDefault="00B3155E" w:rsidP="00B3155E">
      <w:pPr>
        <w:pStyle w:val="Listenabsatz"/>
        <w:numPr>
          <w:ilvl w:val="0"/>
          <w:numId w:val="35"/>
        </w:numPr>
        <w:rPr>
          <w:ins w:id="127" w:author="Stefan Sommer" w:date="2023-11-14T10:49:00Z"/>
        </w:rPr>
      </w:pPr>
      <w:ins w:id="128" w:author="Stefan Sommer" w:date="2023-11-14T10:49:00Z">
        <w:r>
          <w:t>Die Endzeit des Pausenintervalls ist verstrichen</w:t>
        </w:r>
      </w:ins>
    </w:p>
    <w:p w14:paraId="748F526F" w14:textId="753F3625" w:rsidR="00B3155E" w:rsidRDefault="00B3155E" w:rsidP="00B3155E">
      <w:pPr>
        <w:pStyle w:val="Listenabsatz"/>
        <w:numPr>
          <w:ilvl w:val="0"/>
          <w:numId w:val="35"/>
        </w:numPr>
        <w:rPr>
          <w:ins w:id="129" w:author="Stefan Sommer" w:date="2023-11-14T10:52:00Z"/>
        </w:rPr>
      </w:pPr>
      <w:ins w:id="130" w:author="Stefan Sommer" w:date="2023-11-14T10:49:00Z">
        <w:r>
          <w:t>Ein Fahrzeug wird mit Anweisungen oder manuellen</w:t>
        </w:r>
      </w:ins>
      <w:ins w:id="131" w:author="Stefan Sommer" w:date="2023-11-14T10:58:00Z">
        <w:r w:rsidR="00A40539">
          <w:t xml:space="preserve"> </w:t>
        </w:r>
      </w:ins>
      <w:proofErr w:type="spellStart"/>
      <w:ins w:id="132" w:author="Stefan Sommer" w:date="2023-11-14T10:49:00Z">
        <w:r>
          <w:t>Proposals</w:t>
        </w:r>
        <w:proofErr w:type="spellEnd"/>
        <w:r>
          <w:t xml:space="preserve"> blocki</w:t>
        </w:r>
      </w:ins>
      <w:ins w:id="133" w:author="Stefan Sommer" w:date="2023-11-14T10:51:00Z">
        <w:r>
          <w:t>e</w:t>
        </w:r>
      </w:ins>
      <w:ins w:id="134" w:author="Stefan Sommer" w:date="2023-11-14T10:49:00Z">
        <w:r>
          <w:t xml:space="preserve">rt, sodass es erst nach der Endzeit des Pausenintervalls wieder verfügbar ist. </w:t>
        </w:r>
      </w:ins>
    </w:p>
    <w:p w14:paraId="5B217EEA" w14:textId="607F44F6" w:rsidR="00B3155E" w:rsidRDefault="00B3155E" w:rsidP="00B3155E">
      <w:pPr>
        <w:pStyle w:val="Listenabsatz"/>
        <w:numPr>
          <w:ilvl w:val="0"/>
          <w:numId w:val="35"/>
        </w:numPr>
        <w:rPr>
          <w:ins w:id="135" w:author="Stefan Sommer" w:date="2023-11-14T10:49:00Z"/>
        </w:rPr>
      </w:pPr>
      <w:ins w:id="136" w:author="Stefan Sommer" w:date="2023-11-14T10:52:00Z">
        <w:r>
          <w:t xml:space="preserve">Der Benutzer eingibt, dass er für ein bestimmtes Fahrzeug in einem bestimmten Intervall die Pause auslassen möchte. </w:t>
        </w:r>
      </w:ins>
    </w:p>
    <w:p w14:paraId="43DFF56E" w14:textId="0EE05D00" w:rsidR="005D1765" w:rsidRPr="00EC5E54" w:rsidRDefault="00B3155E" w:rsidP="00EC5E54">
      <w:ins w:id="137" w:author="Stefan Sommer" w:date="2023-11-14T10:49:00Z">
        <w:r>
          <w:t>Wenn innerhalb eines Intervalls mehrere Pausen gestartet und beendet werden, werden die Pausendauern für dieses Intervall summiert.</w:t>
        </w:r>
      </w:ins>
    </w:p>
    <w:p w14:paraId="48D99FF7" w14:textId="415FC8D0" w:rsidR="00C606FA" w:rsidRDefault="00131117" w:rsidP="008A0FB7">
      <w:pPr>
        <w:pStyle w:val="berschrift4"/>
      </w:pPr>
      <w:r>
        <w:t xml:space="preserve"> </w:t>
      </w:r>
      <w:r w:rsidR="00C606FA">
        <w:t>Zeitfenster</w:t>
      </w:r>
      <w:r w:rsidR="00834A32">
        <w:t>/Deadline</w:t>
      </w:r>
    </w:p>
    <w:p w14:paraId="42634C4C" w14:textId="61955BDD" w:rsidR="00C804C5" w:rsidRDefault="00C804C5" w:rsidP="005A6F34">
      <w:r>
        <w:t>Lieferzeitfenster bedeutet in SYNCROTESS das Zeitintervall</w:t>
      </w:r>
      <w:r w:rsidR="0044798F">
        <w:t>,</w:t>
      </w:r>
      <w:r>
        <w:t xml:space="preserve"> zu</w:t>
      </w:r>
      <w:r w:rsidR="0044798F">
        <w:t xml:space="preserve"> </w:t>
      </w:r>
      <w:r>
        <w:t xml:space="preserve">dem eine Lieferung beim Kunden entladen werden soll. Für die erste Lieferung einer Lieferkette ist dieses </w:t>
      </w:r>
      <w:r>
        <w:lastRenderedPageBreak/>
        <w:t xml:space="preserve">Intervall durch zwei Felder in den Auftragsdaten definiert. Für die Folgelieferungen einer Lieferkette errechnet sich dieses Intervall durch das Lieferzeitfenster der vorangegangenen Lieferung und dem Lieferfluss. </w:t>
      </w:r>
    </w:p>
    <w:p w14:paraId="3F618E28" w14:textId="67FA6341" w:rsidR="00345F56" w:rsidRDefault="00345F56" w:rsidP="005A6F34">
      <w:r>
        <w:t xml:space="preserve">Deadline bedeutet in SYNCROTESS ein fester </w:t>
      </w:r>
      <w:r w:rsidR="00B843DF">
        <w:t>Zeitpunkt,</w:t>
      </w:r>
      <w:r>
        <w:t xml:space="preserve"> hinter dem</w:t>
      </w:r>
      <w:r w:rsidR="00713804">
        <w:t xml:space="preserve"> die</w:t>
      </w:r>
      <w:r>
        <w:t xml:space="preserve"> </w:t>
      </w:r>
      <w:r w:rsidR="00C67E4A">
        <w:t xml:space="preserve">ersten </w:t>
      </w:r>
      <w:r>
        <w:t>Lieferung</w:t>
      </w:r>
      <w:r w:rsidR="00713804">
        <w:t xml:space="preserve">en </w:t>
      </w:r>
      <w:r>
        <w:t xml:space="preserve">eines Auftrags von der Optimierung nicht mehr eingeplant werden </w:t>
      </w:r>
      <w:r w:rsidR="00713804">
        <w:t>dürfen.</w:t>
      </w:r>
    </w:p>
    <w:p w14:paraId="28F185D8" w14:textId="5411D90C" w:rsidR="00944552" w:rsidRDefault="00944552" w:rsidP="005A6F34">
      <w:r>
        <w:t xml:space="preserve">Ladezeitfenster </w:t>
      </w:r>
      <w:r w:rsidR="0044798F">
        <w:t xml:space="preserve">an einem Werk </w:t>
      </w:r>
      <w:r>
        <w:t xml:space="preserve">bedeutet </w:t>
      </w:r>
      <w:r w:rsidR="0044798F">
        <w:t xml:space="preserve">in </w:t>
      </w:r>
      <w:r w:rsidR="0093498A">
        <w:t>SYNCROTESS das Zeitintervall das auf Basis der Entladedauer</w:t>
      </w:r>
      <w:r w:rsidR="0044798F">
        <w:t xml:space="preserve"> am Werk</w:t>
      </w:r>
      <w:r w:rsidR="0093498A">
        <w:t>, der Fahrtdauer</w:t>
      </w:r>
      <w:r w:rsidR="0044798F">
        <w:t xml:space="preserve"> zum Werk</w:t>
      </w:r>
      <w:r w:rsidR="0093498A">
        <w:t xml:space="preserve"> und der Ladedauer</w:t>
      </w:r>
      <w:r w:rsidR="0044798F">
        <w:t xml:space="preserve"> am Werk</w:t>
      </w:r>
      <w:r w:rsidR="0093498A">
        <w:t xml:space="preserve"> eines Auftrags vom Lieferzeitfenster abgeleitet wird. </w:t>
      </w:r>
    </w:p>
    <w:p w14:paraId="00EB01E2" w14:textId="6A8E7621" w:rsidR="00A90206" w:rsidRDefault="00A90206" w:rsidP="00A90206">
      <w:r>
        <w:t xml:space="preserve">Die </w:t>
      </w:r>
      <w:r w:rsidR="0044798F">
        <w:t>MIXOR O</w:t>
      </w:r>
      <w:r>
        <w:t xml:space="preserve">ptimierung muss die verfügbaren Lieferungen so auf die verfügbaren Fahrzeuge verteilen, dass möglichst viele Lieferungen innerhalb ihres Lieferzeitfensters entladen werden. </w:t>
      </w:r>
    </w:p>
    <w:p w14:paraId="52B3DA0C" w14:textId="378D5EB3" w:rsidR="00A90206" w:rsidRDefault="00A90206" w:rsidP="00A90206">
      <w:r>
        <w:t xml:space="preserve">Falls eine Lieferung aufgrund des Ladezeitfensters nicht innerhalb ihres Lieferzeitfensters entladen werden kann, muss die </w:t>
      </w:r>
      <w:r w:rsidR="0044798F">
        <w:t>MIXOR O</w:t>
      </w:r>
      <w:r>
        <w:t>ptimierung das Ladezeitfenster bis zu einer einstellbaren Grenze („</w:t>
      </w:r>
      <w:proofErr w:type="spellStart"/>
      <w:r>
        <w:t>shefltime</w:t>
      </w:r>
      <w:proofErr w:type="spellEnd"/>
      <w:r>
        <w:t>“) nach vorne verlegen, um die Lieferung doch innerhalb des Lieferzeitfensters entladen zu können und eine Verspätung zu vermeiden (</w:t>
      </w:r>
      <w:proofErr w:type="spellStart"/>
      <w:r>
        <w:t>early</w:t>
      </w:r>
      <w:proofErr w:type="spellEnd"/>
      <w:r>
        <w:t xml:space="preserve"> </w:t>
      </w:r>
      <w:proofErr w:type="spellStart"/>
      <w:r>
        <w:t>load</w:t>
      </w:r>
      <w:proofErr w:type="spellEnd"/>
      <w:r>
        <w:t xml:space="preserve">).  </w:t>
      </w:r>
    </w:p>
    <w:p w14:paraId="58C0D8DF" w14:textId="323CA21A" w:rsidR="00A90206" w:rsidRDefault="00A90206" w:rsidP="00A90206">
      <w:r>
        <w:t xml:space="preserve">Falls eine Verspätung nicht durch </w:t>
      </w:r>
      <w:proofErr w:type="spellStart"/>
      <w:r>
        <w:t>early</w:t>
      </w:r>
      <w:proofErr w:type="spellEnd"/>
      <w:r>
        <w:t xml:space="preserve"> </w:t>
      </w:r>
      <w:proofErr w:type="spellStart"/>
      <w:r>
        <w:t>load</w:t>
      </w:r>
      <w:proofErr w:type="spellEnd"/>
      <w:r>
        <w:t xml:space="preserve"> vermieden werden kann, muss die </w:t>
      </w:r>
      <w:r w:rsidR="0044798F">
        <w:t>MIXOR O</w:t>
      </w:r>
      <w:r>
        <w:t xml:space="preserve">ptimierung die Entladung einer Lieferung hinter das Lieferzeitfenster planen. </w:t>
      </w:r>
    </w:p>
    <w:p w14:paraId="794CD87F" w14:textId="66DF4B13" w:rsidR="00A90206" w:rsidRDefault="00A90206" w:rsidP="00A90206">
      <w:commentRangeStart w:id="138"/>
      <w:r>
        <w:t xml:space="preserve">Wenn eine Lieferung eines Auftrags bereits verspätet wurde, muss die </w:t>
      </w:r>
      <w:r w:rsidR="0044798F">
        <w:t>MIXOR O</w:t>
      </w:r>
      <w:r>
        <w:t xml:space="preserve">ptimierung eine Verspätung jeder weiteren Lieferung der Lieferkette stärker gewichten, als wenn eine Einzellieferung verspätet würde (Australien SCR 212).   </w:t>
      </w:r>
      <w:commentRangeEnd w:id="138"/>
      <w:r w:rsidR="00DF6CE1">
        <w:rPr>
          <w:rStyle w:val="Kommentarzeichen"/>
        </w:rPr>
        <w:commentReference w:id="138"/>
      </w:r>
    </w:p>
    <w:p w14:paraId="512909FD" w14:textId="6320BA65" w:rsidR="00A90206" w:rsidRDefault="00A90206" w:rsidP="005A6F34">
      <w:r>
        <w:t>Wenn</w:t>
      </w:r>
      <w:r w:rsidR="0084716F">
        <w:t xml:space="preserve"> die Betonoptimierung</w:t>
      </w:r>
      <w:r>
        <w:t xml:space="preserve"> eine Lieferung bis zu einem fest vorgegeben Zeitraum hinter dem Lieferzeitfenster nicht </w:t>
      </w:r>
      <w:r w:rsidR="00A82648">
        <w:t>einplanen kann</w:t>
      </w:r>
      <w:r>
        <w:t xml:space="preserve">, muss die neue Betonoptimierung verhindern, diese Lieferung </w:t>
      </w:r>
      <w:r w:rsidR="00A82648">
        <w:t xml:space="preserve">hinter diesem Zeitraum </w:t>
      </w:r>
      <w:r w:rsidR="00513B44">
        <w:t>einzuplanen.</w:t>
      </w:r>
      <w:r>
        <w:t xml:space="preserve"> </w:t>
      </w:r>
    </w:p>
    <w:p w14:paraId="5188FB74" w14:textId="0E1B278B" w:rsidR="00A90206" w:rsidRPr="00545DC0" w:rsidRDefault="00A90206" w:rsidP="005A6F34">
      <w:pPr>
        <w:rPr>
          <w:b/>
          <w:bCs/>
        </w:rPr>
      </w:pPr>
      <w:r w:rsidRPr="00545DC0">
        <w:rPr>
          <w:b/>
          <w:bCs/>
        </w:rPr>
        <w:t>Umsetzung</w:t>
      </w:r>
    </w:p>
    <w:p w14:paraId="6B61D318" w14:textId="43141B47" w:rsidR="00545DC0" w:rsidRDefault="00545DC0" w:rsidP="005A6F34">
      <w:r>
        <w:t xml:space="preserve">Für Plant Dispatch siehe Umsetzung </w:t>
      </w:r>
      <w:proofErr w:type="spellStart"/>
      <w:r>
        <w:t>FiFo</w:t>
      </w:r>
      <w:proofErr w:type="spellEnd"/>
      <w:r w:rsidR="005935A7">
        <w:t>-</w:t>
      </w:r>
      <w:r>
        <w:t>Regel:</w:t>
      </w:r>
    </w:p>
    <w:p w14:paraId="733BEF62" w14:textId="2DB940B7" w:rsidR="00545DC0" w:rsidRDefault="00545DC0" w:rsidP="00545DC0">
      <w:pPr>
        <w:pStyle w:val="Listenabsatz"/>
        <w:numPr>
          <w:ilvl w:val="0"/>
          <w:numId w:val="29"/>
        </w:numPr>
      </w:pPr>
      <w:r>
        <w:t>Für jede Lieferung wird vom Lieferzeitfenster das Ladezeitfenster abgeleitet.</w:t>
      </w:r>
    </w:p>
    <w:p w14:paraId="1CB5A80A" w14:textId="40788D7A" w:rsidR="00545DC0" w:rsidRDefault="00545DC0" w:rsidP="00545DC0">
      <w:pPr>
        <w:pStyle w:val="Listenabsatz"/>
        <w:numPr>
          <w:ilvl w:val="0"/>
          <w:numId w:val="29"/>
        </w:numPr>
      </w:pPr>
      <w:r>
        <w:t>Die Lieferungen werden aufsteigen</w:t>
      </w:r>
      <w:r w:rsidR="005935A7">
        <w:t>d</w:t>
      </w:r>
      <w:r>
        <w:t xml:space="preserve"> nach ihrem Ladezeitfenster </w:t>
      </w:r>
      <w:r w:rsidR="005935A7">
        <w:t xml:space="preserve">am Stammwerk </w:t>
      </w:r>
      <w:r>
        <w:t>sortiert.</w:t>
      </w:r>
    </w:p>
    <w:p w14:paraId="76790559" w14:textId="1EF6FF37" w:rsidR="00545DC0" w:rsidRDefault="00545DC0" w:rsidP="00545DC0">
      <w:pPr>
        <w:pStyle w:val="Listenabsatz"/>
        <w:numPr>
          <w:ilvl w:val="0"/>
          <w:numId w:val="29"/>
        </w:numPr>
      </w:pPr>
      <w:r>
        <w:lastRenderedPageBreak/>
        <w:t>Für d</w:t>
      </w:r>
      <w:r w:rsidR="005935A7">
        <w:t>as</w:t>
      </w:r>
      <w:r>
        <w:t xml:space="preserve"> erste </w:t>
      </w:r>
      <w:r w:rsidR="005935A7">
        <w:t>Fahrzeug</w:t>
      </w:r>
      <w:r>
        <w:t xml:space="preserve"> wird ein</w:t>
      </w:r>
      <w:r w:rsidR="005935A7">
        <w:t>e</w:t>
      </w:r>
      <w:r>
        <w:t xml:space="preserve"> passende </w:t>
      </w:r>
      <w:r w:rsidR="005935A7">
        <w:t>Lieferung</w:t>
      </w:r>
      <w:r>
        <w:t xml:space="preserve"> gesucht und am </w:t>
      </w:r>
      <w:r w:rsidR="00F774F8">
        <w:t>linken Rand des Ladezeitfensters eingeplant.</w:t>
      </w:r>
    </w:p>
    <w:p w14:paraId="1FC4125F" w14:textId="17C228DE" w:rsidR="00F774F8" w:rsidRDefault="00F774F8" w:rsidP="00545DC0">
      <w:pPr>
        <w:pStyle w:val="Listenabsatz"/>
        <w:numPr>
          <w:ilvl w:val="0"/>
          <w:numId w:val="29"/>
        </w:numPr>
      </w:pPr>
      <w:r>
        <w:t xml:space="preserve">Falls das wegen Werksbeschränkungen nicht geht, wird </w:t>
      </w:r>
      <w:proofErr w:type="spellStart"/>
      <w:r>
        <w:t>early</w:t>
      </w:r>
      <w:proofErr w:type="spellEnd"/>
      <w:r>
        <w:t xml:space="preserve"> </w:t>
      </w:r>
      <w:proofErr w:type="spellStart"/>
      <w:r>
        <w:t>load</w:t>
      </w:r>
      <w:proofErr w:type="spellEnd"/>
      <w:r>
        <w:t xml:space="preserve"> versucht.</w:t>
      </w:r>
    </w:p>
    <w:p w14:paraId="7DE99C5D" w14:textId="7189A758" w:rsidR="00545DC0" w:rsidRDefault="00F774F8" w:rsidP="00F774F8">
      <w:pPr>
        <w:pStyle w:val="Listenabsatz"/>
        <w:numPr>
          <w:ilvl w:val="0"/>
          <w:numId w:val="29"/>
        </w:numPr>
      </w:pPr>
      <w:r>
        <w:t xml:space="preserve">Sonst wird die Lieferung mit Verspätung eingeplant. </w:t>
      </w:r>
    </w:p>
    <w:p w14:paraId="48E5DBFF" w14:textId="75C688F9" w:rsidR="00C50AED" w:rsidRDefault="00C50AED" w:rsidP="00F774F8">
      <w:pPr>
        <w:pStyle w:val="Listenabsatz"/>
        <w:numPr>
          <w:ilvl w:val="0"/>
          <w:numId w:val="29"/>
        </w:numPr>
      </w:pPr>
      <w:r>
        <w:t>Parameter für Max Verspätun</w:t>
      </w:r>
      <w:r w:rsidR="00C51EBB">
        <w:t>g für erste Lieferung und für Folge Lieferungen, muss hochgesetzt werden</w:t>
      </w:r>
      <w:r w:rsidR="005935A7">
        <w:t>,</w:t>
      </w:r>
      <w:r w:rsidR="00C51EBB">
        <w:t xml:space="preserve"> wenn er nicht greifen soll</w:t>
      </w:r>
      <w:r w:rsidR="005935A7">
        <w:t>.</w:t>
      </w:r>
    </w:p>
    <w:p w14:paraId="3B04A6F7" w14:textId="72724AF6" w:rsidR="00DA5D02" w:rsidRDefault="001C1226" w:rsidP="005A6F34">
      <w:pPr>
        <w:pStyle w:val="Listenabsatz"/>
        <w:numPr>
          <w:ilvl w:val="0"/>
          <w:numId w:val="29"/>
        </w:numPr>
      </w:pPr>
      <w:r>
        <w:t xml:space="preserve">Die Deadline eines Auftrags wird ignoriert. </w:t>
      </w:r>
    </w:p>
    <w:p w14:paraId="07E11749" w14:textId="43F48AD9" w:rsidR="00AE645A" w:rsidRDefault="00AE645A" w:rsidP="008A0FB7">
      <w:pPr>
        <w:pStyle w:val="berschrift4"/>
      </w:pPr>
      <w:r>
        <w:t>Lieferfluss</w:t>
      </w:r>
    </w:p>
    <w:p w14:paraId="143704C1" w14:textId="1FF2585E" w:rsidR="00F03093" w:rsidRPr="00ED34AA" w:rsidRDefault="00232E47" w:rsidP="005A6F34">
      <w:r>
        <w:t xml:space="preserve">In der Betonbranche ist es unerlässlich, dass an der Baustelle ein steter Lieferfluss eingehalten wird. </w:t>
      </w:r>
      <w:r w:rsidR="00064502">
        <w:t>Daher wird nur „</w:t>
      </w:r>
      <w:proofErr w:type="spellStart"/>
      <w:r w:rsidR="00064502">
        <w:t>Precise</w:t>
      </w:r>
      <w:proofErr w:type="spellEnd"/>
      <w:r w:rsidR="00064502">
        <w:t xml:space="preserve"> </w:t>
      </w:r>
      <w:proofErr w:type="spellStart"/>
      <w:r w:rsidR="00064502">
        <w:t>Loadspacing</w:t>
      </w:r>
      <w:proofErr w:type="spellEnd"/>
      <w:r w:rsidR="00064502">
        <w:t xml:space="preserve">“ unterstützt. </w:t>
      </w:r>
      <w:r w:rsidR="00BA363C">
        <w:t>Der Lieferfluss kann wie bisher im Auftrag über ein Zeitintervall</w:t>
      </w:r>
      <w:r w:rsidR="002F74C9">
        <w:t xml:space="preserve"> (alle 15 Minuten)</w:t>
      </w:r>
      <w:r w:rsidR="00BA363C">
        <w:t xml:space="preserve"> oder eine zu liefernde Menge pro Stunde angegeben werden</w:t>
      </w:r>
      <w:r w:rsidR="00AE21E3">
        <w:t xml:space="preserve"> (intern wird immer nur der Lieferfluss gespeichert)</w:t>
      </w:r>
      <w:r w:rsidR="00BA363C">
        <w:t>.</w:t>
      </w:r>
      <w:r w:rsidR="002F74C9">
        <w:t xml:space="preserve"> Ist der Lieferfluss als Menge gegeben, wird das Zeitintervall berechnet, indem die Kapazität des Fahrzeugtyps durch den Lieferfluss geteilt und mit 60 multipliziert wird (z.B. 8/32*60).</w:t>
      </w:r>
      <w:r w:rsidR="004976F8">
        <w:t xml:space="preserve"> Daraus werden für die Folgelieferungen eines Auftrages die Lieferzeitfenster berechnet</w:t>
      </w:r>
      <w:r w:rsidR="00133FB4">
        <w:t xml:space="preserve"> und wie oben beschrieben eingeplant.</w:t>
      </w:r>
      <w:r w:rsidR="00986B55">
        <w:t xml:space="preserve"> Zusätzlich sollen ganze Lieferketten bevorzugt werden</w:t>
      </w:r>
      <w:r w:rsidR="00183543">
        <w:t>, was bedeutet, dass versucht werden soll ein Auftrag komplett einzuplanen anstatt zwei Aufträge halb.</w:t>
      </w:r>
      <w:r w:rsidR="00986B55">
        <w:t xml:space="preserve"> </w:t>
      </w:r>
      <w:r w:rsidR="00CC4640">
        <w:t xml:space="preserve">Daraus folgt, dass das Liegenlassen oder Verspäten einer ersten Lieferung weniger „teuer“ sein muss, als wenn es sich um eine Lieferung handelt, die nicht die erste Lieferung eines Auftrags ist. </w:t>
      </w:r>
      <w:r w:rsidR="00986B55">
        <w:t>Wenn</w:t>
      </w:r>
      <w:r w:rsidR="00B65EB0">
        <w:t xml:space="preserve"> im RT-Betrieb ein</w:t>
      </w:r>
      <w:r w:rsidR="00986B55">
        <w:t xml:space="preserve"> Auftrag einmal gestartet wurde, sollen die Lieferungen dieses Auftrags gegenüber den Lieferungen eines nicht gestarteten Auftrags bevorzugt werden. </w:t>
      </w:r>
      <w:commentRangeStart w:id="139"/>
      <w:r w:rsidR="006241BB">
        <w:t xml:space="preserve">Es soll im Interface über einen </w:t>
      </w:r>
      <w:r w:rsidR="009A3698">
        <w:t>Gruppenp</w:t>
      </w:r>
      <w:r w:rsidR="006241BB">
        <w:t xml:space="preserve">arameter </w:t>
      </w:r>
      <w:r w:rsidR="009A3698">
        <w:t>festgelegt</w:t>
      </w:r>
      <w:r w:rsidR="006241BB">
        <w:t xml:space="preserve"> werden, ob die Toleranz des Lieferflusses nur rechts oder auch links/mittig eingeplant werden soll.</w:t>
      </w:r>
      <w:commentRangeEnd w:id="139"/>
      <w:r w:rsidR="00DF6CE1">
        <w:rPr>
          <w:rStyle w:val="Kommentarzeichen"/>
        </w:rPr>
        <w:commentReference w:id="139"/>
      </w:r>
    </w:p>
    <w:p w14:paraId="5B8B9F49" w14:textId="2EC31AFD" w:rsidR="00334EC5" w:rsidRDefault="0077117C" w:rsidP="008A0FB7">
      <w:pPr>
        <w:pStyle w:val="berschrift4"/>
      </w:pPr>
      <w:r>
        <w:t xml:space="preserve"> </w:t>
      </w:r>
      <w:r w:rsidR="00334EC5">
        <w:t>Properties</w:t>
      </w:r>
      <w:r w:rsidR="00516A08">
        <w:t>/</w:t>
      </w:r>
      <w:proofErr w:type="spellStart"/>
      <w:r w:rsidR="00516A08">
        <w:t>Exclusions</w:t>
      </w:r>
      <w:proofErr w:type="spellEnd"/>
    </w:p>
    <w:p w14:paraId="5FC7F490" w14:textId="255B33E6" w:rsidR="00DB6BEC" w:rsidRDefault="00B773B7" w:rsidP="00B773B7">
      <w:r>
        <w:t>Fahrzeuge,</w:t>
      </w:r>
      <w:r w:rsidR="00384FA7">
        <w:t xml:space="preserve"> Schichten,</w:t>
      </w:r>
      <w:r>
        <w:t xml:space="preserve"> Aufträge, Werke und Fahrer können verschieden</w:t>
      </w:r>
      <w:r w:rsidR="00466919">
        <w:t>e</w:t>
      </w:r>
      <w:r>
        <w:t xml:space="preserve"> </w:t>
      </w:r>
      <w:r w:rsidR="00792465">
        <w:t xml:space="preserve">Properties und </w:t>
      </w:r>
      <w:proofErr w:type="spellStart"/>
      <w:r w:rsidR="00792465">
        <w:t>Exclusions</w:t>
      </w:r>
      <w:proofErr w:type="spellEnd"/>
      <w:r>
        <w:t xml:space="preserve"> haben. Die Optimierung muss diese berücksichtigen und darf Aufträge </w:t>
      </w:r>
      <w:r w:rsidR="00887040">
        <w:t>nur</w:t>
      </w:r>
      <w:r>
        <w:t xml:space="preserve"> verplanen, wenn</w:t>
      </w:r>
      <w:r w:rsidR="004B7492">
        <w:t xml:space="preserve"> folgende Bedingungen erfüllt sind</w:t>
      </w:r>
      <w:r w:rsidR="00DB6BEC">
        <w:t>:</w:t>
      </w:r>
    </w:p>
    <w:p w14:paraId="0150D267" w14:textId="55FDA5F6" w:rsidR="00BB3E57" w:rsidRDefault="001B5D55" w:rsidP="00DB6BEC">
      <w:pPr>
        <w:pStyle w:val="Listenabsatz"/>
        <w:numPr>
          <w:ilvl w:val="0"/>
          <w:numId w:val="8"/>
        </w:numPr>
      </w:pPr>
      <w:r>
        <w:t>D</w:t>
      </w:r>
      <w:r w:rsidR="00BB3E57">
        <w:t xml:space="preserve">ie </w:t>
      </w:r>
      <w:r w:rsidR="00BB3E57" w:rsidRPr="00BB3E57">
        <w:t xml:space="preserve">Properties und </w:t>
      </w:r>
      <w:proofErr w:type="spellStart"/>
      <w:r w:rsidR="00BB3E57" w:rsidRPr="00BB3E57">
        <w:t>Exclusions</w:t>
      </w:r>
      <w:proofErr w:type="spellEnd"/>
      <w:r w:rsidR="00BB3E57" w:rsidRPr="00BB3E57">
        <w:t xml:space="preserve"> von Aufträgen </w:t>
      </w:r>
      <w:r w:rsidR="004B7492">
        <w:t xml:space="preserve">müssen </w:t>
      </w:r>
      <w:r w:rsidR="00BB3E57">
        <w:t>mit den</w:t>
      </w:r>
      <w:r w:rsidR="00BB3E57" w:rsidRPr="00BB3E57">
        <w:t xml:space="preserve"> Properties </w:t>
      </w:r>
      <w:r w:rsidR="00BB3E57">
        <w:t>der</w:t>
      </w:r>
      <w:r w:rsidR="00BB3E57" w:rsidRPr="00BB3E57">
        <w:t xml:space="preserve"> Fahrer, Schicht</w:t>
      </w:r>
      <w:r w:rsidR="00BB3E57">
        <w:t>en</w:t>
      </w:r>
      <w:r w:rsidR="00BB3E57" w:rsidRPr="00BB3E57">
        <w:t xml:space="preserve"> und Fahrzeug</w:t>
      </w:r>
      <w:r w:rsidR="00BB3E57">
        <w:t>e übereinstimmen</w:t>
      </w:r>
      <w:r w:rsidR="00BB3E57" w:rsidRPr="00BB3E57">
        <w:t>.</w:t>
      </w:r>
    </w:p>
    <w:p w14:paraId="0B484FB2" w14:textId="244FF2E0" w:rsidR="00BB3E57" w:rsidRDefault="00BB3E57" w:rsidP="00DB6BEC">
      <w:pPr>
        <w:pStyle w:val="Listenabsatz"/>
        <w:numPr>
          <w:ilvl w:val="0"/>
          <w:numId w:val="8"/>
        </w:numPr>
      </w:pPr>
      <w:r w:rsidRPr="00BB3E57">
        <w:lastRenderedPageBreak/>
        <w:t xml:space="preserve">Properties und </w:t>
      </w:r>
      <w:proofErr w:type="spellStart"/>
      <w:r w:rsidRPr="00BB3E57">
        <w:t>Exclusions</w:t>
      </w:r>
      <w:proofErr w:type="spellEnd"/>
      <w:r w:rsidRPr="00BB3E57">
        <w:t xml:space="preserve"> von Locations </w:t>
      </w:r>
      <w:r w:rsidR="001B5D55">
        <w:t xml:space="preserve">müssen </w:t>
      </w:r>
      <w:r>
        <w:t>mit den</w:t>
      </w:r>
      <w:r w:rsidRPr="00BB3E57">
        <w:t xml:space="preserve"> Properties </w:t>
      </w:r>
      <w:r>
        <w:t>der</w:t>
      </w:r>
      <w:r w:rsidRPr="00BB3E57">
        <w:t xml:space="preserve"> Fahrer, Schicht</w:t>
      </w:r>
      <w:r>
        <w:t>en</w:t>
      </w:r>
      <w:r w:rsidRPr="00BB3E57">
        <w:t xml:space="preserve"> und Fahrzeug</w:t>
      </w:r>
      <w:r>
        <w:t>e übereinstimmen</w:t>
      </w:r>
      <w:r w:rsidRPr="00BB3E57">
        <w:t>.</w:t>
      </w:r>
    </w:p>
    <w:p w14:paraId="77B06B89" w14:textId="2B3147B5" w:rsidR="00357066" w:rsidRPr="00ED34AA" w:rsidRDefault="00E87D2C" w:rsidP="009C046D">
      <w:r w:rsidRPr="00E87D2C">
        <w:t xml:space="preserve">Nicht verglichen werden Properties und </w:t>
      </w:r>
      <w:proofErr w:type="spellStart"/>
      <w:r w:rsidRPr="00E87D2C">
        <w:t>Exclusions</w:t>
      </w:r>
      <w:proofErr w:type="spellEnd"/>
      <w:r w:rsidRPr="00E87D2C">
        <w:t xml:space="preserve"> von Aufträgen und Locations.</w:t>
      </w:r>
      <w:r w:rsidR="00BB3E57">
        <w:t xml:space="preserve"> Fahrzeuge und Fahrer haben keine </w:t>
      </w:r>
      <w:proofErr w:type="spellStart"/>
      <w:r w:rsidR="00BB3E57">
        <w:t>Exclusions</w:t>
      </w:r>
      <w:proofErr w:type="spellEnd"/>
      <w:r w:rsidR="00BB3E57">
        <w:t>.</w:t>
      </w:r>
      <w:r>
        <w:t xml:space="preserve"> </w:t>
      </w:r>
      <w:r w:rsidR="00F351F7">
        <w:t>Eine besondere Bedeutung haben in diesem Zusammenhang Fahrzeugtypen.</w:t>
      </w:r>
      <w:r w:rsidR="001A2F58">
        <w:t xml:space="preserve"> Jedes Fahrzeug hat einen bestimmten Ty</w:t>
      </w:r>
      <w:r w:rsidR="001C3D20">
        <w:t>p</w:t>
      </w:r>
      <w:r w:rsidR="001A2F58">
        <w:t xml:space="preserve"> und jeder Auftrag fordert einen bestimmten Typ. </w:t>
      </w:r>
      <w:r w:rsidR="009E6D9D">
        <w:t>Jedoch sollen Substitutionen zwischen den einzelnen Typen möglich sein und berücksichtigt werden.</w:t>
      </w:r>
      <w:r w:rsidR="009C046D">
        <w:t xml:space="preserve"> Für </w:t>
      </w:r>
      <w:proofErr w:type="spellStart"/>
      <w:r w:rsidR="009C046D">
        <w:t>Exclusions</w:t>
      </w:r>
      <w:proofErr w:type="spellEnd"/>
      <w:r w:rsidR="009C046D">
        <w:t xml:space="preserve"> müssen hierbei die Sonderbehandlungen des </w:t>
      </w:r>
      <w:proofErr w:type="spellStart"/>
      <w:r w:rsidR="009C046D">
        <w:t>tserv</w:t>
      </w:r>
      <w:proofErr w:type="spellEnd"/>
      <w:r w:rsidR="009C046D">
        <w:t xml:space="preserve"> von „Own Properties“ in der Black Box Optimierung nachgebaut werden.</w:t>
      </w:r>
      <w:r w:rsidR="00A07D06">
        <w:t xml:space="preserve"> Fahrer werden weiterhin nicht explizit auf Autos geplant, sondern werden nur über ihre Eigenschaften in der jeweiligen Schicht berücksichtig</w:t>
      </w:r>
      <w:r w:rsidR="00254D60">
        <w:t xml:space="preserve">t. </w:t>
      </w:r>
    </w:p>
    <w:p w14:paraId="44BAEBC1" w14:textId="5EA9AF9E" w:rsidR="00330B5E" w:rsidRDefault="0077117C" w:rsidP="008A0FB7">
      <w:pPr>
        <w:pStyle w:val="berschrift4"/>
      </w:pPr>
      <w:r>
        <w:t xml:space="preserve"> </w:t>
      </w:r>
      <w:r w:rsidR="00330B5E">
        <w:t>Fahrzeugkapazitäten</w:t>
      </w:r>
      <w:r w:rsidR="00080662">
        <w:t>/Restmengen</w:t>
      </w:r>
    </w:p>
    <w:p w14:paraId="021F07A1" w14:textId="773699FE" w:rsidR="00837258" w:rsidRPr="00ED34AA" w:rsidRDefault="00330B5E" w:rsidP="004A0749">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unterschiedlichen Fahrzeugkapazitäten. </w:t>
      </w:r>
      <w:r w:rsidR="00E4620A">
        <w:t xml:space="preserve">Dies soll insofern Berücksichtigung finden, dass </w:t>
      </w:r>
      <w:r w:rsidR="00AB4F31">
        <w:t xml:space="preserve">beispielsweise kleine Aufträge </w:t>
      </w:r>
      <w:r w:rsidR="004B7492">
        <w:t xml:space="preserve">bevorzugt </w:t>
      </w:r>
      <w:r w:rsidR="00AB4F31">
        <w:t>auf kleinere Fahrzeuge geplant werden.</w:t>
      </w:r>
      <w:r w:rsidR="00E4620A">
        <w:t xml:space="preserve"> </w:t>
      </w:r>
      <w:r w:rsidR="00854779">
        <w:t>Daneben soll für</w:t>
      </w:r>
      <w:r w:rsidR="00E4620A">
        <w:t xml:space="preserve"> zwei </w:t>
      </w:r>
      <w:r w:rsidR="00854779">
        <w:t xml:space="preserve">etwa </w:t>
      </w:r>
      <w:r w:rsidR="00592CE8">
        <w:t>gleichgroße Aufträge</w:t>
      </w:r>
      <w:r w:rsidR="00E4620A">
        <w:t xml:space="preserve">, von denen einer weiter </w:t>
      </w:r>
      <w:r w:rsidR="00854779">
        <w:t>entfernt</w:t>
      </w:r>
      <w:r w:rsidR="00E4620A">
        <w:t xml:space="preserve"> liegt als der andere</w:t>
      </w:r>
      <w:r w:rsidR="00854779">
        <w:t>,</w:t>
      </w:r>
      <w:r w:rsidR="00BE387E">
        <w:t xml:space="preserve"> die lange Strecke </w:t>
      </w:r>
      <w:r w:rsidR="00854779">
        <w:t>bevorzugt</w:t>
      </w:r>
      <w:r w:rsidR="00BE387E">
        <w:t xml:space="preserve"> mit großen Autos abgefahren werden, während die kurze Strecke mit kleinen Autos bedient wird.</w:t>
      </w:r>
      <w:r w:rsidR="00080662">
        <w:t xml:space="preserve"> </w:t>
      </w:r>
      <w:r w:rsidR="00990496">
        <w:t xml:space="preserve">Restmengen </w:t>
      </w:r>
      <w:r w:rsidR="00F0484E">
        <w:t>müssen</w:t>
      </w:r>
      <w:r w:rsidR="00990496">
        <w:t xml:space="preserve"> </w:t>
      </w:r>
      <w:r w:rsidR="00DF6FAB">
        <w:t>in</w:t>
      </w:r>
      <w:r w:rsidR="00990496">
        <w:t xml:space="preserve"> der Optimierung nicht </w:t>
      </w:r>
      <w:r w:rsidR="00DF6FAB">
        <w:t>einbezogen</w:t>
      </w:r>
      <w:r w:rsidR="00990496">
        <w:t xml:space="preserve"> werden.</w:t>
      </w:r>
      <w:r w:rsidR="00F0484E">
        <w:t xml:space="preserve"> </w:t>
      </w:r>
      <w:r w:rsidR="0028073D">
        <w:t>Fahrzeug bezogene „</w:t>
      </w:r>
      <w:proofErr w:type="spellStart"/>
      <w:r w:rsidR="0028073D">
        <w:t>Capacity</w:t>
      </w:r>
      <w:proofErr w:type="spellEnd"/>
      <w:r w:rsidR="0028073D">
        <w:t xml:space="preserve"> </w:t>
      </w:r>
      <w:proofErr w:type="spellStart"/>
      <w:r w:rsidR="0028073D">
        <w:t>Reduction</w:t>
      </w:r>
      <w:proofErr w:type="spellEnd"/>
      <w:r w:rsidR="0028073D">
        <w:t xml:space="preserve"> </w:t>
      </w:r>
      <w:proofErr w:type="spellStart"/>
      <w:r w:rsidR="0028073D">
        <w:t>Factors</w:t>
      </w:r>
      <w:proofErr w:type="spellEnd"/>
      <w:r w:rsidR="0028073D">
        <w:t>“ werden nicht berücksichtigt.</w:t>
      </w:r>
      <w:r w:rsidR="00F93664">
        <w:t xml:space="preserve"> Die Menge, mit der ein Fahrzeug beladen werden kann, hängt jedoch auch von der Produktdichte ab, die je nach Werk unterschied</w:t>
      </w:r>
      <w:r w:rsidR="00A0655E">
        <w:t>l</w:t>
      </w:r>
      <w:r w:rsidR="00F93664">
        <w:t xml:space="preserve">ich sein kann (Dynamic Density). </w:t>
      </w:r>
      <w:r w:rsidR="00A0655E">
        <w:t xml:space="preserve">Zusätzlich gibt es die so genannte „Max Fill </w:t>
      </w:r>
      <w:proofErr w:type="spellStart"/>
      <w:r w:rsidR="00A0655E">
        <w:t>Percentage</w:t>
      </w:r>
      <w:proofErr w:type="spellEnd"/>
      <w:r w:rsidR="00A0655E">
        <w:t xml:space="preserve">“ die besagt, zu wieviel Prozent ein Fahrzeug in Abhängigkeit von Werk und Produkt beladen werden darf. </w:t>
      </w:r>
      <w:r w:rsidR="00A831A8">
        <w:t>Beide Faktoren müssen in die Berechnung der zulässigen Lademenge einbezogen werden.</w:t>
      </w:r>
    </w:p>
    <w:p w14:paraId="56F3B908" w14:textId="705083DE" w:rsidR="00B77CB4" w:rsidRDefault="00000000">
      <w:pPr>
        <w:pStyle w:val="berschrift4"/>
      </w:pPr>
      <w:r>
        <w:t xml:space="preserve"> </w:t>
      </w:r>
      <w:proofErr w:type="spellStart"/>
      <w:r>
        <w:t>Bearing</w:t>
      </w:r>
      <w:proofErr w:type="spellEnd"/>
      <w:r>
        <w:t xml:space="preserve"> </w:t>
      </w:r>
      <w:proofErr w:type="spellStart"/>
      <w:r>
        <w:t>Capacity</w:t>
      </w:r>
      <w:proofErr w:type="spellEnd"/>
    </w:p>
    <w:p w14:paraId="111811B7" w14:textId="77777777" w:rsidR="00B22035" w:rsidRDefault="00994821">
      <w:r w:rsidRPr="00994821">
        <w:rPr>
          <w:bCs/>
        </w:rPr>
        <w:t xml:space="preserve">Baustellen können zusätzliche Anforderungen an die </w:t>
      </w:r>
      <w:r w:rsidR="00000000" w:rsidRPr="00994821">
        <w:rPr>
          <w:bCs/>
        </w:rPr>
        <w:t>Beschränkung des zulä</w:t>
      </w:r>
      <w:r w:rsidR="00000000">
        <w:t xml:space="preserve">ssigen Bruttogewichts </w:t>
      </w:r>
      <w:r>
        <w:t xml:space="preserve">von </w:t>
      </w:r>
      <w:r w:rsidR="00000000">
        <w:t>Fahrzeug</w:t>
      </w:r>
      <w:r>
        <w:t>en haben. Diese Abhängigkeit stellt eine Beschränkung der Fahrzeugkapazität für den jeweiligen Auftrag dar</w:t>
      </w:r>
      <w:r w:rsidR="00CE7E90">
        <w:t xml:space="preserve">, die als </w:t>
      </w:r>
      <w:r w:rsidR="00000000">
        <w:t>maximale</w:t>
      </w:r>
      <w:r w:rsidR="00CE7E90">
        <w:t>s</w:t>
      </w:r>
      <w:r w:rsidR="00000000">
        <w:t xml:space="preserve"> Bruttogewicht</w:t>
      </w:r>
      <w:r w:rsidR="00CE7E90">
        <w:t xml:space="preserve"> abgebildet wird. </w:t>
      </w:r>
      <w:r w:rsidR="00CE7E90">
        <w:t xml:space="preserve">Für jeden Auftrag wird </w:t>
      </w:r>
      <w:r w:rsidR="00CE7E90">
        <w:t xml:space="preserve">dabei </w:t>
      </w:r>
      <w:r w:rsidR="00CE7E90">
        <w:t xml:space="preserve">eine Straßenklasse (Wert von 1 bis 4) </w:t>
      </w:r>
      <w:r w:rsidR="00CE7E90">
        <w:lastRenderedPageBreak/>
        <w:t>definiert</w:t>
      </w:r>
      <w:r w:rsidR="00CE7E90">
        <w:t xml:space="preserve">, die die Tragfähigkeit der Straße am Kundenstandort angibt. Für jedes Fahrzeug werden bis </w:t>
      </w:r>
      <w:proofErr w:type="gramStart"/>
      <w:r w:rsidR="00CE7E90">
        <w:t>zu vier fahrzeugspezifische Bruttogewichte</w:t>
      </w:r>
      <w:proofErr w:type="gramEnd"/>
      <w:r w:rsidR="00CE7E90">
        <w:t xml:space="preserve"> definiert</w:t>
      </w:r>
      <w:r w:rsidR="00CE7E90">
        <w:t>,</w:t>
      </w:r>
      <w:r w:rsidR="00CE7E90">
        <w:t xml:space="preserve"> die angeben, mit welchem maximalen Bruttogewicht das Fahrzeug in der jeweiligen Straßenklasse fahren darf.</w:t>
      </w:r>
      <w:r w:rsidR="00CE7E90">
        <w:t xml:space="preserve"> </w:t>
      </w:r>
      <w:r w:rsidR="00000000">
        <w:t>Die MIXOR</w:t>
      </w:r>
      <w:r w:rsidR="00CE7E90">
        <w:t>-</w:t>
      </w:r>
      <w:r w:rsidR="00000000">
        <w:t>Optimierung muss für jede Kombination aus Fahrzeug und Auftrag das zulässige Bruttogewicht des Fahrzeugs anhand der Straßenklasse des Auftrags und der fahrzeugspezifischen Bruttogewichte pro Straßenklasse ermitteln und bei der Berechnung der Lademenge berücksichtigen.</w:t>
      </w:r>
    </w:p>
    <w:p w14:paraId="22ABB7E9" w14:textId="77777777" w:rsidR="00B22035" w:rsidRPr="00B22035" w:rsidRDefault="00B22035">
      <w:pPr>
        <w:rPr>
          <w:b/>
          <w:bCs/>
        </w:rPr>
      </w:pPr>
      <w:r w:rsidRPr="00B22035">
        <w:rPr>
          <w:b/>
          <w:bCs/>
        </w:rPr>
        <w:t>Umsetzung:</w:t>
      </w:r>
    </w:p>
    <w:p w14:paraId="1D42AB44" w14:textId="7BBBACB2" w:rsidR="00B77CB4" w:rsidRDefault="00000000">
      <w:r>
        <w:t>Bei der Zuweisung einer Lieferung berücksichtigt die MIXOR Optimierung</w:t>
      </w:r>
      <w:r w:rsidR="00CE7E90">
        <w:t xml:space="preserve"> die folgende Regel</w:t>
      </w:r>
      <w:r>
        <w:t>:</w:t>
      </w:r>
      <w:r w:rsidR="00CE7E90">
        <w:t xml:space="preserve"> </w:t>
      </w:r>
      <w:r>
        <w:t>Wenn die Straßenklasse des Auftrags den Wert "</w:t>
      </w:r>
      <w:r w:rsidR="00CE7E90">
        <w:t>n</w:t>
      </w:r>
      <w:r>
        <w:t>" hat, wird d</w:t>
      </w:r>
      <w:r w:rsidR="00CE7E90">
        <w:t>ie Kapazität des Fahrzeuges anhand zughörigen Bruttogewichtes bestimmt</w:t>
      </w:r>
      <w:r>
        <w:t>. Wenn die Straßenklasse leer ist oder einen anderen Wert hat, wird das Standard-Bruttogewicht des Fahrzeugs verwendet.</w:t>
      </w:r>
      <w:r w:rsidR="00CE7E90">
        <w:t xml:space="preserve"> </w:t>
      </w:r>
      <w:r>
        <w:t xml:space="preserve">Wenn das entsprechende </w:t>
      </w:r>
      <w:r w:rsidR="00CE7E90">
        <w:t>Bruttogewicht</w:t>
      </w:r>
      <w:r>
        <w:t xml:space="preserve"> leer ist oder den Wert 0 hat, wird ebenfalls das Standard-Bruttogewicht verwendet.</w:t>
      </w:r>
      <w:r w:rsidR="00B22035">
        <w:t xml:space="preserve"> </w:t>
      </w:r>
      <w:r>
        <w:t>Die Straßenklasse kann für alternative Lieferwerke unterschiedlich sein, sodass die MIXOR Optimierung für jede Kombination aus Fahrzeug, Auftrag und Lieferwerk das korrekte maximale Bruttogewicht ermitteln kann.</w:t>
      </w:r>
      <w:r w:rsidR="00CE7E90">
        <w:t xml:space="preserve"> </w:t>
      </w:r>
      <w:r>
        <w:t>Die</w:t>
      </w:r>
      <w:r w:rsidR="00CE7E90">
        <w:t xml:space="preserve"> </w:t>
      </w:r>
      <w:proofErr w:type="spellStart"/>
      <w:r w:rsidR="00CE7E90">
        <w:t>Bearing</w:t>
      </w:r>
      <w:proofErr w:type="spellEnd"/>
      <w:r w:rsidR="00CE7E90">
        <w:t xml:space="preserve"> </w:t>
      </w:r>
      <w:proofErr w:type="spellStart"/>
      <w:r w:rsidR="00CE7E90">
        <w:t>Capacity</w:t>
      </w:r>
      <w:proofErr w:type="spellEnd"/>
      <w:r>
        <w:t xml:space="preserve"> wird von der MIXOR Optimierung berücksichtigt, wenn die Dynamic Density Funktionalität verwendet wird (d.h. wenn eine Materialdichte im Auftrag angegeben ist).</w:t>
      </w:r>
    </w:p>
    <w:p w14:paraId="3243CD58" w14:textId="02EAFDC9" w:rsidR="00B77CB4" w:rsidRDefault="00000000">
      <w:pPr>
        <w:pStyle w:val="berschrift4"/>
      </w:pPr>
      <w:proofErr w:type="spellStart"/>
      <w:r>
        <w:t>Conveyor</w:t>
      </w:r>
      <w:proofErr w:type="spellEnd"/>
      <w:r>
        <w:t xml:space="preserve"> Belt</w:t>
      </w:r>
    </w:p>
    <w:p w14:paraId="66B9C57A" w14:textId="3B4B8DD3" w:rsidR="00B77CB4" w:rsidRPr="00B22035" w:rsidRDefault="00B22035">
      <w:pPr>
        <w:rPr>
          <w:bCs/>
        </w:rPr>
      </w:pPr>
      <w:r w:rsidRPr="00B22035">
        <w:rPr>
          <w:bCs/>
        </w:rPr>
        <w:t>D</w:t>
      </w:r>
      <w:r w:rsidR="00000000" w:rsidRPr="00B22035">
        <w:rPr>
          <w:bCs/>
        </w:rPr>
        <w:t>ie Kapazität eines Fahrzeugs hängt</w:t>
      </w:r>
      <w:r w:rsidRPr="00B22035">
        <w:rPr>
          <w:bCs/>
        </w:rPr>
        <w:t xml:space="preserve"> davon ab</w:t>
      </w:r>
      <w:r w:rsidR="00000000" w:rsidRPr="00B22035">
        <w:rPr>
          <w:bCs/>
        </w:rPr>
        <w:t>, ob in der aktuellen Schicht ein Förderband</w:t>
      </w:r>
      <w:r w:rsidRPr="00B22035">
        <w:rPr>
          <w:bCs/>
        </w:rPr>
        <w:t xml:space="preserve"> (</w:t>
      </w:r>
      <w:proofErr w:type="spellStart"/>
      <w:r w:rsidRPr="00B22035">
        <w:rPr>
          <w:bCs/>
        </w:rPr>
        <w:t>Conveyor</w:t>
      </w:r>
      <w:proofErr w:type="spellEnd"/>
      <w:r w:rsidRPr="00B22035">
        <w:rPr>
          <w:bCs/>
        </w:rPr>
        <w:t xml:space="preserve"> Belt)</w:t>
      </w:r>
      <w:r w:rsidR="00000000" w:rsidRPr="00B22035">
        <w:rPr>
          <w:bCs/>
        </w:rPr>
        <w:t xml:space="preserve"> am Fahrzeug montiert ist oder nicht.</w:t>
      </w:r>
      <w:r w:rsidRPr="00B22035">
        <w:rPr>
          <w:bCs/>
        </w:rPr>
        <w:t xml:space="preserve"> Ein </w:t>
      </w:r>
      <w:r w:rsidR="00000000" w:rsidRPr="00B22035">
        <w:rPr>
          <w:bCs/>
        </w:rPr>
        <w:t>Förderband ist eine abnehmbare Ausrüstung, die am Fahrzeug montiert werden kann. Wenn das Förderband montiert ist, erhöht sich das Leergewicht des Fahrzeugs, wodurch die Ladekapazität für Beton reduziert wird.</w:t>
      </w:r>
      <w:r w:rsidRPr="00B22035">
        <w:rPr>
          <w:bCs/>
        </w:rPr>
        <w:t xml:space="preserve"> </w:t>
      </w:r>
      <w:r w:rsidR="00000000" w:rsidRPr="00B22035">
        <w:rPr>
          <w:bCs/>
        </w:rPr>
        <w:t>Die MIXOR Optimierung muss pro Schicht berücksichtigen, ob ein Fahrzeug mit einem Förderband ausgestattet ist, und entsprechend das korrekte Leergewicht und die Ladekapazität verwenden.</w:t>
      </w:r>
    </w:p>
    <w:p w14:paraId="7FD9D326" w14:textId="77777777" w:rsidR="00B77CB4" w:rsidRDefault="00000000">
      <w:r>
        <w:rPr>
          <w:b/>
        </w:rPr>
        <w:t>Umsetzung</w:t>
      </w:r>
    </w:p>
    <w:p w14:paraId="1C313C0A" w14:textId="5E3EA762" w:rsidR="00B77CB4" w:rsidRDefault="00000000">
      <w:r>
        <w:t xml:space="preserve">Für jedes Fahrzeug kann ein </w:t>
      </w:r>
      <w:proofErr w:type="spellStart"/>
      <w:r>
        <w:t>Flag</w:t>
      </w:r>
      <w:proofErr w:type="spellEnd"/>
      <w:r>
        <w:t xml:space="preserve"> "Equipment </w:t>
      </w:r>
      <w:proofErr w:type="spellStart"/>
      <w:r>
        <w:t>Mounted</w:t>
      </w:r>
      <w:proofErr w:type="spellEnd"/>
      <w:r>
        <w:t xml:space="preserve">" (Ausrüstung montiert) gesetzt werden, das angibt, ob das Fahrzeug in der aktuellen Schicht mit einem Förderband </w:t>
      </w:r>
      <w:r>
        <w:lastRenderedPageBreak/>
        <w:t xml:space="preserve">ausgestattet ist. Dieses </w:t>
      </w:r>
      <w:proofErr w:type="spellStart"/>
      <w:r>
        <w:t>Flag</w:t>
      </w:r>
      <w:proofErr w:type="spellEnd"/>
      <w:r>
        <w:t xml:space="preserve"> kann auf Ebenen des Fahrzeugkalenders gesetzt werden</w:t>
      </w:r>
      <w:r w:rsidR="00B22035">
        <w:t xml:space="preserve">. </w:t>
      </w:r>
      <w:r>
        <w:t>Die MIXOR Optimierung verwendet diese Information wie folgt:</w:t>
      </w:r>
    </w:p>
    <w:p w14:paraId="27D9040E" w14:textId="0ED2CFD6" w:rsidR="00B77CB4" w:rsidRDefault="00000000" w:rsidP="00296FB9">
      <w:pPr>
        <w:pStyle w:val="Listenabsatz"/>
        <w:numPr>
          <w:ilvl w:val="0"/>
          <w:numId w:val="29"/>
        </w:numPr>
      </w:pPr>
      <w:r>
        <w:t xml:space="preserve">Nur Fahrzeuge mit gesetztem "Equipment </w:t>
      </w:r>
      <w:proofErr w:type="spellStart"/>
      <w:r>
        <w:t>Mounted</w:t>
      </w:r>
      <w:proofErr w:type="spellEnd"/>
      <w:r>
        <w:t xml:space="preserve">" </w:t>
      </w:r>
      <w:proofErr w:type="spellStart"/>
      <w:r>
        <w:t>Flag</w:t>
      </w:r>
      <w:proofErr w:type="spellEnd"/>
      <w:r>
        <w:t xml:space="preserve"> dürfen Aufträge mit Entlademodus "X" (Förderbandanforderung) ausführen.</w:t>
      </w:r>
    </w:p>
    <w:p w14:paraId="4B7D5E4F" w14:textId="13AE2C8E" w:rsidR="00B77CB4" w:rsidRDefault="00296FB9" w:rsidP="00296FB9">
      <w:pPr>
        <w:pStyle w:val="Listenabsatz"/>
        <w:numPr>
          <w:ilvl w:val="0"/>
          <w:numId w:val="29"/>
        </w:numPr>
      </w:pPr>
      <w:r>
        <w:t xml:space="preserve">Die </w:t>
      </w:r>
      <w:r w:rsidR="00000000">
        <w:t>Optimier</w:t>
      </w:r>
      <w:r>
        <w:t>ung</w:t>
      </w:r>
      <w:r w:rsidR="00000000">
        <w:t xml:space="preserve"> schlägt keine Lieferungen für Aufträge mit Entlademodus "X" </w:t>
      </w:r>
      <w:r>
        <w:t>für</w:t>
      </w:r>
      <w:r w:rsidR="00000000">
        <w:t xml:space="preserve"> Fahrzeuge ohne gesetztes </w:t>
      </w:r>
      <w:proofErr w:type="spellStart"/>
      <w:r w:rsidR="00000000">
        <w:t>Flag</w:t>
      </w:r>
      <w:proofErr w:type="spellEnd"/>
      <w:r w:rsidR="00000000">
        <w:t xml:space="preserve"> vor.</w:t>
      </w:r>
    </w:p>
    <w:p w14:paraId="1278C488" w14:textId="2050D64E" w:rsidR="00B77CB4" w:rsidRDefault="00296FB9" w:rsidP="00296FB9">
      <w:pPr>
        <w:pStyle w:val="Listenabsatz"/>
        <w:numPr>
          <w:ilvl w:val="0"/>
          <w:numId w:val="29"/>
        </w:numPr>
      </w:pPr>
      <w:r>
        <w:t>Für</w:t>
      </w:r>
      <w:r w:rsidR="00000000">
        <w:t xml:space="preserve"> Schichten mit gesetztem "Equipment </w:t>
      </w:r>
      <w:proofErr w:type="spellStart"/>
      <w:r w:rsidR="00000000">
        <w:t>Mounted</w:t>
      </w:r>
      <w:proofErr w:type="spellEnd"/>
      <w:r w:rsidR="00000000">
        <w:t xml:space="preserve">" </w:t>
      </w:r>
      <w:proofErr w:type="spellStart"/>
      <w:r w:rsidR="00000000">
        <w:t>Flag</w:t>
      </w:r>
      <w:proofErr w:type="spellEnd"/>
      <w:r w:rsidR="00000000">
        <w:t xml:space="preserve"> wird das erweiterte Leergewicht anstelle des normalen Leergewichts verwendet.</w:t>
      </w:r>
    </w:p>
    <w:p w14:paraId="3E185EE9" w14:textId="3D55DF9A" w:rsidR="00B77CB4" w:rsidRDefault="00000000" w:rsidP="00296FB9">
      <w:pPr>
        <w:pStyle w:val="Listenabsatz"/>
        <w:numPr>
          <w:ilvl w:val="0"/>
          <w:numId w:val="29"/>
        </w:numPr>
      </w:pPr>
      <w:r>
        <w:t>Das erweiterte Leergewicht gilt für alle Lieferungen in dieser Schicht, unabhängig vom Entlademodus.</w:t>
      </w:r>
    </w:p>
    <w:p w14:paraId="74303C2C" w14:textId="49E23237" w:rsidR="00B77CB4" w:rsidRDefault="00000000">
      <w:r>
        <w:t xml:space="preserve">Wenn das erweiterte Leergewicht leer oder 0 ist, wird das normale Leergewicht verwendet, unabhängig vom Status des "Equipment </w:t>
      </w:r>
      <w:proofErr w:type="spellStart"/>
      <w:r>
        <w:t>Mounted</w:t>
      </w:r>
      <w:proofErr w:type="spellEnd"/>
      <w:r>
        <w:t>" Flags. Das erweiterte Leergewicht muss höher sein als das Standard-Leergewicht.</w:t>
      </w:r>
      <w:r w:rsidR="00296FB9">
        <w:t xml:space="preserve"> </w:t>
      </w:r>
      <w:r>
        <w:t>Das Förderband wird in der Praxis immer für eine ganze Schicht montiert oder demontiert. Daher ist die Einstellung schichtabhängig und nicht einzeln pro Lieferung.</w:t>
      </w:r>
    </w:p>
    <w:p w14:paraId="66568284" w14:textId="77777777" w:rsidR="004A0749" w:rsidRDefault="004A0749" w:rsidP="004A0749">
      <w:pPr>
        <w:pStyle w:val="berschrift4"/>
      </w:pPr>
      <w:r>
        <w:t>Öffnungszeiten</w:t>
      </w:r>
    </w:p>
    <w:p w14:paraId="1FD9F592" w14:textId="77777777" w:rsidR="004A0749" w:rsidRPr="00ED34AA" w:rsidRDefault="004A0749" w:rsidP="004A0749">
      <w:r>
        <w:t xml:space="preserve">Werke, </w:t>
      </w:r>
      <w:proofErr w:type="spellStart"/>
      <w:r>
        <w:t>Parkings</w:t>
      </w:r>
      <w:proofErr w:type="spellEnd"/>
      <w:r>
        <w:t xml:space="preserve"> und die Baustellen der Kunden werden im System als „Locations“ hinterlegt. Jede Location besitzt Öffnungszeiten pro Wochentag. Diese müssen von der Optimierung unterschiedlich berücksichtigt werden. </w:t>
      </w:r>
    </w:p>
    <w:p w14:paraId="07AE9FEF" w14:textId="77777777" w:rsidR="004A0749" w:rsidRDefault="004A0749" w:rsidP="004A0749">
      <w:r>
        <w:t xml:space="preserve"> Für Werke sollen verschiedene Öffnungszeit-Intervalle wie folgt berücksichtigt werden:</w:t>
      </w:r>
    </w:p>
    <w:p w14:paraId="513A48A6" w14:textId="77777777" w:rsidR="004A0749" w:rsidRDefault="004A0749" w:rsidP="004A0749">
      <w:pPr>
        <w:pStyle w:val="Listenabsatz"/>
        <w:numPr>
          <w:ilvl w:val="0"/>
          <w:numId w:val="18"/>
        </w:numPr>
      </w:pPr>
      <w:r>
        <w:t xml:space="preserve">Wenn das Hauptwerk geschlossen ist, soll aus alternativen Lieferwerken geliefert werden, um Verspätungen zu verhindern. Sortiert nach Nähe zum Kunden. </w:t>
      </w:r>
    </w:p>
    <w:p w14:paraId="4401E451" w14:textId="77777777" w:rsidR="004A0749" w:rsidRDefault="004A0749" w:rsidP="004A0749">
      <w:pPr>
        <w:pStyle w:val="Listenabsatz"/>
        <w:numPr>
          <w:ilvl w:val="0"/>
          <w:numId w:val="18"/>
        </w:numPr>
      </w:pPr>
      <w:r>
        <w:t>Wenn das Hauptwerk geschlossen ist, aber keine alternativen Lieferwerke eingetragen oder verfügbar sind, wird die Werksschließung berücksichtigt und der Lieferfluss gebrochen.</w:t>
      </w:r>
    </w:p>
    <w:p w14:paraId="17A0D35E" w14:textId="77777777" w:rsidR="004A0749" w:rsidRDefault="004A0749" w:rsidP="004A0749">
      <w:r w:rsidRPr="00CC047A">
        <w:t xml:space="preserve">Der Ladebeginn muss jeweils innerhalb der Öffnungszeiten liegen. Das </w:t>
      </w:r>
      <w:proofErr w:type="spellStart"/>
      <w:r w:rsidRPr="00CC047A">
        <w:t>Ladeende</w:t>
      </w:r>
      <w:proofErr w:type="spellEnd"/>
      <w:r w:rsidRPr="00CC047A">
        <w:t xml:space="preserve"> kann über das Intervall hinausragen.</w:t>
      </w:r>
      <w:r>
        <w:t xml:space="preserve"> Die Öffnungszeiten gelten nur in Bezug auf den Start der Beladung. In Bezug auf die Verfügbarkeit von Fahrzeugen gelten Sie nicht. </w:t>
      </w:r>
      <w:r>
        <w:lastRenderedPageBreak/>
        <w:t>Fahrzeuge können also unabhängig der Öffnungszeiten zu anderen Werken geschickt werden.</w:t>
      </w:r>
    </w:p>
    <w:p w14:paraId="6E0C3B94" w14:textId="2307A435" w:rsidR="004A0749" w:rsidRDefault="004A0749">
      <w:r>
        <w:t>Für Kunden werden Öffnungszeiten generell ignoriert.</w:t>
      </w:r>
    </w:p>
    <w:p w14:paraId="65115DD4" w14:textId="57EF4FFB" w:rsidR="0033072E" w:rsidRDefault="00CE572B" w:rsidP="008A0FB7">
      <w:pPr>
        <w:pStyle w:val="berschrift4"/>
      </w:pPr>
      <w:r>
        <w:t xml:space="preserve"> </w:t>
      </w:r>
      <w:r w:rsidR="0033072E">
        <w:t>Werksrestriktionen</w:t>
      </w:r>
    </w:p>
    <w:p w14:paraId="7F6A072C" w14:textId="77777777" w:rsidR="008C2BD2" w:rsidRDefault="00C220DF" w:rsidP="008C2BD2">
      <w:pPr>
        <w:pStyle w:val="Listenabsatz"/>
        <w:numPr>
          <w:ilvl w:val="0"/>
          <w:numId w:val="9"/>
        </w:numPr>
      </w:pPr>
      <w:r>
        <w:t>Ein Werk hat zum einen als Restriktion wieviel Material pro Stunde geladen werden kann.</w:t>
      </w:r>
    </w:p>
    <w:p w14:paraId="2FE896DD" w14:textId="751D6CE8" w:rsidR="00C220DF" w:rsidRDefault="00C220DF" w:rsidP="008C2BD2">
      <w:pPr>
        <w:pStyle w:val="Listenabsatz"/>
        <w:numPr>
          <w:ilvl w:val="0"/>
          <w:numId w:val="9"/>
        </w:numPr>
        <w:rPr>
          <w:ins w:id="140" w:author="Stefan Jollet" w:date="2022-08-15T13:30:00Z"/>
        </w:rPr>
      </w:pPr>
      <w:r>
        <w:t xml:space="preserve">Eine </w:t>
      </w:r>
      <w:r w:rsidR="00ED4C87">
        <w:t>zusätzliche</w:t>
      </w:r>
      <w:r>
        <w:t xml:space="preserve"> Restriktion ist</w:t>
      </w:r>
      <w:r w:rsidR="00ED4C87">
        <w:t>,</w:t>
      </w:r>
      <w:r>
        <w:t xml:space="preserve"> wie viele Fahrzeuge gleichzeitig beladen werden können.</w:t>
      </w:r>
      <w:r w:rsidR="00ED4C87">
        <w:t xml:space="preserve"> Beide Restriktionen wirken zusammen und müssen stets eingehalten werden.</w:t>
      </w:r>
    </w:p>
    <w:p w14:paraId="04E7E510" w14:textId="7C9FB9E1" w:rsidR="00A936D3" w:rsidRPr="00ED34AA" w:rsidRDefault="00A936D3" w:rsidP="008076F3">
      <w:ins w:id="141" w:author="Stefan Jollet" w:date="2022-08-15T13:30:00Z">
        <w:r>
          <w:t>TBD mit Benedikt</w:t>
        </w:r>
        <w:r w:rsidR="00B13450">
          <w:t xml:space="preserve"> besprechen</w:t>
        </w:r>
      </w:ins>
    </w:p>
    <w:p w14:paraId="59298312" w14:textId="5326C0AE" w:rsidR="00005924" w:rsidRDefault="00005924" w:rsidP="008A0FB7">
      <w:pPr>
        <w:pStyle w:val="berschrift4"/>
      </w:pPr>
      <w:r>
        <w:t>Alternative Lieferwerke</w:t>
      </w:r>
    </w:p>
    <w:p w14:paraId="52544409" w14:textId="3427CEA2" w:rsidR="00411F34" w:rsidRDefault="00005924" w:rsidP="00005924">
      <w:r>
        <w:t>Falls eine Lieferung von mehreren Werken aus bedient werden kann, sollen diese in der Optimierung einbezogen werden. Es soll eine Unterscheidung zwischen den verschiedenen Modi</w:t>
      </w:r>
      <w:r w:rsidR="00751E52">
        <w:t xml:space="preserve"> (</w:t>
      </w:r>
      <w:proofErr w:type="spellStart"/>
      <w:r w:rsidR="00751E52">
        <w:t>Princip</w:t>
      </w:r>
      <w:r w:rsidR="00371856">
        <w:t>al</w:t>
      </w:r>
      <w:proofErr w:type="spellEnd"/>
      <w:r w:rsidR="00371856">
        <w:t>,</w:t>
      </w:r>
      <w:r w:rsidR="0068651F">
        <w:t xml:space="preserve"> </w:t>
      </w:r>
      <w:r w:rsidR="00751E52">
        <w:t>Single,</w:t>
      </w:r>
      <w:r w:rsidR="0068651F">
        <w:t xml:space="preserve"> </w:t>
      </w:r>
      <w:r w:rsidR="00751E52">
        <w:t>Multiple,</w:t>
      </w:r>
      <w:r w:rsidR="0068651F">
        <w:t xml:space="preserve"> </w:t>
      </w:r>
      <w:r w:rsidR="00751E52">
        <w:t>Manual Swap)</w:t>
      </w:r>
      <w:r>
        <w:t xml:space="preserve"> geben.</w:t>
      </w:r>
      <w:r w:rsidR="00411F34">
        <w:t xml:space="preserve"> Die unterschiedlichen Modi bedeuten </w:t>
      </w:r>
      <w:r w:rsidR="0072123B">
        <w:t>F</w:t>
      </w:r>
      <w:r w:rsidR="00411F34">
        <w:t>olgendes:</w:t>
      </w:r>
    </w:p>
    <w:p w14:paraId="7317C455" w14:textId="590C8863" w:rsidR="00411F34" w:rsidRDefault="00411F34" w:rsidP="00411F34">
      <w:pPr>
        <w:pStyle w:val="Listenabsatz"/>
        <w:numPr>
          <w:ilvl w:val="0"/>
          <w:numId w:val="20"/>
        </w:numPr>
      </w:pPr>
      <w:proofErr w:type="spellStart"/>
      <w:r>
        <w:t>Principal</w:t>
      </w:r>
      <w:proofErr w:type="spellEnd"/>
      <w:r>
        <w:t>: Alle Lieferungen müssen aus dem Hauptwerk geliefert werden</w:t>
      </w:r>
      <w:r w:rsidR="0072123B">
        <w:t>.</w:t>
      </w:r>
    </w:p>
    <w:p w14:paraId="719E273B" w14:textId="60F39EEB" w:rsidR="00B0786E" w:rsidRDefault="00411F34" w:rsidP="00B0786E">
      <w:pPr>
        <w:pStyle w:val="Listenabsatz"/>
        <w:numPr>
          <w:ilvl w:val="0"/>
          <w:numId w:val="20"/>
        </w:numPr>
      </w:pPr>
      <w:r>
        <w:t>Single: Die Optimierung kann wählen aus welchem</w:t>
      </w:r>
      <w:r w:rsidR="00D257E9">
        <w:t xml:space="preserve"> der angegebenen</w:t>
      </w:r>
      <w:r>
        <w:t xml:space="preserve"> Werk</w:t>
      </w:r>
      <w:r w:rsidR="00D257E9">
        <w:t>e</w:t>
      </w:r>
      <w:r>
        <w:t xml:space="preserve"> die Lieferungen geliefert werden. </w:t>
      </w:r>
      <w:r w:rsidR="002E26E0">
        <w:t>Alle Lieferungen müssen aber aus dem gleichen Werk geliefert werden.</w:t>
      </w:r>
      <w:r w:rsidR="0008442E">
        <w:t xml:space="preserve"> Wenn bereits eine Lieferung angewiesen ist, besteht also keine Wahlmöglichkeit mehr und das Werk ist fixiert</w:t>
      </w:r>
      <w:r w:rsidR="0072123B">
        <w:t>.</w:t>
      </w:r>
      <w:r w:rsidR="00041119">
        <w:t xml:space="preserve"> Falls ein Nutzer manuell </w:t>
      </w:r>
      <w:r w:rsidR="0013095B">
        <w:t xml:space="preserve">eine Lieferung von einem anderen Werk anweist, gilt für die Optimierung jedoch weiterhin das Werk der ersten Anweisung. </w:t>
      </w:r>
    </w:p>
    <w:p w14:paraId="2BBCFDA6" w14:textId="5D0B6BD7" w:rsidR="00B10E53" w:rsidRDefault="00D257E9" w:rsidP="00411F34">
      <w:pPr>
        <w:pStyle w:val="Listenabsatz"/>
        <w:numPr>
          <w:ilvl w:val="0"/>
          <w:numId w:val="20"/>
        </w:numPr>
      </w:pPr>
      <w:r>
        <w:t xml:space="preserve">Multiple: Die Optimierung kann für jede Lieferung aus </w:t>
      </w:r>
      <w:r w:rsidR="000D2535">
        <w:t>den angegebenen Werken wählen.</w:t>
      </w:r>
    </w:p>
    <w:p w14:paraId="1A34FFB5" w14:textId="67BD800C" w:rsidR="00B0786E" w:rsidRDefault="00B0786E" w:rsidP="00411F34">
      <w:pPr>
        <w:pStyle w:val="Listenabsatz"/>
        <w:numPr>
          <w:ilvl w:val="0"/>
          <w:numId w:val="20"/>
        </w:numPr>
      </w:pPr>
      <w:r w:rsidRPr="00B0786E">
        <w:t>Manual Swap: Es muss g</w:t>
      </w:r>
      <w:r w:rsidRPr="0011266C">
        <w:t>rund</w:t>
      </w:r>
      <w:r>
        <w:t xml:space="preserve">sätzlich vom Hauptwerk geliefert werden. Sobald ein Disponent eine manuelle Anweisung von einem anderen Werk aus macht, müssen alle anderen </w:t>
      </w:r>
      <w:r w:rsidR="00056EAC">
        <w:t>Optimierer Vorschläge</w:t>
      </w:r>
      <w:r>
        <w:t xml:space="preserve"> von diesem Werk</w:t>
      </w:r>
      <w:r w:rsidR="00257847">
        <w:t xml:space="preserve"> </w:t>
      </w:r>
      <w:r>
        <w:t>ausgehen. Die Optimierung hat also keine freie Wahl.</w:t>
      </w:r>
    </w:p>
    <w:p w14:paraId="6BE648F6" w14:textId="11070FEC" w:rsidR="00765CFF" w:rsidRPr="00B0786E" w:rsidRDefault="00765CFF" w:rsidP="00411F34">
      <w:pPr>
        <w:pStyle w:val="Listenabsatz"/>
        <w:numPr>
          <w:ilvl w:val="0"/>
          <w:numId w:val="20"/>
        </w:numPr>
      </w:pPr>
      <w:r>
        <w:t>Es müssen maximal acht alternative Lieferwerke berücksichtigt werden.</w:t>
      </w:r>
    </w:p>
    <w:p w14:paraId="47D6D0CC" w14:textId="74D6BAED" w:rsidR="00B2595F" w:rsidRDefault="007140A9" w:rsidP="008A0FB7">
      <w:pPr>
        <w:pStyle w:val="berschrift4"/>
      </w:pPr>
      <w:r w:rsidRPr="00B0786E">
        <w:lastRenderedPageBreak/>
        <w:t xml:space="preserve"> </w:t>
      </w:r>
      <w:proofErr w:type="spellStart"/>
      <w:r w:rsidR="0078578B">
        <w:t>Splitload</w:t>
      </w:r>
      <w:proofErr w:type="spellEnd"/>
      <w:r w:rsidR="0078578B">
        <w:t xml:space="preserve"> and </w:t>
      </w:r>
      <w:proofErr w:type="spellStart"/>
      <w:r w:rsidR="00B2595F">
        <w:t>Multidrop</w:t>
      </w:r>
      <w:proofErr w:type="spellEnd"/>
    </w:p>
    <w:p w14:paraId="56F27952" w14:textId="3650CC9B" w:rsidR="003657E9" w:rsidRDefault="0078578B" w:rsidP="00B2595F">
      <w:r>
        <w:t>Ein</w:t>
      </w:r>
      <w:r w:rsidR="00F4488C">
        <w:t xml:space="preserve"> </w:t>
      </w:r>
      <w:proofErr w:type="spellStart"/>
      <w:r w:rsidR="00F4488C">
        <w:t>One-Shipto-</w:t>
      </w:r>
      <w:r>
        <w:t>Splitload</w:t>
      </w:r>
      <w:proofErr w:type="spellEnd"/>
      <w:r>
        <w:t xml:space="preserve"> bedeutet in SYNCROTESS eine</w:t>
      </w:r>
      <w:r w:rsidR="0010578C">
        <w:t xml:space="preserve"> zusammenhängende</w:t>
      </w:r>
      <w:r>
        <w:t xml:space="preserve"> </w:t>
      </w:r>
      <w:r w:rsidR="00F4488C">
        <w:t>Menge von Aufträgen</w:t>
      </w:r>
      <w:r w:rsidR="0010578C">
        <w:t xml:space="preserve">, </w:t>
      </w:r>
      <w:r w:rsidR="004C36A0">
        <w:t>bei denen vom gleichen Werk zum gleichen Kunden, unterschiedliche Materialien geliefert werden müssen.</w:t>
      </w:r>
    </w:p>
    <w:p w14:paraId="77A4A74A" w14:textId="0E219C7B" w:rsidR="0078578B" w:rsidRDefault="00F04AB7" w:rsidP="00B2595F">
      <w:r>
        <w:t xml:space="preserve">Die </w:t>
      </w:r>
      <w:r w:rsidR="00794AC2">
        <w:t>MIXOR O</w:t>
      </w:r>
      <w:r>
        <w:t xml:space="preserve">ptimierung muss einen </w:t>
      </w:r>
      <w:proofErr w:type="spellStart"/>
      <w:r>
        <w:t>One-Shipto-Splitload</w:t>
      </w:r>
      <w:proofErr w:type="spellEnd"/>
      <w:r>
        <w:t xml:space="preserve"> als genau eine Lieferung vom Lieferwerk zum Kunden mit verschiedenen Materialien einplanen. Die Dauer der Lade- und Entladezeiten werden summiert.  </w:t>
      </w:r>
    </w:p>
    <w:p w14:paraId="2EFAB5AE" w14:textId="039EE22D" w:rsidR="008B479F" w:rsidRDefault="008B479F" w:rsidP="00B2595F">
      <w:r>
        <w:t xml:space="preserve">Ein </w:t>
      </w:r>
      <w:proofErr w:type="spellStart"/>
      <w:r>
        <w:t>Multidrop</w:t>
      </w:r>
      <w:proofErr w:type="spellEnd"/>
      <w:r>
        <w:t xml:space="preserve"> bedeutet in SYNCROTESS eine zusammenhängende Menge von Aufträgen, bei denen vom gleichen </w:t>
      </w:r>
      <w:r w:rsidR="00AE53EF">
        <w:t xml:space="preserve">Werk zu unterschiedlichen Kunden das gleiche Material geliefert werden muss. </w:t>
      </w:r>
      <w:r w:rsidR="003467C6">
        <w:t xml:space="preserve">Die Abfahrreihenfolge der Kunden ist </w:t>
      </w:r>
      <w:r w:rsidR="00F3793C">
        <w:t xml:space="preserve">fest </w:t>
      </w:r>
      <w:r w:rsidR="003467C6">
        <w:t>vorgegeben.</w:t>
      </w:r>
    </w:p>
    <w:p w14:paraId="01577952" w14:textId="26FEB158" w:rsidR="0035120C" w:rsidRDefault="0035120C" w:rsidP="00B2595F">
      <w:r>
        <w:t xml:space="preserve">Die </w:t>
      </w:r>
      <w:r w:rsidR="00794AC2">
        <w:t>MIXOR O</w:t>
      </w:r>
      <w:r>
        <w:t xml:space="preserve">ptimierung muss einen </w:t>
      </w:r>
      <w:proofErr w:type="spellStart"/>
      <w:r>
        <w:t>Multidrop</w:t>
      </w:r>
      <w:proofErr w:type="spellEnd"/>
      <w:r>
        <w:t xml:space="preserve"> als genau eine Lieferung vom Lieferwerk zum letzten Kunden der Entladereihenfolge </w:t>
      </w:r>
      <w:r w:rsidR="000624FA">
        <w:t xml:space="preserve">einplanen. Die Fahrtdauer wird aus den einzelnen Fahrzeiten und den Entladezeiten summiert. </w:t>
      </w:r>
    </w:p>
    <w:p w14:paraId="4A9EE5DB" w14:textId="04C1303A" w:rsidR="00777AA8" w:rsidRPr="00777AA8" w:rsidRDefault="00777AA8" w:rsidP="00B2595F">
      <w:pPr>
        <w:rPr>
          <w:b/>
          <w:bCs/>
        </w:rPr>
      </w:pPr>
      <w:r w:rsidRPr="00777AA8">
        <w:rPr>
          <w:b/>
          <w:bCs/>
        </w:rPr>
        <w:t>Umsetzung</w:t>
      </w:r>
    </w:p>
    <w:p w14:paraId="0263C62A" w14:textId="58A6F8BD" w:rsidR="00777AA8" w:rsidRDefault="00777AA8" w:rsidP="00B2595F">
      <w:r w:rsidRPr="00777AA8">
        <w:t>Die Distanz zwischen den Entladeorten der Kunden</w:t>
      </w:r>
      <w:r w:rsidR="00B93650">
        <w:t xml:space="preserve"> bei einem </w:t>
      </w:r>
      <w:proofErr w:type="spellStart"/>
      <w:r w:rsidR="00B93650">
        <w:t>Multidrop</w:t>
      </w:r>
      <w:proofErr w:type="spellEnd"/>
      <w:r w:rsidRPr="00777AA8">
        <w:t xml:space="preserve"> wird mittels Luftlinienkalkulation errechnet (inkl. Durchschnittsgeschwindigkeit und Approximationsfaktor).</w:t>
      </w:r>
    </w:p>
    <w:p w14:paraId="23382775" w14:textId="562D637A" w:rsidR="00B77CB4" w:rsidRDefault="00000000">
      <w:pPr>
        <w:pStyle w:val="berschrift4"/>
      </w:pPr>
      <w:r>
        <w:t xml:space="preserve"> </w:t>
      </w:r>
      <w:r w:rsidR="00DA49BB">
        <w:t>Location</w:t>
      </w:r>
      <w:r>
        <w:t xml:space="preserve">-Alias für mehrere </w:t>
      </w:r>
      <w:r w:rsidR="00DA49BB">
        <w:t>Werke</w:t>
      </w:r>
      <w:r>
        <w:t xml:space="preserve"> an einem Standort</w:t>
      </w:r>
    </w:p>
    <w:p w14:paraId="519C9C2F" w14:textId="4C4E5425" w:rsidR="00B77CB4" w:rsidRDefault="00DA49BB">
      <w:r>
        <w:rPr>
          <w:bCs/>
        </w:rPr>
        <w:t xml:space="preserve">Die Funktionalität </w:t>
      </w:r>
      <w:r w:rsidR="00000000" w:rsidRPr="00DA49BB">
        <w:rPr>
          <w:bCs/>
        </w:rPr>
        <w:t>Werks-Alias (Location Alias)</w:t>
      </w:r>
      <w:r w:rsidR="00000000">
        <w:t xml:space="preserve"> </w:t>
      </w:r>
      <w:r>
        <w:t>erlaubt es</w:t>
      </w:r>
      <w:r w:rsidR="00000000">
        <w:t xml:space="preserve"> mehrere physische Werke, die sich an einem Standort befinden, als ein kombiniertes virtuelles Werk in der Optimierung zu behandeln, während sie in den vor- und nachgelagerten Systemen (ERP, Telemati</w:t>
      </w:r>
      <w:r>
        <w:t>k</w:t>
      </w:r>
      <w:r w:rsidR="00000000">
        <w:t xml:space="preserve">) </w:t>
      </w:r>
      <w:r w:rsidR="00000000" w:rsidRPr="00DA49BB">
        <w:t>weiterhin als separate Werke geführt werden.</w:t>
      </w:r>
      <w:r w:rsidRPr="00DA49BB">
        <w:t xml:space="preserve"> Dieses einzelne</w:t>
      </w:r>
      <w:r w:rsidR="003B2324">
        <w:t>,</w:t>
      </w:r>
      <w:r w:rsidRPr="00DA49BB">
        <w:t xml:space="preserve"> virtuelle Werk wird als k</w:t>
      </w:r>
      <w:r w:rsidR="00000000" w:rsidRPr="00DA49BB">
        <w:t xml:space="preserve">ombiniertes Werk </w:t>
      </w:r>
      <w:r w:rsidRPr="00DA49BB">
        <w:t>bezeichnet</w:t>
      </w:r>
      <w:r w:rsidR="00000000" w:rsidRPr="00DA49BB">
        <w:t xml:space="preserve">, das </w:t>
      </w:r>
      <w:r w:rsidRPr="00DA49BB">
        <w:t>durch</w:t>
      </w:r>
      <w:r w:rsidR="00000000" w:rsidRPr="00DA49BB">
        <w:t xml:space="preserve"> die Optimierung als einzelnes Werk mit kombinierter Produktionskapazität </w:t>
      </w:r>
      <w:r>
        <w:t>abgebildet</w:t>
      </w:r>
      <w:r w:rsidR="00000000">
        <w:t xml:space="preserve"> wird.</w:t>
      </w:r>
      <w:r>
        <w:t xml:space="preserve"> </w:t>
      </w:r>
      <w:r w:rsidR="00000000">
        <w:t xml:space="preserve">Die MIXOR Optimierung muss bei der Planung das kombinierte Werk als einzelnes Werk mit einer gemeinsamen Fahrzeugwarteschlange und der </w:t>
      </w:r>
      <w:proofErr w:type="spellStart"/>
      <w:r w:rsidR="00000000">
        <w:t>FiFo</w:t>
      </w:r>
      <w:proofErr w:type="spellEnd"/>
      <w:r w:rsidR="00000000">
        <w:t>-Regel berücksichtigen, während die tatsächliche Zuweisung zu den physischen Alias-Werken für die Schnittstellen zu ERP und Telemati</w:t>
      </w:r>
      <w:r>
        <w:t>k</w:t>
      </w:r>
      <w:r w:rsidR="00000000">
        <w:t xml:space="preserve"> erfolgt.</w:t>
      </w:r>
      <w:r>
        <w:t xml:space="preserve"> Die Lösung erfolgt vollständig in der Schnittstelle zur MIXOR-Optimierung</w:t>
      </w:r>
      <w:r w:rsidR="003B2324">
        <w:t xml:space="preserve"> und wird nachfolgend der Vollständigkeit halber beschrieben.</w:t>
      </w:r>
    </w:p>
    <w:p w14:paraId="002087ED" w14:textId="77777777" w:rsidR="00B77CB4" w:rsidRDefault="00000000">
      <w:r>
        <w:rPr>
          <w:b/>
        </w:rPr>
        <w:lastRenderedPageBreak/>
        <w:t>Umsetzung</w:t>
      </w:r>
    </w:p>
    <w:p w14:paraId="7B0B4232" w14:textId="65E38B69" w:rsidR="00B77CB4" w:rsidRDefault="00000000">
      <w:r>
        <w:t xml:space="preserve">Ein kombiniertes Werk wird direkt in SYNCROTESS angelegt (nicht über </w:t>
      </w:r>
      <w:r w:rsidR="00DA49BB">
        <w:t xml:space="preserve">eine </w:t>
      </w:r>
      <w:r>
        <w:t>Schnittstelle) und enthält Referenzen zu den physischen Alias-Werken. Das kombinierte Werk hat folgende Eigenschaften:</w:t>
      </w:r>
    </w:p>
    <w:p w14:paraId="79F773B8" w14:textId="681055A7" w:rsidR="00B77CB4" w:rsidRDefault="00000000" w:rsidP="00DA49BB">
      <w:pPr>
        <w:pStyle w:val="Listenabsatz"/>
        <w:numPr>
          <w:ilvl w:val="0"/>
          <w:numId w:val="46"/>
        </w:numPr>
      </w:pPr>
      <w:r>
        <w:t>Das kombinierte Werk ist die einzige in SYNCROTESS sichtbare Entität für die Optimierung.</w:t>
      </w:r>
    </w:p>
    <w:p w14:paraId="251F564D" w14:textId="4848AC48" w:rsidR="00B77CB4" w:rsidRDefault="00000000" w:rsidP="00DA49BB">
      <w:pPr>
        <w:pStyle w:val="Listenabsatz"/>
        <w:numPr>
          <w:ilvl w:val="0"/>
          <w:numId w:val="46"/>
        </w:numPr>
      </w:pPr>
      <w:r>
        <w:t>Die Produktionskapazität ist die manuell berechnete Summe der Kapazitäten der physischen Werke.</w:t>
      </w:r>
    </w:p>
    <w:p w14:paraId="3E3E9693" w14:textId="33425193" w:rsidR="00B77CB4" w:rsidRDefault="00000000" w:rsidP="00DA49BB">
      <w:pPr>
        <w:pStyle w:val="Listenabsatz"/>
        <w:numPr>
          <w:ilvl w:val="0"/>
          <w:numId w:val="46"/>
        </w:numPr>
      </w:pPr>
      <w:r>
        <w:t>Fahrzeuge werden dem kombinierten Werk als Heimatwerk zugeordnet.</w:t>
      </w:r>
    </w:p>
    <w:p w14:paraId="02234DA3" w14:textId="45CA6BEE" w:rsidR="00B77CB4" w:rsidRDefault="00000000" w:rsidP="00DA49BB">
      <w:pPr>
        <w:pStyle w:val="Listenabsatz"/>
        <w:numPr>
          <w:ilvl w:val="0"/>
          <w:numId w:val="46"/>
        </w:numPr>
      </w:pPr>
      <w:r>
        <w:t>Das kombinierte Werk enthält Referenzen zu den zugehörigen physischen Alias-Werken.</w:t>
      </w:r>
    </w:p>
    <w:p w14:paraId="6452FF29" w14:textId="1E1DB729" w:rsidR="00B77CB4" w:rsidRDefault="00000000" w:rsidP="00DA49BB">
      <w:r>
        <w:t>Aufträge werden mit Werks-Codes oder Alias-Codes aus dem ERP-System übermittelt. Wenn ein Auftrag ein Alias-Werk als Haupt- oder alternatives Lieferwerk enthält, wird das kombinierte Werk als Lieferwerk für diesen Auftrag hinzugefügt. Die Referenz zum Alias-Werk wird im Auftrag gespeichert, da sie später für die Lieferungserstellung benötigt wird.</w:t>
      </w:r>
    </w:p>
    <w:p w14:paraId="5F13C6E5" w14:textId="352F7111" w:rsidR="00B77CB4" w:rsidRDefault="00000000">
      <w:r>
        <w:t>Zuweisung</w:t>
      </w:r>
      <w:r w:rsidR="00DA49BB">
        <w:t>en entsprechend den definierten Ladewerken werden in der Ausgabe zum ERP-System abgebildet</w:t>
      </w:r>
      <w:r w:rsidR="00126BE3">
        <w:t xml:space="preserve"> und entsprechen den zulässigen Ladewerken und dem Alternative Plant-Modus des Auftrages wie folgt:</w:t>
      </w:r>
    </w:p>
    <w:p w14:paraId="14C23AD3" w14:textId="77777777" w:rsidR="00B77CB4" w:rsidRDefault="00000000">
      <w:r>
        <w:rPr>
          <w:b/>
        </w:rPr>
        <w:t xml:space="preserve">Eindeutige Zuordnung: </w:t>
      </w:r>
      <w:r>
        <w:t>Wenn der Auftrag nur von einem der Alias-Werke erfüllt werden kann, wird dieses Alias-Werk verwendet.</w:t>
      </w:r>
    </w:p>
    <w:p w14:paraId="7A577F40" w14:textId="7790BEC8" w:rsidR="00B77CB4" w:rsidRDefault="00000000">
      <w:r>
        <w:rPr>
          <w:b/>
        </w:rPr>
        <w:t xml:space="preserve">Multiple Alternative </w:t>
      </w:r>
      <w:proofErr w:type="gramStart"/>
      <w:r>
        <w:rPr>
          <w:b/>
        </w:rPr>
        <w:t>Plants</w:t>
      </w:r>
      <w:proofErr w:type="gramEnd"/>
      <w:r>
        <w:rPr>
          <w:b/>
        </w:rPr>
        <w:t xml:space="preserve">: </w:t>
      </w:r>
      <w:r>
        <w:t>Wenn der Auftrag von beiden Alias-Werken geliefert werden kann und der Alternative Plant Mode auf "Multiple" gesetzt ist, wird abwechselnd zwischen den Alias-Werken gewechselt</w:t>
      </w:r>
      <w:r w:rsidR="00126BE3">
        <w:t>.</w:t>
      </w:r>
    </w:p>
    <w:p w14:paraId="09B9A8D9" w14:textId="77777777" w:rsidR="00B77CB4" w:rsidRDefault="00000000">
      <w:r>
        <w:rPr>
          <w:b/>
        </w:rPr>
        <w:t xml:space="preserve">Single/Manual Alternative </w:t>
      </w:r>
      <w:proofErr w:type="gramStart"/>
      <w:r>
        <w:rPr>
          <w:b/>
        </w:rPr>
        <w:t>Plants</w:t>
      </w:r>
      <w:proofErr w:type="gramEnd"/>
      <w:r>
        <w:rPr>
          <w:b/>
        </w:rPr>
        <w:t xml:space="preserve">: </w:t>
      </w:r>
      <w:r>
        <w:t>Wenn der Alternative Plant Mode auf "Single" oder "Manual" gesetzt ist, wird für alle Lieferungen eines Auftrags dasselbe Alias-Werk wie für die erste Lieferung verwendet.</w:t>
      </w:r>
    </w:p>
    <w:p w14:paraId="328F4435" w14:textId="4C2BF160" w:rsidR="00B77CB4" w:rsidRDefault="00000000">
      <w:r>
        <w:rPr>
          <w:b/>
        </w:rPr>
        <w:t xml:space="preserve">Nicht verfügbare Alias-Werke: </w:t>
      </w:r>
      <w:r>
        <w:t>Wenn ein Alias-Werk nicht verfügbar ist (z.B. bei Werksausfall), wird dieses Alias-Werk nicht verwendet.</w:t>
      </w:r>
    </w:p>
    <w:p w14:paraId="3363A176" w14:textId="0ADDECF9" w:rsidR="00B77CB4" w:rsidRDefault="00000000">
      <w:r>
        <w:lastRenderedPageBreak/>
        <w:t>Bei einem Ausfall eines physischen Werks muss der Benutzer</w:t>
      </w:r>
      <w:r w:rsidR="00126BE3">
        <w:t xml:space="preserve"> d</w:t>
      </w:r>
      <w:r>
        <w:t>as Alias-Werk vom kombinierten Werk als nicht verfügbar markieren</w:t>
      </w:r>
      <w:r w:rsidR="00126BE3">
        <w:t xml:space="preserve"> und d</w:t>
      </w:r>
      <w:r>
        <w:t>ie Produktionskapazität des kombinierten Werks reduzieren, um nur das verbleibende physische Werk zu repräsentieren.</w:t>
      </w:r>
      <w:r w:rsidR="00126BE3">
        <w:t xml:space="preserve"> </w:t>
      </w:r>
      <w:r>
        <w:t>Alle Aufträge, die nur vom ausgefallenen Werk geliefert werden können, werden automatisch auf den Status "Wait" gesetzt. Dies zeigt dem Disponenten an, dass der Auftrag geändert werden muss, um von einem anderen Standort verfügbar zu sein.</w:t>
      </w:r>
      <w:r w:rsidR="00126BE3">
        <w:t xml:space="preserve"> </w:t>
      </w:r>
      <w:r>
        <w:t>Fahrzeuge können mit einem Alias-Werk als Heim</w:t>
      </w:r>
      <w:r w:rsidR="00126BE3">
        <w:t>werk</w:t>
      </w:r>
      <w:r>
        <w:t xml:space="preserve"> oder </w:t>
      </w:r>
      <w:proofErr w:type="spellStart"/>
      <w:r w:rsidR="00126BE3">
        <w:t>Parking</w:t>
      </w:r>
      <w:proofErr w:type="spellEnd"/>
      <w:r>
        <w:t xml:space="preserve"> übermittelt werden. Sie werden dann dem kombinierten Werk zugeordnet.</w:t>
      </w:r>
    </w:p>
    <w:p w14:paraId="773ED3A3" w14:textId="35FECB43" w:rsidR="003625A6" w:rsidRDefault="003625A6" w:rsidP="008A0FB7">
      <w:pPr>
        <w:pStyle w:val="berschrift4"/>
      </w:pPr>
      <w:r>
        <w:t>Waschzeiten</w:t>
      </w:r>
    </w:p>
    <w:p w14:paraId="747E40F6" w14:textId="5CDE6641" w:rsidR="002348E7" w:rsidRDefault="005515E6" w:rsidP="002348E7">
      <w:r>
        <w:t xml:space="preserve">Je nachdem welches Produkt ein Fahrzeug geladen hatte und welches Produkt als nächstes geladen werden soll, muss das Fahrzeug zwischen diesen zwei Lieferungen gereinigt werden. </w:t>
      </w:r>
      <w:r w:rsidR="003625A6">
        <w:t xml:space="preserve">Die bestehende Waschfunktionalität </w:t>
      </w:r>
      <w:r w:rsidR="00253E2D">
        <w:t>(</w:t>
      </w:r>
      <w:r w:rsidR="00FF0A14">
        <w:t>Waschen bei Rückkehr zum Werk und vor der Beladung</w:t>
      </w:r>
      <w:r w:rsidR="00253E2D">
        <w:t>)</w:t>
      </w:r>
      <w:r w:rsidR="00FF0A14">
        <w:t xml:space="preserve"> </w:t>
      </w:r>
      <w:r w:rsidR="003625A6">
        <w:t>soll auch in der neuen Optimierung enthalten sein.</w:t>
      </w:r>
      <w:r w:rsidR="00AD2CAA">
        <w:t xml:space="preserve"> Zu Beginn einer Schicht werden die Fahrzeuge stets als sauber angenommen</w:t>
      </w:r>
      <w:r w:rsidR="00387E01">
        <w:t>, ohne dass zum Ende der vorherigen Schicht explizit gewaschen werden muss.</w:t>
      </w:r>
      <w:r w:rsidR="002348E7">
        <w:t xml:space="preserve"> </w:t>
      </w:r>
      <w:r w:rsidR="00CE58A9">
        <w:t>Es darf an jedem Werk gewaschen werden.</w:t>
      </w:r>
      <w:r w:rsidR="00154D49">
        <w:t xml:space="preserve"> Die </w:t>
      </w:r>
      <w:proofErr w:type="spellStart"/>
      <w:r w:rsidR="00154D49">
        <w:t>Cleaning</w:t>
      </w:r>
      <w:proofErr w:type="spellEnd"/>
      <w:r w:rsidR="00154D49">
        <w:t xml:space="preserve"> Facility Matrix wird ignoriert. </w:t>
      </w:r>
      <w:r w:rsidR="00CE58A9">
        <w:t xml:space="preserve"> </w:t>
      </w:r>
      <w:r w:rsidR="002348E7">
        <w:t>Die Funktionalität ist wie folgt:</w:t>
      </w:r>
    </w:p>
    <w:p w14:paraId="7E20B147" w14:textId="17385525" w:rsidR="002348E7" w:rsidRDefault="002348E7" w:rsidP="00F763E8">
      <w:pPr>
        <w:pStyle w:val="Listenabsatz"/>
        <w:numPr>
          <w:ilvl w:val="0"/>
          <w:numId w:val="27"/>
        </w:numPr>
      </w:pPr>
      <w:r>
        <w:t>Im System können vier Materialarten hinterlegt werden. Jeder Auftrag enthält eine dieser vier Materialarten.</w:t>
      </w:r>
      <w:r w:rsidR="00F763E8">
        <w:t xml:space="preserve"> Für diese vier Materialarten kann eine 4x4 Matrix hinterlegt werden, in der festgelegt ist wie viel Zeit ein Waschvorgang in Abhängigkeit der Materialarten zwei</w:t>
      </w:r>
      <w:r w:rsidR="00D538B6">
        <w:t>er</w:t>
      </w:r>
      <w:r w:rsidR="00F763E8">
        <w:t xml:space="preserve"> aufeinander folgender Lieferungen benötigt. </w:t>
      </w:r>
    </w:p>
    <w:p w14:paraId="0064DFFA" w14:textId="659E0DE8" w:rsidR="002348E7" w:rsidRDefault="00F763E8" w:rsidP="002348E7">
      <w:pPr>
        <w:pStyle w:val="Listenabsatz"/>
        <w:numPr>
          <w:ilvl w:val="0"/>
          <w:numId w:val="27"/>
        </w:numPr>
      </w:pPr>
      <w:r>
        <w:t>Zusätzlich gibt es f</w:t>
      </w:r>
      <w:r w:rsidR="002348E7">
        <w:t>ür jeden Auftrag eine Produkt ID und eine Rezeptnummer</w:t>
      </w:r>
      <w:r>
        <w:t>. Je nach Systemkonfiguration ist entweder die Rezeptnummer oder die Produkt ID dafür entscheidend</w:t>
      </w:r>
      <w:r w:rsidR="007445EC">
        <w:t>,</w:t>
      </w:r>
      <w:r>
        <w:t xml:space="preserve"> ob zwischen zwei Lieferungen gewaschen werden muss oder nicht.</w:t>
      </w:r>
      <w:r w:rsidR="00F83B44">
        <w:t xml:space="preserve"> Die Entscheidungsregeln sind aber gleich und werden daher am Beispiel der Produkt ID beschrieben:</w:t>
      </w:r>
    </w:p>
    <w:p w14:paraId="6B766356" w14:textId="572A30B3" w:rsidR="00F83B44" w:rsidRDefault="00FF2F09" w:rsidP="00F83B44">
      <w:pPr>
        <w:pStyle w:val="Listenabsatz"/>
        <w:numPr>
          <w:ilvl w:val="1"/>
          <w:numId w:val="27"/>
        </w:numPr>
      </w:pPr>
      <w:r>
        <w:t>Gleiche Produkt ID gleiche Materialart: kein Waschen</w:t>
      </w:r>
      <w:r w:rsidR="007445EC">
        <w:t>.</w:t>
      </w:r>
    </w:p>
    <w:p w14:paraId="7465605A" w14:textId="089B2D48" w:rsidR="00FF2F09" w:rsidRDefault="00FF2F09" w:rsidP="00F83B44">
      <w:pPr>
        <w:pStyle w:val="Listenabsatz"/>
        <w:numPr>
          <w:ilvl w:val="1"/>
          <w:numId w:val="27"/>
        </w:numPr>
      </w:pPr>
      <w:r>
        <w:t>Gleiche Produkt ID unterschiedliche Materialart:</w:t>
      </w:r>
      <w:r w:rsidR="00ED534A">
        <w:t xml:space="preserve"> kein</w:t>
      </w:r>
      <w:r>
        <w:t xml:space="preserve"> Waschen</w:t>
      </w:r>
      <w:r w:rsidR="007445EC">
        <w:t>.</w:t>
      </w:r>
    </w:p>
    <w:p w14:paraId="1EB3D76B" w14:textId="4424C5FF" w:rsidR="00FF2F09" w:rsidRDefault="00FF2F09" w:rsidP="00F83B44">
      <w:pPr>
        <w:pStyle w:val="Listenabsatz"/>
        <w:numPr>
          <w:ilvl w:val="1"/>
          <w:numId w:val="27"/>
        </w:numPr>
      </w:pPr>
      <w:r>
        <w:t>Unterschiedliche Produkt ID gleiche Materialart: Waschen</w:t>
      </w:r>
      <w:r w:rsidR="007445EC">
        <w:t>.</w:t>
      </w:r>
    </w:p>
    <w:p w14:paraId="39DD63C8" w14:textId="51CCB33C" w:rsidR="00FF2F09" w:rsidRDefault="00FF2F09" w:rsidP="00FF2F09">
      <w:pPr>
        <w:pStyle w:val="Listenabsatz"/>
        <w:numPr>
          <w:ilvl w:val="1"/>
          <w:numId w:val="27"/>
        </w:numPr>
      </w:pPr>
      <w:r>
        <w:lastRenderedPageBreak/>
        <w:t>Unterschiedliche Produkt ID unterschiedliche Materialart: Waschen</w:t>
      </w:r>
      <w:r w:rsidR="007445EC">
        <w:t>.</w:t>
      </w:r>
    </w:p>
    <w:p w14:paraId="37308C3E" w14:textId="1E8BEA87" w:rsidR="002348E7" w:rsidRDefault="00A77EC8" w:rsidP="00C20F25">
      <w:pPr>
        <w:pStyle w:val="Listenabsatz"/>
        <w:numPr>
          <w:ilvl w:val="0"/>
          <w:numId w:val="27"/>
        </w:numPr>
      </w:pPr>
      <w:r>
        <w:t xml:space="preserve">Des Weiteren existiert ein </w:t>
      </w:r>
      <w:proofErr w:type="spellStart"/>
      <w:r>
        <w:t>Flag</w:t>
      </w:r>
      <w:proofErr w:type="spellEnd"/>
      <w:r>
        <w:t xml:space="preserve"> „</w:t>
      </w:r>
      <w:proofErr w:type="spellStart"/>
      <w:r>
        <w:t>Contamination</w:t>
      </w:r>
      <w:proofErr w:type="spellEnd"/>
      <w:r>
        <w:t xml:space="preserve"> </w:t>
      </w:r>
      <w:proofErr w:type="spellStart"/>
      <w:r>
        <w:t>allowed</w:t>
      </w:r>
      <w:proofErr w:type="spellEnd"/>
      <w:r>
        <w:t xml:space="preserve">“ auf dem Auftrag. Wenn dieses </w:t>
      </w:r>
      <w:proofErr w:type="spellStart"/>
      <w:r>
        <w:t>Flag</w:t>
      </w:r>
      <w:proofErr w:type="spellEnd"/>
      <w:r>
        <w:t xml:space="preserve"> gesetzt ist, muss vor der Ladung einer Lieferung dieses Auftrags nie gewaschen werden</w:t>
      </w:r>
      <w:r w:rsidR="006E13AB">
        <w:t xml:space="preserve"> (unabhängig von den </w:t>
      </w:r>
      <w:r w:rsidR="008D7BAE">
        <w:t>obigen</w:t>
      </w:r>
      <w:r w:rsidR="00AF0D9A">
        <w:t xml:space="preserve"> </w:t>
      </w:r>
      <w:r w:rsidR="006E13AB">
        <w:t>Einstellungen)</w:t>
      </w:r>
      <w:r w:rsidR="00AF0D9A">
        <w:t>.</w:t>
      </w:r>
    </w:p>
    <w:p w14:paraId="78B10233" w14:textId="079AFAD3" w:rsidR="00E85456" w:rsidRDefault="00E85456" w:rsidP="00E85456">
      <w:pPr>
        <w:ind w:left="360"/>
      </w:pPr>
      <w:r>
        <w:t xml:space="preserve">Beim Waschen darf von der </w:t>
      </w:r>
      <w:proofErr w:type="spellStart"/>
      <w:r>
        <w:t>FiFo</w:t>
      </w:r>
      <w:proofErr w:type="spellEnd"/>
      <w:r>
        <w:t>-Regel abgewichen werden, wenn ein</w:t>
      </w:r>
      <w:r w:rsidRPr="00E85456">
        <w:t xml:space="preserve"> Fahrzeug zum Werk</w:t>
      </w:r>
      <w:r>
        <w:t xml:space="preserve"> kommt</w:t>
      </w:r>
      <w:r w:rsidRPr="00E85456">
        <w:t xml:space="preserve"> und erst noch gewaschen werden</w:t>
      </w:r>
      <w:r>
        <w:t xml:space="preserve"> muss</w:t>
      </w:r>
      <w:r w:rsidR="00AA6E95">
        <w:t>,</w:t>
      </w:r>
      <w:r w:rsidRPr="00E85456">
        <w:t xml:space="preserve"> bevor es wieder laden kann. Vor Ende des Waschvorgangs kommen neue Fahrzeuge am Werk an, die direkt Laden können. Die Waschzeit fällt nach der Rückkehr am Werk an. Die Dauer ist abhängig von der Lieferung, die einem Fahrzeug als nächstes zugeteilt wird. Das Entscheidungskriterium für den </w:t>
      </w:r>
      <w:proofErr w:type="spellStart"/>
      <w:r w:rsidRPr="00E85456">
        <w:t>FiFo</w:t>
      </w:r>
      <w:proofErr w:type="spellEnd"/>
      <w:r w:rsidRPr="00E85456">
        <w:t xml:space="preserve"> ist also der Zeitpunkt, an dem das Fahrzeug am Werk eintrifft.</w:t>
      </w:r>
      <w:r w:rsidR="00A03224">
        <w:t xml:space="preserve"> Insbesondere werden Pausen vor dem Waschen genommen.</w:t>
      </w:r>
    </w:p>
    <w:p w14:paraId="1E042863" w14:textId="7F904591" w:rsidR="00047749" w:rsidRDefault="00047749" w:rsidP="008A0FB7">
      <w:pPr>
        <w:pStyle w:val="berschrift4"/>
      </w:pPr>
      <w:proofErr w:type="spellStart"/>
      <w:r>
        <w:t>Predecessor</w:t>
      </w:r>
      <w:proofErr w:type="spellEnd"/>
    </w:p>
    <w:p w14:paraId="17C6462D" w14:textId="689D4EE6" w:rsidR="002501AD" w:rsidRDefault="002501AD" w:rsidP="00047749">
      <w:r>
        <w:t xml:space="preserve">Ein </w:t>
      </w:r>
      <w:proofErr w:type="spellStart"/>
      <w:r>
        <w:t>Predecessor</w:t>
      </w:r>
      <w:proofErr w:type="spellEnd"/>
      <w:r>
        <w:t xml:space="preserve"> Auftrag ist in SYNCROTESS ein Auftrag A, der in den Auftragsdaten des Auftrags B referenziert ist. Auftrag A muss komplett abgeschlossen sei</w:t>
      </w:r>
      <w:r w:rsidR="00543934">
        <w:t>n</w:t>
      </w:r>
      <w:r>
        <w:t>, bevor die erste Lieferung des Auftrags B zum Kunden geliefert werden darf.</w:t>
      </w:r>
    </w:p>
    <w:p w14:paraId="6295E2C2" w14:textId="7A53D089" w:rsidR="0075711D" w:rsidRDefault="0075711D" w:rsidP="00047749">
      <w:r>
        <w:t xml:space="preserve">Der </w:t>
      </w:r>
      <w:proofErr w:type="spellStart"/>
      <w:r>
        <w:t>Predecessor</w:t>
      </w:r>
      <w:proofErr w:type="spellEnd"/>
      <w:r>
        <w:t>-Offset ist</w:t>
      </w:r>
      <w:r w:rsidRPr="0075711D">
        <w:t xml:space="preserve"> </w:t>
      </w:r>
      <w:r>
        <w:t xml:space="preserve">in SYNCROTESS die Dauer in Minuten zwischen dem Entladeende der letzten Lieferung von Auftrag A und dem </w:t>
      </w:r>
      <w:r w:rsidR="00543934">
        <w:t xml:space="preserve">gewünschten </w:t>
      </w:r>
      <w:r>
        <w:t>Entladestart der ersten Lieferung von Auftrag B.</w:t>
      </w:r>
    </w:p>
    <w:p w14:paraId="5F7DA0C8" w14:textId="4513F628" w:rsidR="003D50FC" w:rsidRDefault="003D50FC" w:rsidP="00047749">
      <w:r>
        <w:t xml:space="preserve">Wenn ein Auftrag B einen Auftrag A als </w:t>
      </w:r>
      <w:proofErr w:type="spellStart"/>
      <w:r>
        <w:t>Predecessor</w:t>
      </w:r>
      <w:proofErr w:type="spellEnd"/>
      <w:r>
        <w:t xml:space="preserve"> referenziert hat, muss die MIXOR Optimierung alle Lieferungen von Auftrag A einplanen, bevor Sie die Lieferungen von Auftrag B einplant. </w:t>
      </w:r>
    </w:p>
    <w:p w14:paraId="2F93D9B3" w14:textId="7B736F92" w:rsidR="000418D8" w:rsidRDefault="000418D8" w:rsidP="00047749">
      <w:r>
        <w:t xml:space="preserve">Wenn ein Auftrag B einen Auftrag A als </w:t>
      </w:r>
      <w:proofErr w:type="spellStart"/>
      <w:r>
        <w:t>Predecessor</w:t>
      </w:r>
      <w:proofErr w:type="spellEnd"/>
      <w:r>
        <w:t xml:space="preserve"> referenziert hat, muss die MIXOR Optimierung das in den Auftragsdaten von Auftrag B eingegebene Lieferzeitfenster für die erste Lieferung des Auftrags ignorieren.</w:t>
      </w:r>
    </w:p>
    <w:p w14:paraId="079047E4" w14:textId="751F741C" w:rsidR="000418D8" w:rsidRDefault="000418D8" w:rsidP="00047749">
      <w:r>
        <w:t xml:space="preserve">Wenn ein Auftrag B einen Auftrag A als </w:t>
      </w:r>
      <w:proofErr w:type="spellStart"/>
      <w:r>
        <w:t>Predecessor</w:t>
      </w:r>
      <w:proofErr w:type="spellEnd"/>
      <w:r>
        <w:t xml:space="preserve"> referenziert hat</w:t>
      </w:r>
      <w:r w:rsidR="00543934">
        <w:t>,</w:t>
      </w:r>
      <w:r>
        <w:t xml:space="preserve"> muss die MIXOR Optimierung den Entladestart der ersten Lieferung von Auftrag B </w:t>
      </w:r>
      <w:r w:rsidR="00AA6E95">
        <w:t>gemäß dem Wert</w:t>
      </w:r>
      <w:r w:rsidR="00722A0C">
        <w:t xml:space="preserve"> für den</w:t>
      </w:r>
      <w:r>
        <w:t xml:space="preserve"> </w:t>
      </w:r>
      <w:proofErr w:type="spellStart"/>
      <w:r w:rsidR="00E45CB2">
        <w:t>P</w:t>
      </w:r>
      <w:r>
        <w:t>redecessor</w:t>
      </w:r>
      <w:proofErr w:type="spellEnd"/>
      <w:r>
        <w:t>-Offset hinter das Entladeende der letzten Lieferung von Auftrag A einplanen.</w:t>
      </w:r>
    </w:p>
    <w:p w14:paraId="510DCE71" w14:textId="77777777" w:rsidR="005F2072" w:rsidRDefault="005F2072" w:rsidP="008A0FB7">
      <w:pPr>
        <w:pStyle w:val="berschrift4"/>
      </w:pPr>
      <w:r>
        <w:lastRenderedPageBreak/>
        <w:t>Schichtzeit</w:t>
      </w:r>
    </w:p>
    <w:p w14:paraId="41360941" w14:textId="43BB2FDD" w:rsidR="005F2072" w:rsidRDefault="005F2072" w:rsidP="007B0AED">
      <w:r>
        <w:t xml:space="preserve">Der Optimierung wird durch den Fahrzeugkalender ein Zeitintervall als Schichtzeit übergeben. </w:t>
      </w:r>
      <w:r w:rsidR="00804134">
        <w:t xml:space="preserve">Jegliche Operationen eines Fahrzeugs müssen von der Optimierung innerhalb </w:t>
      </w:r>
      <w:r w:rsidR="000206FE">
        <w:t xml:space="preserve">dieses </w:t>
      </w:r>
      <w:r w:rsidR="00804134">
        <w:t>Intervalls vorgeschlagen werden</w:t>
      </w:r>
      <w:r w:rsidR="000206FE">
        <w:t>.</w:t>
      </w:r>
      <w:r w:rsidR="003E6311">
        <w:t xml:space="preserve"> Über ein </w:t>
      </w:r>
      <w:proofErr w:type="spellStart"/>
      <w:r w:rsidR="003E6311">
        <w:t>Flag</w:t>
      </w:r>
      <w:proofErr w:type="spellEnd"/>
      <w:r w:rsidR="003E6311">
        <w:t xml:space="preserve"> soll festgelegt werden, ob das Intervall nach hinten überschritten werden darf.</w:t>
      </w:r>
      <w:r w:rsidR="009E5770">
        <w:t xml:space="preserve"> Für die Überschreitung gibt es einen Parameter, der die maximale Überschreitungsdauer angibt. Die Überschreitung der Schichtzeit wird einmal pauschal bestraft. </w:t>
      </w:r>
    </w:p>
    <w:p w14:paraId="664FB67A" w14:textId="608B8CEA" w:rsidR="00A262B6" w:rsidRDefault="00A262B6" w:rsidP="008A0FB7">
      <w:pPr>
        <w:pStyle w:val="berschrift4"/>
      </w:pPr>
      <w:r>
        <w:t>Arbeitszeit</w:t>
      </w:r>
    </w:p>
    <w:p w14:paraId="75571112" w14:textId="14CD7724" w:rsidR="001F05CA" w:rsidRDefault="00417323" w:rsidP="005F2072">
      <w:r>
        <w:t>Der Optimierung wird durch den Fahrzeugkalender eine Dauer als Arbeitszeit übergeben.</w:t>
      </w:r>
      <w:r w:rsidR="007D3E5E">
        <w:t xml:space="preserve"> Die Zeitspanne zwischen Anmeldung und Abmeldung des Fahrzeugs, darf diese Dauer nicht überschreiten.</w:t>
      </w:r>
      <w:r>
        <w:t xml:space="preserve">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r w:rsidR="00247521">
        <w:t>Dies gilt auch bei einer erlaubten Überschreitung der Arbeitszeit</w:t>
      </w:r>
      <w:r w:rsidR="00721D98">
        <w:t xml:space="preserve">. </w:t>
      </w:r>
      <w:r>
        <w:t xml:space="preserve">Über ein </w:t>
      </w:r>
      <w:proofErr w:type="spellStart"/>
      <w:r>
        <w:t>Flag</w:t>
      </w:r>
      <w:proofErr w:type="spellEnd"/>
      <w:r>
        <w:t xml:space="preserve"> soll festgelegt werden, ob </w:t>
      </w:r>
      <w:r w:rsidR="00312E70">
        <w:t>die Arbeitszeit</w:t>
      </w:r>
      <w:r>
        <w:t xml:space="preserve"> überschritten werden darf.</w:t>
      </w:r>
      <w:r w:rsidR="002A50F7" w:rsidRPr="002A50F7">
        <w:t xml:space="preserve"> </w:t>
      </w:r>
      <w:r w:rsidR="002A50F7">
        <w:t>Für die Überschreitung gibt es einen Parameter, der die maximale Überschreitungsdauer angibt. Die Überschreitung der Arbeitszeit wird einmal pauschal bestraft.</w:t>
      </w:r>
    </w:p>
    <w:p w14:paraId="40F6F90E" w14:textId="393DFEA4" w:rsidR="007E2339" w:rsidRDefault="001F05CA" w:rsidP="008A0FB7">
      <w:pPr>
        <w:pStyle w:val="berschrift4"/>
      </w:pPr>
      <w:r>
        <w:t>Variable Entladezeit</w:t>
      </w:r>
    </w:p>
    <w:p w14:paraId="3AF1422D" w14:textId="2652AC16" w:rsidR="003B1FCE" w:rsidRDefault="003B1FCE" w:rsidP="000678E1">
      <w:r>
        <w:t>Die Entladezeit einer Lieferung ergibt sich durch folgende Formel:</w:t>
      </w:r>
    </w:p>
    <w:p w14:paraId="4CA099E3" w14:textId="4CF673CA" w:rsidR="003B1FCE" w:rsidRPr="00867B7C" w:rsidRDefault="00000000"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total</m:t>
              </m:r>
            </m:sub>
          </m:sSub>
          <m:r>
            <w:rPr>
              <w:rFonts w:ascii="Cambria Math" w:hAnsi="Cambria Math"/>
            </w:rPr>
            <m:t xml:space="preserve">:= </m:t>
          </m:r>
          <w:bookmarkStart w:id="142" w:name="_Hlk44927542"/>
          <m:sSub>
            <m:sSubPr>
              <m:ctrlPr>
                <w:rPr>
                  <w:rFonts w:ascii="Cambria Math" w:hAnsi="Cambria Math"/>
                  <w:i/>
                </w:rPr>
              </m:ctrlPr>
            </m:sSubPr>
            <m:e>
              <m:r>
                <w:rPr>
                  <w:rFonts w:ascii="Cambria Math" w:hAnsi="Cambria Math"/>
                </w:rPr>
                <m:t>duration</m:t>
              </m:r>
            </m:e>
            <m:sub>
              <m:r>
                <w:rPr>
                  <w:rFonts w:ascii="Cambria Math" w:hAnsi="Cambria Math"/>
                </w:rPr>
                <m:t>var</m:t>
              </m:r>
            </m:sub>
          </m:sSub>
          <w:bookmarkEnd w:id="142"/>
          <m:r>
            <w:rPr>
              <w:rFonts w:ascii="Cambria Math" w:hAnsi="Cambria Math"/>
            </w:rPr>
            <m:t xml:space="preserve">+ </m:t>
          </m:r>
          <m:sSub>
            <m:sSubPr>
              <m:ctrlPr>
                <w:rPr>
                  <w:rFonts w:ascii="Cambria Math" w:hAnsi="Cambria Math"/>
                  <w:i/>
                </w:rPr>
              </m:ctrlPr>
            </m:sSubPr>
            <m:e>
              <m:r>
                <w:rPr>
                  <w:rFonts w:ascii="Cambria Math" w:hAnsi="Cambria Math"/>
                </w:rPr>
                <m:t>duration</m:t>
              </m:r>
            </m:e>
            <m:sub>
              <m:r>
                <w:rPr>
                  <w:rFonts w:ascii="Cambria Math" w:hAnsi="Cambria Math"/>
                </w:rPr>
                <m:t>fix</m:t>
              </m:r>
            </m:sub>
          </m:sSub>
        </m:oMath>
      </m:oMathPara>
    </w:p>
    <w:p w14:paraId="3B454F9D" w14:textId="328B18A4" w:rsidR="003B1FCE" w:rsidRPr="00867B7C" w:rsidRDefault="00000000"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var</m:t>
              </m:r>
            </m:sub>
          </m:sSub>
          <m:r>
            <w:rPr>
              <w:rFonts w:ascii="Cambria Math" w:hAnsi="Cambria Math"/>
            </w:rPr>
            <m:t xml:space="preserve">:= </m:t>
          </m:r>
          <m:sSub>
            <m:sSubPr>
              <m:ctrlPr>
                <w:rPr>
                  <w:rFonts w:ascii="Cambria Math" w:hAnsi="Cambria Math"/>
                  <w:i/>
                </w:rPr>
              </m:ctrlPr>
            </m:sSubPr>
            <m:e>
              <m:r>
                <w:rPr>
                  <w:rFonts w:ascii="Cambria Math" w:hAnsi="Cambria Math"/>
                </w:rPr>
                <m:t>VARUNLDTIME</m:t>
              </m:r>
            </m:e>
            <m:sub>
              <m:r>
                <w:rPr>
                  <w:rFonts w:ascii="Cambria Math" w:hAnsi="Cambria Math"/>
                </w:rPr>
                <m:t>order</m:t>
              </m:r>
            </m:sub>
          </m:sSub>
          <m:r>
            <w:rPr>
              <w:rFonts w:ascii="Cambria Math" w:hAnsi="Cambria Math"/>
            </w:rPr>
            <m:t xml:space="preserve">* </m:t>
          </m:r>
          <m:sSub>
            <m:sSubPr>
              <m:ctrlPr>
                <w:rPr>
                  <w:rFonts w:ascii="Cambria Math" w:hAnsi="Cambria Math"/>
                  <w:i/>
                </w:rPr>
              </m:ctrlPr>
            </m:sSubPr>
            <m:e>
              <m:r>
                <w:rPr>
                  <w:rFonts w:ascii="Cambria Math" w:hAnsi="Cambria Math"/>
                </w:rPr>
                <m:t>quantity</m:t>
              </m:r>
            </m:e>
            <m:sub>
              <m:r>
                <w:rPr>
                  <w:rFonts w:ascii="Cambria Math" w:hAnsi="Cambria Math"/>
                </w:rPr>
                <m:t>delivery</m:t>
              </m:r>
            </m:sub>
          </m:sSub>
        </m:oMath>
      </m:oMathPara>
    </w:p>
    <w:p w14:paraId="7D519E3C" w14:textId="182C118D" w:rsidR="003B1FCE" w:rsidRPr="00867B7C" w:rsidRDefault="00000000"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fix</m:t>
              </m:r>
            </m:sub>
          </m:sSub>
          <m:r>
            <w:rPr>
              <w:rFonts w:ascii="Cambria Math" w:hAnsi="Cambria Math"/>
            </w:rPr>
            <m:t xml:space="preserve">:= </m:t>
          </m:r>
          <m:sSub>
            <m:sSubPr>
              <m:ctrlPr>
                <w:rPr>
                  <w:rFonts w:ascii="Cambria Math" w:hAnsi="Cambria Math"/>
                  <w:i/>
                </w:rPr>
              </m:ctrlPr>
            </m:sSubPr>
            <m:e>
              <m:r>
                <w:rPr>
                  <w:rFonts w:ascii="Cambria Math" w:hAnsi="Cambria Math"/>
                </w:rPr>
                <m:t>UNLDTIME</m:t>
              </m:r>
            </m:e>
            <m:sub>
              <m:r>
                <w:rPr>
                  <w:rFonts w:ascii="Cambria Math" w:hAnsi="Cambria Math"/>
                </w:rPr>
                <m:t>order</m:t>
              </m:r>
            </m:sub>
          </m:sSub>
        </m:oMath>
      </m:oMathPara>
    </w:p>
    <w:p w14:paraId="1A5EBBBD" w14:textId="0964155D" w:rsidR="000F5904" w:rsidRPr="000F5904" w:rsidRDefault="006514DF" w:rsidP="000678E1">
      <w:r>
        <w:t>Die gesamte Entladezeit ist</w:t>
      </w:r>
      <w:r w:rsidR="00935A89">
        <w:t xml:space="preserve"> also</w:t>
      </w:r>
      <w:r>
        <w:t xml:space="preserve"> abhängig vom gewählten Fahrzeug</w:t>
      </w:r>
      <w:r w:rsidR="00935A89">
        <w:t xml:space="preserve"> und somit Teil der Optimierungsentscheidung. Falls sich herausstellt, dass die Optimierung durch diese Anforderung erheblich langsamer oder die Qualität schlechter wird, soll die Anforderung erneut diskutiert werden.</w:t>
      </w:r>
    </w:p>
    <w:p w14:paraId="1F1F0BE6" w14:textId="73CA6EEA" w:rsidR="00726EDD" w:rsidRDefault="00726EDD" w:rsidP="008A0FB7">
      <w:pPr>
        <w:pStyle w:val="berschrift4"/>
      </w:pPr>
      <w:proofErr w:type="spellStart"/>
      <w:r>
        <w:lastRenderedPageBreak/>
        <w:t>Plusload</w:t>
      </w:r>
      <w:proofErr w:type="spellEnd"/>
    </w:p>
    <w:p w14:paraId="1EF62DBA" w14:textId="32A0A759" w:rsidR="00495922" w:rsidRDefault="00495922" w:rsidP="00495922">
      <w:proofErr w:type="spellStart"/>
      <w:r>
        <w:t>Plusload</w:t>
      </w:r>
      <w:proofErr w:type="spellEnd"/>
      <w:r>
        <w:t xml:space="preserve"> bedeutet im Vorplanungsmodus von SYNCROTESS, eine </w:t>
      </w:r>
      <w:r w:rsidR="00A952EF">
        <w:t>Erhöhung der</w:t>
      </w:r>
      <w:r>
        <w:t xml:space="preserve"> Liefer</w:t>
      </w:r>
      <w:r w:rsidR="00A952EF">
        <w:t>m</w:t>
      </w:r>
      <w:r w:rsidR="001C23CA">
        <w:t>enge</w:t>
      </w:r>
      <w:r w:rsidR="002C4F11">
        <w:t xml:space="preserve"> eines Auftrags</w:t>
      </w:r>
      <w:r w:rsidR="00A952EF">
        <w:t>, die</w:t>
      </w:r>
      <w:r w:rsidR="001C23CA">
        <w:t xml:space="preserve"> sich aus der </w:t>
      </w:r>
      <w:r w:rsidR="00C02776">
        <w:t>m</w:t>
      </w:r>
      <w:r w:rsidR="001C23CA">
        <w:t xml:space="preserve">ittleren Volumenkapazität des im Auftrag geforderten Fahrzeugtyps </w:t>
      </w:r>
      <w:r w:rsidR="00C02776">
        <w:t>multipliziert</w:t>
      </w:r>
      <w:r w:rsidR="001C23CA">
        <w:t xml:space="preserve"> mit dem </w:t>
      </w:r>
      <w:r w:rsidR="00C02776">
        <w:t>Faktor</w:t>
      </w:r>
      <w:r w:rsidR="001C23CA">
        <w:t xml:space="preserve"> </w:t>
      </w:r>
      <w:r w:rsidR="00C02776">
        <w:t>„</w:t>
      </w:r>
      <w:r w:rsidR="001C23CA">
        <w:t xml:space="preserve">Plus Load </w:t>
      </w:r>
      <w:proofErr w:type="spellStart"/>
      <w:r w:rsidR="001C23CA">
        <w:t>Percentag</w:t>
      </w:r>
      <w:r w:rsidR="00C02776">
        <w:t>e</w:t>
      </w:r>
      <w:proofErr w:type="spellEnd"/>
      <w:r w:rsidR="00C02776">
        <w:t>“</w:t>
      </w:r>
      <w:r w:rsidR="001C23CA">
        <w:t xml:space="preserve"> ergibt und</w:t>
      </w:r>
      <w:r w:rsidR="005D2616">
        <w:t xml:space="preserve"> falls erforderlich</w:t>
      </w:r>
      <w:r w:rsidR="001C23CA">
        <w:t xml:space="preserve"> </w:t>
      </w:r>
      <w:r w:rsidR="00A952EF">
        <w:t>als zusätzliche Lieferung</w:t>
      </w:r>
      <w:r>
        <w:t xml:space="preserve"> am Ende der Lieferkette ohne exaktes </w:t>
      </w:r>
      <w:proofErr w:type="spellStart"/>
      <w:r>
        <w:t>Spacing</w:t>
      </w:r>
      <w:proofErr w:type="spellEnd"/>
      <w:r>
        <w:t xml:space="preserve"> eingeplant </w:t>
      </w:r>
      <w:r w:rsidR="001C23CA">
        <w:t xml:space="preserve">wird. </w:t>
      </w:r>
      <w:r>
        <w:t xml:space="preserve"> </w:t>
      </w:r>
    </w:p>
    <w:p w14:paraId="67794A77" w14:textId="3ED57C4E" w:rsidR="00495922" w:rsidRDefault="00AC2F72" w:rsidP="005E18DF">
      <w:r>
        <w:t xml:space="preserve">Für einen Auftrag mit </w:t>
      </w:r>
      <w:proofErr w:type="spellStart"/>
      <w:r>
        <w:t>Plusload</w:t>
      </w:r>
      <w:proofErr w:type="spellEnd"/>
      <w:r>
        <w:t xml:space="preserve"> </w:t>
      </w:r>
      <w:proofErr w:type="spellStart"/>
      <w:r>
        <w:t>Flag</w:t>
      </w:r>
      <w:proofErr w:type="spellEnd"/>
      <w:r>
        <w:t xml:space="preserve"> muss die MIXOR Optimierung im Vorplanungs- und OEV-Modus genau eine zusätzliche Lieferung einplanen, deren Start Load frühestens zum Zeitpunkt des Finish </w:t>
      </w:r>
      <w:r w:rsidR="004D52CE">
        <w:t>Unl</w:t>
      </w:r>
      <w:r>
        <w:t>oad der letzten regulären Lieferung der Lieferkette liegen darf.</w:t>
      </w:r>
      <w:r w:rsidR="004D52CE">
        <w:t xml:space="preserve"> </w:t>
      </w:r>
      <w:r w:rsidR="004D52CE">
        <w:rPr>
          <w:rStyle w:val="ui-provider"/>
        </w:rPr>
        <w:t xml:space="preserve">Die MIXOR Optimierung darf für diese Lieferung jedes Fahrzeug wählen, dass gemäß Sondereignungen den Auftrag ausführen darf. Der Parameter Plus Load </w:t>
      </w:r>
      <w:proofErr w:type="spellStart"/>
      <w:r w:rsidR="004D52CE">
        <w:rPr>
          <w:rStyle w:val="ui-provider"/>
        </w:rPr>
        <w:t>Percentage</w:t>
      </w:r>
      <w:proofErr w:type="spellEnd"/>
      <w:r w:rsidR="004D52CE">
        <w:rPr>
          <w:rStyle w:val="ui-provider"/>
        </w:rPr>
        <w:t xml:space="preserve"> legt die Höchstmenge der zusätzlichen Lieferung fest.</w:t>
      </w:r>
    </w:p>
    <w:p w14:paraId="1AEEDE8E" w14:textId="1F0E83BF" w:rsidR="00DE7163" w:rsidRPr="00926FB1" w:rsidRDefault="00DE7163" w:rsidP="005E18DF">
      <w:pPr>
        <w:rPr>
          <w:b/>
          <w:bCs/>
        </w:rPr>
      </w:pPr>
      <w:r w:rsidRPr="00926FB1">
        <w:rPr>
          <w:b/>
          <w:bCs/>
        </w:rPr>
        <w:t>Umsetzung</w:t>
      </w:r>
      <w:r w:rsidR="00EE4CA9" w:rsidRPr="00926FB1">
        <w:rPr>
          <w:b/>
          <w:bCs/>
        </w:rPr>
        <w:t xml:space="preserve"> Vorplanung</w:t>
      </w:r>
    </w:p>
    <w:p w14:paraId="19225C9B" w14:textId="1B189AB7" w:rsidR="00C74EA9" w:rsidRDefault="00C74EA9" w:rsidP="005E18DF">
      <w:commentRangeStart w:id="143"/>
      <w:r>
        <w:t>Auftragsmenge wird erhöht, wenn diese erfüllt, gibt es keine weitere Lieferung</w:t>
      </w:r>
    </w:p>
    <w:p w14:paraId="6EC82267" w14:textId="2C22A86C" w:rsidR="00EE4CA9" w:rsidRDefault="00DE7163" w:rsidP="005E18DF">
      <w:r>
        <w:t>Lieferzeitfenster</w:t>
      </w:r>
      <w:r w:rsidR="00D2105B">
        <w:t xml:space="preserve"> errechnet</w:t>
      </w:r>
      <w:r w:rsidR="00AC34D1">
        <w:t xml:space="preserve"> aus Ladezeitfenster</w:t>
      </w:r>
      <w:r w:rsidR="00EE4CA9">
        <w:t xml:space="preserve"> und</w:t>
      </w:r>
      <w:r w:rsidR="00D2105B">
        <w:t xml:space="preserve"> </w:t>
      </w:r>
      <w:proofErr w:type="spellStart"/>
      <w:r w:rsidR="00AC34D1">
        <w:t>travel</w:t>
      </w:r>
      <w:proofErr w:type="spellEnd"/>
      <w:r w:rsidR="00AC34D1">
        <w:t xml:space="preserve"> </w:t>
      </w:r>
      <w:r w:rsidR="00D2105B">
        <w:t>vom nächst</w:t>
      </w:r>
      <w:r w:rsidR="00E346AA">
        <w:t>liegenden</w:t>
      </w:r>
      <w:r w:rsidR="00D2105B">
        <w:t xml:space="preserve"> </w:t>
      </w:r>
      <w:proofErr w:type="gramStart"/>
      <w:r w:rsidR="00D2105B">
        <w:t>Werk</w:t>
      </w:r>
      <w:r w:rsidR="00886887">
        <w:t xml:space="preserve"> </w:t>
      </w:r>
      <w:r w:rsidR="00AC34D1">
        <w:t xml:space="preserve"> +</w:t>
      </w:r>
      <w:proofErr w:type="gramEnd"/>
      <w:r w:rsidR="00AC34D1">
        <w:t xml:space="preserve"> Toleranz</w:t>
      </w:r>
      <w:r w:rsidR="00886887">
        <w:t>.</w:t>
      </w:r>
      <w:commentRangeEnd w:id="143"/>
      <w:r w:rsidR="00926FB1">
        <w:rPr>
          <w:rStyle w:val="Kommentarzeichen"/>
        </w:rPr>
        <w:commentReference w:id="143"/>
      </w:r>
    </w:p>
    <w:p w14:paraId="4A220344" w14:textId="48A411D3" w:rsidR="00A91B4B" w:rsidRDefault="00A83BF1" w:rsidP="005E18DF">
      <w:r>
        <w:t>Im Echtzeit</w:t>
      </w:r>
      <w:r w:rsidR="00F0105A">
        <w:t>b</w:t>
      </w:r>
      <w:r>
        <w:t xml:space="preserve">etrieb wird die Priorität des Auftrags auf 0 gesetzt, wenn die </w:t>
      </w:r>
      <w:proofErr w:type="spellStart"/>
      <w:r>
        <w:t>Plusload</w:t>
      </w:r>
      <w:proofErr w:type="spellEnd"/>
      <w:r>
        <w:t xml:space="preserve">-Lieferung benötigt wird. </w:t>
      </w:r>
      <w:r w:rsidR="0081797A">
        <w:t>Aktuell wird d</w:t>
      </w:r>
      <w:r>
        <w:t xml:space="preserve">ie Lieferung </w:t>
      </w:r>
      <w:r w:rsidR="0081797A">
        <w:t>dann sofort eingeplant, da sie dem Werk als nächste Lieferung zugeordnet wird. In der neuen Optimierung soll ebenfalls sichergestellt sein, dass eine solche Lieferung als nächstes eingeplant wird.</w:t>
      </w:r>
    </w:p>
    <w:p w14:paraId="718C8A5F" w14:textId="77777777" w:rsidR="002F4816" w:rsidRDefault="002F4816" w:rsidP="002F4816">
      <w:pPr>
        <w:pStyle w:val="berschrift4"/>
      </w:pPr>
      <w:r>
        <w:t>Prioritäten</w:t>
      </w:r>
    </w:p>
    <w:p w14:paraId="37A54C82" w14:textId="77777777" w:rsidR="002F4816" w:rsidRDefault="002F4816" w:rsidP="002F4816">
      <w:r>
        <w:t>Fahrzeugprioritäten werden nicht berücksichtigt.</w:t>
      </w:r>
    </w:p>
    <w:p w14:paraId="5B74E394" w14:textId="1989B7E1" w:rsidR="002F4816" w:rsidRDefault="002F4816" w:rsidP="002F4816">
      <w:r>
        <w:t xml:space="preserve">Auftragsprioritäten </w:t>
      </w:r>
      <w:r w:rsidR="00551F69">
        <w:t>müssen</w:t>
      </w:r>
      <w:r>
        <w:t xml:space="preserve"> berücksichtigt werden. Die Anforderung ist wie folgt:</w:t>
      </w:r>
    </w:p>
    <w:p w14:paraId="2E4B8221" w14:textId="77777777" w:rsidR="002F4816" w:rsidRDefault="002F4816" w:rsidP="002F4816">
      <w:pPr>
        <w:pStyle w:val="Listenabsatz"/>
        <w:numPr>
          <w:ilvl w:val="0"/>
          <w:numId w:val="19"/>
        </w:numPr>
      </w:pPr>
      <w:r>
        <w:t>Das Verspäten eines Auftrags mit Priorität 1 ist „teurer“ als das Verspäten eines Auftrags mit Priorität 2 (Prioritäten 2, 3 analog).</w:t>
      </w:r>
    </w:p>
    <w:p w14:paraId="16405FCA" w14:textId="2E84B46A" w:rsidR="00FF1B9D" w:rsidRDefault="002F4816" w:rsidP="005E18DF">
      <w:pPr>
        <w:pStyle w:val="Listenabsatz"/>
        <w:numPr>
          <w:ilvl w:val="0"/>
          <w:numId w:val="19"/>
        </w:numPr>
      </w:pPr>
      <w:r>
        <w:t>Das Liegenlassen eines Auftrags mit Priorität 1 ist „teurer“ als das Liegenlassen eines Auftrags mit Priorität 2 (Prioritäten 2, 3 analog).</w:t>
      </w:r>
    </w:p>
    <w:p w14:paraId="340A1B07" w14:textId="25F44602" w:rsidR="00B643F4" w:rsidRDefault="00B643F4" w:rsidP="00B643F4">
      <w:pPr>
        <w:pStyle w:val="berschrift4"/>
      </w:pPr>
      <w:r>
        <w:lastRenderedPageBreak/>
        <w:t>Variable Ladezeit</w:t>
      </w:r>
    </w:p>
    <w:p w14:paraId="587BB8F3" w14:textId="33F77B88" w:rsidR="00AE4EFD" w:rsidRPr="00B624EB" w:rsidRDefault="001D6918" w:rsidP="00AE4EFD">
      <w:r>
        <w:t xml:space="preserve">Variable Ladezeit bedeutet, dass die Ladezeit einer Lieferung von der </w:t>
      </w:r>
      <w:proofErr w:type="gramStart"/>
      <w:r>
        <w:t>zu ladenden Menge</w:t>
      </w:r>
      <w:proofErr w:type="gramEnd"/>
      <w:r>
        <w:t xml:space="preserve"> der Lieferung selbst abhängig ist</w:t>
      </w:r>
      <w:r w:rsidR="00854704">
        <w:t xml:space="preserve">. Mittels einer </w:t>
      </w:r>
      <w:proofErr w:type="spellStart"/>
      <w:r w:rsidR="00854704">
        <w:t>Laderate</w:t>
      </w:r>
      <w:proofErr w:type="spellEnd"/>
      <w:r w:rsidR="00854704">
        <w:t xml:space="preserve">, die bestimmt wie lange es </w:t>
      </w:r>
      <w:r w:rsidR="00C47955">
        <w:t>dauert,</w:t>
      </w:r>
      <w:r w:rsidR="00854704">
        <w:t xml:space="preserve"> einen Kubikmeter zu laden, wird die Ladedauer einer Lieferung berechnet.</w:t>
      </w:r>
      <w:r>
        <w:t xml:space="preserve"> Die </w:t>
      </w:r>
      <w:r w:rsidR="00F0105A">
        <w:t>MIXOR O</w:t>
      </w:r>
      <w:r>
        <w:t>ptimierung soll die variable Ladezeit berücksichtigen</w:t>
      </w:r>
      <w:r w:rsidR="00FF38BB">
        <w:t xml:space="preserve"> können</w:t>
      </w:r>
      <w:r>
        <w:t xml:space="preserve">. Das bedeutet, dass bei Vorschlägen der </w:t>
      </w:r>
      <w:r w:rsidR="002225F4">
        <w:t>O</w:t>
      </w:r>
      <w:r>
        <w:t>ptimierung, die Ladezeit immer auf die Größe der Lieferung angepasst ist.</w:t>
      </w:r>
      <w:r w:rsidR="00FF38BB">
        <w:t xml:space="preserve"> Voraussetzung ist, dass das Ladezeitmodell in der </w:t>
      </w:r>
      <w:proofErr w:type="spellStart"/>
      <w:r w:rsidR="00FF38BB">
        <w:t>Dispatchgruppe</w:t>
      </w:r>
      <w:proofErr w:type="spellEnd"/>
      <w:r w:rsidR="00FF38BB">
        <w:t xml:space="preserve"> entsprechend auf variable eingestellt ist und für das Werk variable Zeiten vorliegen. Ansonsten sollen die fixen Zeiten verwendet werden.</w:t>
      </w:r>
    </w:p>
    <w:p w14:paraId="7DB5FEA1" w14:textId="2493B75D" w:rsidR="005F2072" w:rsidRDefault="008A0FB7" w:rsidP="008A0FB7">
      <w:pPr>
        <w:pStyle w:val="berschrift3"/>
      </w:pPr>
      <w:bookmarkStart w:id="144" w:name="_Toc121464039"/>
      <w:r>
        <w:t>Optionale Anforderungen</w:t>
      </w:r>
      <w:bookmarkEnd w:id="144"/>
    </w:p>
    <w:p w14:paraId="3F6A4DC4" w14:textId="5AEC7758" w:rsidR="008A0FB7" w:rsidRDefault="004D507F" w:rsidP="008A0FB7">
      <w:pPr>
        <w:pStyle w:val="berschrift4"/>
      </w:pPr>
      <w:r>
        <w:t xml:space="preserve"> </w:t>
      </w:r>
      <w:proofErr w:type="spellStart"/>
      <w:r w:rsidR="00D43FEF">
        <w:t>Bore</w:t>
      </w:r>
      <w:proofErr w:type="spellEnd"/>
      <w:r w:rsidR="00D43FEF">
        <w:t xml:space="preserve"> Pile Jobs</w:t>
      </w:r>
    </w:p>
    <w:p w14:paraId="092C7D4F" w14:textId="4E26B030" w:rsidR="003924E9" w:rsidRDefault="00AE4EFD" w:rsidP="008A0FB7">
      <w:pPr>
        <w:pStyle w:val="Listenabsatz"/>
        <w:numPr>
          <w:ilvl w:val="0"/>
          <w:numId w:val="19"/>
        </w:numPr>
      </w:pPr>
      <w:r>
        <w:t xml:space="preserve">Die Abbildung von so genannten </w:t>
      </w:r>
      <w:proofErr w:type="spellStart"/>
      <w:r>
        <w:t>Bore</w:t>
      </w:r>
      <w:proofErr w:type="spellEnd"/>
      <w:r>
        <w:t xml:space="preserve"> Pile Jobs hat in der </w:t>
      </w:r>
      <w:proofErr w:type="spellStart"/>
      <w:r>
        <w:t>FiFo</w:t>
      </w:r>
      <w:proofErr w:type="spellEnd"/>
      <w:r>
        <w:t xml:space="preserve"> Optimierung nicht gut funktioniert. Zu einem späteren Zeitpunkt muss </w:t>
      </w:r>
      <w:r w:rsidR="00045B92">
        <w:t>analysiert werden, inwiefern die Anforderung, dass manche Aufträge in jedem Fall eingeplant werden müssen</w:t>
      </w:r>
      <w:r w:rsidR="00E17D41">
        <w:t xml:space="preserve"> und der Lieferfluss nicht gebrochen werden darf</w:t>
      </w:r>
      <w:r w:rsidR="00045B92">
        <w:t>, abgebildet werden kann.</w:t>
      </w:r>
    </w:p>
    <w:p w14:paraId="402B84BF" w14:textId="5A34EE57" w:rsidR="00F545D5" w:rsidRDefault="00F545D5" w:rsidP="00F545D5">
      <w:pPr>
        <w:pStyle w:val="berschrift4"/>
      </w:pPr>
      <w:r>
        <w:t xml:space="preserve"> Fahrzeug-Einspar-Modus</w:t>
      </w:r>
    </w:p>
    <w:p w14:paraId="4BE5F6BA" w14:textId="1A5E1613" w:rsidR="004F5221" w:rsidRDefault="008F1106" w:rsidP="0066300E">
      <w:r>
        <w:t xml:space="preserve">Falls es möglich ist, soll im </w:t>
      </w:r>
      <w:proofErr w:type="spellStart"/>
      <w:r>
        <w:t>Preplanning</w:t>
      </w:r>
      <w:proofErr w:type="spellEnd"/>
      <w:r>
        <w:t xml:space="preserve"> ein</w:t>
      </w:r>
      <w:r w:rsidRPr="008F1106">
        <w:t xml:space="preserve"> Fahrzeug-Einspar-Modus</w:t>
      </w:r>
      <w:r>
        <w:t xml:space="preserve"> aktiviert werden können, der zusätzlich dahingehend optimiert, </w:t>
      </w:r>
      <w:r w:rsidR="00F545D5">
        <w:t>möglichst wenig Fahrzeuge zu benutzen, um das Auftragsbuch erfüllen zu können. Rote und Orange Verspätungen dürfen durch das Einsparen eines Fahrzeuges nicht entstehen. Gelbe Verspätungen sind vertretbar.</w:t>
      </w:r>
    </w:p>
    <w:p w14:paraId="3FDC0D5B" w14:textId="77777777" w:rsidR="003C59D9" w:rsidRPr="00F545D5" w:rsidRDefault="003C59D9" w:rsidP="003C59D9">
      <w:pPr>
        <w:pStyle w:val="berschrift4"/>
      </w:pPr>
      <w:proofErr w:type="gramStart"/>
      <w:r>
        <w:t>Toll</w:t>
      </w:r>
      <w:proofErr w:type="gramEnd"/>
      <w:r>
        <w:t xml:space="preserve"> Fees </w:t>
      </w:r>
    </w:p>
    <w:p w14:paraId="77F93E70" w14:textId="72BB03DC" w:rsidR="003C59D9" w:rsidRDefault="003C59D9" w:rsidP="003C59D9">
      <w:r>
        <w:t>Eine Berücksichtigung von Mautkosten soll in der Zu</w:t>
      </w:r>
      <w:r w:rsidR="002225F4">
        <w:t>k</w:t>
      </w:r>
      <w:r>
        <w:t xml:space="preserve">unft geprüft und die Umsetzbarkeit erörtert werden. </w:t>
      </w:r>
    </w:p>
    <w:p w14:paraId="2FDD3B7C" w14:textId="77777777" w:rsidR="003C59D9" w:rsidRDefault="003C59D9" w:rsidP="003C59D9">
      <w:pPr>
        <w:pStyle w:val="berschrift4"/>
      </w:pPr>
      <w:r>
        <w:t xml:space="preserve"> Parameter Einstellungen</w:t>
      </w:r>
    </w:p>
    <w:p w14:paraId="268186A2" w14:textId="0CB4B036" w:rsidR="003C59D9" w:rsidRDefault="003C59D9" w:rsidP="0066300E">
      <w:r>
        <w:t>Es soll zukünftig möglich sein, mehrere Parametersätze pro Gruppe zu definieren, um die Optimierung an unterschiedliche Datenlagen (z.B. saisonale Unterschiede) anpassen zu können.</w:t>
      </w:r>
    </w:p>
    <w:p w14:paraId="58BD7890" w14:textId="750A0977" w:rsidR="00934F4A" w:rsidRDefault="00934F4A" w:rsidP="005A6F34">
      <w:pPr>
        <w:pStyle w:val="berschrift2"/>
      </w:pPr>
      <w:bookmarkStart w:id="145" w:name="_Toc121464040"/>
      <w:r>
        <w:lastRenderedPageBreak/>
        <w:t>Ausschluss</w:t>
      </w:r>
      <w:r w:rsidR="004A6273">
        <w:t xml:space="preserve"> L</w:t>
      </w:r>
      <w:r>
        <w:t>iste</w:t>
      </w:r>
      <w:bookmarkEnd w:id="145"/>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146" w:name="_Toc121464041"/>
      <w:r>
        <w:t>Preloads</w:t>
      </w:r>
      <w:bookmarkEnd w:id="146"/>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44B1ACC1"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r w:rsidR="003F558D">
        <w:t>.</w:t>
      </w:r>
    </w:p>
    <w:p w14:paraId="739649EB" w14:textId="148A8769" w:rsidR="008C6B05" w:rsidRDefault="008C6B05" w:rsidP="005A6F34">
      <w:pPr>
        <w:pStyle w:val="berschrift3"/>
      </w:pPr>
      <w:bookmarkStart w:id="147" w:name="_Toc121464042"/>
      <w:proofErr w:type="spellStart"/>
      <w:r>
        <w:t>Shunting</w:t>
      </w:r>
      <w:bookmarkEnd w:id="147"/>
      <w:proofErr w:type="spellEnd"/>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6F3D4DF0" w:rsidR="004E1D31" w:rsidRPr="00F92DE7" w:rsidRDefault="000025BC" w:rsidP="005A6F34">
      <w:r w:rsidRPr="00B62CCA">
        <w:rPr>
          <w:b/>
          <w:bCs/>
        </w:rPr>
        <w:t>Begründung</w:t>
      </w:r>
      <w:r>
        <w:rPr>
          <w:b/>
          <w:bCs/>
        </w:rPr>
        <w:t xml:space="preserve">: </w:t>
      </w:r>
      <w:r>
        <w:t>Keine Anforderung für das Betongeschäft</w:t>
      </w:r>
      <w:r w:rsidR="003F558D">
        <w:t>.</w:t>
      </w:r>
    </w:p>
    <w:p w14:paraId="5F464B7B" w14:textId="255AB3C8" w:rsidR="008C6B05" w:rsidRDefault="008C6B05" w:rsidP="005A6F34">
      <w:pPr>
        <w:pStyle w:val="berschrift3"/>
      </w:pPr>
      <w:bookmarkStart w:id="148" w:name="_Toc121464043"/>
      <w:r>
        <w:t>Roaming</w:t>
      </w:r>
      <w:bookmarkEnd w:id="148"/>
    </w:p>
    <w:p w14:paraId="23AFCC4F" w14:textId="254F905B" w:rsidR="000025BC" w:rsidRDefault="000025BC" w:rsidP="005A6F34">
      <w:r>
        <w:t>Fahrzeuge kehren am Ende einer Schicht nicht zum Werk zurück, sondern bleiben irgendwo stehen.</w:t>
      </w:r>
    </w:p>
    <w:p w14:paraId="737EDAC3" w14:textId="1DE3EA9F" w:rsidR="000025BC" w:rsidRPr="000025BC" w:rsidRDefault="000025BC" w:rsidP="005A6F34">
      <w:r w:rsidRPr="00B62CCA">
        <w:rPr>
          <w:b/>
          <w:bCs/>
        </w:rPr>
        <w:t>Begründung</w:t>
      </w:r>
      <w:r>
        <w:rPr>
          <w:b/>
          <w:bCs/>
        </w:rPr>
        <w:t xml:space="preserve">: </w:t>
      </w:r>
      <w:r>
        <w:t>Keine Anforderung für das Betongeschäft</w:t>
      </w:r>
      <w:r w:rsidR="003F558D">
        <w:t>.</w:t>
      </w:r>
    </w:p>
    <w:p w14:paraId="3F6DE9DF" w14:textId="3163061D" w:rsidR="004E1D31" w:rsidRDefault="004E1D31" w:rsidP="005A6F34">
      <w:pPr>
        <w:pStyle w:val="berschrift3"/>
      </w:pPr>
      <w:bookmarkStart w:id="149" w:name="_Toc121464044"/>
      <w:proofErr w:type="spellStart"/>
      <w:r>
        <w:t>Predrive</w:t>
      </w:r>
      <w:bookmarkEnd w:id="149"/>
      <w:proofErr w:type="spellEnd"/>
    </w:p>
    <w:p w14:paraId="3EEE5788" w14:textId="68ED71A4" w:rsidR="00B023BD" w:rsidRDefault="00B023BD" w:rsidP="005A6F34">
      <w:r>
        <w:t xml:space="preserve">Fahrzeuge </w:t>
      </w:r>
      <w:r w:rsidR="00042E53">
        <w:t>beenden die Schicht mit einer Leerfahrt zum Werk, bl</w:t>
      </w:r>
      <w:r w:rsidR="00272C1F">
        <w:t>ei</w:t>
      </w:r>
      <w:r w:rsidR="00042E53">
        <w:t>ben über Nacht aber draußen</w:t>
      </w:r>
      <w:r w:rsidR="00272C1F">
        <w:t>.</w:t>
      </w:r>
    </w:p>
    <w:p w14:paraId="1653EFCF" w14:textId="4BACA81C" w:rsidR="00B023BD" w:rsidRPr="00B023BD" w:rsidRDefault="00B023BD" w:rsidP="005A6F34">
      <w:r w:rsidRPr="00B62CCA">
        <w:rPr>
          <w:b/>
          <w:bCs/>
        </w:rPr>
        <w:t>Begründung</w:t>
      </w:r>
      <w:r>
        <w:rPr>
          <w:b/>
          <w:bCs/>
        </w:rPr>
        <w:t xml:space="preserve">: </w:t>
      </w:r>
      <w:r>
        <w:t>Geht nur für Roaming</w:t>
      </w:r>
      <w:r w:rsidR="002006A6">
        <w:t xml:space="preserve"> </w:t>
      </w:r>
      <w:r w:rsidR="00731CDB">
        <w:t>F</w:t>
      </w:r>
      <w:r>
        <w:t>ahrzeuge</w:t>
      </w:r>
      <w:r w:rsidR="009E71F1">
        <w:t>; Keine Anforderung für das Betongeschäft</w:t>
      </w:r>
      <w:r w:rsidR="003F558D">
        <w:t>.</w:t>
      </w:r>
    </w:p>
    <w:p w14:paraId="5C74442C" w14:textId="5CB43CCF" w:rsidR="008C6B05" w:rsidRDefault="008C6B05" w:rsidP="005A6F34">
      <w:pPr>
        <w:pStyle w:val="berschrift3"/>
      </w:pPr>
      <w:bookmarkStart w:id="150" w:name="_Toc121464045"/>
      <w:proofErr w:type="spellStart"/>
      <w:r>
        <w:t>Waste</w:t>
      </w:r>
      <w:proofErr w:type="spellEnd"/>
      <w:r>
        <w:t xml:space="preserve"> Orders</w:t>
      </w:r>
      <w:bookmarkEnd w:id="150"/>
    </w:p>
    <w:p w14:paraId="098DC09F" w14:textId="517D2563" w:rsidR="008C6B05" w:rsidRDefault="005C68B4" w:rsidP="005A6F34">
      <w:r>
        <w:t>Aufträge, bei denen beim Kunden geladen und am Werk entladen wird.</w:t>
      </w:r>
    </w:p>
    <w:p w14:paraId="49103A6E" w14:textId="39BA058D" w:rsidR="005C68B4" w:rsidRDefault="005C68B4" w:rsidP="005A6F34">
      <w:r w:rsidRPr="00B62CCA">
        <w:rPr>
          <w:b/>
          <w:bCs/>
        </w:rPr>
        <w:t>Begründung</w:t>
      </w:r>
      <w:r>
        <w:rPr>
          <w:b/>
          <w:bCs/>
        </w:rPr>
        <w:t xml:space="preserve">: </w:t>
      </w:r>
      <w:r>
        <w:t>Keine Anforderung für das Betongeschäft</w:t>
      </w:r>
      <w:r w:rsidR="003F558D">
        <w:t>.</w:t>
      </w:r>
    </w:p>
    <w:p w14:paraId="360013AF" w14:textId="323F789E" w:rsidR="00165AEC" w:rsidRDefault="00165AEC" w:rsidP="00165AEC">
      <w:pPr>
        <w:pStyle w:val="berschrift3"/>
      </w:pPr>
      <w:bookmarkStart w:id="151" w:name="_Toc121464046"/>
      <w:r>
        <w:t xml:space="preserve">Customer </w:t>
      </w:r>
      <w:proofErr w:type="spellStart"/>
      <w:r>
        <w:t>Managed</w:t>
      </w:r>
      <w:proofErr w:type="spellEnd"/>
      <w:r>
        <w:t xml:space="preserve"> </w:t>
      </w:r>
      <w:proofErr w:type="spellStart"/>
      <w:r>
        <w:t>Assignment</w:t>
      </w:r>
      <w:proofErr w:type="spellEnd"/>
      <w:r>
        <w:t xml:space="preserve"> (CMA)</w:t>
      </w:r>
      <w:bookmarkEnd w:id="151"/>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lastRenderedPageBreak/>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152" w:name="_Toc121464047"/>
      <w:proofErr w:type="spellStart"/>
      <w:r>
        <w:t>Splitloads</w:t>
      </w:r>
      <w:bookmarkEnd w:id="152"/>
      <w:proofErr w:type="spellEnd"/>
      <w:r>
        <w:t xml:space="preserve"> </w:t>
      </w:r>
    </w:p>
    <w:p w14:paraId="7C0C9253" w14:textId="0AB400B9" w:rsidR="00307DCB" w:rsidRDefault="00307DCB" w:rsidP="00C50647">
      <w:r>
        <w:t>Version 2: Ein Fahrzeug lädt an mehreren Werken (ein oder mehr</w:t>
      </w:r>
      <w:r w:rsidR="005D55C9">
        <w:t>ere</w:t>
      </w:r>
      <w:r>
        <w:t xml:space="preserve"> unterschiedliche Produkte).</w:t>
      </w:r>
    </w:p>
    <w:p w14:paraId="6E180C1D" w14:textId="3073C1B9" w:rsidR="00C50647" w:rsidRDefault="00C50647" w:rsidP="00C50647">
      <w:r w:rsidRPr="00B62CCA">
        <w:rPr>
          <w:b/>
          <w:bCs/>
        </w:rPr>
        <w:t>Begründung</w:t>
      </w:r>
      <w:r>
        <w:rPr>
          <w:b/>
          <w:bCs/>
        </w:rPr>
        <w:t xml:space="preserve">: </w:t>
      </w:r>
      <w:r>
        <w:t>Keine Anforderung für das Betongeschäft</w:t>
      </w:r>
      <w:r w:rsidR="00F64332">
        <w:t xml:space="preserve"> (</w:t>
      </w:r>
      <w:r w:rsidR="00F64332" w:rsidRPr="00F64332">
        <w:t>Ein Sonderfall von Version 1 ist das Mörtel-Geschäft, bei dem identisches Material geladen wird. Dazu steht weiter oben eine Anforderung</w:t>
      </w:r>
      <w:r w:rsidR="00F64332">
        <w:t>)</w:t>
      </w:r>
      <w:r w:rsidR="003F558D">
        <w:t>.</w:t>
      </w:r>
    </w:p>
    <w:p w14:paraId="052951A6" w14:textId="77777777" w:rsidR="00CB6A8C" w:rsidRDefault="00CB6A8C" w:rsidP="00CB6A8C">
      <w:pPr>
        <w:pStyle w:val="berschrift3"/>
      </w:pPr>
      <w:bookmarkStart w:id="153" w:name="_Toc121464048"/>
      <w:r>
        <w:t>Fahrzeit</w:t>
      </w:r>
      <w:bookmarkEnd w:id="153"/>
    </w:p>
    <w:p w14:paraId="29FA5F5E" w14:textId="4290E7C6" w:rsidR="00CB6A8C" w:rsidRPr="00F92DE7" w:rsidRDefault="00CB6A8C" w:rsidP="00C50647">
      <w:r>
        <w:t>Die reine Fahrzeit eines Trucks soll die Lenkzeit der Fahrer repräsentieren</w:t>
      </w:r>
      <w:r w:rsidR="0061717A">
        <w:t>.</w:t>
      </w:r>
    </w:p>
    <w:p w14:paraId="1FCA9095" w14:textId="400DA379" w:rsidR="00C50647" w:rsidRDefault="00CB6A8C" w:rsidP="00C50647">
      <w:r w:rsidRPr="00B62CCA">
        <w:rPr>
          <w:b/>
          <w:bCs/>
        </w:rPr>
        <w:t>Begründung</w:t>
      </w:r>
      <w:r>
        <w:rPr>
          <w:b/>
          <w:bCs/>
        </w:rPr>
        <w:t xml:space="preserve">: </w:t>
      </w:r>
      <w:r>
        <w:t xml:space="preserve">Konnten bis jetzt weder </w:t>
      </w:r>
      <w:r w:rsidR="003F558D">
        <w:t>Transferoptimierer</w:t>
      </w:r>
      <w:r>
        <w:t xml:space="preserve"> noch </w:t>
      </w:r>
      <w:proofErr w:type="spellStart"/>
      <w:r>
        <w:t>Regret</w:t>
      </w:r>
      <w:proofErr w:type="spellEnd"/>
      <w:r>
        <w:t>, wird von Betonkunden nicht angefragt</w:t>
      </w:r>
      <w:r w:rsidR="003F558D">
        <w:t>.</w:t>
      </w:r>
    </w:p>
    <w:p w14:paraId="2E121E89" w14:textId="55C82831" w:rsidR="00DE7F78" w:rsidRDefault="00DE7F78" w:rsidP="00DE7F78">
      <w:pPr>
        <w:pStyle w:val="berschrift3"/>
      </w:pPr>
      <w:bookmarkStart w:id="154" w:name="_Toc121464049"/>
      <w:r>
        <w:t>Minimum Rip</w:t>
      </w:r>
      <w:bookmarkEnd w:id="154"/>
    </w:p>
    <w:p w14:paraId="496FCE31" w14:textId="35C98E92" w:rsidR="007E6857" w:rsidRDefault="007E6857" w:rsidP="00DE7F78">
      <w:r>
        <w:t>Als Minimum Rip wird eine Menge definiert, die an einem Stück aus dem gleichen Werk geliefert werden muss. Danach dürfen alternative Lieferwerke benutzt werden.</w:t>
      </w:r>
    </w:p>
    <w:p w14:paraId="7E3FE2E6" w14:textId="0E49A429" w:rsidR="00274C5C" w:rsidRDefault="00DE7F78" w:rsidP="00DE7F78">
      <w:r>
        <w:t>Begründung: Die frühere „Minimum Rip“ Funktionalität wird nicht mehr berücksichtigt, da sie nicht genutzt wird.</w:t>
      </w:r>
    </w:p>
    <w:p w14:paraId="49774DC3" w14:textId="4BC92291" w:rsidR="00274C5C" w:rsidRPr="00ED34AA" w:rsidRDefault="00274C5C" w:rsidP="00274C5C">
      <w:pPr>
        <w:pStyle w:val="berschrift3"/>
      </w:pPr>
      <w:bookmarkStart w:id="155" w:name="_Toc121464050"/>
      <w:r>
        <w:t>Produktionskosten</w:t>
      </w:r>
      <w:bookmarkEnd w:id="155"/>
    </w:p>
    <w:p w14:paraId="2C199189" w14:textId="407E3885" w:rsidR="00DE7F78" w:rsidRDefault="00274C5C" w:rsidP="00DE7F78">
      <w:r>
        <w:t>Für die Produktion von Beton an den verschiedenen Werken können unterschiedliche Kosten anfallen. In der Theorie kann es also günstiger sein für die Auslieferung Umwege in Kauf zu nehmen, da die Produktion an manchen Standorten günstiger ist.</w:t>
      </w:r>
    </w:p>
    <w:p w14:paraId="34BD42EF" w14:textId="6CBBE01C" w:rsidR="00274C5C" w:rsidRDefault="00422826" w:rsidP="00DE7F78">
      <w:r>
        <w:t>Begründung:</w:t>
      </w:r>
      <w:r w:rsidR="00E11E95">
        <w:t xml:space="preserve"> </w:t>
      </w:r>
      <w:r w:rsidR="00420A5F">
        <w:t>Es ist nicht gesichert, dass die Produktionskosten sich de</w:t>
      </w:r>
      <w:r w:rsidR="009F5D63">
        <w:t>r</w:t>
      </w:r>
      <w:r w:rsidR="00420A5F">
        <w:t xml:space="preserve">art stark unterscheiden, dass </w:t>
      </w:r>
      <w:r w:rsidR="003F558D">
        <w:t>s</w:t>
      </w:r>
      <w:r w:rsidR="00420A5F">
        <w:t xml:space="preserve">ignifikante Umwege dafür in Kauf genommen werden. Zusätzlich wird die Komplexität der Optimierung dadurch erheblich erhöht. </w:t>
      </w:r>
      <w:r>
        <w:t xml:space="preserve"> </w:t>
      </w:r>
    </w:p>
    <w:p w14:paraId="6253F77D" w14:textId="5D0E1587" w:rsidR="00175E0F" w:rsidRDefault="00175E0F" w:rsidP="00175E0F">
      <w:pPr>
        <w:pStyle w:val="berschrift3"/>
        <w:rPr>
          <w:lang w:val="en-GB"/>
        </w:rPr>
      </w:pPr>
      <w:r w:rsidRPr="00585723">
        <w:rPr>
          <w:lang w:val="en-GB"/>
        </w:rPr>
        <w:t xml:space="preserve"> </w:t>
      </w:r>
      <w:bookmarkStart w:id="156" w:name="_Toc121464051"/>
      <w:r w:rsidRPr="00175E0F">
        <w:rPr>
          <w:lang w:val="en-GB"/>
        </w:rPr>
        <w:t>Orders for more than o</w:t>
      </w:r>
      <w:r>
        <w:rPr>
          <w:lang w:val="en-GB"/>
        </w:rPr>
        <w:t>ne Day</w:t>
      </w:r>
      <w:bookmarkEnd w:id="156"/>
    </w:p>
    <w:p w14:paraId="005CBAFB" w14:textId="78A8C082" w:rsidR="00175E0F" w:rsidRDefault="00175E0F" w:rsidP="00175E0F">
      <w:r w:rsidRPr="00175E0F">
        <w:t>Aufträge deren Menge so groß ist, dass Sie innerhalb eines Optim</w:t>
      </w:r>
      <w:r>
        <w:t>ierungsintervalls nicht komplett eingeplant werden können.</w:t>
      </w:r>
      <w:r w:rsidRPr="00175E0F">
        <w:t xml:space="preserve"> </w:t>
      </w:r>
    </w:p>
    <w:p w14:paraId="7CEE247F" w14:textId="6BD89170" w:rsidR="00175E0F" w:rsidRDefault="00175E0F" w:rsidP="00175E0F">
      <w:r>
        <w:lastRenderedPageBreak/>
        <w:t>Begrü</w:t>
      </w:r>
      <w:r w:rsidR="000A3004">
        <w:t>n</w:t>
      </w:r>
      <w:r>
        <w:t>dung</w:t>
      </w:r>
      <w:r w:rsidR="007113F8">
        <w:t>: Gibt es bei den Bestandskunden aktuell nicht im System. Falls das notwendig wird, kann der Auftrag im Interface auf zwei Optimierungsintervalle aufgeteilt werden.</w:t>
      </w:r>
    </w:p>
    <w:p w14:paraId="1F65C1F9" w14:textId="77777777" w:rsidR="005B42B2" w:rsidRDefault="005B42B2" w:rsidP="005B42B2">
      <w:pPr>
        <w:pStyle w:val="berschrift3"/>
        <w:rPr>
          <w:lang w:val="en-GB"/>
        </w:rPr>
      </w:pPr>
      <w:bookmarkStart w:id="157" w:name="_Toc121464052"/>
      <w:r w:rsidRPr="007B0AED">
        <w:rPr>
          <w:lang w:val="en-GB"/>
        </w:rPr>
        <w:t>Max Number of Trucks/ V</w:t>
      </w:r>
      <w:r>
        <w:rPr>
          <w:lang w:val="en-GB"/>
        </w:rPr>
        <w:t>ehicle List</w:t>
      </w:r>
      <w:bookmarkEnd w:id="157"/>
    </w:p>
    <w:p w14:paraId="6E507357" w14:textId="542F30C4" w:rsidR="005B42B2" w:rsidRDefault="005B42B2" w:rsidP="005B42B2">
      <w:r w:rsidRPr="007B0AED">
        <w:t xml:space="preserve">Ein Auftrag kann </w:t>
      </w:r>
      <w:r>
        <w:t xml:space="preserve">der Optimierung über das Feld „Max </w:t>
      </w:r>
      <w:proofErr w:type="spellStart"/>
      <w:r>
        <w:t>Number</w:t>
      </w:r>
      <w:proofErr w:type="spellEnd"/>
      <w:r>
        <w:t xml:space="preserve"> </w:t>
      </w:r>
      <w:proofErr w:type="spellStart"/>
      <w:r>
        <w:t>of</w:t>
      </w:r>
      <w:proofErr w:type="spellEnd"/>
      <w:r>
        <w:t xml:space="preserve"> Truck“ einen Zahlenwert übergeben. Dieser besagt, auf wie viele unterschiedliche Fahrzeuge die Lieferungen dieses Auftrages maximal verteilt werden dürfen. Eine 3 in diesem Feld bedeutet also, dass nur 3 unterschiedliche Fahrzeuge für diesen Auftrag von der Optimierung eingeplant werden dürfen. Welche Fahrzeuge das sind, ist aber nicht explizit eingeschränkt.</w:t>
      </w:r>
    </w:p>
    <w:p w14:paraId="316EAFA3" w14:textId="4623A832" w:rsidR="005B42B2" w:rsidRPr="00175E0F" w:rsidRDefault="005B42B2" w:rsidP="005B42B2">
      <w:r>
        <w:t xml:space="preserve">Begründung: Wird von der </w:t>
      </w:r>
      <w:r w:rsidR="00645450">
        <w:t>Transfer</w:t>
      </w:r>
      <w:r w:rsidR="004E25D2">
        <w:t>o</w:t>
      </w:r>
      <w:r>
        <w:t>ptimierung nicht unterstützt und das Feld wird in keine</w:t>
      </w:r>
      <w:r w:rsidR="001B67D8">
        <w:t>r</w:t>
      </w:r>
      <w:r>
        <w:t xml:space="preserve"> Gruppe benutzt.</w:t>
      </w:r>
    </w:p>
    <w:p w14:paraId="70331077" w14:textId="7086C117" w:rsidR="00112833" w:rsidRDefault="00112833" w:rsidP="005A6F34">
      <w:pPr>
        <w:pStyle w:val="berschrift2"/>
      </w:pPr>
      <w:bookmarkStart w:id="158" w:name="_Toc121464053"/>
      <w:r>
        <w:t>Optimierungsziele</w:t>
      </w:r>
      <w:bookmarkEnd w:id="158"/>
    </w:p>
    <w:p w14:paraId="2139DE0C" w14:textId="7983703B" w:rsidR="00617528" w:rsidRPr="0096739E" w:rsidRDefault="003B4696" w:rsidP="00142784">
      <w:r>
        <w:t>Ziel der Optimierung soll es sein</w:t>
      </w:r>
      <w:r w:rsidR="004A230A">
        <w:t xml:space="preserve">, neben der Einhaltung der </w:t>
      </w:r>
      <w:proofErr w:type="spellStart"/>
      <w:r w:rsidR="004A230A">
        <w:t>FiFo</w:t>
      </w:r>
      <w:proofErr w:type="spellEnd"/>
      <w:r w:rsidR="004A230A">
        <w:t>-Regel,</w:t>
      </w:r>
      <w:r>
        <w:t xml:space="preserve"> die Anzahl der </w:t>
      </w:r>
      <w:proofErr w:type="spellStart"/>
      <w:r>
        <w:t>Remainings</w:t>
      </w:r>
      <w:proofErr w:type="spellEnd"/>
      <w:r w:rsidR="009A48BB">
        <w:t>, die zurückgelegte Strecke</w:t>
      </w:r>
      <w:r w:rsidR="0040054F">
        <w:t xml:space="preserve"> </w:t>
      </w:r>
      <w:r w:rsidR="00540403">
        <w:t>(in Zeit und/oder Distanz)</w:t>
      </w:r>
      <w:r w:rsidR="007E3841">
        <w:t xml:space="preserve"> </w:t>
      </w:r>
      <w:r w:rsidR="0040054F">
        <w:t xml:space="preserve">und </w:t>
      </w:r>
      <w:r w:rsidR="00CC0F3A">
        <w:t>das Ausmaß</w:t>
      </w:r>
      <w:r w:rsidR="0040054F">
        <w:t xml:space="preserve"> </w:t>
      </w:r>
      <w:r>
        <w:t>der Verspätungen zu minimieren</w:t>
      </w:r>
      <w:r w:rsidR="007F10B1">
        <w:t>. Die bisherige quadratische Kostenfunktion der Verspätungen soll dabei hinterfragt und andere Abbildungsmöglichkeiten geprüft und verglichen werden.</w:t>
      </w:r>
      <w:r w:rsidR="009A48BB">
        <w:t xml:space="preserve"> </w:t>
      </w:r>
    </w:p>
    <w:sectPr w:rsidR="00617528" w:rsidRPr="0096739E" w:rsidSect="00574927">
      <w:footerReference w:type="default" r:id="rId21"/>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Stefan Sommer" w:date="2023-08-10T13:52:00Z" w:initials="SS">
    <w:p w14:paraId="1B3EB237" w14:textId="77777777" w:rsidR="00AC472A" w:rsidRDefault="00AC472A" w:rsidP="00C021A1">
      <w:pPr>
        <w:pStyle w:val="Kommentartext"/>
        <w:jc w:val="left"/>
      </w:pPr>
      <w:r>
        <w:rPr>
          <w:rStyle w:val="Kommentarzeichen"/>
        </w:rPr>
        <w:annotationRef/>
      </w:r>
      <w:r>
        <w:t>Wie spielt die Deadline rein</w:t>
      </w:r>
    </w:p>
  </w:comment>
  <w:comment w:id="15" w:author="Stefan Sommer" w:date="2023-08-22T07:57:00Z" w:initials="SS">
    <w:p w14:paraId="3B1D6A77" w14:textId="77777777" w:rsidR="00BE4F9B" w:rsidRDefault="00BE4F9B" w:rsidP="000B1D8B">
      <w:pPr>
        <w:pStyle w:val="Kommentartext"/>
        <w:jc w:val="left"/>
      </w:pPr>
      <w:r>
        <w:rPr>
          <w:rStyle w:val="Kommentarzeichen"/>
        </w:rPr>
        <w:annotationRef/>
      </w:r>
      <w:r>
        <w:t>Timm prüft das.</w:t>
      </w:r>
    </w:p>
  </w:comment>
  <w:comment w:id="16" w:author="Timm Ziarnetzky" w:date="2024-01-17T15:09:00Z" w:initials="TZ">
    <w:p w14:paraId="2EB77308" w14:textId="77777777" w:rsidR="009C5AFD" w:rsidRDefault="009C5AFD" w:rsidP="00754F09">
      <w:pPr>
        <w:pStyle w:val="Kommentartext"/>
        <w:jc w:val="left"/>
      </w:pPr>
      <w:r>
        <w:rPr>
          <w:rStyle w:val="Kommentarzeichen"/>
        </w:rPr>
        <w:annotationRef/>
      </w:r>
      <w:r>
        <w:t>Wird derzeit nicht genutzt.</w:t>
      </w:r>
    </w:p>
  </w:comment>
  <w:comment w:id="17" w:author="Stefan Sommer" w:date="2025-03-19T08:00:00Z" w:initials="SS">
    <w:p w14:paraId="1A68B8FF" w14:textId="77777777" w:rsidR="00A56CF7" w:rsidRDefault="00A56CF7" w:rsidP="00A56CF7">
      <w:pPr>
        <w:pStyle w:val="Kommentartext"/>
        <w:jc w:val="left"/>
      </w:pPr>
      <w:r>
        <w:rPr>
          <w:rStyle w:val="Kommentarzeichen"/>
        </w:rPr>
        <w:annotationRef/>
      </w:r>
      <w:r>
        <w:t>Diese Formulierung kann zu Problemen führen, wenn wir für den MIXOR im Mehrschichtbetrieb eine cut off zeit definieren sollten und die Cut Off Zeit, dann innerhalb des Lieferzeitfensters liegt. Dann würde die Optimierung den Auftrag doppelt (an Tax X und an Tag X+1) einplanen</w:t>
      </w:r>
    </w:p>
  </w:comment>
  <w:comment w:id="138" w:author="Timm Ziarnetzky" w:date="2023-01-26T09:44:00Z" w:initials="TZ">
    <w:p w14:paraId="570096D2" w14:textId="41EF407F" w:rsidR="00DF6CE1" w:rsidRDefault="00DF6CE1">
      <w:pPr>
        <w:pStyle w:val="Kommentartext"/>
        <w:jc w:val="left"/>
      </w:pPr>
      <w:r>
        <w:rPr>
          <w:rStyle w:val="Kommentarzeichen"/>
        </w:rPr>
        <w:annotationRef/>
      </w:r>
      <w:r>
        <w:t>Cumulative Delay Costs - Funktionieren in der Transfer-Optimierung nicht und werden nicht verwendet</w:t>
      </w:r>
    </w:p>
    <w:p w14:paraId="4CA6CBC8" w14:textId="77777777" w:rsidR="00DF6CE1" w:rsidRDefault="00DF6CE1">
      <w:pPr>
        <w:pStyle w:val="Kommentartext"/>
        <w:jc w:val="left"/>
      </w:pPr>
      <w:r>
        <w:t>Entscheidung am 25.01.2023:</w:t>
      </w:r>
    </w:p>
    <w:p w14:paraId="35E49B29" w14:textId="77777777" w:rsidR="00DF6CE1" w:rsidRDefault="00DF6CE1">
      <w:pPr>
        <w:pStyle w:val="Kommentartext"/>
        <w:jc w:val="left"/>
      </w:pPr>
      <w:r>
        <w:t>Sollen erstmal nicht berücksichtigt werden.</w:t>
      </w:r>
    </w:p>
    <w:p w14:paraId="1E215621" w14:textId="77777777" w:rsidR="00DF6CE1" w:rsidRDefault="00DF6CE1">
      <w:pPr>
        <w:pStyle w:val="Kommentartext"/>
        <w:jc w:val="left"/>
      </w:pPr>
      <w:r>
        <w:t>Die Idee, ist es, dass sich viele kleine Verspätungen oder Verzögerungen (Ende der Toleranz bei jeder Lieferung) nicht zu einer signifikant längeren Lieferkette, also Zeit zwischen erster und letzter Lieferung eines Auftrages summieren.</w:t>
      </w:r>
    </w:p>
    <w:p w14:paraId="7FF1E87B" w14:textId="77777777" w:rsidR="00DF6CE1" w:rsidRDefault="00DF6CE1">
      <w:pPr>
        <w:pStyle w:val="Kommentartext"/>
        <w:jc w:val="left"/>
      </w:pPr>
      <w:r>
        <w:t>Eine alternative Lösung ist denkbar und zulässig, z.B.</w:t>
      </w:r>
    </w:p>
    <w:p w14:paraId="7E70B53C" w14:textId="77777777" w:rsidR="00DF6CE1" w:rsidRDefault="00DF6CE1">
      <w:pPr>
        <w:pStyle w:val="Kommentartext"/>
        <w:jc w:val="left"/>
      </w:pPr>
      <w:r>
        <w:t>- die Berechnung der Lieferzeitintervalle für jede Lieferung anhand des vorangegangenen gewünschten Lieferzeitfensters und nicht des tatsächlichen (geplanten) Zeitpunkts der Lieferung</w:t>
      </w:r>
    </w:p>
    <w:p w14:paraId="7755BA37" w14:textId="77777777" w:rsidR="00DF6CE1" w:rsidRDefault="00DF6CE1" w:rsidP="005E1E04">
      <w:pPr>
        <w:pStyle w:val="Kommentartext"/>
        <w:jc w:val="left"/>
      </w:pPr>
      <w:r>
        <w:t>- die Anpassung der Lieferrate bei der Berechnung nachfolgender Lieferungen, sodass der Zeitpunkt der letzten Lieferung mit dem ursprünglich berechneten Zeitpunkt übereinstimmt</w:t>
      </w:r>
    </w:p>
  </w:comment>
  <w:comment w:id="139" w:author="Timm Ziarnetzky" w:date="2023-01-26T09:47:00Z" w:initials="TZ">
    <w:p w14:paraId="738EA81A" w14:textId="77777777" w:rsidR="00DF6CE1" w:rsidRDefault="00DF6CE1">
      <w:pPr>
        <w:pStyle w:val="Kommentartext"/>
        <w:jc w:val="left"/>
      </w:pPr>
      <w:r>
        <w:rPr>
          <w:rStyle w:val="Kommentarzeichen"/>
        </w:rPr>
        <w:annotationRef/>
      </w:r>
      <w:r>
        <w:t>Eigentliche Idee war die Vermeidung, dass sich eine Lieferkette dadurch "zieht", dass einzelne Lieferungen immer am Ende der Toleranz eingeplant werden.</w:t>
      </w:r>
    </w:p>
    <w:p w14:paraId="42D3F5F7" w14:textId="77777777" w:rsidR="00DF6CE1" w:rsidRDefault="00DF6CE1">
      <w:pPr>
        <w:pStyle w:val="Kommentartext"/>
        <w:jc w:val="left"/>
      </w:pPr>
      <w:r>
        <w:t>Der Punkt ist so nur bedingt umsetzbar und soll daher als Ergebnis der Entscheidung vom 25.01.2023 so nicht umgesetzt werden.</w:t>
      </w:r>
    </w:p>
    <w:p w14:paraId="728C3980" w14:textId="77777777" w:rsidR="00DF6CE1" w:rsidRDefault="00DF6CE1" w:rsidP="00BD16E1">
      <w:pPr>
        <w:pStyle w:val="Kommentartext"/>
        <w:jc w:val="left"/>
      </w:pPr>
      <w:r>
        <w:t>Siehe auch den (letzten) Kommentar zur Gewichtung verspäteter Lieferungen einer Lieferkette.</w:t>
      </w:r>
    </w:p>
  </w:comment>
  <w:comment w:id="143" w:author="Stefan Sommer" w:date="2023-09-13T07:25:00Z" w:initials="SS">
    <w:p w14:paraId="0AE0F94D" w14:textId="77777777" w:rsidR="00926FB1" w:rsidRDefault="00926FB1" w:rsidP="009A5D1B">
      <w:pPr>
        <w:pStyle w:val="Kommentartext"/>
        <w:jc w:val="left"/>
      </w:pPr>
      <w:r>
        <w:rPr>
          <w:rStyle w:val="Kommentarzeichen"/>
        </w:rPr>
        <w:annotationRef/>
      </w:r>
      <w:r>
        <w:t>Überarbeiten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3EB237" w15:done="0"/>
  <w15:commentEx w15:paraId="3B1D6A77" w15:paraIdParent="1B3EB237" w15:done="0"/>
  <w15:commentEx w15:paraId="2EB77308" w15:paraIdParent="1B3EB237" w15:done="0"/>
  <w15:commentEx w15:paraId="1A68B8FF" w15:done="0"/>
  <w15:commentEx w15:paraId="7755BA37" w15:done="0"/>
  <w15:commentEx w15:paraId="728C3980" w15:done="0"/>
  <w15:commentEx w15:paraId="0AE0F9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7F6A3A" w16cex:dateUtc="2023-08-10T11:52:00Z"/>
  <w16cex:commentExtensible w16cex:durableId="288EE8D3" w16cex:dateUtc="2023-08-22T05:57:00Z"/>
  <w16cex:commentExtensible w16cex:durableId="150D420D" w16cex:dateUtc="2024-01-17T14:09:00Z"/>
  <w16cex:commentExtensible w16cex:durableId="6C2EFF60" w16cex:dateUtc="2025-03-19T07:00:00Z"/>
  <w16cex:commentExtensible w16cex:durableId="277CCA04" w16cex:dateUtc="2023-01-26T08:44:00Z"/>
  <w16cex:commentExtensible w16cex:durableId="277CCAC0" w16cex:dateUtc="2023-01-26T08:47:00Z"/>
  <w16cex:commentExtensible w16cex:durableId="28ABE27F" w16cex:dateUtc="2023-09-13T0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3EB237" w16cid:durableId="287F6A3A"/>
  <w16cid:commentId w16cid:paraId="3B1D6A77" w16cid:durableId="288EE8D3"/>
  <w16cid:commentId w16cid:paraId="2EB77308" w16cid:durableId="150D420D"/>
  <w16cid:commentId w16cid:paraId="1A68B8FF" w16cid:durableId="6C2EFF60"/>
  <w16cid:commentId w16cid:paraId="7755BA37" w16cid:durableId="277CCA04"/>
  <w16cid:commentId w16cid:paraId="728C3980" w16cid:durableId="277CCAC0"/>
  <w16cid:commentId w16cid:paraId="0AE0F94D" w16cid:durableId="28ABE2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95D6F" w14:textId="77777777" w:rsidR="004D5A20" w:rsidRDefault="004D5A20" w:rsidP="00011BF5">
      <w:pPr>
        <w:spacing w:after="0" w:line="240" w:lineRule="auto"/>
      </w:pPr>
      <w:r>
        <w:separator/>
      </w:r>
    </w:p>
  </w:endnote>
  <w:endnote w:type="continuationSeparator" w:id="0">
    <w:p w14:paraId="40130E10" w14:textId="77777777" w:rsidR="004D5A20" w:rsidRDefault="004D5A20"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126530"/>
      <w:docPartObj>
        <w:docPartGallery w:val="Page Numbers (Bottom of Page)"/>
        <w:docPartUnique/>
      </w:docPartObj>
    </w:sdtPr>
    <w:sdtContent>
      <w:p w14:paraId="0716E3FB" w14:textId="507A789F" w:rsidR="00F46DF0" w:rsidRDefault="00000000">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438429"/>
      <w:docPartObj>
        <w:docPartGallery w:val="Page Numbers (Bottom of Page)"/>
        <w:docPartUnique/>
      </w:docPartObj>
    </w:sdt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605525"/>
      <w:docPartObj>
        <w:docPartGallery w:val="Page Numbers (Bottom of Page)"/>
        <w:docPartUnique/>
      </w:docPartObj>
    </w:sdt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DB5D1" w14:textId="77777777" w:rsidR="004D5A20" w:rsidRDefault="004D5A20" w:rsidP="00011BF5">
      <w:pPr>
        <w:spacing w:after="0" w:line="240" w:lineRule="auto"/>
      </w:pPr>
      <w:r>
        <w:separator/>
      </w:r>
    </w:p>
  </w:footnote>
  <w:footnote w:type="continuationSeparator" w:id="0">
    <w:p w14:paraId="07D595CD" w14:textId="77777777" w:rsidR="004D5A20" w:rsidRDefault="004D5A20"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360"/>
    <w:multiLevelType w:val="hybridMultilevel"/>
    <w:tmpl w:val="EE48D9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E918B3"/>
    <w:multiLevelType w:val="hybridMultilevel"/>
    <w:tmpl w:val="95D813F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15:restartNumberingAfterBreak="0">
    <w:nsid w:val="05C22134"/>
    <w:multiLevelType w:val="hybridMultilevel"/>
    <w:tmpl w:val="E6F0219C"/>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4" w15:restartNumberingAfterBreak="0">
    <w:nsid w:val="06691BF7"/>
    <w:multiLevelType w:val="hybridMultilevel"/>
    <w:tmpl w:val="206E69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6941A42"/>
    <w:multiLevelType w:val="hybridMultilevel"/>
    <w:tmpl w:val="E10AB9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76F51F7"/>
    <w:multiLevelType w:val="hybridMultilevel"/>
    <w:tmpl w:val="829ADB3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77543BE"/>
    <w:multiLevelType w:val="multilevel"/>
    <w:tmpl w:val="05A6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9E181D"/>
    <w:multiLevelType w:val="hybridMultilevel"/>
    <w:tmpl w:val="843EDE0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0F531A29"/>
    <w:multiLevelType w:val="hybridMultilevel"/>
    <w:tmpl w:val="8384D4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C077919"/>
    <w:multiLevelType w:val="hybridMultilevel"/>
    <w:tmpl w:val="F8B6F3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C8136ED"/>
    <w:multiLevelType w:val="hybridMultilevel"/>
    <w:tmpl w:val="C97ADF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1DBD047A"/>
    <w:multiLevelType w:val="hybridMultilevel"/>
    <w:tmpl w:val="E4DA310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1E3E7ABF"/>
    <w:multiLevelType w:val="hybridMultilevel"/>
    <w:tmpl w:val="69FA3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FC50C67"/>
    <w:multiLevelType w:val="hybridMultilevel"/>
    <w:tmpl w:val="E10AB93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08B1FDC"/>
    <w:multiLevelType w:val="hybridMultilevel"/>
    <w:tmpl w:val="DCBA58A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244C2000"/>
    <w:multiLevelType w:val="hybridMultilevel"/>
    <w:tmpl w:val="6ED2079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340" w:hanging="36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24E50ED6"/>
    <w:multiLevelType w:val="hybridMultilevel"/>
    <w:tmpl w:val="D4DED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64E29D1"/>
    <w:multiLevelType w:val="hybridMultilevel"/>
    <w:tmpl w:val="C0F897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2A8E4BE1"/>
    <w:multiLevelType w:val="hybridMultilevel"/>
    <w:tmpl w:val="681A1A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D0257D7"/>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0806379"/>
    <w:multiLevelType w:val="hybridMultilevel"/>
    <w:tmpl w:val="DA5A3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A13158"/>
    <w:multiLevelType w:val="hybridMultilevel"/>
    <w:tmpl w:val="6DA4AF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6" w15:restartNumberingAfterBreak="0">
    <w:nsid w:val="35CD35B3"/>
    <w:multiLevelType w:val="hybridMultilevel"/>
    <w:tmpl w:val="432C43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ABA318E"/>
    <w:multiLevelType w:val="hybridMultilevel"/>
    <w:tmpl w:val="C7907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36367D"/>
    <w:multiLevelType w:val="hybridMultilevel"/>
    <w:tmpl w:val="45AEA4D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9" w15:restartNumberingAfterBreak="0">
    <w:nsid w:val="3F223C84"/>
    <w:multiLevelType w:val="hybridMultilevel"/>
    <w:tmpl w:val="96A85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4733242"/>
    <w:multiLevelType w:val="hybridMultilevel"/>
    <w:tmpl w:val="A30A67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498B0CED"/>
    <w:multiLevelType w:val="hybridMultilevel"/>
    <w:tmpl w:val="07A0F7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D3F1E3C"/>
    <w:multiLevelType w:val="hybridMultilevel"/>
    <w:tmpl w:val="843EDE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4F2A3B60"/>
    <w:multiLevelType w:val="hybridMultilevel"/>
    <w:tmpl w:val="361403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60DE795A"/>
    <w:multiLevelType w:val="hybridMultilevel"/>
    <w:tmpl w:val="ACF00F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6BA84887"/>
    <w:multiLevelType w:val="hybridMultilevel"/>
    <w:tmpl w:val="40B6E794"/>
    <w:lvl w:ilvl="0" w:tplc="FCA27530">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1" w15:restartNumberingAfterBreak="0">
    <w:nsid w:val="71EE7850"/>
    <w:multiLevelType w:val="hybridMultilevel"/>
    <w:tmpl w:val="C124330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72B601DA"/>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752C6988"/>
    <w:multiLevelType w:val="hybridMultilevel"/>
    <w:tmpl w:val="BE7C23C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77AB1E55"/>
    <w:multiLevelType w:val="hybridMultilevel"/>
    <w:tmpl w:val="12D246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B647B7B"/>
    <w:multiLevelType w:val="hybridMultilevel"/>
    <w:tmpl w:val="0652E4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31648002">
    <w:abstractNumId w:val="35"/>
  </w:num>
  <w:num w:numId="2" w16cid:durableId="2116514425">
    <w:abstractNumId w:val="40"/>
  </w:num>
  <w:num w:numId="3" w16cid:durableId="1909269901">
    <w:abstractNumId w:val="25"/>
  </w:num>
  <w:num w:numId="4" w16cid:durableId="462116638">
    <w:abstractNumId w:val="30"/>
  </w:num>
  <w:num w:numId="5" w16cid:durableId="2045321807">
    <w:abstractNumId w:val="10"/>
  </w:num>
  <w:num w:numId="6" w16cid:durableId="676998265">
    <w:abstractNumId w:val="37"/>
  </w:num>
  <w:num w:numId="7" w16cid:durableId="1088187942">
    <w:abstractNumId w:val="2"/>
  </w:num>
  <w:num w:numId="8" w16cid:durableId="171530164">
    <w:abstractNumId w:val="11"/>
  </w:num>
  <w:num w:numId="9" w16cid:durableId="1193375072">
    <w:abstractNumId w:val="32"/>
  </w:num>
  <w:num w:numId="10" w16cid:durableId="1842623595">
    <w:abstractNumId w:val="12"/>
  </w:num>
  <w:num w:numId="11" w16cid:durableId="1368143014">
    <w:abstractNumId w:val="9"/>
  </w:num>
  <w:num w:numId="12" w16cid:durableId="476192532">
    <w:abstractNumId w:val="39"/>
  </w:num>
  <w:num w:numId="13" w16cid:durableId="833183975">
    <w:abstractNumId w:val="0"/>
  </w:num>
  <w:num w:numId="14" w16cid:durableId="501235625">
    <w:abstractNumId w:val="20"/>
  </w:num>
  <w:num w:numId="15" w16cid:durableId="1555503082">
    <w:abstractNumId w:val="33"/>
  </w:num>
  <w:num w:numId="16" w16cid:durableId="733700552">
    <w:abstractNumId w:val="42"/>
  </w:num>
  <w:num w:numId="17" w16cid:durableId="1404135614">
    <w:abstractNumId w:val="22"/>
  </w:num>
  <w:num w:numId="18" w16cid:durableId="1345403954">
    <w:abstractNumId w:val="15"/>
  </w:num>
  <w:num w:numId="19" w16cid:durableId="982082558">
    <w:abstractNumId w:val="29"/>
  </w:num>
  <w:num w:numId="20" w16cid:durableId="2047565218">
    <w:abstractNumId w:val="3"/>
  </w:num>
  <w:num w:numId="21" w16cid:durableId="1134105677">
    <w:abstractNumId w:val="4"/>
  </w:num>
  <w:num w:numId="22" w16cid:durableId="367335327">
    <w:abstractNumId w:val="28"/>
  </w:num>
  <w:num w:numId="23" w16cid:durableId="2028213702">
    <w:abstractNumId w:val="19"/>
  </w:num>
  <w:num w:numId="24" w16cid:durableId="1143810915">
    <w:abstractNumId w:val="24"/>
  </w:num>
  <w:num w:numId="25" w16cid:durableId="1441608936">
    <w:abstractNumId w:val="38"/>
  </w:num>
  <w:num w:numId="26" w16cid:durableId="931624489">
    <w:abstractNumId w:val="21"/>
  </w:num>
  <w:num w:numId="27" w16cid:durableId="1318412318">
    <w:abstractNumId w:val="6"/>
  </w:num>
  <w:num w:numId="28" w16cid:durableId="504320498">
    <w:abstractNumId w:val="7"/>
  </w:num>
  <w:num w:numId="29" w16cid:durableId="187068791">
    <w:abstractNumId w:val="31"/>
  </w:num>
  <w:num w:numId="30" w16cid:durableId="1662152531">
    <w:abstractNumId w:val="8"/>
  </w:num>
  <w:num w:numId="31" w16cid:durableId="649748857">
    <w:abstractNumId w:val="34"/>
  </w:num>
  <w:num w:numId="32" w16cid:durableId="1848330258">
    <w:abstractNumId w:val="13"/>
  </w:num>
  <w:num w:numId="33" w16cid:durableId="1691027329">
    <w:abstractNumId w:val="16"/>
  </w:num>
  <w:num w:numId="34" w16cid:durableId="65034120">
    <w:abstractNumId w:val="5"/>
  </w:num>
  <w:num w:numId="35" w16cid:durableId="1732269476">
    <w:abstractNumId w:val="26"/>
  </w:num>
  <w:num w:numId="36" w16cid:durableId="210458516">
    <w:abstractNumId w:val="1"/>
  </w:num>
  <w:num w:numId="37" w16cid:durableId="2045321618">
    <w:abstractNumId w:val="14"/>
  </w:num>
  <w:num w:numId="38" w16cid:durableId="187254824">
    <w:abstractNumId w:val="43"/>
  </w:num>
  <w:num w:numId="39" w16cid:durableId="2030720603">
    <w:abstractNumId w:val="18"/>
  </w:num>
  <w:num w:numId="40" w16cid:durableId="954558557">
    <w:abstractNumId w:val="45"/>
  </w:num>
  <w:num w:numId="41" w16cid:durableId="2053919425">
    <w:abstractNumId w:val="41"/>
  </w:num>
  <w:num w:numId="42" w16cid:durableId="1184856170">
    <w:abstractNumId w:val="36"/>
  </w:num>
  <w:num w:numId="43" w16cid:durableId="459538517">
    <w:abstractNumId w:val="44"/>
  </w:num>
  <w:num w:numId="44" w16cid:durableId="1825508139">
    <w:abstractNumId w:val="17"/>
  </w:num>
  <w:num w:numId="45" w16cid:durableId="1656955229">
    <w:abstractNumId w:val="23"/>
  </w:num>
  <w:num w:numId="46" w16cid:durableId="985627901">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 Sommer">
    <w15:presenceInfo w15:providerId="AD" w15:userId="S::Stefan.Sommer@inform-software.com::07ca4864-ae20-4d2b-99e5-e0e49953204c"/>
  </w15:person>
  <w15:person w15:author="Timm Ziarnetzky">
    <w15:presenceInfo w15:providerId="AD" w15:userId="S::Timm.Ziarnetzky@inform-software.com::aec35307-a43a-4d63-891b-eec9cbfc423f"/>
  </w15:person>
  <w15:person w15:author="Stefan Jollet">
    <w15:presenceInfo w15:providerId="AD" w15:userId="S::Stefan.Jollet@inform-software.com::07ca4864-ae20-4d2b-99e5-e0e4995320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2F3D"/>
    <w:rsid w:val="0000334C"/>
    <w:rsid w:val="000058B6"/>
    <w:rsid w:val="00005924"/>
    <w:rsid w:val="00005A63"/>
    <w:rsid w:val="0000627A"/>
    <w:rsid w:val="000066A3"/>
    <w:rsid w:val="00011355"/>
    <w:rsid w:val="00011742"/>
    <w:rsid w:val="00011BF5"/>
    <w:rsid w:val="00011D59"/>
    <w:rsid w:val="00012301"/>
    <w:rsid w:val="000137C6"/>
    <w:rsid w:val="00014E3E"/>
    <w:rsid w:val="000161E2"/>
    <w:rsid w:val="000179F0"/>
    <w:rsid w:val="00020251"/>
    <w:rsid w:val="000202AA"/>
    <w:rsid w:val="000206FE"/>
    <w:rsid w:val="0002081C"/>
    <w:rsid w:val="00021E6C"/>
    <w:rsid w:val="00022003"/>
    <w:rsid w:val="000226E2"/>
    <w:rsid w:val="000227B9"/>
    <w:rsid w:val="00022E8F"/>
    <w:rsid w:val="00023826"/>
    <w:rsid w:val="00024B4E"/>
    <w:rsid w:val="0002606A"/>
    <w:rsid w:val="00031CB1"/>
    <w:rsid w:val="0003500E"/>
    <w:rsid w:val="00037A31"/>
    <w:rsid w:val="00040CED"/>
    <w:rsid w:val="00041119"/>
    <w:rsid w:val="000418D8"/>
    <w:rsid w:val="00042902"/>
    <w:rsid w:val="00042E53"/>
    <w:rsid w:val="00043C66"/>
    <w:rsid w:val="00044226"/>
    <w:rsid w:val="00045978"/>
    <w:rsid w:val="00045B92"/>
    <w:rsid w:val="00046E8B"/>
    <w:rsid w:val="00047749"/>
    <w:rsid w:val="0005066C"/>
    <w:rsid w:val="00051175"/>
    <w:rsid w:val="000530DD"/>
    <w:rsid w:val="00053B33"/>
    <w:rsid w:val="000546C2"/>
    <w:rsid w:val="00054810"/>
    <w:rsid w:val="00054AC3"/>
    <w:rsid w:val="0005611F"/>
    <w:rsid w:val="0005688B"/>
    <w:rsid w:val="00056EAC"/>
    <w:rsid w:val="00062203"/>
    <w:rsid w:val="000624FA"/>
    <w:rsid w:val="00063C28"/>
    <w:rsid w:val="00064502"/>
    <w:rsid w:val="00064AFE"/>
    <w:rsid w:val="000655A3"/>
    <w:rsid w:val="00066A18"/>
    <w:rsid w:val="000670F3"/>
    <w:rsid w:val="000678E1"/>
    <w:rsid w:val="00067D67"/>
    <w:rsid w:val="000760A7"/>
    <w:rsid w:val="000767BD"/>
    <w:rsid w:val="00077EAD"/>
    <w:rsid w:val="00080662"/>
    <w:rsid w:val="0008233F"/>
    <w:rsid w:val="00082FA7"/>
    <w:rsid w:val="0008442E"/>
    <w:rsid w:val="000875F2"/>
    <w:rsid w:val="00091266"/>
    <w:rsid w:val="000941FA"/>
    <w:rsid w:val="00095BBD"/>
    <w:rsid w:val="00096473"/>
    <w:rsid w:val="000975BE"/>
    <w:rsid w:val="0009792D"/>
    <w:rsid w:val="000A0C09"/>
    <w:rsid w:val="000A159E"/>
    <w:rsid w:val="000A285D"/>
    <w:rsid w:val="000A3004"/>
    <w:rsid w:val="000A3057"/>
    <w:rsid w:val="000B50B2"/>
    <w:rsid w:val="000B5366"/>
    <w:rsid w:val="000B6F9A"/>
    <w:rsid w:val="000C0834"/>
    <w:rsid w:val="000C0CB7"/>
    <w:rsid w:val="000C6DA5"/>
    <w:rsid w:val="000C78E6"/>
    <w:rsid w:val="000D02EC"/>
    <w:rsid w:val="000D052E"/>
    <w:rsid w:val="000D2535"/>
    <w:rsid w:val="000D25F1"/>
    <w:rsid w:val="000D35FC"/>
    <w:rsid w:val="000D41B1"/>
    <w:rsid w:val="000D5B7C"/>
    <w:rsid w:val="000D65D8"/>
    <w:rsid w:val="000D7924"/>
    <w:rsid w:val="000E251E"/>
    <w:rsid w:val="000E5F78"/>
    <w:rsid w:val="000E7EE4"/>
    <w:rsid w:val="000F278C"/>
    <w:rsid w:val="000F3181"/>
    <w:rsid w:val="000F3B5C"/>
    <w:rsid w:val="000F465B"/>
    <w:rsid w:val="000F4CB3"/>
    <w:rsid w:val="000F5904"/>
    <w:rsid w:val="000F5A12"/>
    <w:rsid w:val="00101182"/>
    <w:rsid w:val="00103252"/>
    <w:rsid w:val="001047D8"/>
    <w:rsid w:val="0010578C"/>
    <w:rsid w:val="00106D1F"/>
    <w:rsid w:val="0010742C"/>
    <w:rsid w:val="00111F2A"/>
    <w:rsid w:val="0011266C"/>
    <w:rsid w:val="00112833"/>
    <w:rsid w:val="001141DE"/>
    <w:rsid w:val="00116119"/>
    <w:rsid w:val="00117657"/>
    <w:rsid w:val="00117952"/>
    <w:rsid w:val="001212B5"/>
    <w:rsid w:val="00125C3F"/>
    <w:rsid w:val="00126BE3"/>
    <w:rsid w:val="00126E65"/>
    <w:rsid w:val="0013095B"/>
    <w:rsid w:val="00131117"/>
    <w:rsid w:val="0013165B"/>
    <w:rsid w:val="001320F5"/>
    <w:rsid w:val="00133FB4"/>
    <w:rsid w:val="0013473C"/>
    <w:rsid w:val="0013681C"/>
    <w:rsid w:val="00140550"/>
    <w:rsid w:val="00142784"/>
    <w:rsid w:val="00146AF3"/>
    <w:rsid w:val="001523B7"/>
    <w:rsid w:val="00154262"/>
    <w:rsid w:val="00154D49"/>
    <w:rsid w:val="0016095E"/>
    <w:rsid w:val="001624F8"/>
    <w:rsid w:val="00164216"/>
    <w:rsid w:val="00165AEC"/>
    <w:rsid w:val="00166277"/>
    <w:rsid w:val="00167FAC"/>
    <w:rsid w:val="00172C84"/>
    <w:rsid w:val="00175E0F"/>
    <w:rsid w:val="00177ABE"/>
    <w:rsid w:val="00180DF5"/>
    <w:rsid w:val="00183543"/>
    <w:rsid w:val="00192016"/>
    <w:rsid w:val="00192AA1"/>
    <w:rsid w:val="00197A20"/>
    <w:rsid w:val="001A2F58"/>
    <w:rsid w:val="001A344C"/>
    <w:rsid w:val="001A5C2D"/>
    <w:rsid w:val="001A7E00"/>
    <w:rsid w:val="001B1B26"/>
    <w:rsid w:val="001B2249"/>
    <w:rsid w:val="001B5D55"/>
    <w:rsid w:val="001B67D8"/>
    <w:rsid w:val="001B6C5A"/>
    <w:rsid w:val="001B739D"/>
    <w:rsid w:val="001B7EE1"/>
    <w:rsid w:val="001C10AD"/>
    <w:rsid w:val="001C1226"/>
    <w:rsid w:val="001C23CA"/>
    <w:rsid w:val="001C25CA"/>
    <w:rsid w:val="001C29A3"/>
    <w:rsid w:val="001C3D20"/>
    <w:rsid w:val="001C5B1C"/>
    <w:rsid w:val="001D0118"/>
    <w:rsid w:val="001D0620"/>
    <w:rsid w:val="001D1007"/>
    <w:rsid w:val="001D60F1"/>
    <w:rsid w:val="001D6918"/>
    <w:rsid w:val="001D6C7C"/>
    <w:rsid w:val="001D6F3C"/>
    <w:rsid w:val="001E1C3D"/>
    <w:rsid w:val="001E1CE9"/>
    <w:rsid w:val="001E56CE"/>
    <w:rsid w:val="001E6B49"/>
    <w:rsid w:val="001E7743"/>
    <w:rsid w:val="001F00AF"/>
    <w:rsid w:val="001F05CA"/>
    <w:rsid w:val="001F7C41"/>
    <w:rsid w:val="00200690"/>
    <w:rsid w:val="002006A6"/>
    <w:rsid w:val="00201D5F"/>
    <w:rsid w:val="002023D7"/>
    <w:rsid w:val="002025DF"/>
    <w:rsid w:val="00202FA8"/>
    <w:rsid w:val="00203262"/>
    <w:rsid w:val="00203C71"/>
    <w:rsid w:val="00204691"/>
    <w:rsid w:val="00207EFD"/>
    <w:rsid w:val="00210F29"/>
    <w:rsid w:val="00213A5B"/>
    <w:rsid w:val="00221221"/>
    <w:rsid w:val="0022134A"/>
    <w:rsid w:val="0022249F"/>
    <w:rsid w:val="002225F4"/>
    <w:rsid w:val="0022449F"/>
    <w:rsid w:val="00225EE1"/>
    <w:rsid w:val="00230401"/>
    <w:rsid w:val="0023236E"/>
    <w:rsid w:val="00232E47"/>
    <w:rsid w:val="002348E7"/>
    <w:rsid w:val="00234DD4"/>
    <w:rsid w:val="00236AF5"/>
    <w:rsid w:val="00236F28"/>
    <w:rsid w:val="0024510C"/>
    <w:rsid w:val="00246F1D"/>
    <w:rsid w:val="00247521"/>
    <w:rsid w:val="0024768A"/>
    <w:rsid w:val="002476AF"/>
    <w:rsid w:val="002501AD"/>
    <w:rsid w:val="00250A23"/>
    <w:rsid w:val="00250B06"/>
    <w:rsid w:val="00252C6C"/>
    <w:rsid w:val="00253E2D"/>
    <w:rsid w:val="00254940"/>
    <w:rsid w:val="00254D60"/>
    <w:rsid w:val="00257847"/>
    <w:rsid w:val="0025784B"/>
    <w:rsid w:val="0026024E"/>
    <w:rsid w:val="00260D3D"/>
    <w:rsid w:val="00260FB4"/>
    <w:rsid w:val="002610D4"/>
    <w:rsid w:val="0026137A"/>
    <w:rsid w:val="00263439"/>
    <w:rsid w:val="002646E2"/>
    <w:rsid w:val="00265E34"/>
    <w:rsid w:val="0027295B"/>
    <w:rsid w:val="00272C1F"/>
    <w:rsid w:val="00272E67"/>
    <w:rsid w:val="00273C3D"/>
    <w:rsid w:val="0027415D"/>
    <w:rsid w:val="00274C5C"/>
    <w:rsid w:val="00277A60"/>
    <w:rsid w:val="0028073D"/>
    <w:rsid w:val="002828E5"/>
    <w:rsid w:val="00282A48"/>
    <w:rsid w:val="00285096"/>
    <w:rsid w:val="00290702"/>
    <w:rsid w:val="00292970"/>
    <w:rsid w:val="00296F5B"/>
    <w:rsid w:val="00296FB9"/>
    <w:rsid w:val="002A29CB"/>
    <w:rsid w:val="002A3756"/>
    <w:rsid w:val="002A50F7"/>
    <w:rsid w:val="002A6CB0"/>
    <w:rsid w:val="002B5A80"/>
    <w:rsid w:val="002B7118"/>
    <w:rsid w:val="002B71E0"/>
    <w:rsid w:val="002C1A26"/>
    <w:rsid w:val="002C1D31"/>
    <w:rsid w:val="002C3DCA"/>
    <w:rsid w:val="002C4F11"/>
    <w:rsid w:val="002D1BB1"/>
    <w:rsid w:val="002D2681"/>
    <w:rsid w:val="002D3A68"/>
    <w:rsid w:val="002E0FD7"/>
    <w:rsid w:val="002E1A4C"/>
    <w:rsid w:val="002E1AEB"/>
    <w:rsid w:val="002E26E0"/>
    <w:rsid w:val="002E55F4"/>
    <w:rsid w:val="002E5649"/>
    <w:rsid w:val="002E7682"/>
    <w:rsid w:val="002E7930"/>
    <w:rsid w:val="002F0FDD"/>
    <w:rsid w:val="002F1ACF"/>
    <w:rsid w:val="002F4816"/>
    <w:rsid w:val="002F590C"/>
    <w:rsid w:val="002F74C9"/>
    <w:rsid w:val="003009CD"/>
    <w:rsid w:val="00303262"/>
    <w:rsid w:val="00303DD4"/>
    <w:rsid w:val="00304BF7"/>
    <w:rsid w:val="00306BF3"/>
    <w:rsid w:val="00307DCB"/>
    <w:rsid w:val="00310001"/>
    <w:rsid w:val="0031049E"/>
    <w:rsid w:val="00312E70"/>
    <w:rsid w:val="003137AB"/>
    <w:rsid w:val="0031607C"/>
    <w:rsid w:val="003201F1"/>
    <w:rsid w:val="00320642"/>
    <w:rsid w:val="00320B6A"/>
    <w:rsid w:val="00321093"/>
    <w:rsid w:val="003211C3"/>
    <w:rsid w:val="00321814"/>
    <w:rsid w:val="00322071"/>
    <w:rsid w:val="003224B4"/>
    <w:rsid w:val="003225DC"/>
    <w:rsid w:val="00322684"/>
    <w:rsid w:val="003243D6"/>
    <w:rsid w:val="00325C02"/>
    <w:rsid w:val="0033015C"/>
    <w:rsid w:val="00330354"/>
    <w:rsid w:val="0033072E"/>
    <w:rsid w:val="00330B5E"/>
    <w:rsid w:val="00330BCC"/>
    <w:rsid w:val="00331BEA"/>
    <w:rsid w:val="00334EC5"/>
    <w:rsid w:val="00335805"/>
    <w:rsid w:val="00335E03"/>
    <w:rsid w:val="003362D7"/>
    <w:rsid w:val="003364C8"/>
    <w:rsid w:val="00343494"/>
    <w:rsid w:val="00343C24"/>
    <w:rsid w:val="00344B0E"/>
    <w:rsid w:val="00344DEF"/>
    <w:rsid w:val="00345775"/>
    <w:rsid w:val="00345F56"/>
    <w:rsid w:val="003467C6"/>
    <w:rsid w:val="00347F7D"/>
    <w:rsid w:val="00350E49"/>
    <w:rsid w:val="0035120C"/>
    <w:rsid w:val="00353204"/>
    <w:rsid w:val="00357066"/>
    <w:rsid w:val="00357C7E"/>
    <w:rsid w:val="00357D05"/>
    <w:rsid w:val="00360920"/>
    <w:rsid w:val="003611EE"/>
    <w:rsid w:val="00362584"/>
    <w:rsid w:val="003625A6"/>
    <w:rsid w:val="00363480"/>
    <w:rsid w:val="00365174"/>
    <w:rsid w:val="003657E9"/>
    <w:rsid w:val="00367C54"/>
    <w:rsid w:val="00371856"/>
    <w:rsid w:val="003746E3"/>
    <w:rsid w:val="00375410"/>
    <w:rsid w:val="00376ABD"/>
    <w:rsid w:val="00380EA1"/>
    <w:rsid w:val="003813CB"/>
    <w:rsid w:val="003820C3"/>
    <w:rsid w:val="003826DF"/>
    <w:rsid w:val="00382BA2"/>
    <w:rsid w:val="00384FA7"/>
    <w:rsid w:val="00387E01"/>
    <w:rsid w:val="0039094D"/>
    <w:rsid w:val="003924E9"/>
    <w:rsid w:val="00394E1E"/>
    <w:rsid w:val="003965D9"/>
    <w:rsid w:val="00396776"/>
    <w:rsid w:val="003A130E"/>
    <w:rsid w:val="003A275D"/>
    <w:rsid w:val="003A4D74"/>
    <w:rsid w:val="003A5204"/>
    <w:rsid w:val="003A56ED"/>
    <w:rsid w:val="003B1FCE"/>
    <w:rsid w:val="003B2324"/>
    <w:rsid w:val="003B26EE"/>
    <w:rsid w:val="003B4692"/>
    <w:rsid w:val="003B4696"/>
    <w:rsid w:val="003C1598"/>
    <w:rsid w:val="003C288F"/>
    <w:rsid w:val="003C3411"/>
    <w:rsid w:val="003C4ACC"/>
    <w:rsid w:val="003C59D9"/>
    <w:rsid w:val="003C7E62"/>
    <w:rsid w:val="003D2885"/>
    <w:rsid w:val="003D50FC"/>
    <w:rsid w:val="003D5C36"/>
    <w:rsid w:val="003D6250"/>
    <w:rsid w:val="003D756D"/>
    <w:rsid w:val="003D75AA"/>
    <w:rsid w:val="003D79C5"/>
    <w:rsid w:val="003D79EE"/>
    <w:rsid w:val="003E0319"/>
    <w:rsid w:val="003E0977"/>
    <w:rsid w:val="003E1388"/>
    <w:rsid w:val="003E4223"/>
    <w:rsid w:val="003E6311"/>
    <w:rsid w:val="003E7C5F"/>
    <w:rsid w:val="003F3C19"/>
    <w:rsid w:val="003F558D"/>
    <w:rsid w:val="003F58A9"/>
    <w:rsid w:val="003F5FC5"/>
    <w:rsid w:val="003F6516"/>
    <w:rsid w:val="0040054F"/>
    <w:rsid w:val="00405C85"/>
    <w:rsid w:val="00406323"/>
    <w:rsid w:val="004064A4"/>
    <w:rsid w:val="00406DB0"/>
    <w:rsid w:val="00411F34"/>
    <w:rsid w:val="00412521"/>
    <w:rsid w:val="00412CFC"/>
    <w:rsid w:val="00413D6A"/>
    <w:rsid w:val="004140C0"/>
    <w:rsid w:val="00415133"/>
    <w:rsid w:val="00415741"/>
    <w:rsid w:val="00416ED8"/>
    <w:rsid w:val="00417323"/>
    <w:rsid w:val="00417A9C"/>
    <w:rsid w:val="00420A5F"/>
    <w:rsid w:val="004225D3"/>
    <w:rsid w:val="00422826"/>
    <w:rsid w:val="00423782"/>
    <w:rsid w:val="00423806"/>
    <w:rsid w:val="00423AC1"/>
    <w:rsid w:val="00426DDD"/>
    <w:rsid w:val="004274C5"/>
    <w:rsid w:val="00433D6B"/>
    <w:rsid w:val="00436BD9"/>
    <w:rsid w:val="00437AA4"/>
    <w:rsid w:val="0044054C"/>
    <w:rsid w:val="00441035"/>
    <w:rsid w:val="004417E7"/>
    <w:rsid w:val="00442AAE"/>
    <w:rsid w:val="00442B2D"/>
    <w:rsid w:val="0044384B"/>
    <w:rsid w:val="0044387C"/>
    <w:rsid w:val="0044741B"/>
    <w:rsid w:val="0044798F"/>
    <w:rsid w:val="0045088C"/>
    <w:rsid w:val="00452144"/>
    <w:rsid w:val="004540B3"/>
    <w:rsid w:val="004541EE"/>
    <w:rsid w:val="00454EB2"/>
    <w:rsid w:val="00455E3B"/>
    <w:rsid w:val="0046068D"/>
    <w:rsid w:val="00460ED1"/>
    <w:rsid w:val="00462F8D"/>
    <w:rsid w:val="004630E9"/>
    <w:rsid w:val="00463BE5"/>
    <w:rsid w:val="00465CB2"/>
    <w:rsid w:val="00466919"/>
    <w:rsid w:val="0046775D"/>
    <w:rsid w:val="004709D4"/>
    <w:rsid w:val="00473C26"/>
    <w:rsid w:val="0047411D"/>
    <w:rsid w:val="004752D5"/>
    <w:rsid w:val="00477EEB"/>
    <w:rsid w:val="00480BF1"/>
    <w:rsid w:val="00481637"/>
    <w:rsid w:val="004863F0"/>
    <w:rsid w:val="00486C51"/>
    <w:rsid w:val="00492EA9"/>
    <w:rsid w:val="004932E9"/>
    <w:rsid w:val="00493E0E"/>
    <w:rsid w:val="004955E0"/>
    <w:rsid w:val="00495922"/>
    <w:rsid w:val="004963A9"/>
    <w:rsid w:val="00497695"/>
    <w:rsid w:val="004976F8"/>
    <w:rsid w:val="004A0749"/>
    <w:rsid w:val="004A230A"/>
    <w:rsid w:val="004A5D61"/>
    <w:rsid w:val="004A606F"/>
    <w:rsid w:val="004A6273"/>
    <w:rsid w:val="004B0125"/>
    <w:rsid w:val="004B19FE"/>
    <w:rsid w:val="004B3A47"/>
    <w:rsid w:val="004B4CAE"/>
    <w:rsid w:val="004B7492"/>
    <w:rsid w:val="004C0222"/>
    <w:rsid w:val="004C06C2"/>
    <w:rsid w:val="004C36A0"/>
    <w:rsid w:val="004C629B"/>
    <w:rsid w:val="004C66E5"/>
    <w:rsid w:val="004C6B57"/>
    <w:rsid w:val="004D4671"/>
    <w:rsid w:val="004D507F"/>
    <w:rsid w:val="004D52CE"/>
    <w:rsid w:val="004D5A20"/>
    <w:rsid w:val="004D5C1B"/>
    <w:rsid w:val="004D63C3"/>
    <w:rsid w:val="004E1BDF"/>
    <w:rsid w:val="004E1D31"/>
    <w:rsid w:val="004E20C6"/>
    <w:rsid w:val="004E25D2"/>
    <w:rsid w:val="004E2FA4"/>
    <w:rsid w:val="004E2FDD"/>
    <w:rsid w:val="004E60E0"/>
    <w:rsid w:val="004F008D"/>
    <w:rsid w:val="004F3D62"/>
    <w:rsid w:val="004F4FD5"/>
    <w:rsid w:val="004F5221"/>
    <w:rsid w:val="004F660D"/>
    <w:rsid w:val="004F71DF"/>
    <w:rsid w:val="005021A0"/>
    <w:rsid w:val="00503176"/>
    <w:rsid w:val="00506C50"/>
    <w:rsid w:val="00506C5B"/>
    <w:rsid w:val="005113DE"/>
    <w:rsid w:val="005122F9"/>
    <w:rsid w:val="005137A5"/>
    <w:rsid w:val="00513B44"/>
    <w:rsid w:val="005143D8"/>
    <w:rsid w:val="00516A08"/>
    <w:rsid w:val="00516CBB"/>
    <w:rsid w:val="00520BF4"/>
    <w:rsid w:val="0052120B"/>
    <w:rsid w:val="00530D05"/>
    <w:rsid w:val="00532494"/>
    <w:rsid w:val="0053674A"/>
    <w:rsid w:val="0054021B"/>
    <w:rsid w:val="00540403"/>
    <w:rsid w:val="00541C0A"/>
    <w:rsid w:val="005432E6"/>
    <w:rsid w:val="00543934"/>
    <w:rsid w:val="0054475E"/>
    <w:rsid w:val="0054540F"/>
    <w:rsid w:val="005456EE"/>
    <w:rsid w:val="0054597D"/>
    <w:rsid w:val="00545DC0"/>
    <w:rsid w:val="00547788"/>
    <w:rsid w:val="00550710"/>
    <w:rsid w:val="00550820"/>
    <w:rsid w:val="005515E6"/>
    <w:rsid w:val="00551F69"/>
    <w:rsid w:val="00552A3B"/>
    <w:rsid w:val="0055377C"/>
    <w:rsid w:val="005559B3"/>
    <w:rsid w:val="005562F9"/>
    <w:rsid w:val="005579B1"/>
    <w:rsid w:val="00557EF6"/>
    <w:rsid w:val="00560628"/>
    <w:rsid w:val="00560B5A"/>
    <w:rsid w:val="005629E9"/>
    <w:rsid w:val="00562D1A"/>
    <w:rsid w:val="005634E3"/>
    <w:rsid w:val="00567C4A"/>
    <w:rsid w:val="00570FEF"/>
    <w:rsid w:val="00571105"/>
    <w:rsid w:val="00573E0A"/>
    <w:rsid w:val="00574193"/>
    <w:rsid w:val="00574927"/>
    <w:rsid w:val="005760CB"/>
    <w:rsid w:val="005768B7"/>
    <w:rsid w:val="00577706"/>
    <w:rsid w:val="00582A2B"/>
    <w:rsid w:val="00584684"/>
    <w:rsid w:val="00585723"/>
    <w:rsid w:val="0058588A"/>
    <w:rsid w:val="0058624F"/>
    <w:rsid w:val="005872CF"/>
    <w:rsid w:val="00592CE8"/>
    <w:rsid w:val="005935A7"/>
    <w:rsid w:val="00595504"/>
    <w:rsid w:val="00595DAC"/>
    <w:rsid w:val="005969A4"/>
    <w:rsid w:val="00597559"/>
    <w:rsid w:val="005A095A"/>
    <w:rsid w:val="005A2315"/>
    <w:rsid w:val="005A2B0F"/>
    <w:rsid w:val="005A3883"/>
    <w:rsid w:val="005A5DB0"/>
    <w:rsid w:val="005A6A57"/>
    <w:rsid w:val="005A6F34"/>
    <w:rsid w:val="005A749B"/>
    <w:rsid w:val="005B2DFB"/>
    <w:rsid w:val="005B3348"/>
    <w:rsid w:val="005B42B2"/>
    <w:rsid w:val="005B5C1C"/>
    <w:rsid w:val="005B6143"/>
    <w:rsid w:val="005B66FC"/>
    <w:rsid w:val="005B6F92"/>
    <w:rsid w:val="005C0AC4"/>
    <w:rsid w:val="005C123E"/>
    <w:rsid w:val="005C1EF5"/>
    <w:rsid w:val="005C2AEF"/>
    <w:rsid w:val="005C5B28"/>
    <w:rsid w:val="005C5F22"/>
    <w:rsid w:val="005C68B4"/>
    <w:rsid w:val="005D126F"/>
    <w:rsid w:val="005D1765"/>
    <w:rsid w:val="005D2616"/>
    <w:rsid w:val="005D55C9"/>
    <w:rsid w:val="005D69CE"/>
    <w:rsid w:val="005D6CD1"/>
    <w:rsid w:val="005D6D67"/>
    <w:rsid w:val="005D736C"/>
    <w:rsid w:val="005E18DF"/>
    <w:rsid w:val="005E3788"/>
    <w:rsid w:val="005E3E8E"/>
    <w:rsid w:val="005E5075"/>
    <w:rsid w:val="005E77CE"/>
    <w:rsid w:val="005F2072"/>
    <w:rsid w:val="005F3079"/>
    <w:rsid w:val="005F3BFF"/>
    <w:rsid w:val="005F6632"/>
    <w:rsid w:val="005F6769"/>
    <w:rsid w:val="00600A56"/>
    <w:rsid w:val="00603C85"/>
    <w:rsid w:val="00604A35"/>
    <w:rsid w:val="00610E72"/>
    <w:rsid w:val="00613B67"/>
    <w:rsid w:val="0061717A"/>
    <w:rsid w:val="00617528"/>
    <w:rsid w:val="00617614"/>
    <w:rsid w:val="00621829"/>
    <w:rsid w:val="006220B4"/>
    <w:rsid w:val="00623F42"/>
    <w:rsid w:val="006241BB"/>
    <w:rsid w:val="00626A13"/>
    <w:rsid w:val="006270F0"/>
    <w:rsid w:val="00630E25"/>
    <w:rsid w:val="00631E90"/>
    <w:rsid w:val="00632C9B"/>
    <w:rsid w:val="00635B81"/>
    <w:rsid w:val="00635E40"/>
    <w:rsid w:val="006371DD"/>
    <w:rsid w:val="0063740F"/>
    <w:rsid w:val="00640070"/>
    <w:rsid w:val="0064067F"/>
    <w:rsid w:val="00643E89"/>
    <w:rsid w:val="00645450"/>
    <w:rsid w:val="006456A3"/>
    <w:rsid w:val="00646108"/>
    <w:rsid w:val="006479C6"/>
    <w:rsid w:val="006512FF"/>
    <w:rsid w:val="006514DF"/>
    <w:rsid w:val="00651E78"/>
    <w:rsid w:val="00653FFD"/>
    <w:rsid w:val="00654122"/>
    <w:rsid w:val="0066088E"/>
    <w:rsid w:val="00662648"/>
    <w:rsid w:val="0066300E"/>
    <w:rsid w:val="00663FD7"/>
    <w:rsid w:val="00664402"/>
    <w:rsid w:val="0066594A"/>
    <w:rsid w:val="00666D03"/>
    <w:rsid w:val="00666FF0"/>
    <w:rsid w:val="00670917"/>
    <w:rsid w:val="00671037"/>
    <w:rsid w:val="00672959"/>
    <w:rsid w:val="00673116"/>
    <w:rsid w:val="00675389"/>
    <w:rsid w:val="0067567A"/>
    <w:rsid w:val="006811FA"/>
    <w:rsid w:val="00681930"/>
    <w:rsid w:val="00683013"/>
    <w:rsid w:val="00684BCA"/>
    <w:rsid w:val="006858E4"/>
    <w:rsid w:val="006862E3"/>
    <w:rsid w:val="0068651F"/>
    <w:rsid w:val="006865CE"/>
    <w:rsid w:val="006872D2"/>
    <w:rsid w:val="00687E6A"/>
    <w:rsid w:val="0069319A"/>
    <w:rsid w:val="006940E1"/>
    <w:rsid w:val="00695C66"/>
    <w:rsid w:val="00697271"/>
    <w:rsid w:val="006A1D80"/>
    <w:rsid w:val="006A2DAD"/>
    <w:rsid w:val="006A574D"/>
    <w:rsid w:val="006A633D"/>
    <w:rsid w:val="006A63AD"/>
    <w:rsid w:val="006A78DB"/>
    <w:rsid w:val="006A7E2A"/>
    <w:rsid w:val="006B1C0B"/>
    <w:rsid w:val="006B3CF7"/>
    <w:rsid w:val="006B4087"/>
    <w:rsid w:val="006B4E61"/>
    <w:rsid w:val="006B5AEE"/>
    <w:rsid w:val="006B74E2"/>
    <w:rsid w:val="006B7F81"/>
    <w:rsid w:val="006C18E3"/>
    <w:rsid w:val="006C4CF9"/>
    <w:rsid w:val="006C7BA9"/>
    <w:rsid w:val="006D0D8C"/>
    <w:rsid w:val="006D2AD6"/>
    <w:rsid w:val="006D3EA5"/>
    <w:rsid w:val="006D4105"/>
    <w:rsid w:val="006E1190"/>
    <w:rsid w:val="006E13AB"/>
    <w:rsid w:val="006E1BED"/>
    <w:rsid w:val="006E2110"/>
    <w:rsid w:val="006E62B9"/>
    <w:rsid w:val="006F0FD6"/>
    <w:rsid w:val="006F1963"/>
    <w:rsid w:val="006F430A"/>
    <w:rsid w:val="007013BB"/>
    <w:rsid w:val="007057F0"/>
    <w:rsid w:val="00705B46"/>
    <w:rsid w:val="007100D3"/>
    <w:rsid w:val="007113F8"/>
    <w:rsid w:val="00713804"/>
    <w:rsid w:val="007140A9"/>
    <w:rsid w:val="007163C6"/>
    <w:rsid w:val="00717E28"/>
    <w:rsid w:val="0072123B"/>
    <w:rsid w:val="00721D98"/>
    <w:rsid w:val="00722A0C"/>
    <w:rsid w:val="00722DF3"/>
    <w:rsid w:val="0072307E"/>
    <w:rsid w:val="007267F9"/>
    <w:rsid w:val="00726EDD"/>
    <w:rsid w:val="00730D9D"/>
    <w:rsid w:val="00731CDB"/>
    <w:rsid w:val="00735687"/>
    <w:rsid w:val="0073655B"/>
    <w:rsid w:val="007377C1"/>
    <w:rsid w:val="00741F92"/>
    <w:rsid w:val="007421DE"/>
    <w:rsid w:val="00742475"/>
    <w:rsid w:val="007445EC"/>
    <w:rsid w:val="00751E52"/>
    <w:rsid w:val="00752B07"/>
    <w:rsid w:val="00753350"/>
    <w:rsid w:val="0075544E"/>
    <w:rsid w:val="0075711D"/>
    <w:rsid w:val="00765CFF"/>
    <w:rsid w:val="007664D9"/>
    <w:rsid w:val="0077117C"/>
    <w:rsid w:val="00771F68"/>
    <w:rsid w:val="0077408A"/>
    <w:rsid w:val="00776041"/>
    <w:rsid w:val="00777AA8"/>
    <w:rsid w:val="00782366"/>
    <w:rsid w:val="00783D39"/>
    <w:rsid w:val="00784817"/>
    <w:rsid w:val="00784D2E"/>
    <w:rsid w:val="0078578B"/>
    <w:rsid w:val="00790C55"/>
    <w:rsid w:val="00792465"/>
    <w:rsid w:val="007936B9"/>
    <w:rsid w:val="00793BC3"/>
    <w:rsid w:val="00794AC2"/>
    <w:rsid w:val="00794C71"/>
    <w:rsid w:val="00795431"/>
    <w:rsid w:val="007965F6"/>
    <w:rsid w:val="007A1626"/>
    <w:rsid w:val="007A5453"/>
    <w:rsid w:val="007A65A2"/>
    <w:rsid w:val="007A765F"/>
    <w:rsid w:val="007B0AED"/>
    <w:rsid w:val="007B22C2"/>
    <w:rsid w:val="007B5459"/>
    <w:rsid w:val="007B6B5F"/>
    <w:rsid w:val="007B7AF6"/>
    <w:rsid w:val="007C0FA8"/>
    <w:rsid w:val="007C4237"/>
    <w:rsid w:val="007C5101"/>
    <w:rsid w:val="007C5ADF"/>
    <w:rsid w:val="007C6C54"/>
    <w:rsid w:val="007D2408"/>
    <w:rsid w:val="007D2B07"/>
    <w:rsid w:val="007D3966"/>
    <w:rsid w:val="007D3E5E"/>
    <w:rsid w:val="007D5190"/>
    <w:rsid w:val="007D6AB5"/>
    <w:rsid w:val="007D7F34"/>
    <w:rsid w:val="007E03B6"/>
    <w:rsid w:val="007E05E4"/>
    <w:rsid w:val="007E1AC5"/>
    <w:rsid w:val="007E2339"/>
    <w:rsid w:val="007E2CEE"/>
    <w:rsid w:val="007E3690"/>
    <w:rsid w:val="007E3841"/>
    <w:rsid w:val="007E3C79"/>
    <w:rsid w:val="007E4EFA"/>
    <w:rsid w:val="007E6857"/>
    <w:rsid w:val="007F10B1"/>
    <w:rsid w:val="007F25E5"/>
    <w:rsid w:val="007F4A93"/>
    <w:rsid w:val="007F73C2"/>
    <w:rsid w:val="00801034"/>
    <w:rsid w:val="008016D0"/>
    <w:rsid w:val="00804134"/>
    <w:rsid w:val="00804B8C"/>
    <w:rsid w:val="008050C3"/>
    <w:rsid w:val="008076F3"/>
    <w:rsid w:val="00807826"/>
    <w:rsid w:val="0081013E"/>
    <w:rsid w:val="00810F48"/>
    <w:rsid w:val="00810F93"/>
    <w:rsid w:val="008174C6"/>
    <w:rsid w:val="008175BC"/>
    <w:rsid w:val="0081797A"/>
    <w:rsid w:val="008207BC"/>
    <w:rsid w:val="00820B35"/>
    <w:rsid w:val="00822449"/>
    <w:rsid w:val="00823A06"/>
    <w:rsid w:val="00823D4D"/>
    <w:rsid w:val="00823E08"/>
    <w:rsid w:val="00823F7E"/>
    <w:rsid w:val="00825955"/>
    <w:rsid w:val="008306EC"/>
    <w:rsid w:val="008308A8"/>
    <w:rsid w:val="00830DEB"/>
    <w:rsid w:val="00832D1F"/>
    <w:rsid w:val="0083333E"/>
    <w:rsid w:val="008342E4"/>
    <w:rsid w:val="00834A32"/>
    <w:rsid w:val="008351DE"/>
    <w:rsid w:val="00837258"/>
    <w:rsid w:val="00840501"/>
    <w:rsid w:val="00843217"/>
    <w:rsid w:val="00843578"/>
    <w:rsid w:val="00844371"/>
    <w:rsid w:val="0084716F"/>
    <w:rsid w:val="00847676"/>
    <w:rsid w:val="00850A9E"/>
    <w:rsid w:val="00850E50"/>
    <w:rsid w:val="00851783"/>
    <w:rsid w:val="00851839"/>
    <w:rsid w:val="00852582"/>
    <w:rsid w:val="00852D6A"/>
    <w:rsid w:val="00854704"/>
    <w:rsid w:val="00854779"/>
    <w:rsid w:val="00855F0C"/>
    <w:rsid w:val="00856A3B"/>
    <w:rsid w:val="00856DD1"/>
    <w:rsid w:val="008576AC"/>
    <w:rsid w:val="00860B62"/>
    <w:rsid w:val="00861C61"/>
    <w:rsid w:val="008648EC"/>
    <w:rsid w:val="00865555"/>
    <w:rsid w:val="00866BEF"/>
    <w:rsid w:val="00867428"/>
    <w:rsid w:val="00867B7C"/>
    <w:rsid w:val="00875A3D"/>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4C2E"/>
    <w:rsid w:val="0089656C"/>
    <w:rsid w:val="008A00D1"/>
    <w:rsid w:val="008A0FB7"/>
    <w:rsid w:val="008A1758"/>
    <w:rsid w:val="008A1935"/>
    <w:rsid w:val="008A3171"/>
    <w:rsid w:val="008A3414"/>
    <w:rsid w:val="008A51F3"/>
    <w:rsid w:val="008A5A7D"/>
    <w:rsid w:val="008B13B0"/>
    <w:rsid w:val="008B2EB4"/>
    <w:rsid w:val="008B4586"/>
    <w:rsid w:val="008B479F"/>
    <w:rsid w:val="008B706F"/>
    <w:rsid w:val="008B783F"/>
    <w:rsid w:val="008B7EB7"/>
    <w:rsid w:val="008C2BD2"/>
    <w:rsid w:val="008C3635"/>
    <w:rsid w:val="008C6B05"/>
    <w:rsid w:val="008C74AF"/>
    <w:rsid w:val="008D243A"/>
    <w:rsid w:val="008D25F9"/>
    <w:rsid w:val="008D349B"/>
    <w:rsid w:val="008D7BAE"/>
    <w:rsid w:val="008E2427"/>
    <w:rsid w:val="008E27CA"/>
    <w:rsid w:val="008E36ED"/>
    <w:rsid w:val="008E3BF4"/>
    <w:rsid w:val="008E4B85"/>
    <w:rsid w:val="008E75AE"/>
    <w:rsid w:val="008F1106"/>
    <w:rsid w:val="008F17CC"/>
    <w:rsid w:val="008F1C9C"/>
    <w:rsid w:val="008F35FA"/>
    <w:rsid w:val="008F3BF3"/>
    <w:rsid w:val="008F404B"/>
    <w:rsid w:val="008F4153"/>
    <w:rsid w:val="008F5EDF"/>
    <w:rsid w:val="00904554"/>
    <w:rsid w:val="0090564A"/>
    <w:rsid w:val="009065F1"/>
    <w:rsid w:val="00906F03"/>
    <w:rsid w:val="00910A99"/>
    <w:rsid w:val="00911143"/>
    <w:rsid w:val="00912214"/>
    <w:rsid w:val="0091592A"/>
    <w:rsid w:val="009163A9"/>
    <w:rsid w:val="00920883"/>
    <w:rsid w:val="00920E77"/>
    <w:rsid w:val="00920F99"/>
    <w:rsid w:val="00922B1C"/>
    <w:rsid w:val="00922C47"/>
    <w:rsid w:val="0092655E"/>
    <w:rsid w:val="00926FB1"/>
    <w:rsid w:val="00931C1B"/>
    <w:rsid w:val="009329D5"/>
    <w:rsid w:val="00932E64"/>
    <w:rsid w:val="00933284"/>
    <w:rsid w:val="0093498A"/>
    <w:rsid w:val="00934F4A"/>
    <w:rsid w:val="00935265"/>
    <w:rsid w:val="00935A89"/>
    <w:rsid w:val="00937D8E"/>
    <w:rsid w:val="00944552"/>
    <w:rsid w:val="00951724"/>
    <w:rsid w:val="0095261F"/>
    <w:rsid w:val="0095322B"/>
    <w:rsid w:val="00954257"/>
    <w:rsid w:val="009547F3"/>
    <w:rsid w:val="009570B2"/>
    <w:rsid w:val="00960754"/>
    <w:rsid w:val="009610D8"/>
    <w:rsid w:val="00961A0D"/>
    <w:rsid w:val="0096273D"/>
    <w:rsid w:val="00965772"/>
    <w:rsid w:val="00966F2A"/>
    <w:rsid w:val="0096739E"/>
    <w:rsid w:val="0097020E"/>
    <w:rsid w:val="00970832"/>
    <w:rsid w:val="00971CF8"/>
    <w:rsid w:val="0098008A"/>
    <w:rsid w:val="00980222"/>
    <w:rsid w:val="00980A05"/>
    <w:rsid w:val="00980B95"/>
    <w:rsid w:val="00981B66"/>
    <w:rsid w:val="009835DB"/>
    <w:rsid w:val="00983DD7"/>
    <w:rsid w:val="00985742"/>
    <w:rsid w:val="00985CDC"/>
    <w:rsid w:val="00986186"/>
    <w:rsid w:val="00986B55"/>
    <w:rsid w:val="00990134"/>
    <w:rsid w:val="00990496"/>
    <w:rsid w:val="00992EB4"/>
    <w:rsid w:val="00994821"/>
    <w:rsid w:val="00995A89"/>
    <w:rsid w:val="0099663B"/>
    <w:rsid w:val="00997F2A"/>
    <w:rsid w:val="009A266B"/>
    <w:rsid w:val="009A32E9"/>
    <w:rsid w:val="009A3698"/>
    <w:rsid w:val="009A3C75"/>
    <w:rsid w:val="009A48BB"/>
    <w:rsid w:val="009A71AE"/>
    <w:rsid w:val="009B201E"/>
    <w:rsid w:val="009B2691"/>
    <w:rsid w:val="009B5B04"/>
    <w:rsid w:val="009C046D"/>
    <w:rsid w:val="009C11E8"/>
    <w:rsid w:val="009C336D"/>
    <w:rsid w:val="009C5AFD"/>
    <w:rsid w:val="009C6348"/>
    <w:rsid w:val="009C636C"/>
    <w:rsid w:val="009C6A2B"/>
    <w:rsid w:val="009D4710"/>
    <w:rsid w:val="009D48D8"/>
    <w:rsid w:val="009D7257"/>
    <w:rsid w:val="009D79B6"/>
    <w:rsid w:val="009E0C01"/>
    <w:rsid w:val="009E1741"/>
    <w:rsid w:val="009E4593"/>
    <w:rsid w:val="009E4AAB"/>
    <w:rsid w:val="009E5770"/>
    <w:rsid w:val="009E6D9D"/>
    <w:rsid w:val="009E71F1"/>
    <w:rsid w:val="009E7627"/>
    <w:rsid w:val="009F27B7"/>
    <w:rsid w:val="009F409E"/>
    <w:rsid w:val="009F5D63"/>
    <w:rsid w:val="009F606D"/>
    <w:rsid w:val="009F738E"/>
    <w:rsid w:val="009F7E67"/>
    <w:rsid w:val="00A03224"/>
    <w:rsid w:val="00A03C2E"/>
    <w:rsid w:val="00A03D39"/>
    <w:rsid w:val="00A0485C"/>
    <w:rsid w:val="00A06363"/>
    <w:rsid w:val="00A0655E"/>
    <w:rsid w:val="00A07AA2"/>
    <w:rsid w:val="00A07D06"/>
    <w:rsid w:val="00A104CF"/>
    <w:rsid w:val="00A105AE"/>
    <w:rsid w:val="00A113A1"/>
    <w:rsid w:val="00A1302C"/>
    <w:rsid w:val="00A15178"/>
    <w:rsid w:val="00A156EA"/>
    <w:rsid w:val="00A20308"/>
    <w:rsid w:val="00A24722"/>
    <w:rsid w:val="00A261A7"/>
    <w:rsid w:val="00A262B6"/>
    <w:rsid w:val="00A30994"/>
    <w:rsid w:val="00A32F0B"/>
    <w:rsid w:val="00A33FA6"/>
    <w:rsid w:val="00A34054"/>
    <w:rsid w:val="00A37737"/>
    <w:rsid w:val="00A40167"/>
    <w:rsid w:val="00A40539"/>
    <w:rsid w:val="00A40725"/>
    <w:rsid w:val="00A4076E"/>
    <w:rsid w:val="00A41C58"/>
    <w:rsid w:val="00A41D06"/>
    <w:rsid w:val="00A44877"/>
    <w:rsid w:val="00A44BFA"/>
    <w:rsid w:val="00A5345D"/>
    <w:rsid w:val="00A56CF7"/>
    <w:rsid w:val="00A615E2"/>
    <w:rsid w:val="00A61F6F"/>
    <w:rsid w:val="00A6349C"/>
    <w:rsid w:val="00A64704"/>
    <w:rsid w:val="00A72136"/>
    <w:rsid w:val="00A731D3"/>
    <w:rsid w:val="00A7499C"/>
    <w:rsid w:val="00A7675D"/>
    <w:rsid w:val="00A77B3A"/>
    <w:rsid w:val="00A77EC8"/>
    <w:rsid w:val="00A77FE3"/>
    <w:rsid w:val="00A82648"/>
    <w:rsid w:val="00A831A8"/>
    <w:rsid w:val="00A83977"/>
    <w:rsid w:val="00A83BF1"/>
    <w:rsid w:val="00A848F6"/>
    <w:rsid w:val="00A90206"/>
    <w:rsid w:val="00A91B4B"/>
    <w:rsid w:val="00A91EF7"/>
    <w:rsid w:val="00A936D3"/>
    <w:rsid w:val="00A9495B"/>
    <w:rsid w:val="00A94ECF"/>
    <w:rsid w:val="00A952EF"/>
    <w:rsid w:val="00AA0CDE"/>
    <w:rsid w:val="00AA1696"/>
    <w:rsid w:val="00AA3E3B"/>
    <w:rsid w:val="00AA47D1"/>
    <w:rsid w:val="00AA53F8"/>
    <w:rsid w:val="00AA6E95"/>
    <w:rsid w:val="00AB006D"/>
    <w:rsid w:val="00AB1833"/>
    <w:rsid w:val="00AB1C7B"/>
    <w:rsid w:val="00AB31DB"/>
    <w:rsid w:val="00AB3396"/>
    <w:rsid w:val="00AB419F"/>
    <w:rsid w:val="00AB4F31"/>
    <w:rsid w:val="00AB544B"/>
    <w:rsid w:val="00AB6CDE"/>
    <w:rsid w:val="00AC0413"/>
    <w:rsid w:val="00AC13FB"/>
    <w:rsid w:val="00AC2F72"/>
    <w:rsid w:val="00AC3325"/>
    <w:rsid w:val="00AC34D1"/>
    <w:rsid w:val="00AC472A"/>
    <w:rsid w:val="00AC6890"/>
    <w:rsid w:val="00AD2CAA"/>
    <w:rsid w:val="00AD2F6E"/>
    <w:rsid w:val="00AD3035"/>
    <w:rsid w:val="00AD582D"/>
    <w:rsid w:val="00AE0F96"/>
    <w:rsid w:val="00AE21E3"/>
    <w:rsid w:val="00AE3E0E"/>
    <w:rsid w:val="00AE4081"/>
    <w:rsid w:val="00AE4E92"/>
    <w:rsid w:val="00AE4EFD"/>
    <w:rsid w:val="00AE53EF"/>
    <w:rsid w:val="00AE645A"/>
    <w:rsid w:val="00AE651F"/>
    <w:rsid w:val="00AE6D69"/>
    <w:rsid w:val="00AF0D9A"/>
    <w:rsid w:val="00AF3152"/>
    <w:rsid w:val="00AF32EC"/>
    <w:rsid w:val="00AF35D8"/>
    <w:rsid w:val="00AF3DE0"/>
    <w:rsid w:val="00AF422F"/>
    <w:rsid w:val="00B01325"/>
    <w:rsid w:val="00B023BD"/>
    <w:rsid w:val="00B0268B"/>
    <w:rsid w:val="00B027E3"/>
    <w:rsid w:val="00B04BBD"/>
    <w:rsid w:val="00B0512E"/>
    <w:rsid w:val="00B05C38"/>
    <w:rsid w:val="00B0786E"/>
    <w:rsid w:val="00B10471"/>
    <w:rsid w:val="00B10E53"/>
    <w:rsid w:val="00B10E98"/>
    <w:rsid w:val="00B13450"/>
    <w:rsid w:val="00B136D4"/>
    <w:rsid w:val="00B16150"/>
    <w:rsid w:val="00B16C3B"/>
    <w:rsid w:val="00B17171"/>
    <w:rsid w:val="00B20E76"/>
    <w:rsid w:val="00B22035"/>
    <w:rsid w:val="00B23765"/>
    <w:rsid w:val="00B2595F"/>
    <w:rsid w:val="00B3155E"/>
    <w:rsid w:val="00B31DA2"/>
    <w:rsid w:val="00B33782"/>
    <w:rsid w:val="00B36009"/>
    <w:rsid w:val="00B36B67"/>
    <w:rsid w:val="00B36EE8"/>
    <w:rsid w:val="00B3737D"/>
    <w:rsid w:val="00B41CD2"/>
    <w:rsid w:val="00B42C6F"/>
    <w:rsid w:val="00B42E4D"/>
    <w:rsid w:val="00B434F7"/>
    <w:rsid w:val="00B44659"/>
    <w:rsid w:val="00B45CCD"/>
    <w:rsid w:val="00B4674B"/>
    <w:rsid w:val="00B47523"/>
    <w:rsid w:val="00B52F53"/>
    <w:rsid w:val="00B5469A"/>
    <w:rsid w:val="00B552A4"/>
    <w:rsid w:val="00B563FA"/>
    <w:rsid w:val="00B56590"/>
    <w:rsid w:val="00B624EB"/>
    <w:rsid w:val="00B62CCA"/>
    <w:rsid w:val="00B63765"/>
    <w:rsid w:val="00B63E65"/>
    <w:rsid w:val="00B643F4"/>
    <w:rsid w:val="00B64EC3"/>
    <w:rsid w:val="00B6502A"/>
    <w:rsid w:val="00B65EB0"/>
    <w:rsid w:val="00B6606D"/>
    <w:rsid w:val="00B70F32"/>
    <w:rsid w:val="00B715A0"/>
    <w:rsid w:val="00B72B1D"/>
    <w:rsid w:val="00B7471D"/>
    <w:rsid w:val="00B773B7"/>
    <w:rsid w:val="00B77CB4"/>
    <w:rsid w:val="00B77FEE"/>
    <w:rsid w:val="00B82186"/>
    <w:rsid w:val="00B82AF4"/>
    <w:rsid w:val="00B843DF"/>
    <w:rsid w:val="00B84FBF"/>
    <w:rsid w:val="00B855F6"/>
    <w:rsid w:val="00B90C5A"/>
    <w:rsid w:val="00B90D59"/>
    <w:rsid w:val="00B90F61"/>
    <w:rsid w:val="00B93650"/>
    <w:rsid w:val="00B955C9"/>
    <w:rsid w:val="00B959B1"/>
    <w:rsid w:val="00B95D31"/>
    <w:rsid w:val="00B9745E"/>
    <w:rsid w:val="00BA363C"/>
    <w:rsid w:val="00BA3F1A"/>
    <w:rsid w:val="00BA6E81"/>
    <w:rsid w:val="00BA7F78"/>
    <w:rsid w:val="00BB32EA"/>
    <w:rsid w:val="00BB3E57"/>
    <w:rsid w:val="00BB44F4"/>
    <w:rsid w:val="00BB49AE"/>
    <w:rsid w:val="00BB58B0"/>
    <w:rsid w:val="00BB6597"/>
    <w:rsid w:val="00BC17F4"/>
    <w:rsid w:val="00BC2B85"/>
    <w:rsid w:val="00BC31DF"/>
    <w:rsid w:val="00BC328B"/>
    <w:rsid w:val="00BC47E8"/>
    <w:rsid w:val="00BD18FA"/>
    <w:rsid w:val="00BD232A"/>
    <w:rsid w:val="00BD2FA7"/>
    <w:rsid w:val="00BD5C70"/>
    <w:rsid w:val="00BD6FE1"/>
    <w:rsid w:val="00BE1B7B"/>
    <w:rsid w:val="00BE244D"/>
    <w:rsid w:val="00BE387E"/>
    <w:rsid w:val="00BE4F9B"/>
    <w:rsid w:val="00BF1DBC"/>
    <w:rsid w:val="00BF4A24"/>
    <w:rsid w:val="00BF714C"/>
    <w:rsid w:val="00BF79E3"/>
    <w:rsid w:val="00C0221D"/>
    <w:rsid w:val="00C02776"/>
    <w:rsid w:val="00C049BB"/>
    <w:rsid w:val="00C05405"/>
    <w:rsid w:val="00C064E0"/>
    <w:rsid w:val="00C158C0"/>
    <w:rsid w:val="00C159D8"/>
    <w:rsid w:val="00C16DA2"/>
    <w:rsid w:val="00C17D32"/>
    <w:rsid w:val="00C2038D"/>
    <w:rsid w:val="00C20653"/>
    <w:rsid w:val="00C20F25"/>
    <w:rsid w:val="00C21403"/>
    <w:rsid w:val="00C220DF"/>
    <w:rsid w:val="00C307F2"/>
    <w:rsid w:val="00C30F63"/>
    <w:rsid w:val="00C32374"/>
    <w:rsid w:val="00C43E03"/>
    <w:rsid w:val="00C47955"/>
    <w:rsid w:val="00C50647"/>
    <w:rsid w:val="00C50AED"/>
    <w:rsid w:val="00C51C67"/>
    <w:rsid w:val="00C51EBB"/>
    <w:rsid w:val="00C52886"/>
    <w:rsid w:val="00C55AB2"/>
    <w:rsid w:val="00C55B3A"/>
    <w:rsid w:val="00C56B54"/>
    <w:rsid w:val="00C606FA"/>
    <w:rsid w:val="00C61080"/>
    <w:rsid w:val="00C610D3"/>
    <w:rsid w:val="00C6577F"/>
    <w:rsid w:val="00C67E4A"/>
    <w:rsid w:val="00C67F05"/>
    <w:rsid w:val="00C7037F"/>
    <w:rsid w:val="00C70E26"/>
    <w:rsid w:val="00C7453E"/>
    <w:rsid w:val="00C74EA9"/>
    <w:rsid w:val="00C75E04"/>
    <w:rsid w:val="00C76E2A"/>
    <w:rsid w:val="00C77689"/>
    <w:rsid w:val="00C804C5"/>
    <w:rsid w:val="00C81683"/>
    <w:rsid w:val="00C831AF"/>
    <w:rsid w:val="00C8585C"/>
    <w:rsid w:val="00C87AC0"/>
    <w:rsid w:val="00C907C0"/>
    <w:rsid w:val="00C9529D"/>
    <w:rsid w:val="00CA10C0"/>
    <w:rsid w:val="00CA5341"/>
    <w:rsid w:val="00CB3F33"/>
    <w:rsid w:val="00CB6A8C"/>
    <w:rsid w:val="00CB6AC7"/>
    <w:rsid w:val="00CB71F4"/>
    <w:rsid w:val="00CC047A"/>
    <w:rsid w:val="00CC0C44"/>
    <w:rsid w:val="00CC0F3A"/>
    <w:rsid w:val="00CC3EA2"/>
    <w:rsid w:val="00CC4640"/>
    <w:rsid w:val="00CC5BDD"/>
    <w:rsid w:val="00CC75A3"/>
    <w:rsid w:val="00CC7D3C"/>
    <w:rsid w:val="00CD2F73"/>
    <w:rsid w:val="00CD3231"/>
    <w:rsid w:val="00CD60F1"/>
    <w:rsid w:val="00CD6E52"/>
    <w:rsid w:val="00CD7A6B"/>
    <w:rsid w:val="00CD7C9B"/>
    <w:rsid w:val="00CE03A9"/>
    <w:rsid w:val="00CE4DD6"/>
    <w:rsid w:val="00CE572B"/>
    <w:rsid w:val="00CE58A9"/>
    <w:rsid w:val="00CE6F95"/>
    <w:rsid w:val="00CE7E90"/>
    <w:rsid w:val="00CF09DE"/>
    <w:rsid w:val="00CF3153"/>
    <w:rsid w:val="00CF335C"/>
    <w:rsid w:val="00CF3BDE"/>
    <w:rsid w:val="00CF5829"/>
    <w:rsid w:val="00D01333"/>
    <w:rsid w:val="00D01ACB"/>
    <w:rsid w:val="00D01EAF"/>
    <w:rsid w:val="00D01F22"/>
    <w:rsid w:val="00D06E39"/>
    <w:rsid w:val="00D11783"/>
    <w:rsid w:val="00D1264B"/>
    <w:rsid w:val="00D130CC"/>
    <w:rsid w:val="00D15843"/>
    <w:rsid w:val="00D17612"/>
    <w:rsid w:val="00D20729"/>
    <w:rsid w:val="00D2105B"/>
    <w:rsid w:val="00D213E6"/>
    <w:rsid w:val="00D2176F"/>
    <w:rsid w:val="00D22B7E"/>
    <w:rsid w:val="00D257E9"/>
    <w:rsid w:val="00D2796D"/>
    <w:rsid w:val="00D27BF6"/>
    <w:rsid w:val="00D31EF1"/>
    <w:rsid w:val="00D345B7"/>
    <w:rsid w:val="00D37FA0"/>
    <w:rsid w:val="00D408FF"/>
    <w:rsid w:val="00D42D6D"/>
    <w:rsid w:val="00D43FEF"/>
    <w:rsid w:val="00D45483"/>
    <w:rsid w:val="00D46353"/>
    <w:rsid w:val="00D522A1"/>
    <w:rsid w:val="00D524C6"/>
    <w:rsid w:val="00D538B6"/>
    <w:rsid w:val="00D5710E"/>
    <w:rsid w:val="00D572EE"/>
    <w:rsid w:val="00D57E58"/>
    <w:rsid w:val="00D607DB"/>
    <w:rsid w:val="00D60C3E"/>
    <w:rsid w:val="00D6355D"/>
    <w:rsid w:val="00D64F07"/>
    <w:rsid w:val="00D655C3"/>
    <w:rsid w:val="00D665AE"/>
    <w:rsid w:val="00D76CBA"/>
    <w:rsid w:val="00D8190F"/>
    <w:rsid w:val="00D823DF"/>
    <w:rsid w:val="00D82E3F"/>
    <w:rsid w:val="00D83B8B"/>
    <w:rsid w:val="00D8421C"/>
    <w:rsid w:val="00D8476D"/>
    <w:rsid w:val="00D857F1"/>
    <w:rsid w:val="00D86205"/>
    <w:rsid w:val="00D8748E"/>
    <w:rsid w:val="00D908B3"/>
    <w:rsid w:val="00D94009"/>
    <w:rsid w:val="00D953C0"/>
    <w:rsid w:val="00D96BB9"/>
    <w:rsid w:val="00DA08E2"/>
    <w:rsid w:val="00DA1873"/>
    <w:rsid w:val="00DA196D"/>
    <w:rsid w:val="00DA1CFB"/>
    <w:rsid w:val="00DA2BAB"/>
    <w:rsid w:val="00DA49BB"/>
    <w:rsid w:val="00DA5D02"/>
    <w:rsid w:val="00DA5FED"/>
    <w:rsid w:val="00DA716C"/>
    <w:rsid w:val="00DB13D7"/>
    <w:rsid w:val="00DB4825"/>
    <w:rsid w:val="00DB5DEF"/>
    <w:rsid w:val="00DB6BEC"/>
    <w:rsid w:val="00DB7F14"/>
    <w:rsid w:val="00DC7013"/>
    <w:rsid w:val="00DD095A"/>
    <w:rsid w:val="00DD16CB"/>
    <w:rsid w:val="00DD2C9A"/>
    <w:rsid w:val="00DD4029"/>
    <w:rsid w:val="00DD433C"/>
    <w:rsid w:val="00DE216B"/>
    <w:rsid w:val="00DE3DB8"/>
    <w:rsid w:val="00DE47F5"/>
    <w:rsid w:val="00DE4A77"/>
    <w:rsid w:val="00DE532B"/>
    <w:rsid w:val="00DE5AAB"/>
    <w:rsid w:val="00DE67C8"/>
    <w:rsid w:val="00DE7163"/>
    <w:rsid w:val="00DE7923"/>
    <w:rsid w:val="00DE7F78"/>
    <w:rsid w:val="00DF10CB"/>
    <w:rsid w:val="00DF23FF"/>
    <w:rsid w:val="00DF33F0"/>
    <w:rsid w:val="00DF523B"/>
    <w:rsid w:val="00DF6CE1"/>
    <w:rsid w:val="00DF6FAB"/>
    <w:rsid w:val="00E02C1E"/>
    <w:rsid w:val="00E02D06"/>
    <w:rsid w:val="00E05235"/>
    <w:rsid w:val="00E05C21"/>
    <w:rsid w:val="00E11E95"/>
    <w:rsid w:val="00E161C5"/>
    <w:rsid w:val="00E1626C"/>
    <w:rsid w:val="00E17D41"/>
    <w:rsid w:val="00E17FAC"/>
    <w:rsid w:val="00E20855"/>
    <w:rsid w:val="00E23031"/>
    <w:rsid w:val="00E239B4"/>
    <w:rsid w:val="00E25B32"/>
    <w:rsid w:val="00E2713E"/>
    <w:rsid w:val="00E27F53"/>
    <w:rsid w:val="00E30DE9"/>
    <w:rsid w:val="00E32723"/>
    <w:rsid w:val="00E33BA6"/>
    <w:rsid w:val="00E346AA"/>
    <w:rsid w:val="00E34BE1"/>
    <w:rsid w:val="00E35ED0"/>
    <w:rsid w:val="00E36DBE"/>
    <w:rsid w:val="00E41815"/>
    <w:rsid w:val="00E41BDA"/>
    <w:rsid w:val="00E435C4"/>
    <w:rsid w:val="00E43676"/>
    <w:rsid w:val="00E43EAF"/>
    <w:rsid w:val="00E44795"/>
    <w:rsid w:val="00E451BD"/>
    <w:rsid w:val="00E45CB2"/>
    <w:rsid w:val="00E460F5"/>
    <w:rsid w:val="00E4620A"/>
    <w:rsid w:val="00E51EAF"/>
    <w:rsid w:val="00E52618"/>
    <w:rsid w:val="00E52952"/>
    <w:rsid w:val="00E555DC"/>
    <w:rsid w:val="00E5642A"/>
    <w:rsid w:val="00E56AF2"/>
    <w:rsid w:val="00E60938"/>
    <w:rsid w:val="00E62A04"/>
    <w:rsid w:val="00E71F38"/>
    <w:rsid w:val="00E74AE6"/>
    <w:rsid w:val="00E74AF0"/>
    <w:rsid w:val="00E75665"/>
    <w:rsid w:val="00E75CC2"/>
    <w:rsid w:val="00E81550"/>
    <w:rsid w:val="00E82DC2"/>
    <w:rsid w:val="00E85456"/>
    <w:rsid w:val="00E86158"/>
    <w:rsid w:val="00E87D2C"/>
    <w:rsid w:val="00E95579"/>
    <w:rsid w:val="00E95663"/>
    <w:rsid w:val="00EA0F33"/>
    <w:rsid w:val="00EA13DA"/>
    <w:rsid w:val="00EA14E3"/>
    <w:rsid w:val="00EA22AD"/>
    <w:rsid w:val="00EA521E"/>
    <w:rsid w:val="00EA5C58"/>
    <w:rsid w:val="00EA7A59"/>
    <w:rsid w:val="00EB201E"/>
    <w:rsid w:val="00EB2566"/>
    <w:rsid w:val="00EB29CC"/>
    <w:rsid w:val="00EB43FD"/>
    <w:rsid w:val="00EC18B0"/>
    <w:rsid w:val="00EC3386"/>
    <w:rsid w:val="00EC339A"/>
    <w:rsid w:val="00EC5E54"/>
    <w:rsid w:val="00EC5FFE"/>
    <w:rsid w:val="00ED0FA2"/>
    <w:rsid w:val="00ED19C9"/>
    <w:rsid w:val="00ED1F9B"/>
    <w:rsid w:val="00ED2A46"/>
    <w:rsid w:val="00ED34AA"/>
    <w:rsid w:val="00ED4C87"/>
    <w:rsid w:val="00ED4D88"/>
    <w:rsid w:val="00ED534A"/>
    <w:rsid w:val="00EE1D80"/>
    <w:rsid w:val="00EE21E2"/>
    <w:rsid w:val="00EE350F"/>
    <w:rsid w:val="00EE3569"/>
    <w:rsid w:val="00EE3BAC"/>
    <w:rsid w:val="00EE4CA9"/>
    <w:rsid w:val="00EE51C8"/>
    <w:rsid w:val="00EE55BB"/>
    <w:rsid w:val="00EF13CD"/>
    <w:rsid w:val="00EF3B40"/>
    <w:rsid w:val="00EF5CF0"/>
    <w:rsid w:val="00EF76CC"/>
    <w:rsid w:val="00F00652"/>
    <w:rsid w:val="00F0105A"/>
    <w:rsid w:val="00F016B9"/>
    <w:rsid w:val="00F01CC0"/>
    <w:rsid w:val="00F02E9D"/>
    <w:rsid w:val="00F03093"/>
    <w:rsid w:val="00F0317A"/>
    <w:rsid w:val="00F0484E"/>
    <w:rsid w:val="00F04AB7"/>
    <w:rsid w:val="00F0674E"/>
    <w:rsid w:val="00F078A9"/>
    <w:rsid w:val="00F10240"/>
    <w:rsid w:val="00F138B7"/>
    <w:rsid w:val="00F1539D"/>
    <w:rsid w:val="00F158D6"/>
    <w:rsid w:val="00F1799A"/>
    <w:rsid w:val="00F2258D"/>
    <w:rsid w:val="00F249A6"/>
    <w:rsid w:val="00F308AC"/>
    <w:rsid w:val="00F3120B"/>
    <w:rsid w:val="00F31B8C"/>
    <w:rsid w:val="00F33479"/>
    <w:rsid w:val="00F351F7"/>
    <w:rsid w:val="00F3793C"/>
    <w:rsid w:val="00F4219F"/>
    <w:rsid w:val="00F43776"/>
    <w:rsid w:val="00F4488C"/>
    <w:rsid w:val="00F44E15"/>
    <w:rsid w:val="00F46957"/>
    <w:rsid w:val="00F46DF0"/>
    <w:rsid w:val="00F47880"/>
    <w:rsid w:val="00F47F06"/>
    <w:rsid w:val="00F50843"/>
    <w:rsid w:val="00F51E92"/>
    <w:rsid w:val="00F52A95"/>
    <w:rsid w:val="00F542CC"/>
    <w:rsid w:val="00F545D5"/>
    <w:rsid w:val="00F56B99"/>
    <w:rsid w:val="00F56E8B"/>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3B44"/>
    <w:rsid w:val="00F9296A"/>
    <w:rsid w:val="00F92DE7"/>
    <w:rsid w:val="00F93664"/>
    <w:rsid w:val="00F93DAB"/>
    <w:rsid w:val="00F952D6"/>
    <w:rsid w:val="00F95977"/>
    <w:rsid w:val="00F97789"/>
    <w:rsid w:val="00FA15ED"/>
    <w:rsid w:val="00FA2A18"/>
    <w:rsid w:val="00FA67DF"/>
    <w:rsid w:val="00FA7C51"/>
    <w:rsid w:val="00FB0743"/>
    <w:rsid w:val="00FB14BF"/>
    <w:rsid w:val="00FB347E"/>
    <w:rsid w:val="00FB4811"/>
    <w:rsid w:val="00FB5925"/>
    <w:rsid w:val="00FC02C4"/>
    <w:rsid w:val="00FC2699"/>
    <w:rsid w:val="00FC2D6F"/>
    <w:rsid w:val="00FC4A17"/>
    <w:rsid w:val="00FC5FDD"/>
    <w:rsid w:val="00FD01D5"/>
    <w:rsid w:val="00FD3DD1"/>
    <w:rsid w:val="00FE1D68"/>
    <w:rsid w:val="00FE28DD"/>
    <w:rsid w:val="00FE2D44"/>
    <w:rsid w:val="00FE42F4"/>
    <w:rsid w:val="00FE53FB"/>
    <w:rsid w:val="00FE558C"/>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7"/>
      </w:numPr>
      <w:spacing w:before="40" w:after="0"/>
      <w:ind w:left="864"/>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1523B7"/>
    <w:pPr>
      <w:tabs>
        <w:tab w:val="left" w:pos="440"/>
        <w:tab w:val="right" w:leader="dot" w:pos="9062"/>
      </w:tabs>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A6349C"/>
    <w:pPr>
      <w:tabs>
        <w:tab w:val="left" w:pos="1320"/>
        <w:tab w:val="right" w:leader="dot" w:pos="9062"/>
      </w:tabs>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 w:type="character" w:styleId="IntensiveHervorhebung">
    <w:name w:val="Intense Emphasis"/>
    <w:basedOn w:val="Absatz-Standardschriftart"/>
    <w:uiPriority w:val="21"/>
    <w:qFormat/>
    <w:rsid w:val="00FA7C51"/>
    <w:rPr>
      <w:i/>
      <w:iCs/>
      <w:color w:val="4472C4" w:themeColor="accent1"/>
    </w:rPr>
  </w:style>
  <w:style w:type="character" w:customStyle="1" w:styleId="ui-provider">
    <w:name w:val="ui-provider"/>
    <w:basedOn w:val="Absatz-Standardschriftart"/>
    <w:rsid w:val="004D52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8551</Words>
  <Characters>48742</Characters>
  <Application>Microsoft Office Word</Application>
  <DocSecurity>0</DocSecurity>
  <Lines>406</Lines>
  <Paragraphs>114</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57179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Timm Ziarnetzky</cp:lastModifiedBy>
  <cp:revision>11</cp:revision>
  <dcterms:created xsi:type="dcterms:W3CDTF">2025-07-28T14:53:00Z</dcterms:created>
  <dcterms:modified xsi:type="dcterms:W3CDTF">2025-12-19T12:03:00Z</dcterms:modified>
</cp:coreProperties>
</file>