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5C654667" w:rsidR="00011BF5" w:rsidRPr="00011BF5" w:rsidRDefault="000D5B7C" w:rsidP="005A6F34">
      <w:pPr>
        <w:jc w:val="center"/>
        <w:rPr>
          <w:rFonts w:cs="Arial"/>
          <w:b/>
          <w:bCs/>
          <w:sz w:val="48"/>
          <w:szCs w:val="48"/>
        </w:rPr>
      </w:pPr>
      <w:r>
        <w:rPr>
          <w:rFonts w:cs="Arial"/>
          <w:b/>
          <w:bCs/>
          <w:sz w:val="48"/>
          <w:szCs w:val="48"/>
        </w:rPr>
        <w:t>Konzept</w:t>
      </w:r>
      <w:r w:rsidR="003B4692">
        <w:rPr>
          <w:rFonts w:cs="Arial"/>
          <w:b/>
          <w:bCs/>
          <w:sz w:val="48"/>
          <w:szCs w:val="48"/>
        </w:rPr>
        <w:t>papier</w:t>
      </w:r>
    </w:p>
    <w:p w14:paraId="48B05977" w14:textId="7B9C90A7" w:rsidR="000546C2" w:rsidRDefault="00011BF5" w:rsidP="005A6F34">
      <w:pPr>
        <w:jc w:val="center"/>
        <w:rPr>
          <w:rFonts w:cs="Arial"/>
          <w:b/>
          <w:bCs/>
          <w:sz w:val="36"/>
          <w:szCs w:val="36"/>
        </w:rPr>
      </w:pPr>
      <w:r w:rsidRPr="00011BF5">
        <w:rPr>
          <w:rFonts w:cs="Arial"/>
          <w:b/>
          <w:bCs/>
          <w:sz w:val="36"/>
          <w:szCs w:val="36"/>
        </w:rPr>
        <w:t>Betonoptimierung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0" w:type="auto"/>
        <w:tblLook w:val="04A0" w:firstRow="1" w:lastRow="0" w:firstColumn="1" w:lastColumn="0" w:noHBand="0" w:noVBand="1"/>
      </w:tblPr>
      <w:tblGrid>
        <w:gridCol w:w="2339"/>
        <w:gridCol w:w="2621"/>
        <w:gridCol w:w="2069"/>
        <w:gridCol w:w="2033"/>
      </w:tblGrid>
      <w:tr w:rsidR="00722DF3" w14:paraId="0EB8320E" w14:textId="77777777" w:rsidTr="00722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8" w:type="dxa"/>
          </w:tcPr>
          <w:p w14:paraId="5D73652F" w14:textId="5DE92296" w:rsidR="00722DF3" w:rsidRDefault="00722DF3" w:rsidP="005A6F34">
            <w:pPr>
              <w:rPr>
                <w:rFonts w:cs="Arial"/>
                <w:b w:val="0"/>
                <w:bCs w:val="0"/>
                <w:sz w:val="28"/>
                <w:szCs w:val="28"/>
              </w:rPr>
            </w:pPr>
            <w:r>
              <w:rPr>
                <w:rFonts w:cs="Arial"/>
                <w:b w:val="0"/>
                <w:bCs w:val="0"/>
                <w:sz w:val="28"/>
                <w:szCs w:val="28"/>
              </w:rPr>
              <w:t>Person</w:t>
            </w:r>
          </w:p>
        </w:tc>
        <w:tc>
          <w:tcPr>
            <w:tcW w:w="2638"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2038"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203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722DF3" w:rsidRPr="00722DF3" w14:paraId="1640FFE9"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1BBD1FC5" w14:textId="0F77098B" w:rsidR="00722DF3" w:rsidRPr="00722DF3" w:rsidRDefault="00722DF3" w:rsidP="005A6F34">
            <w:pPr>
              <w:rPr>
                <w:rFonts w:cs="Arial"/>
                <w:b w:val="0"/>
                <w:bCs w:val="0"/>
                <w:sz w:val="28"/>
                <w:szCs w:val="28"/>
              </w:rPr>
            </w:pPr>
            <w:r w:rsidRPr="00722DF3">
              <w:rPr>
                <w:rFonts w:cs="Arial"/>
                <w:b w:val="0"/>
                <w:bCs w:val="0"/>
                <w:sz w:val="28"/>
                <w:szCs w:val="28"/>
              </w:rPr>
              <w:t>Stefan Jollet</w:t>
            </w:r>
          </w:p>
        </w:tc>
        <w:tc>
          <w:tcPr>
            <w:tcW w:w="2638" w:type="dxa"/>
          </w:tcPr>
          <w:p w14:paraId="417899A4" w14:textId="14396624"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0.1</w:t>
            </w:r>
          </w:p>
        </w:tc>
        <w:tc>
          <w:tcPr>
            <w:tcW w:w="2038" w:type="dxa"/>
          </w:tcPr>
          <w:p w14:paraId="4AAAF095" w14:textId="26E4ED71"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Initiale Version</w:t>
            </w:r>
          </w:p>
        </w:tc>
        <w:tc>
          <w:tcPr>
            <w:tcW w:w="2038" w:type="dxa"/>
          </w:tcPr>
          <w:p w14:paraId="1ADC7353" w14:textId="71A465FE" w:rsidR="00722DF3" w:rsidRPr="00722DF3" w:rsidRDefault="00DE47F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r w:rsidR="00722DF3" w:rsidRPr="00722DF3">
              <w:rPr>
                <w:rFonts w:cs="Arial"/>
                <w:sz w:val="28"/>
                <w:szCs w:val="28"/>
              </w:rPr>
              <w:t>.</w:t>
            </w:r>
            <w:r>
              <w:rPr>
                <w:rFonts w:cs="Arial"/>
                <w:sz w:val="28"/>
                <w:szCs w:val="28"/>
              </w:rPr>
              <w:t>10</w:t>
            </w:r>
            <w:r w:rsidR="00722DF3" w:rsidRPr="00722DF3">
              <w:rPr>
                <w:rFonts w:cs="Arial"/>
                <w:sz w:val="28"/>
                <w:szCs w:val="28"/>
              </w:rPr>
              <w:t>.2019</w:t>
            </w:r>
          </w:p>
        </w:tc>
      </w:tr>
      <w:tr w:rsidR="00722DF3" w:rsidRPr="00722DF3" w14:paraId="2DB79D94"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4FA3A17C" w14:textId="218D6180" w:rsidR="00722DF3" w:rsidRPr="00722DF3" w:rsidRDefault="00AE4E92" w:rsidP="005A6F34">
            <w:pPr>
              <w:rPr>
                <w:rFonts w:cs="Arial"/>
                <w:b w:val="0"/>
                <w:bCs w:val="0"/>
                <w:sz w:val="28"/>
                <w:szCs w:val="28"/>
              </w:rPr>
            </w:pPr>
            <w:r>
              <w:rPr>
                <w:rFonts w:cs="Arial"/>
                <w:b w:val="0"/>
                <w:bCs w:val="0"/>
                <w:sz w:val="28"/>
                <w:szCs w:val="28"/>
              </w:rPr>
              <w:t>Benedikt Engels</w:t>
            </w:r>
          </w:p>
        </w:tc>
        <w:tc>
          <w:tcPr>
            <w:tcW w:w="2638" w:type="dxa"/>
          </w:tcPr>
          <w:p w14:paraId="5376EDD6" w14:textId="50E05E7C"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2038" w:type="dxa"/>
          </w:tcPr>
          <w:p w14:paraId="148EFD3E" w14:textId="43CFF6B4" w:rsidR="00722DF3" w:rsidRPr="00722DF3" w:rsidRDefault="009B5B0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8" w:type="dxa"/>
          </w:tcPr>
          <w:p w14:paraId="4C95E679" w14:textId="3EBDB184"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31.10.2019</w:t>
            </w:r>
          </w:p>
        </w:tc>
      </w:tr>
      <w:tr w:rsidR="00EC3386" w:rsidRPr="00722DF3" w14:paraId="12E833F7"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575E7DD0" w14:textId="7C07560F" w:rsidR="00EC3386" w:rsidRPr="00D94009" w:rsidRDefault="00D94009" w:rsidP="005A6F34">
            <w:pPr>
              <w:rPr>
                <w:rFonts w:cs="Arial"/>
                <w:b w:val="0"/>
                <w:bCs w:val="0"/>
                <w:sz w:val="28"/>
                <w:szCs w:val="28"/>
              </w:rPr>
            </w:pPr>
            <w:r>
              <w:rPr>
                <w:rFonts w:cs="Arial"/>
                <w:b w:val="0"/>
                <w:bCs w:val="0"/>
                <w:sz w:val="28"/>
                <w:szCs w:val="28"/>
              </w:rPr>
              <w:t>Timm Ziarnetzky</w:t>
            </w:r>
          </w:p>
        </w:tc>
        <w:tc>
          <w:tcPr>
            <w:tcW w:w="2638" w:type="dxa"/>
          </w:tcPr>
          <w:p w14:paraId="5F0D7D50" w14:textId="3091F1C8"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2038" w:type="dxa"/>
          </w:tcPr>
          <w:p w14:paraId="238D3D5B" w14:textId="4B91FA28"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8" w:type="dxa"/>
          </w:tcPr>
          <w:p w14:paraId="7C7796FC" w14:textId="34549EA5"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06.11.2019</w:t>
            </w:r>
          </w:p>
        </w:tc>
      </w:tr>
      <w:tr w:rsidR="00EC3386" w:rsidRPr="00722DF3" w14:paraId="7C5BDE0E"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38D7681F" w14:textId="1E976847" w:rsidR="00EC3386" w:rsidRPr="00D8421C" w:rsidRDefault="00D8421C" w:rsidP="005A6F34">
            <w:pPr>
              <w:rPr>
                <w:rFonts w:cs="Arial"/>
                <w:b w:val="0"/>
                <w:bCs w:val="0"/>
                <w:sz w:val="28"/>
                <w:szCs w:val="28"/>
              </w:rPr>
            </w:pPr>
            <w:r>
              <w:rPr>
                <w:rFonts w:cs="Arial"/>
                <w:b w:val="0"/>
                <w:bCs w:val="0"/>
                <w:sz w:val="28"/>
                <w:szCs w:val="28"/>
              </w:rPr>
              <w:t>Stefan Rupp</w:t>
            </w:r>
          </w:p>
        </w:tc>
        <w:tc>
          <w:tcPr>
            <w:tcW w:w="2638" w:type="dxa"/>
          </w:tcPr>
          <w:p w14:paraId="3AC23AE3" w14:textId="1560C9DE" w:rsidR="00EC3386" w:rsidRPr="00722DF3" w:rsidRDefault="00D84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2038" w:type="dxa"/>
          </w:tcPr>
          <w:p w14:paraId="4859F732" w14:textId="3A479749" w:rsidR="00EC3386" w:rsidRPr="00722DF3" w:rsidRDefault="00D84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8" w:type="dxa"/>
          </w:tcPr>
          <w:p w14:paraId="3E6D261C" w14:textId="5A47FE77" w:rsidR="00EC3386" w:rsidRPr="00722DF3" w:rsidRDefault="00D84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22.01.2020</w:t>
            </w:r>
          </w:p>
        </w:tc>
      </w:tr>
      <w:tr w:rsidR="00D823DF" w:rsidRPr="00722DF3" w14:paraId="2C366C9D"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2559734F" w14:textId="7C798836" w:rsidR="00D823DF" w:rsidRPr="00D823DF" w:rsidRDefault="00D823DF" w:rsidP="005A6F34">
            <w:pPr>
              <w:rPr>
                <w:rFonts w:cs="Arial"/>
                <w:b w:val="0"/>
                <w:bCs w:val="0"/>
                <w:sz w:val="28"/>
                <w:szCs w:val="28"/>
              </w:rPr>
            </w:pPr>
            <w:r w:rsidRPr="00D823DF">
              <w:rPr>
                <w:rFonts w:cs="Arial"/>
                <w:b w:val="0"/>
                <w:bCs w:val="0"/>
                <w:sz w:val="28"/>
                <w:szCs w:val="28"/>
              </w:rPr>
              <w:t>Stefan Jollet</w:t>
            </w:r>
          </w:p>
        </w:tc>
        <w:tc>
          <w:tcPr>
            <w:tcW w:w="2638" w:type="dxa"/>
          </w:tcPr>
          <w:p w14:paraId="73A96FE5" w14:textId="0C62D750" w:rsidR="00D823DF" w:rsidRDefault="00D823D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2038" w:type="dxa"/>
          </w:tcPr>
          <w:p w14:paraId="463687FF" w14:textId="20FB5913" w:rsidR="00D823DF" w:rsidRDefault="00D823D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Konsolidierung</w:t>
            </w:r>
          </w:p>
        </w:tc>
        <w:tc>
          <w:tcPr>
            <w:tcW w:w="2038" w:type="dxa"/>
          </w:tcPr>
          <w:p w14:paraId="350C1961" w14:textId="4768BC76" w:rsidR="00D823DF" w:rsidRDefault="00D823DF"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28.01.2020</w:t>
            </w:r>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680490E9" w14:textId="23D6E4D0" w:rsidR="003243D6"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31117084" w:history="1">
            <w:r w:rsidR="003243D6" w:rsidRPr="00383DD0">
              <w:rPr>
                <w:rStyle w:val="Hyperlink"/>
                <w:noProof/>
              </w:rPr>
              <w:t>1</w:t>
            </w:r>
            <w:r w:rsidR="003243D6">
              <w:rPr>
                <w:rFonts w:asciiTheme="minorHAnsi" w:eastAsiaTheme="minorEastAsia" w:hAnsiTheme="minorHAnsi"/>
                <w:noProof/>
                <w:sz w:val="22"/>
                <w:lang w:eastAsia="de-DE"/>
              </w:rPr>
              <w:tab/>
            </w:r>
            <w:r w:rsidR="003243D6" w:rsidRPr="00383DD0">
              <w:rPr>
                <w:rStyle w:val="Hyperlink"/>
                <w:noProof/>
              </w:rPr>
              <w:t>Einleitung</w:t>
            </w:r>
            <w:r w:rsidR="003243D6">
              <w:rPr>
                <w:noProof/>
                <w:webHidden/>
              </w:rPr>
              <w:tab/>
            </w:r>
            <w:r w:rsidR="003243D6">
              <w:rPr>
                <w:noProof/>
                <w:webHidden/>
              </w:rPr>
              <w:fldChar w:fldCharType="begin"/>
            </w:r>
            <w:r w:rsidR="003243D6">
              <w:rPr>
                <w:noProof/>
                <w:webHidden/>
              </w:rPr>
              <w:instrText xml:space="preserve"> PAGEREF _Toc31117084 \h </w:instrText>
            </w:r>
            <w:r w:rsidR="003243D6">
              <w:rPr>
                <w:noProof/>
                <w:webHidden/>
              </w:rPr>
            </w:r>
            <w:r w:rsidR="003243D6">
              <w:rPr>
                <w:noProof/>
                <w:webHidden/>
              </w:rPr>
              <w:fldChar w:fldCharType="separate"/>
            </w:r>
            <w:r w:rsidR="003243D6">
              <w:rPr>
                <w:noProof/>
                <w:webHidden/>
              </w:rPr>
              <w:t>1</w:t>
            </w:r>
            <w:r w:rsidR="003243D6">
              <w:rPr>
                <w:noProof/>
                <w:webHidden/>
              </w:rPr>
              <w:fldChar w:fldCharType="end"/>
            </w:r>
          </w:hyperlink>
        </w:p>
        <w:p w14:paraId="12383B26" w14:textId="1C3F430B" w:rsidR="003243D6" w:rsidRDefault="00B31DA2">
          <w:pPr>
            <w:pStyle w:val="Verzeichnis1"/>
            <w:tabs>
              <w:tab w:val="left" w:pos="440"/>
              <w:tab w:val="right" w:leader="dot" w:pos="9062"/>
            </w:tabs>
            <w:rPr>
              <w:rFonts w:asciiTheme="minorHAnsi" w:eastAsiaTheme="minorEastAsia" w:hAnsiTheme="minorHAnsi"/>
              <w:noProof/>
              <w:sz w:val="22"/>
              <w:lang w:eastAsia="de-DE"/>
            </w:rPr>
          </w:pPr>
          <w:hyperlink w:anchor="_Toc31117085" w:history="1">
            <w:r w:rsidR="003243D6" w:rsidRPr="00383DD0">
              <w:rPr>
                <w:rStyle w:val="Hyperlink"/>
                <w:noProof/>
              </w:rPr>
              <w:t>2</w:t>
            </w:r>
            <w:r w:rsidR="003243D6">
              <w:rPr>
                <w:rFonts w:asciiTheme="minorHAnsi" w:eastAsiaTheme="minorEastAsia" w:hAnsiTheme="minorHAnsi"/>
                <w:noProof/>
                <w:sz w:val="22"/>
                <w:lang w:eastAsia="de-DE"/>
              </w:rPr>
              <w:tab/>
            </w:r>
            <w:r w:rsidR="003243D6" w:rsidRPr="00383DD0">
              <w:rPr>
                <w:rStyle w:val="Hyperlink"/>
                <w:noProof/>
              </w:rPr>
              <w:t>Konzept der Betonoptimierung</w:t>
            </w:r>
            <w:r w:rsidR="003243D6">
              <w:rPr>
                <w:noProof/>
                <w:webHidden/>
              </w:rPr>
              <w:tab/>
            </w:r>
            <w:r w:rsidR="003243D6">
              <w:rPr>
                <w:noProof/>
                <w:webHidden/>
              </w:rPr>
              <w:fldChar w:fldCharType="begin"/>
            </w:r>
            <w:r w:rsidR="003243D6">
              <w:rPr>
                <w:noProof/>
                <w:webHidden/>
              </w:rPr>
              <w:instrText xml:space="preserve"> PAGEREF _Toc31117085 \h </w:instrText>
            </w:r>
            <w:r w:rsidR="003243D6">
              <w:rPr>
                <w:noProof/>
                <w:webHidden/>
              </w:rPr>
            </w:r>
            <w:r w:rsidR="003243D6">
              <w:rPr>
                <w:noProof/>
                <w:webHidden/>
              </w:rPr>
              <w:fldChar w:fldCharType="separate"/>
            </w:r>
            <w:r w:rsidR="003243D6">
              <w:rPr>
                <w:noProof/>
                <w:webHidden/>
              </w:rPr>
              <w:t>2</w:t>
            </w:r>
            <w:r w:rsidR="003243D6">
              <w:rPr>
                <w:noProof/>
                <w:webHidden/>
              </w:rPr>
              <w:fldChar w:fldCharType="end"/>
            </w:r>
          </w:hyperlink>
        </w:p>
        <w:p w14:paraId="1241E7FD" w14:textId="42CDEC1E" w:rsidR="003243D6" w:rsidRDefault="00B31DA2">
          <w:pPr>
            <w:pStyle w:val="Verzeichnis2"/>
            <w:tabs>
              <w:tab w:val="left" w:pos="880"/>
              <w:tab w:val="right" w:leader="dot" w:pos="9062"/>
            </w:tabs>
            <w:rPr>
              <w:rFonts w:asciiTheme="minorHAnsi" w:eastAsiaTheme="minorEastAsia" w:hAnsiTheme="minorHAnsi"/>
              <w:noProof/>
              <w:sz w:val="22"/>
              <w:lang w:eastAsia="de-DE"/>
            </w:rPr>
          </w:pPr>
          <w:hyperlink w:anchor="_Toc31117086" w:history="1">
            <w:r w:rsidR="003243D6" w:rsidRPr="00383DD0">
              <w:rPr>
                <w:rStyle w:val="Hyperlink"/>
                <w:noProof/>
              </w:rPr>
              <w:t>2.1</w:t>
            </w:r>
            <w:r w:rsidR="003243D6">
              <w:rPr>
                <w:rFonts w:asciiTheme="minorHAnsi" w:eastAsiaTheme="minorEastAsia" w:hAnsiTheme="minorHAnsi"/>
                <w:noProof/>
                <w:sz w:val="22"/>
                <w:lang w:eastAsia="de-DE"/>
              </w:rPr>
              <w:tab/>
            </w:r>
            <w:r w:rsidR="003243D6" w:rsidRPr="00383DD0">
              <w:rPr>
                <w:rStyle w:val="Hyperlink"/>
                <w:noProof/>
              </w:rPr>
              <w:t>Allgemeine Anforderungen</w:t>
            </w:r>
            <w:r w:rsidR="003243D6">
              <w:rPr>
                <w:noProof/>
                <w:webHidden/>
              </w:rPr>
              <w:tab/>
            </w:r>
            <w:r w:rsidR="003243D6">
              <w:rPr>
                <w:noProof/>
                <w:webHidden/>
              </w:rPr>
              <w:fldChar w:fldCharType="begin"/>
            </w:r>
            <w:r w:rsidR="003243D6">
              <w:rPr>
                <w:noProof/>
                <w:webHidden/>
              </w:rPr>
              <w:instrText xml:space="preserve"> PAGEREF _Toc31117086 \h </w:instrText>
            </w:r>
            <w:r w:rsidR="003243D6">
              <w:rPr>
                <w:noProof/>
                <w:webHidden/>
              </w:rPr>
            </w:r>
            <w:r w:rsidR="003243D6">
              <w:rPr>
                <w:noProof/>
                <w:webHidden/>
              </w:rPr>
              <w:fldChar w:fldCharType="separate"/>
            </w:r>
            <w:r w:rsidR="003243D6">
              <w:rPr>
                <w:noProof/>
                <w:webHidden/>
              </w:rPr>
              <w:t>2</w:t>
            </w:r>
            <w:r w:rsidR="003243D6">
              <w:rPr>
                <w:noProof/>
                <w:webHidden/>
              </w:rPr>
              <w:fldChar w:fldCharType="end"/>
            </w:r>
          </w:hyperlink>
        </w:p>
        <w:p w14:paraId="056D9DD2" w14:textId="6598C6C6" w:rsidR="003243D6" w:rsidRDefault="00B31DA2">
          <w:pPr>
            <w:pStyle w:val="Verzeichnis2"/>
            <w:tabs>
              <w:tab w:val="left" w:pos="880"/>
              <w:tab w:val="right" w:leader="dot" w:pos="9062"/>
            </w:tabs>
            <w:rPr>
              <w:rFonts w:asciiTheme="minorHAnsi" w:eastAsiaTheme="minorEastAsia" w:hAnsiTheme="minorHAnsi"/>
              <w:noProof/>
              <w:sz w:val="22"/>
              <w:lang w:eastAsia="de-DE"/>
            </w:rPr>
          </w:pPr>
          <w:hyperlink w:anchor="_Toc31117087" w:history="1">
            <w:r w:rsidR="003243D6" w:rsidRPr="00383DD0">
              <w:rPr>
                <w:rStyle w:val="Hyperlink"/>
                <w:noProof/>
              </w:rPr>
              <w:t>2.2</w:t>
            </w:r>
            <w:r w:rsidR="003243D6">
              <w:rPr>
                <w:rFonts w:asciiTheme="minorHAnsi" w:eastAsiaTheme="minorEastAsia" w:hAnsiTheme="minorHAnsi"/>
                <w:noProof/>
                <w:sz w:val="22"/>
                <w:lang w:eastAsia="de-DE"/>
              </w:rPr>
              <w:tab/>
            </w:r>
            <w:r w:rsidR="003243D6" w:rsidRPr="00383DD0">
              <w:rPr>
                <w:rStyle w:val="Hyperlink"/>
                <w:noProof/>
              </w:rPr>
              <w:t>Feature Liste</w:t>
            </w:r>
            <w:r w:rsidR="003243D6">
              <w:rPr>
                <w:noProof/>
                <w:webHidden/>
              </w:rPr>
              <w:tab/>
            </w:r>
            <w:r w:rsidR="003243D6">
              <w:rPr>
                <w:noProof/>
                <w:webHidden/>
              </w:rPr>
              <w:fldChar w:fldCharType="begin"/>
            </w:r>
            <w:r w:rsidR="003243D6">
              <w:rPr>
                <w:noProof/>
                <w:webHidden/>
              </w:rPr>
              <w:instrText xml:space="preserve"> PAGEREF _Toc31117087 \h </w:instrText>
            </w:r>
            <w:r w:rsidR="003243D6">
              <w:rPr>
                <w:noProof/>
                <w:webHidden/>
              </w:rPr>
            </w:r>
            <w:r w:rsidR="003243D6">
              <w:rPr>
                <w:noProof/>
                <w:webHidden/>
              </w:rPr>
              <w:fldChar w:fldCharType="separate"/>
            </w:r>
            <w:r w:rsidR="003243D6">
              <w:rPr>
                <w:noProof/>
                <w:webHidden/>
              </w:rPr>
              <w:t>3</w:t>
            </w:r>
            <w:r w:rsidR="003243D6">
              <w:rPr>
                <w:noProof/>
                <w:webHidden/>
              </w:rPr>
              <w:fldChar w:fldCharType="end"/>
            </w:r>
          </w:hyperlink>
        </w:p>
        <w:p w14:paraId="594C2AA6" w14:textId="7CDE1EBD"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088" w:history="1">
            <w:r w:rsidR="003243D6" w:rsidRPr="00383DD0">
              <w:rPr>
                <w:rStyle w:val="Hyperlink"/>
                <w:noProof/>
              </w:rPr>
              <w:t>2.2.1</w:t>
            </w:r>
            <w:r w:rsidR="003243D6">
              <w:rPr>
                <w:rFonts w:asciiTheme="minorHAnsi" w:eastAsiaTheme="minorEastAsia" w:hAnsiTheme="minorHAnsi"/>
                <w:noProof/>
                <w:sz w:val="22"/>
                <w:lang w:eastAsia="de-DE"/>
              </w:rPr>
              <w:tab/>
            </w:r>
            <w:r w:rsidR="003243D6" w:rsidRPr="00383DD0">
              <w:rPr>
                <w:rStyle w:val="Hyperlink"/>
                <w:noProof/>
              </w:rPr>
              <w:t>Schichten</w:t>
            </w:r>
            <w:r w:rsidR="003243D6">
              <w:rPr>
                <w:noProof/>
                <w:webHidden/>
              </w:rPr>
              <w:tab/>
            </w:r>
            <w:r w:rsidR="003243D6">
              <w:rPr>
                <w:noProof/>
                <w:webHidden/>
              </w:rPr>
              <w:fldChar w:fldCharType="begin"/>
            </w:r>
            <w:r w:rsidR="003243D6">
              <w:rPr>
                <w:noProof/>
                <w:webHidden/>
              </w:rPr>
              <w:instrText xml:space="preserve"> PAGEREF _Toc31117088 \h </w:instrText>
            </w:r>
            <w:r w:rsidR="003243D6">
              <w:rPr>
                <w:noProof/>
                <w:webHidden/>
              </w:rPr>
            </w:r>
            <w:r w:rsidR="003243D6">
              <w:rPr>
                <w:noProof/>
                <w:webHidden/>
              </w:rPr>
              <w:fldChar w:fldCharType="separate"/>
            </w:r>
            <w:r w:rsidR="003243D6">
              <w:rPr>
                <w:noProof/>
                <w:webHidden/>
              </w:rPr>
              <w:t>3</w:t>
            </w:r>
            <w:r w:rsidR="003243D6">
              <w:rPr>
                <w:noProof/>
                <w:webHidden/>
              </w:rPr>
              <w:fldChar w:fldCharType="end"/>
            </w:r>
          </w:hyperlink>
        </w:p>
        <w:p w14:paraId="5A0D0655" w14:textId="1F87E4BB"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089" w:history="1">
            <w:r w:rsidR="003243D6" w:rsidRPr="00383DD0">
              <w:rPr>
                <w:rStyle w:val="Hyperlink"/>
                <w:noProof/>
              </w:rPr>
              <w:t>2.2.2</w:t>
            </w:r>
            <w:r w:rsidR="003243D6">
              <w:rPr>
                <w:rFonts w:asciiTheme="minorHAnsi" w:eastAsiaTheme="minorEastAsia" w:hAnsiTheme="minorHAnsi"/>
                <w:noProof/>
                <w:sz w:val="22"/>
                <w:lang w:eastAsia="de-DE"/>
              </w:rPr>
              <w:tab/>
            </w:r>
            <w:r w:rsidR="003243D6" w:rsidRPr="00383DD0">
              <w:rPr>
                <w:rStyle w:val="Hyperlink"/>
                <w:noProof/>
              </w:rPr>
              <w:t>FiFo-Regel</w:t>
            </w:r>
            <w:r w:rsidR="003243D6">
              <w:rPr>
                <w:noProof/>
                <w:webHidden/>
              </w:rPr>
              <w:tab/>
            </w:r>
            <w:r w:rsidR="003243D6">
              <w:rPr>
                <w:noProof/>
                <w:webHidden/>
              </w:rPr>
              <w:fldChar w:fldCharType="begin"/>
            </w:r>
            <w:r w:rsidR="003243D6">
              <w:rPr>
                <w:noProof/>
                <w:webHidden/>
              </w:rPr>
              <w:instrText xml:space="preserve"> PAGEREF _Toc31117089 \h </w:instrText>
            </w:r>
            <w:r w:rsidR="003243D6">
              <w:rPr>
                <w:noProof/>
                <w:webHidden/>
              </w:rPr>
            </w:r>
            <w:r w:rsidR="003243D6">
              <w:rPr>
                <w:noProof/>
                <w:webHidden/>
              </w:rPr>
              <w:fldChar w:fldCharType="separate"/>
            </w:r>
            <w:r w:rsidR="003243D6">
              <w:rPr>
                <w:noProof/>
                <w:webHidden/>
              </w:rPr>
              <w:t>3</w:t>
            </w:r>
            <w:r w:rsidR="003243D6">
              <w:rPr>
                <w:noProof/>
                <w:webHidden/>
              </w:rPr>
              <w:fldChar w:fldCharType="end"/>
            </w:r>
          </w:hyperlink>
        </w:p>
        <w:p w14:paraId="40B8D786" w14:textId="2AF5E043"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090" w:history="1">
            <w:r w:rsidR="003243D6" w:rsidRPr="00383DD0">
              <w:rPr>
                <w:rStyle w:val="Hyperlink"/>
                <w:noProof/>
              </w:rPr>
              <w:t>2.2.3</w:t>
            </w:r>
            <w:r w:rsidR="003243D6">
              <w:rPr>
                <w:rFonts w:asciiTheme="minorHAnsi" w:eastAsiaTheme="minorEastAsia" w:hAnsiTheme="minorHAnsi"/>
                <w:noProof/>
                <w:sz w:val="22"/>
                <w:lang w:eastAsia="de-DE"/>
              </w:rPr>
              <w:tab/>
            </w:r>
            <w:r w:rsidR="003243D6" w:rsidRPr="00383DD0">
              <w:rPr>
                <w:rStyle w:val="Hyperlink"/>
                <w:noProof/>
              </w:rPr>
              <w:t>Pausenplanung</w:t>
            </w:r>
            <w:r w:rsidR="003243D6">
              <w:rPr>
                <w:noProof/>
                <w:webHidden/>
              </w:rPr>
              <w:tab/>
            </w:r>
            <w:r w:rsidR="003243D6">
              <w:rPr>
                <w:noProof/>
                <w:webHidden/>
              </w:rPr>
              <w:fldChar w:fldCharType="begin"/>
            </w:r>
            <w:r w:rsidR="003243D6">
              <w:rPr>
                <w:noProof/>
                <w:webHidden/>
              </w:rPr>
              <w:instrText xml:space="preserve"> PAGEREF _Toc31117090 \h </w:instrText>
            </w:r>
            <w:r w:rsidR="003243D6">
              <w:rPr>
                <w:noProof/>
                <w:webHidden/>
              </w:rPr>
            </w:r>
            <w:r w:rsidR="003243D6">
              <w:rPr>
                <w:noProof/>
                <w:webHidden/>
              </w:rPr>
              <w:fldChar w:fldCharType="separate"/>
            </w:r>
            <w:r w:rsidR="003243D6">
              <w:rPr>
                <w:noProof/>
                <w:webHidden/>
              </w:rPr>
              <w:t>4</w:t>
            </w:r>
            <w:r w:rsidR="003243D6">
              <w:rPr>
                <w:noProof/>
                <w:webHidden/>
              </w:rPr>
              <w:fldChar w:fldCharType="end"/>
            </w:r>
          </w:hyperlink>
        </w:p>
        <w:p w14:paraId="0E31180F" w14:textId="49ECCF42"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091" w:history="1">
            <w:r w:rsidR="003243D6" w:rsidRPr="00383DD0">
              <w:rPr>
                <w:rStyle w:val="Hyperlink"/>
                <w:noProof/>
              </w:rPr>
              <w:t>2.2.4</w:t>
            </w:r>
            <w:r w:rsidR="003243D6">
              <w:rPr>
                <w:rFonts w:asciiTheme="minorHAnsi" w:eastAsiaTheme="minorEastAsia" w:hAnsiTheme="minorHAnsi"/>
                <w:noProof/>
                <w:sz w:val="22"/>
                <w:lang w:eastAsia="de-DE"/>
              </w:rPr>
              <w:tab/>
            </w:r>
            <w:r w:rsidR="003243D6" w:rsidRPr="00383DD0">
              <w:rPr>
                <w:rStyle w:val="Hyperlink"/>
                <w:noProof/>
              </w:rPr>
              <w:t>Zeitfenster/Deadline</w:t>
            </w:r>
            <w:r w:rsidR="003243D6">
              <w:rPr>
                <w:noProof/>
                <w:webHidden/>
              </w:rPr>
              <w:tab/>
            </w:r>
            <w:r w:rsidR="003243D6">
              <w:rPr>
                <w:noProof/>
                <w:webHidden/>
              </w:rPr>
              <w:fldChar w:fldCharType="begin"/>
            </w:r>
            <w:r w:rsidR="003243D6">
              <w:rPr>
                <w:noProof/>
                <w:webHidden/>
              </w:rPr>
              <w:instrText xml:space="preserve"> PAGEREF _Toc31117091 \h </w:instrText>
            </w:r>
            <w:r w:rsidR="003243D6">
              <w:rPr>
                <w:noProof/>
                <w:webHidden/>
              </w:rPr>
            </w:r>
            <w:r w:rsidR="003243D6">
              <w:rPr>
                <w:noProof/>
                <w:webHidden/>
              </w:rPr>
              <w:fldChar w:fldCharType="separate"/>
            </w:r>
            <w:r w:rsidR="003243D6">
              <w:rPr>
                <w:noProof/>
                <w:webHidden/>
              </w:rPr>
              <w:t>4</w:t>
            </w:r>
            <w:r w:rsidR="003243D6">
              <w:rPr>
                <w:noProof/>
                <w:webHidden/>
              </w:rPr>
              <w:fldChar w:fldCharType="end"/>
            </w:r>
          </w:hyperlink>
        </w:p>
        <w:p w14:paraId="0C74ABE7" w14:textId="6C9AD733"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092" w:history="1">
            <w:r w:rsidR="003243D6" w:rsidRPr="00383DD0">
              <w:rPr>
                <w:rStyle w:val="Hyperlink"/>
                <w:noProof/>
              </w:rPr>
              <w:t>2.2.5</w:t>
            </w:r>
            <w:r w:rsidR="003243D6">
              <w:rPr>
                <w:rFonts w:asciiTheme="minorHAnsi" w:eastAsiaTheme="minorEastAsia" w:hAnsiTheme="minorHAnsi"/>
                <w:noProof/>
                <w:sz w:val="22"/>
                <w:lang w:eastAsia="de-DE"/>
              </w:rPr>
              <w:tab/>
            </w:r>
            <w:r w:rsidR="003243D6" w:rsidRPr="00383DD0">
              <w:rPr>
                <w:rStyle w:val="Hyperlink"/>
                <w:noProof/>
              </w:rPr>
              <w:t>Lieferfluss</w:t>
            </w:r>
            <w:r w:rsidR="003243D6">
              <w:rPr>
                <w:noProof/>
                <w:webHidden/>
              </w:rPr>
              <w:tab/>
            </w:r>
            <w:r w:rsidR="003243D6">
              <w:rPr>
                <w:noProof/>
                <w:webHidden/>
              </w:rPr>
              <w:fldChar w:fldCharType="begin"/>
            </w:r>
            <w:r w:rsidR="003243D6">
              <w:rPr>
                <w:noProof/>
                <w:webHidden/>
              </w:rPr>
              <w:instrText xml:space="preserve"> PAGEREF _Toc31117092 \h </w:instrText>
            </w:r>
            <w:r w:rsidR="003243D6">
              <w:rPr>
                <w:noProof/>
                <w:webHidden/>
              </w:rPr>
            </w:r>
            <w:r w:rsidR="003243D6">
              <w:rPr>
                <w:noProof/>
                <w:webHidden/>
              </w:rPr>
              <w:fldChar w:fldCharType="separate"/>
            </w:r>
            <w:r w:rsidR="003243D6">
              <w:rPr>
                <w:noProof/>
                <w:webHidden/>
              </w:rPr>
              <w:t>4</w:t>
            </w:r>
            <w:r w:rsidR="003243D6">
              <w:rPr>
                <w:noProof/>
                <w:webHidden/>
              </w:rPr>
              <w:fldChar w:fldCharType="end"/>
            </w:r>
          </w:hyperlink>
        </w:p>
        <w:p w14:paraId="72F37616" w14:textId="7A3F8928"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093" w:history="1">
            <w:r w:rsidR="003243D6" w:rsidRPr="00383DD0">
              <w:rPr>
                <w:rStyle w:val="Hyperlink"/>
                <w:noProof/>
              </w:rPr>
              <w:t>2.2.6</w:t>
            </w:r>
            <w:r w:rsidR="003243D6">
              <w:rPr>
                <w:rFonts w:asciiTheme="minorHAnsi" w:eastAsiaTheme="minorEastAsia" w:hAnsiTheme="minorHAnsi"/>
                <w:noProof/>
                <w:sz w:val="22"/>
                <w:lang w:eastAsia="de-DE"/>
              </w:rPr>
              <w:tab/>
            </w:r>
            <w:r w:rsidR="003243D6" w:rsidRPr="00383DD0">
              <w:rPr>
                <w:rStyle w:val="Hyperlink"/>
                <w:noProof/>
              </w:rPr>
              <w:t>Properties/Exclusions</w:t>
            </w:r>
            <w:r w:rsidR="003243D6">
              <w:rPr>
                <w:noProof/>
                <w:webHidden/>
              </w:rPr>
              <w:tab/>
            </w:r>
            <w:r w:rsidR="003243D6">
              <w:rPr>
                <w:noProof/>
                <w:webHidden/>
              </w:rPr>
              <w:fldChar w:fldCharType="begin"/>
            </w:r>
            <w:r w:rsidR="003243D6">
              <w:rPr>
                <w:noProof/>
                <w:webHidden/>
              </w:rPr>
              <w:instrText xml:space="preserve"> PAGEREF _Toc31117093 \h </w:instrText>
            </w:r>
            <w:r w:rsidR="003243D6">
              <w:rPr>
                <w:noProof/>
                <w:webHidden/>
              </w:rPr>
            </w:r>
            <w:r w:rsidR="003243D6">
              <w:rPr>
                <w:noProof/>
                <w:webHidden/>
              </w:rPr>
              <w:fldChar w:fldCharType="separate"/>
            </w:r>
            <w:r w:rsidR="003243D6">
              <w:rPr>
                <w:noProof/>
                <w:webHidden/>
              </w:rPr>
              <w:t>4</w:t>
            </w:r>
            <w:r w:rsidR="003243D6">
              <w:rPr>
                <w:noProof/>
                <w:webHidden/>
              </w:rPr>
              <w:fldChar w:fldCharType="end"/>
            </w:r>
          </w:hyperlink>
        </w:p>
        <w:p w14:paraId="01061A8A" w14:textId="3861C8BD"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094" w:history="1">
            <w:r w:rsidR="003243D6" w:rsidRPr="00383DD0">
              <w:rPr>
                <w:rStyle w:val="Hyperlink"/>
                <w:noProof/>
              </w:rPr>
              <w:t>2.2.7</w:t>
            </w:r>
            <w:r w:rsidR="003243D6">
              <w:rPr>
                <w:rFonts w:asciiTheme="minorHAnsi" w:eastAsiaTheme="minorEastAsia" w:hAnsiTheme="minorHAnsi"/>
                <w:noProof/>
                <w:sz w:val="22"/>
                <w:lang w:eastAsia="de-DE"/>
              </w:rPr>
              <w:tab/>
            </w:r>
            <w:r w:rsidR="003243D6" w:rsidRPr="00383DD0">
              <w:rPr>
                <w:rStyle w:val="Hyperlink"/>
                <w:noProof/>
              </w:rPr>
              <w:t>Fahrzeugkapazitäten/Restmengen</w:t>
            </w:r>
            <w:r w:rsidR="003243D6">
              <w:rPr>
                <w:noProof/>
                <w:webHidden/>
              </w:rPr>
              <w:tab/>
            </w:r>
            <w:r w:rsidR="003243D6">
              <w:rPr>
                <w:noProof/>
                <w:webHidden/>
              </w:rPr>
              <w:fldChar w:fldCharType="begin"/>
            </w:r>
            <w:r w:rsidR="003243D6">
              <w:rPr>
                <w:noProof/>
                <w:webHidden/>
              </w:rPr>
              <w:instrText xml:space="preserve"> PAGEREF _Toc31117094 \h </w:instrText>
            </w:r>
            <w:r w:rsidR="003243D6">
              <w:rPr>
                <w:noProof/>
                <w:webHidden/>
              </w:rPr>
            </w:r>
            <w:r w:rsidR="003243D6">
              <w:rPr>
                <w:noProof/>
                <w:webHidden/>
              </w:rPr>
              <w:fldChar w:fldCharType="separate"/>
            </w:r>
            <w:r w:rsidR="003243D6">
              <w:rPr>
                <w:noProof/>
                <w:webHidden/>
              </w:rPr>
              <w:t>5</w:t>
            </w:r>
            <w:r w:rsidR="003243D6">
              <w:rPr>
                <w:noProof/>
                <w:webHidden/>
              </w:rPr>
              <w:fldChar w:fldCharType="end"/>
            </w:r>
          </w:hyperlink>
        </w:p>
        <w:p w14:paraId="6234CD03" w14:textId="56560A23"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095" w:history="1">
            <w:r w:rsidR="003243D6" w:rsidRPr="00383DD0">
              <w:rPr>
                <w:rStyle w:val="Hyperlink"/>
                <w:noProof/>
              </w:rPr>
              <w:t>2.2.8</w:t>
            </w:r>
            <w:r w:rsidR="003243D6">
              <w:rPr>
                <w:rFonts w:asciiTheme="minorHAnsi" w:eastAsiaTheme="minorEastAsia" w:hAnsiTheme="minorHAnsi"/>
                <w:noProof/>
                <w:sz w:val="22"/>
                <w:lang w:eastAsia="de-DE"/>
              </w:rPr>
              <w:tab/>
            </w:r>
            <w:r w:rsidR="003243D6" w:rsidRPr="00383DD0">
              <w:rPr>
                <w:rStyle w:val="Hyperlink"/>
                <w:noProof/>
              </w:rPr>
              <w:t>Öffnungszeiten</w:t>
            </w:r>
            <w:r w:rsidR="003243D6">
              <w:rPr>
                <w:noProof/>
                <w:webHidden/>
              </w:rPr>
              <w:tab/>
            </w:r>
            <w:r w:rsidR="003243D6">
              <w:rPr>
                <w:noProof/>
                <w:webHidden/>
              </w:rPr>
              <w:fldChar w:fldCharType="begin"/>
            </w:r>
            <w:r w:rsidR="003243D6">
              <w:rPr>
                <w:noProof/>
                <w:webHidden/>
              </w:rPr>
              <w:instrText xml:space="preserve"> PAGEREF _Toc31117095 \h </w:instrText>
            </w:r>
            <w:r w:rsidR="003243D6">
              <w:rPr>
                <w:noProof/>
                <w:webHidden/>
              </w:rPr>
            </w:r>
            <w:r w:rsidR="003243D6">
              <w:rPr>
                <w:noProof/>
                <w:webHidden/>
              </w:rPr>
              <w:fldChar w:fldCharType="separate"/>
            </w:r>
            <w:r w:rsidR="003243D6">
              <w:rPr>
                <w:noProof/>
                <w:webHidden/>
              </w:rPr>
              <w:t>5</w:t>
            </w:r>
            <w:r w:rsidR="003243D6">
              <w:rPr>
                <w:noProof/>
                <w:webHidden/>
              </w:rPr>
              <w:fldChar w:fldCharType="end"/>
            </w:r>
          </w:hyperlink>
        </w:p>
        <w:p w14:paraId="1EA9E4BA" w14:textId="53A64DF2"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096" w:history="1">
            <w:r w:rsidR="003243D6" w:rsidRPr="00383DD0">
              <w:rPr>
                <w:rStyle w:val="Hyperlink"/>
                <w:noProof/>
              </w:rPr>
              <w:t>2.2.9</w:t>
            </w:r>
            <w:r w:rsidR="003243D6">
              <w:rPr>
                <w:rFonts w:asciiTheme="minorHAnsi" w:eastAsiaTheme="minorEastAsia" w:hAnsiTheme="minorHAnsi"/>
                <w:noProof/>
                <w:sz w:val="22"/>
                <w:lang w:eastAsia="de-DE"/>
              </w:rPr>
              <w:tab/>
            </w:r>
            <w:r w:rsidR="003243D6" w:rsidRPr="00383DD0">
              <w:rPr>
                <w:rStyle w:val="Hyperlink"/>
                <w:noProof/>
              </w:rPr>
              <w:t>Werksrestriktionen</w:t>
            </w:r>
            <w:r w:rsidR="003243D6">
              <w:rPr>
                <w:noProof/>
                <w:webHidden/>
              </w:rPr>
              <w:tab/>
            </w:r>
            <w:r w:rsidR="003243D6">
              <w:rPr>
                <w:noProof/>
                <w:webHidden/>
              </w:rPr>
              <w:fldChar w:fldCharType="begin"/>
            </w:r>
            <w:r w:rsidR="003243D6">
              <w:rPr>
                <w:noProof/>
                <w:webHidden/>
              </w:rPr>
              <w:instrText xml:space="preserve"> PAGEREF _Toc31117096 \h </w:instrText>
            </w:r>
            <w:r w:rsidR="003243D6">
              <w:rPr>
                <w:noProof/>
                <w:webHidden/>
              </w:rPr>
            </w:r>
            <w:r w:rsidR="003243D6">
              <w:rPr>
                <w:noProof/>
                <w:webHidden/>
              </w:rPr>
              <w:fldChar w:fldCharType="separate"/>
            </w:r>
            <w:r w:rsidR="003243D6">
              <w:rPr>
                <w:noProof/>
                <w:webHidden/>
              </w:rPr>
              <w:t>6</w:t>
            </w:r>
            <w:r w:rsidR="003243D6">
              <w:rPr>
                <w:noProof/>
                <w:webHidden/>
              </w:rPr>
              <w:fldChar w:fldCharType="end"/>
            </w:r>
          </w:hyperlink>
        </w:p>
        <w:p w14:paraId="76B88371" w14:textId="78526120" w:rsidR="003243D6" w:rsidRDefault="00B31DA2">
          <w:pPr>
            <w:pStyle w:val="Verzeichnis3"/>
            <w:tabs>
              <w:tab w:val="left" w:pos="1540"/>
              <w:tab w:val="right" w:leader="dot" w:pos="9062"/>
            </w:tabs>
            <w:rPr>
              <w:rFonts w:asciiTheme="minorHAnsi" w:eastAsiaTheme="minorEastAsia" w:hAnsiTheme="minorHAnsi"/>
              <w:noProof/>
              <w:sz w:val="22"/>
              <w:lang w:eastAsia="de-DE"/>
            </w:rPr>
          </w:pPr>
          <w:hyperlink w:anchor="_Toc31117097" w:history="1">
            <w:r w:rsidR="003243D6" w:rsidRPr="00383DD0">
              <w:rPr>
                <w:rStyle w:val="Hyperlink"/>
                <w:noProof/>
              </w:rPr>
              <w:t>2.2.10</w:t>
            </w:r>
            <w:r w:rsidR="003243D6">
              <w:rPr>
                <w:rFonts w:asciiTheme="minorHAnsi" w:eastAsiaTheme="minorEastAsia" w:hAnsiTheme="minorHAnsi"/>
                <w:noProof/>
                <w:sz w:val="22"/>
                <w:lang w:eastAsia="de-DE"/>
              </w:rPr>
              <w:tab/>
            </w:r>
            <w:r w:rsidR="003243D6" w:rsidRPr="00383DD0">
              <w:rPr>
                <w:rStyle w:val="Hyperlink"/>
                <w:noProof/>
              </w:rPr>
              <w:t>Prioritäten</w:t>
            </w:r>
            <w:r w:rsidR="003243D6">
              <w:rPr>
                <w:noProof/>
                <w:webHidden/>
              </w:rPr>
              <w:tab/>
            </w:r>
            <w:r w:rsidR="003243D6">
              <w:rPr>
                <w:noProof/>
                <w:webHidden/>
              </w:rPr>
              <w:fldChar w:fldCharType="begin"/>
            </w:r>
            <w:r w:rsidR="003243D6">
              <w:rPr>
                <w:noProof/>
                <w:webHidden/>
              </w:rPr>
              <w:instrText xml:space="preserve"> PAGEREF _Toc31117097 \h </w:instrText>
            </w:r>
            <w:r w:rsidR="003243D6">
              <w:rPr>
                <w:noProof/>
                <w:webHidden/>
              </w:rPr>
            </w:r>
            <w:r w:rsidR="003243D6">
              <w:rPr>
                <w:noProof/>
                <w:webHidden/>
              </w:rPr>
              <w:fldChar w:fldCharType="separate"/>
            </w:r>
            <w:r w:rsidR="003243D6">
              <w:rPr>
                <w:noProof/>
                <w:webHidden/>
              </w:rPr>
              <w:t>6</w:t>
            </w:r>
            <w:r w:rsidR="003243D6">
              <w:rPr>
                <w:noProof/>
                <w:webHidden/>
              </w:rPr>
              <w:fldChar w:fldCharType="end"/>
            </w:r>
          </w:hyperlink>
        </w:p>
        <w:p w14:paraId="1F977805" w14:textId="5F72C991" w:rsidR="003243D6" w:rsidRDefault="00B31DA2">
          <w:pPr>
            <w:pStyle w:val="Verzeichnis3"/>
            <w:tabs>
              <w:tab w:val="left" w:pos="1540"/>
              <w:tab w:val="right" w:leader="dot" w:pos="9062"/>
            </w:tabs>
            <w:rPr>
              <w:rFonts w:asciiTheme="minorHAnsi" w:eastAsiaTheme="minorEastAsia" w:hAnsiTheme="minorHAnsi"/>
              <w:noProof/>
              <w:sz w:val="22"/>
              <w:lang w:eastAsia="de-DE"/>
            </w:rPr>
          </w:pPr>
          <w:hyperlink w:anchor="_Toc31117098" w:history="1">
            <w:r w:rsidR="003243D6" w:rsidRPr="00383DD0">
              <w:rPr>
                <w:rStyle w:val="Hyperlink"/>
                <w:noProof/>
              </w:rPr>
              <w:t>2.2.11</w:t>
            </w:r>
            <w:r w:rsidR="003243D6">
              <w:rPr>
                <w:rFonts w:asciiTheme="minorHAnsi" w:eastAsiaTheme="minorEastAsia" w:hAnsiTheme="minorHAnsi"/>
                <w:noProof/>
                <w:sz w:val="22"/>
                <w:lang w:eastAsia="de-DE"/>
              </w:rPr>
              <w:tab/>
            </w:r>
            <w:r w:rsidR="003243D6" w:rsidRPr="00383DD0">
              <w:rPr>
                <w:rStyle w:val="Hyperlink"/>
                <w:noProof/>
              </w:rPr>
              <w:t>Alternative Lieferwerke/ Minimum Rip</w:t>
            </w:r>
            <w:r w:rsidR="003243D6">
              <w:rPr>
                <w:noProof/>
                <w:webHidden/>
              </w:rPr>
              <w:tab/>
            </w:r>
            <w:r w:rsidR="003243D6">
              <w:rPr>
                <w:noProof/>
                <w:webHidden/>
              </w:rPr>
              <w:fldChar w:fldCharType="begin"/>
            </w:r>
            <w:r w:rsidR="003243D6">
              <w:rPr>
                <w:noProof/>
                <w:webHidden/>
              </w:rPr>
              <w:instrText xml:space="preserve"> PAGEREF _Toc31117098 \h </w:instrText>
            </w:r>
            <w:r w:rsidR="003243D6">
              <w:rPr>
                <w:noProof/>
                <w:webHidden/>
              </w:rPr>
            </w:r>
            <w:r w:rsidR="003243D6">
              <w:rPr>
                <w:noProof/>
                <w:webHidden/>
              </w:rPr>
              <w:fldChar w:fldCharType="separate"/>
            </w:r>
            <w:r w:rsidR="003243D6">
              <w:rPr>
                <w:noProof/>
                <w:webHidden/>
              </w:rPr>
              <w:t>6</w:t>
            </w:r>
            <w:r w:rsidR="003243D6">
              <w:rPr>
                <w:noProof/>
                <w:webHidden/>
              </w:rPr>
              <w:fldChar w:fldCharType="end"/>
            </w:r>
          </w:hyperlink>
        </w:p>
        <w:p w14:paraId="10E415EF" w14:textId="2223D921" w:rsidR="003243D6" w:rsidRDefault="00B31DA2">
          <w:pPr>
            <w:pStyle w:val="Verzeichnis3"/>
            <w:tabs>
              <w:tab w:val="left" w:pos="1540"/>
              <w:tab w:val="right" w:leader="dot" w:pos="9062"/>
            </w:tabs>
            <w:rPr>
              <w:rFonts w:asciiTheme="minorHAnsi" w:eastAsiaTheme="minorEastAsia" w:hAnsiTheme="minorHAnsi"/>
              <w:noProof/>
              <w:sz w:val="22"/>
              <w:lang w:eastAsia="de-DE"/>
            </w:rPr>
          </w:pPr>
          <w:hyperlink w:anchor="_Toc31117099" w:history="1">
            <w:r w:rsidR="003243D6" w:rsidRPr="00383DD0">
              <w:rPr>
                <w:rStyle w:val="Hyperlink"/>
                <w:noProof/>
              </w:rPr>
              <w:t>2.2.12</w:t>
            </w:r>
            <w:r w:rsidR="003243D6">
              <w:rPr>
                <w:rFonts w:asciiTheme="minorHAnsi" w:eastAsiaTheme="minorEastAsia" w:hAnsiTheme="minorHAnsi"/>
                <w:noProof/>
                <w:sz w:val="22"/>
                <w:lang w:eastAsia="de-DE"/>
              </w:rPr>
              <w:tab/>
            </w:r>
            <w:r w:rsidR="003243D6" w:rsidRPr="00383DD0">
              <w:rPr>
                <w:rStyle w:val="Hyperlink"/>
                <w:noProof/>
              </w:rPr>
              <w:t>Milkrun/Multidrop</w:t>
            </w:r>
            <w:r w:rsidR="003243D6">
              <w:rPr>
                <w:noProof/>
                <w:webHidden/>
              </w:rPr>
              <w:tab/>
            </w:r>
            <w:r w:rsidR="003243D6">
              <w:rPr>
                <w:noProof/>
                <w:webHidden/>
              </w:rPr>
              <w:fldChar w:fldCharType="begin"/>
            </w:r>
            <w:r w:rsidR="003243D6">
              <w:rPr>
                <w:noProof/>
                <w:webHidden/>
              </w:rPr>
              <w:instrText xml:space="preserve"> PAGEREF _Toc31117099 \h </w:instrText>
            </w:r>
            <w:r w:rsidR="003243D6">
              <w:rPr>
                <w:noProof/>
                <w:webHidden/>
              </w:rPr>
            </w:r>
            <w:r w:rsidR="003243D6">
              <w:rPr>
                <w:noProof/>
                <w:webHidden/>
              </w:rPr>
              <w:fldChar w:fldCharType="separate"/>
            </w:r>
            <w:r w:rsidR="003243D6">
              <w:rPr>
                <w:noProof/>
                <w:webHidden/>
              </w:rPr>
              <w:t>6</w:t>
            </w:r>
            <w:r w:rsidR="003243D6">
              <w:rPr>
                <w:noProof/>
                <w:webHidden/>
              </w:rPr>
              <w:fldChar w:fldCharType="end"/>
            </w:r>
          </w:hyperlink>
        </w:p>
        <w:p w14:paraId="192A3B8E" w14:textId="6CBE8853" w:rsidR="003243D6" w:rsidRDefault="00B31DA2">
          <w:pPr>
            <w:pStyle w:val="Verzeichnis3"/>
            <w:tabs>
              <w:tab w:val="left" w:pos="1540"/>
              <w:tab w:val="right" w:leader="dot" w:pos="9062"/>
            </w:tabs>
            <w:rPr>
              <w:rFonts w:asciiTheme="minorHAnsi" w:eastAsiaTheme="minorEastAsia" w:hAnsiTheme="minorHAnsi"/>
              <w:noProof/>
              <w:sz w:val="22"/>
              <w:lang w:eastAsia="de-DE"/>
            </w:rPr>
          </w:pPr>
          <w:hyperlink w:anchor="_Toc31117100" w:history="1">
            <w:r w:rsidR="003243D6" w:rsidRPr="00383DD0">
              <w:rPr>
                <w:rStyle w:val="Hyperlink"/>
                <w:noProof/>
              </w:rPr>
              <w:t>2.2.13</w:t>
            </w:r>
            <w:r w:rsidR="003243D6">
              <w:rPr>
                <w:rFonts w:asciiTheme="minorHAnsi" w:eastAsiaTheme="minorEastAsia" w:hAnsiTheme="minorHAnsi"/>
                <w:noProof/>
                <w:sz w:val="22"/>
                <w:lang w:eastAsia="de-DE"/>
              </w:rPr>
              <w:tab/>
            </w:r>
            <w:r w:rsidR="003243D6" w:rsidRPr="00383DD0">
              <w:rPr>
                <w:rStyle w:val="Hyperlink"/>
                <w:noProof/>
              </w:rPr>
              <w:t>Waschzeiten</w:t>
            </w:r>
            <w:r w:rsidR="003243D6">
              <w:rPr>
                <w:noProof/>
                <w:webHidden/>
              </w:rPr>
              <w:tab/>
            </w:r>
            <w:r w:rsidR="003243D6">
              <w:rPr>
                <w:noProof/>
                <w:webHidden/>
              </w:rPr>
              <w:fldChar w:fldCharType="begin"/>
            </w:r>
            <w:r w:rsidR="003243D6">
              <w:rPr>
                <w:noProof/>
                <w:webHidden/>
              </w:rPr>
              <w:instrText xml:space="preserve"> PAGEREF _Toc31117100 \h </w:instrText>
            </w:r>
            <w:r w:rsidR="003243D6">
              <w:rPr>
                <w:noProof/>
                <w:webHidden/>
              </w:rPr>
            </w:r>
            <w:r w:rsidR="003243D6">
              <w:rPr>
                <w:noProof/>
                <w:webHidden/>
              </w:rPr>
              <w:fldChar w:fldCharType="separate"/>
            </w:r>
            <w:r w:rsidR="003243D6">
              <w:rPr>
                <w:noProof/>
                <w:webHidden/>
              </w:rPr>
              <w:t>6</w:t>
            </w:r>
            <w:r w:rsidR="003243D6">
              <w:rPr>
                <w:noProof/>
                <w:webHidden/>
              </w:rPr>
              <w:fldChar w:fldCharType="end"/>
            </w:r>
          </w:hyperlink>
        </w:p>
        <w:p w14:paraId="043B863D" w14:textId="0A0E9B18" w:rsidR="003243D6" w:rsidRDefault="00B31DA2">
          <w:pPr>
            <w:pStyle w:val="Verzeichnis3"/>
            <w:tabs>
              <w:tab w:val="left" w:pos="1540"/>
              <w:tab w:val="right" w:leader="dot" w:pos="9062"/>
            </w:tabs>
            <w:rPr>
              <w:rFonts w:asciiTheme="minorHAnsi" w:eastAsiaTheme="minorEastAsia" w:hAnsiTheme="minorHAnsi"/>
              <w:noProof/>
              <w:sz w:val="22"/>
              <w:lang w:eastAsia="de-DE"/>
            </w:rPr>
          </w:pPr>
          <w:hyperlink w:anchor="_Toc31117101" w:history="1">
            <w:r w:rsidR="003243D6" w:rsidRPr="00383DD0">
              <w:rPr>
                <w:rStyle w:val="Hyperlink"/>
                <w:noProof/>
              </w:rPr>
              <w:t>2.2.14</w:t>
            </w:r>
            <w:r w:rsidR="003243D6">
              <w:rPr>
                <w:rFonts w:asciiTheme="minorHAnsi" w:eastAsiaTheme="minorEastAsia" w:hAnsiTheme="minorHAnsi"/>
                <w:noProof/>
                <w:sz w:val="22"/>
                <w:lang w:eastAsia="de-DE"/>
              </w:rPr>
              <w:tab/>
            </w:r>
            <w:r w:rsidR="003243D6" w:rsidRPr="00383DD0">
              <w:rPr>
                <w:rStyle w:val="Hyperlink"/>
                <w:noProof/>
              </w:rPr>
              <w:t>Predecessor</w:t>
            </w:r>
            <w:r w:rsidR="003243D6">
              <w:rPr>
                <w:noProof/>
                <w:webHidden/>
              </w:rPr>
              <w:tab/>
            </w:r>
            <w:r w:rsidR="003243D6">
              <w:rPr>
                <w:noProof/>
                <w:webHidden/>
              </w:rPr>
              <w:fldChar w:fldCharType="begin"/>
            </w:r>
            <w:r w:rsidR="003243D6">
              <w:rPr>
                <w:noProof/>
                <w:webHidden/>
              </w:rPr>
              <w:instrText xml:space="preserve"> PAGEREF _Toc31117101 \h </w:instrText>
            </w:r>
            <w:r w:rsidR="003243D6">
              <w:rPr>
                <w:noProof/>
                <w:webHidden/>
              </w:rPr>
            </w:r>
            <w:r w:rsidR="003243D6">
              <w:rPr>
                <w:noProof/>
                <w:webHidden/>
              </w:rPr>
              <w:fldChar w:fldCharType="separate"/>
            </w:r>
            <w:r w:rsidR="003243D6">
              <w:rPr>
                <w:noProof/>
                <w:webHidden/>
              </w:rPr>
              <w:t>7</w:t>
            </w:r>
            <w:r w:rsidR="003243D6">
              <w:rPr>
                <w:noProof/>
                <w:webHidden/>
              </w:rPr>
              <w:fldChar w:fldCharType="end"/>
            </w:r>
          </w:hyperlink>
        </w:p>
        <w:p w14:paraId="7A9988DB" w14:textId="12D62868" w:rsidR="003243D6" w:rsidRDefault="00B31DA2">
          <w:pPr>
            <w:pStyle w:val="Verzeichnis3"/>
            <w:tabs>
              <w:tab w:val="left" w:pos="1540"/>
              <w:tab w:val="right" w:leader="dot" w:pos="9062"/>
            </w:tabs>
            <w:rPr>
              <w:rFonts w:asciiTheme="minorHAnsi" w:eastAsiaTheme="minorEastAsia" w:hAnsiTheme="minorHAnsi"/>
              <w:noProof/>
              <w:sz w:val="22"/>
              <w:lang w:eastAsia="de-DE"/>
            </w:rPr>
          </w:pPr>
          <w:hyperlink w:anchor="_Toc31117102" w:history="1">
            <w:r w:rsidR="003243D6" w:rsidRPr="00383DD0">
              <w:rPr>
                <w:rStyle w:val="Hyperlink"/>
                <w:noProof/>
                <w:lang w:val="en-GB"/>
              </w:rPr>
              <w:t>2.2.15</w:t>
            </w:r>
            <w:r w:rsidR="003243D6">
              <w:rPr>
                <w:rFonts w:asciiTheme="minorHAnsi" w:eastAsiaTheme="minorEastAsia" w:hAnsiTheme="minorHAnsi"/>
                <w:noProof/>
                <w:sz w:val="22"/>
                <w:lang w:eastAsia="de-DE"/>
              </w:rPr>
              <w:tab/>
            </w:r>
            <w:r w:rsidR="003243D6" w:rsidRPr="00383DD0">
              <w:rPr>
                <w:rStyle w:val="Hyperlink"/>
                <w:noProof/>
                <w:lang w:val="en-GB"/>
              </w:rPr>
              <w:t>Max Number of Trucks/ Vehicle List</w:t>
            </w:r>
            <w:r w:rsidR="003243D6">
              <w:rPr>
                <w:noProof/>
                <w:webHidden/>
              </w:rPr>
              <w:tab/>
            </w:r>
            <w:r w:rsidR="003243D6">
              <w:rPr>
                <w:noProof/>
                <w:webHidden/>
              </w:rPr>
              <w:fldChar w:fldCharType="begin"/>
            </w:r>
            <w:r w:rsidR="003243D6">
              <w:rPr>
                <w:noProof/>
                <w:webHidden/>
              </w:rPr>
              <w:instrText xml:space="preserve"> PAGEREF _Toc31117102 \h </w:instrText>
            </w:r>
            <w:r w:rsidR="003243D6">
              <w:rPr>
                <w:noProof/>
                <w:webHidden/>
              </w:rPr>
            </w:r>
            <w:r w:rsidR="003243D6">
              <w:rPr>
                <w:noProof/>
                <w:webHidden/>
              </w:rPr>
              <w:fldChar w:fldCharType="separate"/>
            </w:r>
            <w:r w:rsidR="003243D6">
              <w:rPr>
                <w:noProof/>
                <w:webHidden/>
              </w:rPr>
              <w:t>7</w:t>
            </w:r>
            <w:r w:rsidR="003243D6">
              <w:rPr>
                <w:noProof/>
                <w:webHidden/>
              </w:rPr>
              <w:fldChar w:fldCharType="end"/>
            </w:r>
          </w:hyperlink>
        </w:p>
        <w:p w14:paraId="6F242A53" w14:textId="753A2E75" w:rsidR="003243D6" w:rsidRDefault="00B31DA2">
          <w:pPr>
            <w:pStyle w:val="Verzeichnis3"/>
            <w:tabs>
              <w:tab w:val="left" w:pos="1540"/>
              <w:tab w:val="right" w:leader="dot" w:pos="9062"/>
            </w:tabs>
            <w:rPr>
              <w:rFonts w:asciiTheme="minorHAnsi" w:eastAsiaTheme="minorEastAsia" w:hAnsiTheme="minorHAnsi"/>
              <w:noProof/>
              <w:sz w:val="22"/>
              <w:lang w:eastAsia="de-DE"/>
            </w:rPr>
          </w:pPr>
          <w:hyperlink w:anchor="_Toc31117103" w:history="1">
            <w:r w:rsidR="003243D6" w:rsidRPr="00383DD0">
              <w:rPr>
                <w:rStyle w:val="Hyperlink"/>
                <w:noProof/>
              </w:rPr>
              <w:t>2.2.16</w:t>
            </w:r>
            <w:r w:rsidR="003243D6">
              <w:rPr>
                <w:rFonts w:asciiTheme="minorHAnsi" w:eastAsiaTheme="minorEastAsia" w:hAnsiTheme="minorHAnsi"/>
                <w:noProof/>
                <w:sz w:val="22"/>
                <w:lang w:eastAsia="de-DE"/>
              </w:rPr>
              <w:tab/>
            </w:r>
            <w:r w:rsidR="003243D6" w:rsidRPr="00383DD0">
              <w:rPr>
                <w:rStyle w:val="Hyperlink"/>
                <w:noProof/>
              </w:rPr>
              <w:t>Schichtzeit</w:t>
            </w:r>
            <w:r w:rsidR="003243D6">
              <w:rPr>
                <w:noProof/>
                <w:webHidden/>
              </w:rPr>
              <w:tab/>
            </w:r>
            <w:r w:rsidR="003243D6">
              <w:rPr>
                <w:noProof/>
                <w:webHidden/>
              </w:rPr>
              <w:fldChar w:fldCharType="begin"/>
            </w:r>
            <w:r w:rsidR="003243D6">
              <w:rPr>
                <w:noProof/>
                <w:webHidden/>
              </w:rPr>
              <w:instrText xml:space="preserve"> PAGEREF _Toc31117103 \h </w:instrText>
            </w:r>
            <w:r w:rsidR="003243D6">
              <w:rPr>
                <w:noProof/>
                <w:webHidden/>
              </w:rPr>
            </w:r>
            <w:r w:rsidR="003243D6">
              <w:rPr>
                <w:noProof/>
                <w:webHidden/>
              </w:rPr>
              <w:fldChar w:fldCharType="separate"/>
            </w:r>
            <w:r w:rsidR="003243D6">
              <w:rPr>
                <w:noProof/>
                <w:webHidden/>
              </w:rPr>
              <w:t>7</w:t>
            </w:r>
            <w:r w:rsidR="003243D6">
              <w:rPr>
                <w:noProof/>
                <w:webHidden/>
              </w:rPr>
              <w:fldChar w:fldCharType="end"/>
            </w:r>
          </w:hyperlink>
        </w:p>
        <w:p w14:paraId="59789A3A" w14:textId="25A7E48F" w:rsidR="003243D6" w:rsidRDefault="00B31DA2">
          <w:pPr>
            <w:pStyle w:val="Verzeichnis3"/>
            <w:tabs>
              <w:tab w:val="left" w:pos="1540"/>
              <w:tab w:val="right" w:leader="dot" w:pos="9062"/>
            </w:tabs>
            <w:rPr>
              <w:rFonts w:asciiTheme="minorHAnsi" w:eastAsiaTheme="minorEastAsia" w:hAnsiTheme="minorHAnsi"/>
              <w:noProof/>
              <w:sz w:val="22"/>
              <w:lang w:eastAsia="de-DE"/>
            </w:rPr>
          </w:pPr>
          <w:hyperlink w:anchor="_Toc31117104" w:history="1">
            <w:r w:rsidR="003243D6" w:rsidRPr="00383DD0">
              <w:rPr>
                <w:rStyle w:val="Hyperlink"/>
                <w:noProof/>
              </w:rPr>
              <w:t>2.2.17</w:t>
            </w:r>
            <w:r w:rsidR="003243D6">
              <w:rPr>
                <w:rFonts w:asciiTheme="minorHAnsi" w:eastAsiaTheme="minorEastAsia" w:hAnsiTheme="minorHAnsi"/>
                <w:noProof/>
                <w:sz w:val="22"/>
                <w:lang w:eastAsia="de-DE"/>
              </w:rPr>
              <w:tab/>
            </w:r>
            <w:r w:rsidR="003243D6" w:rsidRPr="00383DD0">
              <w:rPr>
                <w:rStyle w:val="Hyperlink"/>
                <w:noProof/>
              </w:rPr>
              <w:t>Arbeitszeit</w:t>
            </w:r>
            <w:r w:rsidR="003243D6">
              <w:rPr>
                <w:noProof/>
                <w:webHidden/>
              </w:rPr>
              <w:tab/>
            </w:r>
            <w:r w:rsidR="003243D6">
              <w:rPr>
                <w:noProof/>
                <w:webHidden/>
              </w:rPr>
              <w:fldChar w:fldCharType="begin"/>
            </w:r>
            <w:r w:rsidR="003243D6">
              <w:rPr>
                <w:noProof/>
                <w:webHidden/>
              </w:rPr>
              <w:instrText xml:space="preserve"> PAGEREF _Toc31117104 \h </w:instrText>
            </w:r>
            <w:r w:rsidR="003243D6">
              <w:rPr>
                <w:noProof/>
                <w:webHidden/>
              </w:rPr>
            </w:r>
            <w:r w:rsidR="003243D6">
              <w:rPr>
                <w:noProof/>
                <w:webHidden/>
              </w:rPr>
              <w:fldChar w:fldCharType="separate"/>
            </w:r>
            <w:r w:rsidR="003243D6">
              <w:rPr>
                <w:noProof/>
                <w:webHidden/>
              </w:rPr>
              <w:t>7</w:t>
            </w:r>
            <w:r w:rsidR="003243D6">
              <w:rPr>
                <w:noProof/>
                <w:webHidden/>
              </w:rPr>
              <w:fldChar w:fldCharType="end"/>
            </w:r>
          </w:hyperlink>
        </w:p>
        <w:p w14:paraId="02C18874" w14:textId="32A02233" w:rsidR="003243D6" w:rsidRDefault="00B31DA2">
          <w:pPr>
            <w:pStyle w:val="Verzeichnis3"/>
            <w:tabs>
              <w:tab w:val="left" w:pos="1540"/>
              <w:tab w:val="right" w:leader="dot" w:pos="9062"/>
            </w:tabs>
            <w:rPr>
              <w:rFonts w:asciiTheme="minorHAnsi" w:eastAsiaTheme="minorEastAsia" w:hAnsiTheme="minorHAnsi"/>
              <w:noProof/>
              <w:sz w:val="22"/>
              <w:lang w:eastAsia="de-DE"/>
            </w:rPr>
          </w:pPr>
          <w:hyperlink w:anchor="_Toc31117105" w:history="1">
            <w:r w:rsidR="003243D6" w:rsidRPr="00383DD0">
              <w:rPr>
                <w:rStyle w:val="Hyperlink"/>
                <w:noProof/>
              </w:rPr>
              <w:t>2.2.18</w:t>
            </w:r>
            <w:r w:rsidR="003243D6">
              <w:rPr>
                <w:rFonts w:asciiTheme="minorHAnsi" w:eastAsiaTheme="minorEastAsia" w:hAnsiTheme="minorHAnsi"/>
                <w:noProof/>
                <w:sz w:val="22"/>
                <w:lang w:eastAsia="de-DE"/>
              </w:rPr>
              <w:tab/>
            </w:r>
            <w:r w:rsidR="003243D6" w:rsidRPr="00383DD0">
              <w:rPr>
                <w:rStyle w:val="Hyperlink"/>
                <w:noProof/>
              </w:rPr>
              <w:t>Fahrzeugauslastung</w:t>
            </w:r>
            <w:r w:rsidR="003243D6">
              <w:rPr>
                <w:noProof/>
                <w:webHidden/>
              </w:rPr>
              <w:tab/>
            </w:r>
            <w:r w:rsidR="003243D6">
              <w:rPr>
                <w:noProof/>
                <w:webHidden/>
              </w:rPr>
              <w:fldChar w:fldCharType="begin"/>
            </w:r>
            <w:r w:rsidR="003243D6">
              <w:rPr>
                <w:noProof/>
                <w:webHidden/>
              </w:rPr>
              <w:instrText xml:space="preserve"> PAGEREF _Toc31117105 \h </w:instrText>
            </w:r>
            <w:r w:rsidR="003243D6">
              <w:rPr>
                <w:noProof/>
                <w:webHidden/>
              </w:rPr>
            </w:r>
            <w:r w:rsidR="003243D6">
              <w:rPr>
                <w:noProof/>
                <w:webHidden/>
              </w:rPr>
              <w:fldChar w:fldCharType="separate"/>
            </w:r>
            <w:r w:rsidR="003243D6">
              <w:rPr>
                <w:noProof/>
                <w:webHidden/>
              </w:rPr>
              <w:t>8</w:t>
            </w:r>
            <w:r w:rsidR="003243D6">
              <w:rPr>
                <w:noProof/>
                <w:webHidden/>
              </w:rPr>
              <w:fldChar w:fldCharType="end"/>
            </w:r>
          </w:hyperlink>
        </w:p>
        <w:p w14:paraId="559C7466" w14:textId="1B97FA89" w:rsidR="003243D6" w:rsidRDefault="00B31DA2">
          <w:pPr>
            <w:pStyle w:val="Verzeichnis2"/>
            <w:tabs>
              <w:tab w:val="left" w:pos="880"/>
              <w:tab w:val="right" w:leader="dot" w:pos="9062"/>
            </w:tabs>
            <w:rPr>
              <w:rFonts w:asciiTheme="minorHAnsi" w:eastAsiaTheme="minorEastAsia" w:hAnsiTheme="minorHAnsi"/>
              <w:noProof/>
              <w:sz w:val="22"/>
              <w:lang w:eastAsia="de-DE"/>
            </w:rPr>
          </w:pPr>
          <w:hyperlink w:anchor="_Toc31117106" w:history="1">
            <w:r w:rsidR="003243D6" w:rsidRPr="00383DD0">
              <w:rPr>
                <w:rStyle w:val="Hyperlink"/>
                <w:noProof/>
              </w:rPr>
              <w:t>2.3</w:t>
            </w:r>
            <w:r w:rsidR="003243D6">
              <w:rPr>
                <w:rFonts w:asciiTheme="minorHAnsi" w:eastAsiaTheme="minorEastAsia" w:hAnsiTheme="minorHAnsi"/>
                <w:noProof/>
                <w:sz w:val="22"/>
                <w:lang w:eastAsia="de-DE"/>
              </w:rPr>
              <w:tab/>
            </w:r>
            <w:r w:rsidR="003243D6" w:rsidRPr="00383DD0">
              <w:rPr>
                <w:rStyle w:val="Hyperlink"/>
                <w:noProof/>
              </w:rPr>
              <w:t>Ausschluss Liste</w:t>
            </w:r>
            <w:r w:rsidR="003243D6">
              <w:rPr>
                <w:noProof/>
                <w:webHidden/>
              </w:rPr>
              <w:tab/>
            </w:r>
            <w:r w:rsidR="003243D6">
              <w:rPr>
                <w:noProof/>
                <w:webHidden/>
              </w:rPr>
              <w:fldChar w:fldCharType="begin"/>
            </w:r>
            <w:r w:rsidR="003243D6">
              <w:rPr>
                <w:noProof/>
                <w:webHidden/>
              </w:rPr>
              <w:instrText xml:space="preserve"> PAGEREF _Toc31117106 \h </w:instrText>
            </w:r>
            <w:r w:rsidR="003243D6">
              <w:rPr>
                <w:noProof/>
                <w:webHidden/>
              </w:rPr>
            </w:r>
            <w:r w:rsidR="003243D6">
              <w:rPr>
                <w:noProof/>
                <w:webHidden/>
              </w:rPr>
              <w:fldChar w:fldCharType="separate"/>
            </w:r>
            <w:r w:rsidR="003243D6">
              <w:rPr>
                <w:noProof/>
                <w:webHidden/>
              </w:rPr>
              <w:t>8</w:t>
            </w:r>
            <w:r w:rsidR="003243D6">
              <w:rPr>
                <w:noProof/>
                <w:webHidden/>
              </w:rPr>
              <w:fldChar w:fldCharType="end"/>
            </w:r>
          </w:hyperlink>
        </w:p>
        <w:p w14:paraId="6E2A57FA" w14:textId="2F081AE7"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107" w:history="1">
            <w:r w:rsidR="003243D6" w:rsidRPr="00383DD0">
              <w:rPr>
                <w:rStyle w:val="Hyperlink"/>
                <w:noProof/>
              </w:rPr>
              <w:t>2.3.1</w:t>
            </w:r>
            <w:r w:rsidR="003243D6">
              <w:rPr>
                <w:rFonts w:asciiTheme="minorHAnsi" w:eastAsiaTheme="minorEastAsia" w:hAnsiTheme="minorHAnsi"/>
                <w:noProof/>
                <w:sz w:val="22"/>
                <w:lang w:eastAsia="de-DE"/>
              </w:rPr>
              <w:tab/>
            </w:r>
            <w:r w:rsidR="003243D6" w:rsidRPr="00383DD0">
              <w:rPr>
                <w:rStyle w:val="Hyperlink"/>
                <w:noProof/>
              </w:rPr>
              <w:t>Preloads</w:t>
            </w:r>
            <w:r w:rsidR="003243D6">
              <w:rPr>
                <w:noProof/>
                <w:webHidden/>
              </w:rPr>
              <w:tab/>
            </w:r>
            <w:r w:rsidR="003243D6">
              <w:rPr>
                <w:noProof/>
                <w:webHidden/>
              </w:rPr>
              <w:fldChar w:fldCharType="begin"/>
            </w:r>
            <w:r w:rsidR="003243D6">
              <w:rPr>
                <w:noProof/>
                <w:webHidden/>
              </w:rPr>
              <w:instrText xml:space="preserve"> PAGEREF _Toc31117107 \h </w:instrText>
            </w:r>
            <w:r w:rsidR="003243D6">
              <w:rPr>
                <w:noProof/>
                <w:webHidden/>
              </w:rPr>
            </w:r>
            <w:r w:rsidR="003243D6">
              <w:rPr>
                <w:noProof/>
                <w:webHidden/>
              </w:rPr>
              <w:fldChar w:fldCharType="separate"/>
            </w:r>
            <w:r w:rsidR="003243D6">
              <w:rPr>
                <w:noProof/>
                <w:webHidden/>
              </w:rPr>
              <w:t>8</w:t>
            </w:r>
            <w:r w:rsidR="003243D6">
              <w:rPr>
                <w:noProof/>
                <w:webHidden/>
              </w:rPr>
              <w:fldChar w:fldCharType="end"/>
            </w:r>
          </w:hyperlink>
        </w:p>
        <w:p w14:paraId="697E0A61" w14:textId="71C6547C"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108" w:history="1">
            <w:r w:rsidR="003243D6" w:rsidRPr="00383DD0">
              <w:rPr>
                <w:rStyle w:val="Hyperlink"/>
                <w:noProof/>
              </w:rPr>
              <w:t>2.3.2</w:t>
            </w:r>
            <w:r w:rsidR="003243D6">
              <w:rPr>
                <w:rFonts w:asciiTheme="minorHAnsi" w:eastAsiaTheme="minorEastAsia" w:hAnsiTheme="minorHAnsi"/>
                <w:noProof/>
                <w:sz w:val="22"/>
                <w:lang w:eastAsia="de-DE"/>
              </w:rPr>
              <w:tab/>
            </w:r>
            <w:r w:rsidR="003243D6" w:rsidRPr="00383DD0">
              <w:rPr>
                <w:rStyle w:val="Hyperlink"/>
                <w:noProof/>
              </w:rPr>
              <w:t>Shunting</w:t>
            </w:r>
            <w:r w:rsidR="003243D6">
              <w:rPr>
                <w:noProof/>
                <w:webHidden/>
              </w:rPr>
              <w:tab/>
            </w:r>
            <w:r w:rsidR="003243D6">
              <w:rPr>
                <w:noProof/>
                <w:webHidden/>
              </w:rPr>
              <w:fldChar w:fldCharType="begin"/>
            </w:r>
            <w:r w:rsidR="003243D6">
              <w:rPr>
                <w:noProof/>
                <w:webHidden/>
              </w:rPr>
              <w:instrText xml:space="preserve"> PAGEREF _Toc31117108 \h </w:instrText>
            </w:r>
            <w:r w:rsidR="003243D6">
              <w:rPr>
                <w:noProof/>
                <w:webHidden/>
              </w:rPr>
            </w:r>
            <w:r w:rsidR="003243D6">
              <w:rPr>
                <w:noProof/>
                <w:webHidden/>
              </w:rPr>
              <w:fldChar w:fldCharType="separate"/>
            </w:r>
            <w:r w:rsidR="003243D6">
              <w:rPr>
                <w:noProof/>
                <w:webHidden/>
              </w:rPr>
              <w:t>8</w:t>
            </w:r>
            <w:r w:rsidR="003243D6">
              <w:rPr>
                <w:noProof/>
                <w:webHidden/>
              </w:rPr>
              <w:fldChar w:fldCharType="end"/>
            </w:r>
          </w:hyperlink>
        </w:p>
        <w:p w14:paraId="23610F1F" w14:textId="12EAE40C"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109" w:history="1">
            <w:r w:rsidR="003243D6" w:rsidRPr="00383DD0">
              <w:rPr>
                <w:rStyle w:val="Hyperlink"/>
                <w:noProof/>
              </w:rPr>
              <w:t>2.3.3</w:t>
            </w:r>
            <w:r w:rsidR="003243D6">
              <w:rPr>
                <w:rFonts w:asciiTheme="minorHAnsi" w:eastAsiaTheme="minorEastAsia" w:hAnsiTheme="minorHAnsi"/>
                <w:noProof/>
                <w:sz w:val="22"/>
                <w:lang w:eastAsia="de-DE"/>
              </w:rPr>
              <w:tab/>
            </w:r>
            <w:r w:rsidR="003243D6" w:rsidRPr="00383DD0">
              <w:rPr>
                <w:rStyle w:val="Hyperlink"/>
                <w:noProof/>
              </w:rPr>
              <w:t>Roaming</w:t>
            </w:r>
            <w:r w:rsidR="003243D6">
              <w:rPr>
                <w:noProof/>
                <w:webHidden/>
              </w:rPr>
              <w:tab/>
            </w:r>
            <w:r w:rsidR="003243D6">
              <w:rPr>
                <w:noProof/>
                <w:webHidden/>
              </w:rPr>
              <w:fldChar w:fldCharType="begin"/>
            </w:r>
            <w:r w:rsidR="003243D6">
              <w:rPr>
                <w:noProof/>
                <w:webHidden/>
              </w:rPr>
              <w:instrText xml:space="preserve"> PAGEREF _Toc31117109 \h </w:instrText>
            </w:r>
            <w:r w:rsidR="003243D6">
              <w:rPr>
                <w:noProof/>
                <w:webHidden/>
              </w:rPr>
            </w:r>
            <w:r w:rsidR="003243D6">
              <w:rPr>
                <w:noProof/>
                <w:webHidden/>
              </w:rPr>
              <w:fldChar w:fldCharType="separate"/>
            </w:r>
            <w:r w:rsidR="003243D6">
              <w:rPr>
                <w:noProof/>
                <w:webHidden/>
              </w:rPr>
              <w:t>8</w:t>
            </w:r>
            <w:r w:rsidR="003243D6">
              <w:rPr>
                <w:noProof/>
                <w:webHidden/>
              </w:rPr>
              <w:fldChar w:fldCharType="end"/>
            </w:r>
          </w:hyperlink>
        </w:p>
        <w:p w14:paraId="5D8DD09B" w14:textId="1693CAB4"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110" w:history="1">
            <w:r w:rsidR="003243D6" w:rsidRPr="00383DD0">
              <w:rPr>
                <w:rStyle w:val="Hyperlink"/>
                <w:noProof/>
              </w:rPr>
              <w:t>2.3.4</w:t>
            </w:r>
            <w:r w:rsidR="003243D6">
              <w:rPr>
                <w:rFonts w:asciiTheme="minorHAnsi" w:eastAsiaTheme="minorEastAsia" w:hAnsiTheme="minorHAnsi"/>
                <w:noProof/>
                <w:sz w:val="22"/>
                <w:lang w:eastAsia="de-DE"/>
              </w:rPr>
              <w:tab/>
            </w:r>
            <w:r w:rsidR="003243D6" w:rsidRPr="00383DD0">
              <w:rPr>
                <w:rStyle w:val="Hyperlink"/>
                <w:noProof/>
              </w:rPr>
              <w:t>Predrive</w:t>
            </w:r>
            <w:r w:rsidR="003243D6">
              <w:rPr>
                <w:noProof/>
                <w:webHidden/>
              </w:rPr>
              <w:tab/>
            </w:r>
            <w:r w:rsidR="003243D6">
              <w:rPr>
                <w:noProof/>
                <w:webHidden/>
              </w:rPr>
              <w:fldChar w:fldCharType="begin"/>
            </w:r>
            <w:r w:rsidR="003243D6">
              <w:rPr>
                <w:noProof/>
                <w:webHidden/>
              </w:rPr>
              <w:instrText xml:space="preserve"> PAGEREF _Toc31117110 \h </w:instrText>
            </w:r>
            <w:r w:rsidR="003243D6">
              <w:rPr>
                <w:noProof/>
                <w:webHidden/>
              </w:rPr>
            </w:r>
            <w:r w:rsidR="003243D6">
              <w:rPr>
                <w:noProof/>
                <w:webHidden/>
              </w:rPr>
              <w:fldChar w:fldCharType="separate"/>
            </w:r>
            <w:r w:rsidR="003243D6">
              <w:rPr>
                <w:noProof/>
                <w:webHidden/>
              </w:rPr>
              <w:t>9</w:t>
            </w:r>
            <w:r w:rsidR="003243D6">
              <w:rPr>
                <w:noProof/>
                <w:webHidden/>
              </w:rPr>
              <w:fldChar w:fldCharType="end"/>
            </w:r>
          </w:hyperlink>
        </w:p>
        <w:p w14:paraId="2488BAEE" w14:textId="15E75A41"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111" w:history="1">
            <w:r w:rsidR="003243D6" w:rsidRPr="00383DD0">
              <w:rPr>
                <w:rStyle w:val="Hyperlink"/>
                <w:noProof/>
              </w:rPr>
              <w:t>2.3.5</w:t>
            </w:r>
            <w:r w:rsidR="003243D6">
              <w:rPr>
                <w:rFonts w:asciiTheme="minorHAnsi" w:eastAsiaTheme="minorEastAsia" w:hAnsiTheme="minorHAnsi"/>
                <w:noProof/>
                <w:sz w:val="22"/>
                <w:lang w:eastAsia="de-DE"/>
              </w:rPr>
              <w:tab/>
            </w:r>
            <w:r w:rsidR="003243D6" w:rsidRPr="00383DD0">
              <w:rPr>
                <w:rStyle w:val="Hyperlink"/>
                <w:noProof/>
              </w:rPr>
              <w:t>Waste Orders</w:t>
            </w:r>
            <w:r w:rsidR="003243D6">
              <w:rPr>
                <w:noProof/>
                <w:webHidden/>
              </w:rPr>
              <w:tab/>
            </w:r>
            <w:r w:rsidR="003243D6">
              <w:rPr>
                <w:noProof/>
                <w:webHidden/>
              </w:rPr>
              <w:fldChar w:fldCharType="begin"/>
            </w:r>
            <w:r w:rsidR="003243D6">
              <w:rPr>
                <w:noProof/>
                <w:webHidden/>
              </w:rPr>
              <w:instrText xml:space="preserve"> PAGEREF _Toc31117111 \h </w:instrText>
            </w:r>
            <w:r w:rsidR="003243D6">
              <w:rPr>
                <w:noProof/>
                <w:webHidden/>
              </w:rPr>
            </w:r>
            <w:r w:rsidR="003243D6">
              <w:rPr>
                <w:noProof/>
                <w:webHidden/>
              </w:rPr>
              <w:fldChar w:fldCharType="separate"/>
            </w:r>
            <w:r w:rsidR="003243D6">
              <w:rPr>
                <w:noProof/>
                <w:webHidden/>
              </w:rPr>
              <w:t>9</w:t>
            </w:r>
            <w:r w:rsidR="003243D6">
              <w:rPr>
                <w:noProof/>
                <w:webHidden/>
              </w:rPr>
              <w:fldChar w:fldCharType="end"/>
            </w:r>
          </w:hyperlink>
        </w:p>
        <w:p w14:paraId="2C77F02A" w14:textId="15F72A11"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112" w:history="1">
            <w:r w:rsidR="003243D6" w:rsidRPr="00383DD0">
              <w:rPr>
                <w:rStyle w:val="Hyperlink"/>
                <w:noProof/>
              </w:rPr>
              <w:t>2.3.6</w:t>
            </w:r>
            <w:r w:rsidR="003243D6">
              <w:rPr>
                <w:rFonts w:asciiTheme="minorHAnsi" w:eastAsiaTheme="minorEastAsia" w:hAnsiTheme="minorHAnsi"/>
                <w:noProof/>
                <w:sz w:val="22"/>
                <w:lang w:eastAsia="de-DE"/>
              </w:rPr>
              <w:tab/>
            </w:r>
            <w:r w:rsidR="003243D6" w:rsidRPr="00383DD0">
              <w:rPr>
                <w:rStyle w:val="Hyperlink"/>
                <w:noProof/>
              </w:rPr>
              <w:t>Customer Managed Assignment (CMA)</w:t>
            </w:r>
            <w:r w:rsidR="003243D6">
              <w:rPr>
                <w:noProof/>
                <w:webHidden/>
              </w:rPr>
              <w:tab/>
            </w:r>
            <w:r w:rsidR="003243D6">
              <w:rPr>
                <w:noProof/>
                <w:webHidden/>
              </w:rPr>
              <w:fldChar w:fldCharType="begin"/>
            </w:r>
            <w:r w:rsidR="003243D6">
              <w:rPr>
                <w:noProof/>
                <w:webHidden/>
              </w:rPr>
              <w:instrText xml:space="preserve"> PAGEREF _Toc31117112 \h </w:instrText>
            </w:r>
            <w:r w:rsidR="003243D6">
              <w:rPr>
                <w:noProof/>
                <w:webHidden/>
              </w:rPr>
            </w:r>
            <w:r w:rsidR="003243D6">
              <w:rPr>
                <w:noProof/>
                <w:webHidden/>
              </w:rPr>
              <w:fldChar w:fldCharType="separate"/>
            </w:r>
            <w:r w:rsidR="003243D6">
              <w:rPr>
                <w:noProof/>
                <w:webHidden/>
              </w:rPr>
              <w:t>9</w:t>
            </w:r>
            <w:r w:rsidR="003243D6">
              <w:rPr>
                <w:noProof/>
                <w:webHidden/>
              </w:rPr>
              <w:fldChar w:fldCharType="end"/>
            </w:r>
          </w:hyperlink>
        </w:p>
        <w:p w14:paraId="10453B79" w14:textId="2FDE2471"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113" w:history="1">
            <w:r w:rsidR="003243D6" w:rsidRPr="00383DD0">
              <w:rPr>
                <w:rStyle w:val="Hyperlink"/>
                <w:noProof/>
              </w:rPr>
              <w:t>2.3.7</w:t>
            </w:r>
            <w:r w:rsidR="003243D6">
              <w:rPr>
                <w:rFonts w:asciiTheme="minorHAnsi" w:eastAsiaTheme="minorEastAsia" w:hAnsiTheme="minorHAnsi"/>
                <w:noProof/>
                <w:sz w:val="22"/>
                <w:lang w:eastAsia="de-DE"/>
              </w:rPr>
              <w:tab/>
            </w:r>
            <w:r w:rsidR="003243D6" w:rsidRPr="00383DD0">
              <w:rPr>
                <w:rStyle w:val="Hyperlink"/>
                <w:noProof/>
              </w:rPr>
              <w:t>Splitloads</w:t>
            </w:r>
            <w:r w:rsidR="003243D6">
              <w:rPr>
                <w:noProof/>
                <w:webHidden/>
              </w:rPr>
              <w:tab/>
            </w:r>
            <w:r w:rsidR="003243D6">
              <w:rPr>
                <w:noProof/>
                <w:webHidden/>
              </w:rPr>
              <w:fldChar w:fldCharType="begin"/>
            </w:r>
            <w:r w:rsidR="003243D6">
              <w:rPr>
                <w:noProof/>
                <w:webHidden/>
              </w:rPr>
              <w:instrText xml:space="preserve"> PAGEREF _Toc31117113 \h </w:instrText>
            </w:r>
            <w:r w:rsidR="003243D6">
              <w:rPr>
                <w:noProof/>
                <w:webHidden/>
              </w:rPr>
            </w:r>
            <w:r w:rsidR="003243D6">
              <w:rPr>
                <w:noProof/>
                <w:webHidden/>
              </w:rPr>
              <w:fldChar w:fldCharType="separate"/>
            </w:r>
            <w:r w:rsidR="003243D6">
              <w:rPr>
                <w:noProof/>
                <w:webHidden/>
              </w:rPr>
              <w:t>9</w:t>
            </w:r>
            <w:r w:rsidR="003243D6">
              <w:rPr>
                <w:noProof/>
                <w:webHidden/>
              </w:rPr>
              <w:fldChar w:fldCharType="end"/>
            </w:r>
          </w:hyperlink>
        </w:p>
        <w:p w14:paraId="4B075DFC" w14:textId="5073F629" w:rsidR="003243D6" w:rsidRDefault="00B31DA2">
          <w:pPr>
            <w:pStyle w:val="Verzeichnis3"/>
            <w:tabs>
              <w:tab w:val="left" w:pos="1320"/>
              <w:tab w:val="right" w:leader="dot" w:pos="9062"/>
            </w:tabs>
            <w:rPr>
              <w:rFonts w:asciiTheme="minorHAnsi" w:eastAsiaTheme="minorEastAsia" w:hAnsiTheme="minorHAnsi"/>
              <w:noProof/>
              <w:sz w:val="22"/>
              <w:lang w:eastAsia="de-DE"/>
            </w:rPr>
          </w:pPr>
          <w:hyperlink w:anchor="_Toc31117114" w:history="1">
            <w:r w:rsidR="003243D6" w:rsidRPr="00383DD0">
              <w:rPr>
                <w:rStyle w:val="Hyperlink"/>
                <w:noProof/>
              </w:rPr>
              <w:t>2.3.8</w:t>
            </w:r>
            <w:r w:rsidR="003243D6">
              <w:rPr>
                <w:rFonts w:asciiTheme="minorHAnsi" w:eastAsiaTheme="minorEastAsia" w:hAnsiTheme="minorHAnsi"/>
                <w:noProof/>
                <w:sz w:val="22"/>
                <w:lang w:eastAsia="de-DE"/>
              </w:rPr>
              <w:tab/>
            </w:r>
            <w:r w:rsidR="003243D6" w:rsidRPr="00383DD0">
              <w:rPr>
                <w:rStyle w:val="Hyperlink"/>
                <w:noProof/>
              </w:rPr>
              <w:t>Fahrzeit</w:t>
            </w:r>
            <w:r w:rsidR="003243D6">
              <w:rPr>
                <w:noProof/>
                <w:webHidden/>
              </w:rPr>
              <w:tab/>
            </w:r>
            <w:r w:rsidR="003243D6">
              <w:rPr>
                <w:noProof/>
                <w:webHidden/>
              </w:rPr>
              <w:fldChar w:fldCharType="begin"/>
            </w:r>
            <w:r w:rsidR="003243D6">
              <w:rPr>
                <w:noProof/>
                <w:webHidden/>
              </w:rPr>
              <w:instrText xml:space="preserve"> PAGEREF _Toc31117114 \h </w:instrText>
            </w:r>
            <w:r w:rsidR="003243D6">
              <w:rPr>
                <w:noProof/>
                <w:webHidden/>
              </w:rPr>
            </w:r>
            <w:r w:rsidR="003243D6">
              <w:rPr>
                <w:noProof/>
                <w:webHidden/>
              </w:rPr>
              <w:fldChar w:fldCharType="separate"/>
            </w:r>
            <w:r w:rsidR="003243D6">
              <w:rPr>
                <w:noProof/>
                <w:webHidden/>
              </w:rPr>
              <w:t>9</w:t>
            </w:r>
            <w:r w:rsidR="003243D6">
              <w:rPr>
                <w:noProof/>
                <w:webHidden/>
              </w:rPr>
              <w:fldChar w:fldCharType="end"/>
            </w:r>
          </w:hyperlink>
        </w:p>
        <w:p w14:paraId="74AD5BE5" w14:textId="5DB322D0" w:rsidR="003243D6" w:rsidRDefault="00B31DA2">
          <w:pPr>
            <w:pStyle w:val="Verzeichnis2"/>
            <w:tabs>
              <w:tab w:val="left" w:pos="880"/>
              <w:tab w:val="right" w:leader="dot" w:pos="9062"/>
            </w:tabs>
            <w:rPr>
              <w:rFonts w:asciiTheme="minorHAnsi" w:eastAsiaTheme="minorEastAsia" w:hAnsiTheme="minorHAnsi"/>
              <w:noProof/>
              <w:sz w:val="22"/>
              <w:lang w:eastAsia="de-DE"/>
            </w:rPr>
          </w:pPr>
          <w:hyperlink w:anchor="_Toc31117115" w:history="1">
            <w:r w:rsidR="003243D6" w:rsidRPr="00383DD0">
              <w:rPr>
                <w:rStyle w:val="Hyperlink"/>
                <w:noProof/>
              </w:rPr>
              <w:t>2.4</w:t>
            </w:r>
            <w:r w:rsidR="003243D6">
              <w:rPr>
                <w:rFonts w:asciiTheme="minorHAnsi" w:eastAsiaTheme="minorEastAsia" w:hAnsiTheme="minorHAnsi"/>
                <w:noProof/>
                <w:sz w:val="22"/>
                <w:lang w:eastAsia="de-DE"/>
              </w:rPr>
              <w:tab/>
            </w:r>
            <w:r w:rsidR="003243D6" w:rsidRPr="00383DD0">
              <w:rPr>
                <w:rStyle w:val="Hyperlink"/>
                <w:noProof/>
              </w:rPr>
              <w:t>Optimierungsziele</w:t>
            </w:r>
            <w:r w:rsidR="003243D6">
              <w:rPr>
                <w:noProof/>
                <w:webHidden/>
              </w:rPr>
              <w:tab/>
            </w:r>
            <w:r w:rsidR="003243D6">
              <w:rPr>
                <w:noProof/>
                <w:webHidden/>
              </w:rPr>
              <w:fldChar w:fldCharType="begin"/>
            </w:r>
            <w:r w:rsidR="003243D6">
              <w:rPr>
                <w:noProof/>
                <w:webHidden/>
              </w:rPr>
              <w:instrText xml:space="preserve"> PAGEREF _Toc31117115 \h </w:instrText>
            </w:r>
            <w:r w:rsidR="003243D6">
              <w:rPr>
                <w:noProof/>
                <w:webHidden/>
              </w:rPr>
            </w:r>
            <w:r w:rsidR="003243D6">
              <w:rPr>
                <w:noProof/>
                <w:webHidden/>
              </w:rPr>
              <w:fldChar w:fldCharType="separate"/>
            </w:r>
            <w:r w:rsidR="003243D6">
              <w:rPr>
                <w:noProof/>
                <w:webHidden/>
              </w:rPr>
              <w:t>10</w:t>
            </w:r>
            <w:r w:rsidR="003243D6">
              <w:rPr>
                <w:noProof/>
                <w:webHidden/>
              </w:rPr>
              <w:fldChar w:fldCharType="end"/>
            </w:r>
          </w:hyperlink>
        </w:p>
        <w:p w14:paraId="5C577E11" w14:textId="39AB47BE"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0" w:name="_Toc31117084"/>
      <w:r>
        <w:lastRenderedPageBreak/>
        <w:t>Einleitung</w:t>
      </w:r>
      <w:bookmarkEnd w:id="0"/>
    </w:p>
    <w:p w14:paraId="251A1F00" w14:textId="4DCEA794" w:rsidR="0058624F" w:rsidRDefault="0058624F" w:rsidP="005A6F34">
      <w:pPr>
        <w:rPr>
          <w:rFonts w:cs="Arial"/>
          <w:szCs w:val="24"/>
        </w:rPr>
      </w:pPr>
      <w:r>
        <w:rPr>
          <w:rFonts w:cs="Arial"/>
          <w:szCs w:val="24"/>
        </w:rPr>
        <w:t xml:space="preserve">Zurzeit werden mit dem „Transfer-“ und dem „Regret-Algorithmus“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Regret-Algorithmus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F6FC48C"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7E05E4">
        <w:rPr>
          <w:rFonts w:cs="Arial"/>
          <w:szCs w:val="24"/>
        </w:rPr>
        <w:t xml:space="preserve">wiederspiegelt.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782366">
        <w:rPr>
          <w:rFonts w:cs="Arial"/>
          <w:szCs w:val="24"/>
        </w:rPr>
        <w:t>/</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ganz bewusst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 w:name="_Toc31117085"/>
      <w:r>
        <w:lastRenderedPageBreak/>
        <w:t>Konzept der Betonoptimierung</w:t>
      </w:r>
      <w:bookmarkEnd w:id="1"/>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commentRangeStart w:id="2"/>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commentRangeEnd w:id="2"/>
      <w:r w:rsidR="0088091F">
        <w:rPr>
          <w:rStyle w:val="Kommentarzeichen"/>
        </w:rPr>
        <w:commentReference w:id="2"/>
      </w:r>
    </w:p>
    <w:p w14:paraId="182B914C" w14:textId="6CBB5D68" w:rsidR="00BD2FA7" w:rsidRDefault="00822449" w:rsidP="005A6F34">
      <w:pPr>
        <w:pStyle w:val="berschrift2"/>
      </w:pPr>
      <w:bookmarkStart w:id="3" w:name="_Toc31117086"/>
      <w:r>
        <w:t>Allgemeine Anforderungen</w:t>
      </w:r>
      <w:bookmarkEnd w:id="3"/>
    </w:p>
    <w:p w14:paraId="2EB6D3E9" w14:textId="77777777" w:rsidR="00F57C97"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„Optimization as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1320F5">
        <w:rPr>
          <w:rFonts w:cs="Arial"/>
          <w:szCs w:val="24"/>
        </w:rPr>
        <w:t xml:space="preserve">zukünftig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p>
    <w:p w14:paraId="244F2377" w14:textId="0B105A62" w:rsidR="00F57C97" w:rsidRDefault="00406DB0" w:rsidP="005A6F34">
      <w:pPr>
        <w:rPr>
          <w:rFonts w:cs="Arial"/>
          <w:szCs w:val="24"/>
        </w:rPr>
      </w:pPr>
      <w:r>
        <w:rPr>
          <w:rFonts w:cs="Arial"/>
          <w:szCs w:val="24"/>
        </w:rPr>
        <w:t>Des Weiteren soll es möglich sein, einzelne Nebenbedingungen über eine Konfiguration ein- und auszuschalten</w:t>
      </w:r>
      <w:del w:id="4" w:author="Stefan Jollet" w:date="2020-01-28T15:46:00Z">
        <w:r w:rsidDel="0002606A">
          <w:rPr>
            <w:rFonts w:cs="Arial"/>
            <w:szCs w:val="24"/>
          </w:rPr>
          <w:delText>.</w:delText>
        </w:r>
      </w:del>
      <w:ins w:id="5" w:author="Stefan Jollet" w:date="2020-01-28T15:46:00Z">
        <w:r w:rsidR="0002606A">
          <w:rPr>
            <w:rFonts w:cs="Arial"/>
            <w:szCs w:val="24"/>
          </w:rPr>
          <w:t xml:space="preserve"> Dies soll nicht für alle Bedingungen gelt</w:t>
        </w:r>
      </w:ins>
      <w:ins w:id="6" w:author="Stefan Jollet" w:date="2020-01-28T15:47:00Z">
        <w:r w:rsidR="0002606A">
          <w:rPr>
            <w:rFonts w:cs="Arial"/>
            <w:szCs w:val="24"/>
          </w:rPr>
          <w:t xml:space="preserve">en, da einige universell sind. Andere sind einzeln optional und wieder andere nur im Verbund sinnvoll. Diese sollen dann auch im Verbund ausschaltbar sein. </w:t>
        </w:r>
      </w:ins>
      <w:ins w:id="7" w:author="Stefan Jollet" w:date="2020-01-28T15:48:00Z">
        <w:r w:rsidR="0002606A">
          <w:rPr>
            <w:rFonts w:cs="Arial"/>
            <w:szCs w:val="24"/>
          </w:rPr>
          <w:t>Grundsätzlich soll diese Schaltung nur dann eingeführt werden, wenn Sie sinnvoll ist, was bedeutet, dass dadurch Rechenzeit eingespart werden kann.</w:t>
        </w:r>
      </w:ins>
      <w:ins w:id="8" w:author="Stefan Jollet" w:date="2020-01-28T15:49:00Z">
        <w:r w:rsidR="0002606A">
          <w:rPr>
            <w:rFonts w:cs="Arial"/>
            <w:szCs w:val="24"/>
          </w:rPr>
          <w:t xml:space="preserve"> Es soll im weiteren Verlauf spezifiziert werden, welche Nebenbedingungen dafür in Frage kommen.</w:t>
        </w:r>
      </w:ins>
      <w:ins w:id="9" w:author="Stefan Jollet" w:date="2020-01-28T15:50:00Z">
        <w:r w:rsidR="00EE3569">
          <w:rPr>
            <w:rFonts w:cs="Arial"/>
            <w:szCs w:val="24"/>
          </w:rPr>
          <w:t xml:space="preserve"> </w:t>
        </w:r>
      </w:ins>
      <w:del w:id="10" w:author="Stefan Jollet" w:date="2020-01-28T15:50:00Z">
        <w:r w:rsidDel="00EE3569">
          <w:rPr>
            <w:rFonts w:cs="Arial"/>
            <w:szCs w:val="24"/>
          </w:rPr>
          <w:delText xml:space="preserve"> </w:delText>
        </w:r>
      </w:del>
      <w:r>
        <w:rPr>
          <w:rFonts w:cs="Arial"/>
          <w:szCs w:val="24"/>
        </w:rPr>
        <w:t>Da sich die Geschäftsprozesse der unterschiedliche Betonkunden teilweise stark unterscheiden,</w:t>
      </w:r>
      <w:r w:rsidR="006B7F81">
        <w:rPr>
          <w:rFonts w:cs="Arial"/>
          <w:szCs w:val="24"/>
        </w:rPr>
        <w:t xml:space="preserve"> wird dadurch</w:t>
      </w:r>
      <w:r>
        <w:rPr>
          <w:rFonts w:cs="Arial"/>
          <w:szCs w:val="24"/>
        </w:rPr>
        <w:t xml:space="preserve"> </w:t>
      </w:r>
      <w:r w:rsidR="006B7F81">
        <w:rPr>
          <w:rFonts w:cs="Arial"/>
          <w:szCs w:val="24"/>
        </w:rPr>
        <w:t>er</w:t>
      </w:r>
      <w:r>
        <w:rPr>
          <w:rFonts w:cs="Arial"/>
          <w:szCs w:val="24"/>
        </w:rPr>
        <w:t>möglich</w:t>
      </w:r>
      <w:r w:rsidR="006B7F81">
        <w:rPr>
          <w:rFonts w:cs="Arial"/>
          <w:szCs w:val="24"/>
        </w:rPr>
        <w:t>t</w:t>
      </w:r>
      <w:r w:rsidR="007E2CEE">
        <w:rPr>
          <w:rFonts w:cs="Arial"/>
          <w:szCs w:val="24"/>
        </w:rPr>
        <w:t xml:space="preserve">, </w:t>
      </w:r>
      <w:r>
        <w:rPr>
          <w:rFonts w:cs="Arial"/>
          <w:szCs w:val="24"/>
        </w:rPr>
        <w:t xml:space="preserve">die Optimierung an die Kundenbedürfnisse anzupassen. </w:t>
      </w:r>
      <w:r w:rsidR="00011742">
        <w:rPr>
          <w:rFonts w:cs="Arial"/>
          <w:szCs w:val="24"/>
        </w:rPr>
        <w:t xml:space="preserve">So ließe sich beispielsweise </w:t>
      </w:r>
      <w:r w:rsidR="000E7EE4">
        <w:rPr>
          <w:rFonts w:cs="Arial"/>
          <w:szCs w:val="24"/>
        </w:rPr>
        <w:t xml:space="preserve">die </w:t>
      </w:r>
      <w:commentRangeStart w:id="11"/>
      <w:r w:rsidR="00011742">
        <w:rPr>
          <w:rFonts w:cs="Arial"/>
          <w:szCs w:val="24"/>
        </w:rPr>
        <w:t xml:space="preserve">FiFo-Regel </w:t>
      </w:r>
      <w:commentRangeEnd w:id="11"/>
      <w:r w:rsidR="00ED2A46">
        <w:rPr>
          <w:rStyle w:val="Kommentarzeichen"/>
        </w:rPr>
        <w:commentReference w:id="11"/>
      </w:r>
      <w:r w:rsidR="00011742">
        <w:rPr>
          <w:rFonts w:cs="Arial"/>
          <w:szCs w:val="24"/>
        </w:rPr>
        <w:t>ein oder aus</w:t>
      </w:r>
      <w:r w:rsidR="008A51F3">
        <w:rPr>
          <w:rFonts w:cs="Arial"/>
          <w:szCs w:val="24"/>
        </w:rPr>
        <w:t xml:space="preserve"> </w:t>
      </w:r>
      <w:r w:rsidR="00011742">
        <w:rPr>
          <w:rFonts w:cs="Arial"/>
          <w:szCs w:val="24"/>
        </w:rPr>
        <w:t>konfigurieren, wenn ein Kunde diese wünscht oder nicht.</w:t>
      </w:r>
      <w:r w:rsidR="006D0D8C">
        <w:rPr>
          <w:rFonts w:cs="Arial"/>
          <w:szCs w:val="24"/>
        </w:rPr>
        <w:t xml:space="preserve"> </w:t>
      </w:r>
    </w:p>
    <w:p w14:paraId="0D682664" w14:textId="07BEB6FA" w:rsidR="00F57C97" w:rsidRDefault="00F57C97" w:rsidP="005A6F34">
      <w:pPr>
        <w:rPr>
          <w:rFonts w:cs="Arial"/>
          <w:szCs w:val="24"/>
        </w:rPr>
      </w:pPr>
      <w:ins w:id="12" w:author="Stefan Jollet" w:date="2020-01-28T16:03:00Z">
        <w:r>
          <w:rPr>
            <w:rFonts w:cs="Arial"/>
            <w:szCs w:val="24"/>
          </w:rPr>
          <w:t>Ein großer Vorteil der Regret</w:t>
        </w:r>
      </w:ins>
      <w:ins w:id="13" w:author="Stefan Jollet" w:date="2020-01-28T16:04:00Z">
        <w:r>
          <w:rPr>
            <w:rFonts w:cs="Arial"/>
            <w:szCs w:val="24"/>
          </w:rPr>
          <w:t>-</w:t>
        </w:r>
      </w:ins>
      <w:ins w:id="14" w:author="Stefan Jollet" w:date="2020-01-28T16:03:00Z">
        <w:r>
          <w:rPr>
            <w:rFonts w:cs="Arial"/>
            <w:szCs w:val="24"/>
          </w:rPr>
          <w:t>Optimierung ist</w:t>
        </w:r>
      </w:ins>
      <w:ins w:id="15" w:author="Stefan Jollet" w:date="2020-01-28T16:04:00Z">
        <w:r>
          <w:rPr>
            <w:rFonts w:cs="Arial"/>
            <w:szCs w:val="24"/>
          </w:rPr>
          <w:t xml:space="preserve"> zum einen, dass die FiFo-Regel nicht gilt. Zum anderen transferiert der Regret-Optimierer Fahrzeuge in hohem Maß</w:t>
        </w:r>
      </w:ins>
      <w:ins w:id="16" w:author="Stefan Jollet" w:date="2020-01-28T16:05:00Z">
        <w:r>
          <w:rPr>
            <w:rFonts w:cs="Arial"/>
            <w:szCs w:val="24"/>
          </w:rPr>
          <w:t xml:space="preserve">e zwischen den Werken, um so gute Touren mit wenigen Leerkilometern erzeugen zu können. </w:t>
        </w:r>
        <w:r w:rsidR="00550710">
          <w:rPr>
            <w:rFonts w:cs="Arial"/>
            <w:szCs w:val="24"/>
          </w:rPr>
          <w:t>Dieses Verhalten hat jedoch in der Praxis zu großer Ablehnung der Optimier</w:t>
        </w:r>
      </w:ins>
      <w:ins w:id="17" w:author="Stefan Jollet" w:date="2020-01-28T16:06:00Z">
        <w:r w:rsidR="00550710">
          <w:rPr>
            <w:rFonts w:cs="Arial"/>
            <w:szCs w:val="24"/>
          </w:rPr>
          <w:t>ungs</w:t>
        </w:r>
      </w:ins>
      <w:ins w:id="18" w:author="Stefan Jollet" w:date="2020-01-28T16:05:00Z">
        <w:r w:rsidR="00550710">
          <w:rPr>
            <w:rFonts w:cs="Arial"/>
            <w:szCs w:val="24"/>
          </w:rPr>
          <w:t>er</w:t>
        </w:r>
      </w:ins>
      <w:ins w:id="19" w:author="Stefan Jollet" w:date="2020-01-28T16:06:00Z">
        <w:r w:rsidR="00550710">
          <w:rPr>
            <w:rFonts w:cs="Arial"/>
            <w:szCs w:val="24"/>
          </w:rPr>
          <w:t>gebnisse geführt. Deshalb soll e</w:t>
        </w:r>
        <w:r w:rsidR="00550710">
          <w:rPr>
            <w:rFonts w:cs="Arial"/>
            <w:szCs w:val="24"/>
          </w:rPr>
          <w:t>ine zusätzliche allgemeine Anforderung sein, das Ausmaß der Transfers eines Fahrzeuges zwischen den Werken steuern zu können.</w:t>
        </w:r>
        <w:r w:rsidR="00550710">
          <w:rPr>
            <w:rFonts w:cs="Arial"/>
            <w:szCs w:val="24"/>
          </w:rPr>
          <w:t xml:space="preserve"> </w:t>
        </w:r>
      </w:ins>
      <w:ins w:id="20" w:author="Stefan Jollet" w:date="2020-01-28T16:07:00Z">
        <w:r w:rsidR="00550710">
          <w:rPr>
            <w:rFonts w:cs="Arial"/>
            <w:szCs w:val="24"/>
          </w:rPr>
          <w:t xml:space="preserve">Vorstellbar wäre </w:t>
        </w:r>
      </w:ins>
      <w:ins w:id="21" w:author="Stefan Jollet" w:date="2020-01-28T16:08:00Z">
        <w:r w:rsidR="00550710">
          <w:rPr>
            <w:rFonts w:cs="Arial"/>
            <w:szCs w:val="24"/>
          </w:rPr>
          <w:t>beispielsweise,</w:t>
        </w:r>
      </w:ins>
      <w:ins w:id="22" w:author="Stefan Jollet" w:date="2020-01-28T16:07:00Z">
        <w:r w:rsidR="00550710">
          <w:rPr>
            <w:rFonts w:cs="Arial"/>
            <w:szCs w:val="24"/>
          </w:rPr>
          <w:t xml:space="preserve"> dass man einen Transfer morgens erlaubt und das Fahrzeug, dann aber nur von dem Ziel Werk arbeiten soll. </w:t>
        </w:r>
      </w:ins>
      <w:ins w:id="23" w:author="Stefan Jollet" w:date="2020-01-28T16:08:00Z">
        <w:r w:rsidR="00550710">
          <w:rPr>
            <w:rFonts w:cs="Arial"/>
            <w:szCs w:val="24"/>
          </w:rPr>
          <w:t>Je nach Kundenpräferenz soll die Anzahl der Transfers dann</w:t>
        </w:r>
      </w:ins>
      <w:ins w:id="24" w:author="Stefan Jollet" w:date="2020-01-28T16:09:00Z">
        <w:r w:rsidR="00550710">
          <w:rPr>
            <w:rFonts w:cs="Arial"/>
            <w:szCs w:val="24"/>
          </w:rPr>
          <w:t xml:space="preserve"> erhöht werden können. Diese Anzahl soll jedoch auf Dispatchgruppen</w:t>
        </w:r>
      </w:ins>
      <w:ins w:id="25" w:author="Stefan Jollet" w:date="2020-01-28T16:10:00Z">
        <w:r w:rsidR="00B31DA2">
          <w:rPr>
            <w:rFonts w:cs="Arial"/>
            <w:szCs w:val="24"/>
          </w:rPr>
          <w:t>-</w:t>
        </w:r>
      </w:ins>
      <w:bookmarkStart w:id="26" w:name="_GoBack"/>
      <w:bookmarkEnd w:id="26"/>
      <w:ins w:id="27" w:author="Stefan Jollet" w:date="2020-01-28T16:09:00Z">
        <w:r w:rsidR="00550710">
          <w:rPr>
            <w:rFonts w:cs="Arial"/>
            <w:szCs w:val="24"/>
          </w:rPr>
          <w:t xml:space="preserve"> und nicht auf Werks- oder Fahrzeug</w:t>
        </w:r>
      </w:ins>
      <w:ins w:id="28" w:author="Stefan Jollet" w:date="2020-01-28T16:10:00Z">
        <w:r w:rsidR="00DA5FED">
          <w:rPr>
            <w:rFonts w:cs="Arial"/>
            <w:szCs w:val="24"/>
          </w:rPr>
          <w:t>e</w:t>
        </w:r>
      </w:ins>
      <w:ins w:id="29" w:author="Stefan Jollet" w:date="2020-01-28T16:09:00Z">
        <w:r w:rsidR="00550710">
          <w:rPr>
            <w:rFonts w:cs="Arial"/>
            <w:szCs w:val="24"/>
          </w:rPr>
          <w:t>bene eingestellt werden können.</w:t>
        </w:r>
      </w:ins>
    </w:p>
    <w:p w14:paraId="43108B43" w14:textId="36EC5A40" w:rsidR="00822449" w:rsidRDefault="006D0D8C" w:rsidP="005A6F34">
      <w:pPr>
        <w:rPr>
          <w:rFonts w:cs="Arial"/>
          <w:szCs w:val="24"/>
        </w:rPr>
      </w:pPr>
      <w:r>
        <w:rPr>
          <w:rFonts w:cs="Arial"/>
          <w:szCs w:val="24"/>
        </w:rPr>
        <w:lastRenderedPageBreak/>
        <w:t>Grundsätzlich ist in der Optimierung eine Parametrisierung der Zielfunktion notwendig, um Verspätungen, Pri</w:t>
      </w:r>
      <w:r w:rsidR="004963A9">
        <w:rPr>
          <w:rFonts w:cs="Arial"/>
          <w:szCs w:val="24"/>
        </w:rPr>
        <w:t>o</w:t>
      </w:r>
      <w:r>
        <w:rPr>
          <w:rFonts w:cs="Arial"/>
          <w:szCs w:val="24"/>
        </w:rPr>
        <w:t>ritäten etc. sauber abbilden</w:t>
      </w:r>
      <w:r w:rsidR="004C06C2">
        <w:rPr>
          <w:rFonts w:cs="Arial"/>
          <w:szCs w:val="24"/>
        </w:rPr>
        <w:t xml:space="preserve"> und bestrafen</w:t>
      </w:r>
      <w:r>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Regret-Algorithmus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weiterer Aspekt ist die Einbindung manueller Vorschläge in die Optimierung. Die Optimierung muss </w:t>
      </w:r>
      <w:r w:rsidR="0022449F">
        <w:rPr>
          <w:rFonts w:cs="Arial"/>
          <w:szCs w:val="24"/>
        </w:rPr>
        <w:t xml:space="preserve">gefixte Elemente wie </w:t>
      </w:r>
      <w:commentRangeStart w:id="30"/>
      <w:commentRangeStart w:id="31"/>
      <w:r w:rsidR="0022449F">
        <w:rPr>
          <w:rFonts w:cs="Arial"/>
          <w:szCs w:val="24"/>
        </w:rPr>
        <w:t>FASe, SASe, manuelle Proposals</w:t>
      </w:r>
      <w:ins w:id="32" w:author="Stefan Jollet" w:date="2020-01-28T15:52:00Z">
        <w:r w:rsidR="00552A3B">
          <w:rPr>
            <w:rFonts w:cs="Arial"/>
            <w:szCs w:val="24"/>
          </w:rPr>
          <w:t>, gefixte Pausen</w:t>
        </w:r>
      </w:ins>
      <w:r w:rsidR="0022449F">
        <w:rPr>
          <w:rFonts w:cs="Arial"/>
          <w:szCs w:val="24"/>
        </w:rPr>
        <w:t xml:space="preserve"> etc</w:t>
      </w:r>
      <w:r w:rsidR="00A61F6F">
        <w:rPr>
          <w:rFonts w:cs="Arial"/>
          <w:szCs w:val="24"/>
        </w:rPr>
        <w:t>.</w:t>
      </w:r>
      <w:r w:rsidR="0022449F">
        <w:rPr>
          <w:rFonts w:cs="Arial"/>
          <w:szCs w:val="24"/>
        </w:rPr>
        <w:t xml:space="preserve"> in die Planung </w:t>
      </w:r>
      <w:commentRangeEnd w:id="30"/>
      <w:r w:rsidR="00AE4E92">
        <w:rPr>
          <w:rStyle w:val="Kommentarzeichen"/>
        </w:rPr>
        <w:commentReference w:id="30"/>
      </w:r>
      <w:commentRangeEnd w:id="31"/>
      <w:r w:rsidR="00ED2A46">
        <w:rPr>
          <w:rStyle w:val="Kommentarzeichen"/>
        </w:rPr>
        <w:commentReference w:id="31"/>
      </w:r>
      <w:r w:rsidR="0022449F">
        <w:rPr>
          <w:rFonts w:cs="Arial"/>
          <w:szCs w:val="24"/>
        </w:rPr>
        <w:t xml:space="preserve">einbinden </w:t>
      </w:r>
      <w:r w:rsidR="00D31EF1">
        <w:rPr>
          <w:rFonts w:cs="Arial"/>
          <w:szCs w:val="24"/>
        </w:rPr>
        <w:t>können.</w:t>
      </w:r>
    </w:p>
    <w:p w14:paraId="792297D8" w14:textId="4AC8CCE1" w:rsidR="0013473C" w:rsidRDefault="00B42C6F" w:rsidP="005A6F34">
      <w:pPr>
        <w:pStyle w:val="berschrift2"/>
      </w:pPr>
      <w:bookmarkStart w:id="33" w:name="_Toc31117087"/>
      <w:r w:rsidRPr="00934F4A">
        <w:t>Feature Liste</w:t>
      </w:r>
      <w:bookmarkEnd w:id="33"/>
    </w:p>
    <w:p w14:paraId="1468B227" w14:textId="35808DDF" w:rsidR="00C606FA" w:rsidRPr="00C606FA" w:rsidRDefault="00C606FA" w:rsidP="005A6F34">
      <w:r>
        <w:t xml:space="preserve">In diesem Abschnitt </w:t>
      </w:r>
      <w:r w:rsidR="008B783F">
        <w:t>werden die</w:t>
      </w:r>
      <w:r>
        <w:t xml:space="preserve"> Anforderungen </w:t>
      </w:r>
      <w:r w:rsidR="008B783F">
        <w:t>erläutert</w:t>
      </w:r>
      <w:r>
        <w:t>, die die neue Betonoptimierung erfüllen muss.</w:t>
      </w:r>
    </w:p>
    <w:p w14:paraId="4DF639F8" w14:textId="14E8539D" w:rsidR="00922B1C" w:rsidRDefault="00922B1C" w:rsidP="005A6F34">
      <w:pPr>
        <w:pStyle w:val="berschrift3"/>
      </w:pPr>
      <w:bookmarkStart w:id="34" w:name="_Toc31117088"/>
      <w:r>
        <w:t>Schichten</w:t>
      </w:r>
      <w:bookmarkEnd w:id="34"/>
    </w:p>
    <w:p w14:paraId="083B1BD5" w14:textId="16D19A96" w:rsidR="00C56B54" w:rsidRPr="00ED34AA"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xml:space="preserve">, sodass sich eine </w:t>
      </w:r>
      <w:commentRangeStart w:id="35"/>
      <w:commentRangeStart w:id="36"/>
      <w:commentRangeStart w:id="37"/>
      <w:r w:rsidR="00236F28">
        <w:t>rollierende</w:t>
      </w:r>
      <w:commentRangeEnd w:id="35"/>
      <w:r w:rsidR="009B5B04">
        <w:rPr>
          <w:rStyle w:val="Kommentarzeichen"/>
        </w:rPr>
        <w:commentReference w:id="35"/>
      </w:r>
      <w:commentRangeEnd w:id="36"/>
      <w:r w:rsidR="00E43EAF">
        <w:rPr>
          <w:rStyle w:val="Kommentarzeichen"/>
        </w:rPr>
        <w:commentReference w:id="36"/>
      </w:r>
      <w:commentRangeEnd w:id="37"/>
      <w:r w:rsidR="001F00AF">
        <w:rPr>
          <w:rStyle w:val="Kommentarzeichen"/>
        </w:rPr>
        <w:commentReference w:id="37"/>
      </w:r>
      <w:r w:rsidR="00236F28">
        <w:t xml:space="preserve"> Planung ergibt.</w:t>
      </w:r>
      <w:r w:rsidR="009D79B6">
        <w:t xml:space="preserve"> In diesem Zusammenhang muss </w:t>
      </w:r>
      <w:r w:rsidR="009547F3">
        <w:t xml:space="preserve">erörtert werden, wie </w:t>
      </w:r>
      <w:r w:rsidR="00335E03">
        <w:t>ein „</w:t>
      </w:r>
      <w:r w:rsidR="00E33BA6">
        <w:t>neuer“</w:t>
      </w:r>
      <w:r w:rsidR="009547F3">
        <w:t xml:space="preserve"> Preplanning</w:t>
      </w:r>
      <w:r w:rsidR="00570FEF">
        <w:t>-</w:t>
      </w:r>
      <w:r w:rsidR="009547F3">
        <w:t>Modus gestaltet werden soll.</w:t>
      </w:r>
    </w:p>
    <w:p w14:paraId="65BAAC43" w14:textId="77777777" w:rsidR="00AC13FB" w:rsidRPr="00904554" w:rsidRDefault="00AC13FB" w:rsidP="00AC13FB">
      <w:pPr>
        <w:pStyle w:val="berschrift3"/>
      </w:pPr>
      <w:bookmarkStart w:id="38" w:name="_Toc31117089"/>
      <w:r>
        <w:t>FiFo-Regel</w:t>
      </w:r>
      <w:bookmarkEnd w:id="38"/>
    </w:p>
    <w:p w14:paraId="097B9974" w14:textId="7171296A" w:rsidR="00AC13FB" w:rsidRPr="00ED34AA" w:rsidRDefault="00B552A4" w:rsidP="00922B1C">
      <w:r>
        <w:t xml:space="preserve">Häufig wird an Werken nach der sogenannten </w:t>
      </w:r>
      <w:commentRangeStart w:id="39"/>
      <w:r>
        <w:t>FiFo</w:t>
      </w:r>
      <w:commentRangeEnd w:id="39"/>
      <w:r w:rsidR="006512FF">
        <w:rPr>
          <w:rStyle w:val="Kommentarzeichen"/>
        </w:rPr>
        <w:commentReference w:id="39"/>
      </w:r>
      <w:r>
        <w:t>-Regel gearbeitet. Das bedeutet, dass das Fahrzeug, welches als nächstes am Werk erscheint auch als nächstes zum Laden g</w:t>
      </w:r>
      <w:r w:rsidR="00EC5FFE">
        <w:t>e</w:t>
      </w:r>
      <w:r>
        <w:t>schickt wird.</w:t>
      </w:r>
      <w:r w:rsidR="00E95663">
        <w:t xml:space="preserve"> Bei Fahrern und </w:t>
      </w:r>
      <w:r w:rsidR="00BE1B7B">
        <w:t>Speditionen,</w:t>
      </w:r>
      <w:r w:rsidR="00E95663">
        <w:t xml:space="preserve"> die auf eigene Rechnung fahren, soll dadurch eine faire Tourenverteilung hergestellt werden.</w:t>
      </w:r>
      <w:r>
        <w:t xml:space="preserve"> </w:t>
      </w:r>
      <w:r w:rsidR="00AC13FB">
        <w:t>Die Optimierung soll in der Lage sein die</w:t>
      </w:r>
      <w:r w:rsidR="00BE1B7B">
        <w:t>se</w:t>
      </w:r>
      <w:r w:rsidR="00AC13FB">
        <w:t xml:space="preserve"> FiFo-Regel zu berücksichtigen.</w:t>
      </w:r>
      <w:r w:rsidR="00861C61">
        <w:t xml:space="preserve"> </w:t>
      </w:r>
      <w:r w:rsidR="00AC13FB">
        <w:t xml:space="preserve">Allerdings sollen die Fahrzeugkapazitäten auch einbezogen werden. </w:t>
      </w:r>
      <w:del w:id="40" w:author="Stefan Jollet" w:date="2020-01-28T13:38:00Z">
        <w:r w:rsidR="00AC13FB" w:rsidDel="0081013E">
          <w:delText xml:space="preserve">Wenn </w:delText>
        </w:r>
        <w:r w:rsidR="007936B9" w:rsidDel="0081013E">
          <w:delText xml:space="preserve">also </w:delText>
        </w:r>
        <w:r w:rsidR="00AC13FB" w:rsidDel="0081013E">
          <w:delText xml:space="preserve">ein großes Fahrzeug und ein kleines Fahrzeug kurz hintereinander (noch zu definieren in welchem Zeitintervall) an einem Werk eintreffen, soll sichergestellt sein, dass das große Fahrzeug auch eine größere Lieferung und das kleine Fahrzeug eine kleine Lieferung bekommen soll. </w:delText>
        </w:r>
      </w:del>
      <w:ins w:id="41" w:author="Stefan Jollet" w:date="2020-01-28T13:39:00Z">
        <w:r w:rsidR="0081013E" w:rsidRPr="0081013E">
          <w:t xml:space="preserve">Aufträge sollen nicht ausschließlich </w:t>
        </w:r>
        <w:r w:rsidR="0081013E" w:rsidRPr="0081013E">
          <w:lastRenderedPageBreak/>
          <w:t>ihrer Dringlichkeit nach sortiert werden, wie dies der Transferoptimierer tut, sondern</w:t>
        </w:r>
      </w:ins>
      <w:ins w:id="42" w:author="Stefan Jollet" w:date="2020-01-28T13:42:00Z">
        <w:r w:rsidR="00412CFC">
          <w:t xml:space="preserve"> unterschiedlich </w:t>
        </w:r>
      </w:ins>
      <w:ins w:id="43" w:author="Stefan Jollet" w:date="2020-01-28T14:54:00Z">
        <w:r w:rsidR="0009792D">
          <w:t>g</w:t>
        </w:r>
      </w:ins>
      <w:ins w:id="44" w:author="Stefan Jollet" w:date="2020-01-28T13:42:00Z">
        <w:r w:rsidR="00412CFC">
          <w:t>roße Fahrzeuge</w:t>
        </w:r>
      </w:ins>
      <w:ins w:id="45" w:author="Stefan Jollet" w:date="2020-01-28T13:39:00Z">
        <w:r w:rsidR="0081013E" w:rsidRPr="0081013E">
          <w:t xml:space="preserve"> </w:t>
        </w:r>
        <w:r w:rsidR="0081013E">
          <w:t>sollen</w:t>
        </w:r>
        <w:r w:rsidR="0081013E" w:rsidRPr="0081013E">
          <w:t xml:space="preserve"> getauscht werden</w:t>
        </w:r>
        <w:r w:rsidR="0081013E">
          <w:t xml:space="preserve"> können</w:t>
        </w:r>
        <w:r w:rsidR="0081013E" w:rsidRPr="0081013E">
          <w:t>, sofern dadurch keine Verspätungen entstehen.</w:t>
        </w:r>
        <w:r w:rsidR="0081013E">
          <w:t xml:space="preserve"> Denkbar ist ebenfalls</w:t>
        </w:r>
        <w:r w:rsidR="0081013E" w:rsidRPr="0081013E">
          <w:t xml:space="preserve"> sogar Verspätungen in </w:t>
        </w:r>
        <w:r w:rsidR="0081013E">
          <w:t>K</w:t>
        </w:r>
        <w:r w:rsidR="0081013E" w:rsidRPr="0081013E">
          <w:t>auf</w:t>
        </w:r>
      </w:ins>
      <w:ins w:id="46" w:author="Stefan Jollet" w:date="2020-01-28T13:40:00Z">
        <w:r w:rsidR="0081013E">
          <w:t xml:space="preserve"> zu nehmen</w:t>
        </w:r>
      </w:ins>
      <w:ins w:id="47" w:author="Stefan Jollet" w:date="2020-01-28T13:39:00Z">
        <w:r w:rsidR="0081013E" w:rsidRPr="0081013E">
          <w:t xml:space="preserve">, wenn dadurch Lieferungen eingespart werden können. Hier muss dann in einer Kostenfunktion </w:t>
        </w:r>
      </w:ins>
      <w:ins w:id="48" w:author="Stefan Jollet" w:date="2020-01-28T13:40:00Z">
        <w:r w:rsidR="0081013E">
          <w:t>gewichtet werden</w:t>
        </w:r>
      </w:ins>
      <w:ins w:id="49" w:author="Stefan Jollet" w:date="2020-01-28T13:39:00Z">
        <w:r w:rsidR="0081013E" w:rsidRPr="0081013E">
          <w:t xml:space="preserve"> wieviel Verspätung eine eingesparte Lieferung „wert ist“.</w:t>
        </w:r>
      </w:ins>
      <w:ins w:id="50" w:author="Stefan Jollet" w:date="2020-01-28T13:40:00Z">
        <w:r w:rsidR="0081013E">
          <w:t xml:space="preserve"> </w:t>
        </w:r>
      </w:ins>
      <w:r w:rsidR="00AC13FB">
        <w:t xml:space="preserve">In diesem Fall soll es </w:t>
      </w:r>
      <w:r w:rsidR="009065F1">
        <w:t>demnach</w:t>
      </w:r>
      <w:r w:rsidR="00AC13FB">
        <w:t xml:space="preserve"> möglich sein von der FiFo-Regel abzuweichen. </w:t>
      </w:r>
      <w:ins w:id="51" w:author="Stefan Jollet" w:date="2020-01-28T13:42:00Z">
        <w:r w:rsidR="00412CFC">
          <w:t xml:space="preserve">Dazu könnte ein Flag am </w:t>
        </w:r>
      </w:ins>
      <w:ins w:id="52" w:author="Stefan Jollet" w:date="2020-01-28T13:43:00Z">
        <w:r w:rsidR="00412CFC">
          <w:t xml:space="preserve">Werk eingeführt werden, das festlegt, ob Fahrzeuge </w:t>
        </w:r>
      </w:ins>
      <w:ins w:id="53" w:author="Stefan Jollet" w:date="2020-01-28T13:45:00Z">
        <w:r w:rsidR="00B36EE8">
          <w:t xml:space="preserve">andere Fahrzeuge </w:t>
        </w:r>
      </w:ins>
      <w:ins w:id="54" w:author="Stefan Jollet" w:date="2020-01-28T13:43:00Z">
        <w:r w:rsidR="00412CFC">
          <w:t xml:space="preserve">überholen dürfen oder nicht. </w:t>
        </w:r>
      </w:ins>
      <w:r w:rsidR="00AC13FB">
        <w:t>Die Fir</w:t>
      </w:r>
      <w:r w:rsidR="00DA2BAB">
        <w:t>s</w:t>
      </w:r>
      <w:r w:rsidR="00AC13FB">
        <w:t>t Round Rule soll ebenfalls umgesetzt werden.</w:t>
      </w:r>
      <w:commentRangeStart w:id="55"/>
      <w:commentRangeStart w:id="56"/>
      <w:r w:rsidR="00AC13FB">
        <w:t xml:space="preserve"> Grundsätzlich soll </w:t>
      </w:r>
      <w:commentRangeStart w:id="57"/>
      <w:r w:rsidR="00AC13FB">
        <w:t xml:space="preserve">diese Nebenbedingung </w:t>
      </w:r>
      <w:commentRangeEnd w:id="57"/>
      <w:r w:rsidR="001F00AF">
        <w:rPr>
          <w:rStyle w:val="Kommentarzeichen"/>
        </w:rPr>
        <w:commentReference w:id="57"/>
      </w:r>
      <w:r w:rsidR="00AC13FB">
        <w:t>ein- und ausschaltbar sein, sodass jeder Kunde entscheiden kann, ob</w:t>
      </w:r>
      <w:r w:rsidR="006B1C0B">
        <w:t xml:space="preserve"> nach</w:t>
      </w:r>
      <w:r w:rsidR="00AC13FB">
        <w:t xml:space="preserve"> diese</w:t>
      </w:r>
      <w:r w:rsidR="006B1C0B">
        <w:t>r</w:t>
      </w:r>
      <w:r w:rsidR="00AC13FB">
        <w:t xml:space="preserve"> Regel </w:t>
      </w:r>
      <w:r w:rsidR="006B1C0B">
        <w:t>optimiert</w:t>
      </w:r>
      <w:r w:rsidR="00AC13FB">
        <w:t xml:space="preserve"> werden soll oder nicht.</w:t>
      </w:r>
      <w:commentRangeEnd w:id="55"/>
      <w:r w:rsidR="00AC13FB">
        <w:rPr>
          <w:rStyle w:val="Kommentarzeichen"/>
        </w:rPr>
        <w:commentReference w:id="55"/>
      </w:r>
      <w:commentRangeEnd w:id="56"/>
      <w:r w:rsidR="00E43EAF">
        <w:rPr>
          <w:rStyle w:val="Kommentarzeichen"/>
        </w:rPr>
        <w:commentReference w:id="56"/>
      </w:r>
    </w:p>
    <w:p w14:paraId="2CC728C2" w14:textId="3756D243" w:rsidR="008E4B85" w:rsidRDefault="008E4B85" w:rsidP="008E4B85">
      <w:pPr>
        <w:pStyle w:val="berschrift3"/>
      </w:pPr>
      <w:bookmarkStart w:id="58" w:name="_Toc31117090"/>
      <w:r>
        <w:t>Pausenplanung</w:t>
      </w:r>
      <w:bookmarkEnd w:id="58"/>
    </w:p>
    <w:p w14:paraId="0072EB41" w14:textId="09007740" w:rsidR="00046E8B" w:rsidRPr="00ED34AA" w:rsidRDefault="002025DF" w:rsidP="008E4B85">
      <w:r>
        <w:t>Aufgrund gesetzlicher Bestimmungen müssen Fahrer in regelmäßigen Abständen Pausen einlegen.</w:t>
      </w:r>
      <w:r w:rsidR="00595DAC">
        <w:t xml:space="preserve"> </w:t>
      </w:r>
      <w:commentRangeStart w:id="59"/>
      <w:commentRangeStart w:id="60"/>
      <w:commentRangeStart w:id="61"/>
      <w:r w:rsidR="008E4B85">
        <w:t>Für den OEV- und den Preplanning Modus sollen Pausen geplant werden können.</w:t>
      </w:r>
      <w:r w:rsidR="00014E3E">
        <w:t xml:space="preserve"> </w:t>
      </w:r>
      <w:commentRangeEnd w:id="59"/>
      <w:r w:rsidR="008E36ED">
        <w:rPr>
          <w:rStyle w:val="Kommentarzeichen"/>
        </w:rPr>
        <w:commentReference w:id="59"/>
      </w:r>
      <w:commentRangeEnd w:id="60"/>
      <w:r w:rsidR="00FF4C58">
        <w:rPr>
          <w:rStyle w:val="Kommentarzeichen"/>
        </w:rPr>
        <w:commentReference w:id="60"/>
      </w:r>
      <w:commentRangeEnd w:id="61"/>
      <w:r w:rsidR="003E4223">
        <w:rPr>
          <w:rStyle w:val="Kommentarzeichen"/>
        </w:rPr>
        <w:commentReference w:id="61"/>
      </w:r>
      <w:commentRangeStart w:id="62"/>
      <w:commentRangeStart w:id="63"/>
      <w:r w:rsidR="00415133">
        <w:t>Für die Realtime-Planung sollen Pausen nicht geplant werden</w:t>
      </w:r>
      <w:commentRangeEnd w:id="62"/>
      <w:r w:rsidR="006512FF">
        <w:rPr>
          <w:rStyle w:val="Kommentarzeichen"/>
        </w:rPr>
        <w:commentReference w:id="62"/>
      </w:r>
      <w:commentRangeEnd w:id="63"/>
      <w:r w:rsidR="003E4223">
        <w:rPr>
          <w:rStyle w:val="Kommentarzeichen"/>
        </w:rPr>
        <w:commentReference w:id="63"/>
      </w:r>
      <w:r w:rsidR="00415133">
        <w:t>.</w:t>
      </w:r>
    </w:p>
    <w:p w14:paraId="48D99FF7" w14:textId="66F1311E" w:rsidR="00C606FA" w:rsidRDefault="00C606FA" w:rsidP="005A6F34">
      <w:pPr>
        <w:pStyle w:val="berschrift3"/>
      </w:pPr>
      <w:bookmarkStart w:id="64" w:name="_Toc31117091"/>
      <w:r>
        <w:t>Zeitfenster</w:t>
      </w:r>
      <w:r w:rsidR="00834A32">
        <w:t>/Deadline</w:t>
      </w:r>
      <w:bookmarkEnd w:id="64"/>
    </w:p>
    <w:p w14:paraId="418D1D8D" w14:textId="63C8457E" w:rsidR="008174C6" w:rsidRPr="00ED34AA" w:rsidRDefault="00834A32" w:rsidP="005A6F34">
      <w:r>
        <w:t>Jede</w:t>
      </w:r>
      <w:r w:rsidR="00670917">
        <w:t xml:space="preserve">r Auftrag in SyncroTESS enthält ein Lieferzeitfenster. Ein Auftrag kann aus einer oder mehreren Lieferungen bestehen. Das angegebene Lieferzeitfenster soll für die erste Lieferung des Auftrags gelten. Die folgenden Lieferzeitfenster werden mit Hilfe des Lieferflusses (siehe nächster Abschnitt) berechnet. </w:t>
      </w:r>
      <w:r w:rsidR="00EA5C58">
        <w:t>Die Entladung einer</w:t>
      </w:r>
      <w:r w:rsidR="007057F0">
        <w:t xml:space="preserve"> jeden</w:t>
      </w:r>
      <w:r w:rsidR="00EA5C58">
        <w:t xml:space="preserve"> Lieferung </w:t>
      </w:r>
      <w:r w:rsidR="00C16DA2">
        <w:t>soll,</w:t>
      </w:r>
      <w:r w:rsidR="00EA5C58">
        <w:t xml:space="preserve"> wenn möglich</w:t>
      </w:r>
      <w:r w:rsidR="00C16DA2">
        <w:t>,</w:t>
      </w:r>
      <w:r w:rsidR="00EA5C58">
        <w:t xml:space="preserve"> in </w:t>
      </w:r>
      <w:r w:rsidR="005629E9">
        <w:t xml:space="preserve">das entsprechende </w:t>
      </w:r>
      <w:r w:rsidR="000A0C09">
        <w:t>Zeitf</w:t>
      </w:r>
      <w:r w:rsidR="00C16DA2">
        <w:t xml:space="preserve">enster geplant werden. </w:t>
      </w:r>
      <w:commentRangeStart w:id="65"/>
      <w:commentRangeStart w:id="66"/>
      <w:commentRangeStart w:id="67"/>
      <w:commentRangeStart w:id="68"/>
      <w:commentRangeStart w:id="69"/>
      <w:r w:rsidR="00C16DA2">
        <w:t>Verspätungen werden in der Zielfunktion bestraft</w:t>
      </w:r>
      <w:commentRangeEnd w:id="65"/>
      <w:r w:rsidR="00FF4C58">
        <w:rPr>
          <w:rStyle w:val="Kommentarzeichen"/>
        </w:rPr>
        <w:commentReference w:id="65"/>
      </w:r>
      <w:commentRangeEnd w:id="66"/>
      <w:r w:rsidR="009610D8">
        <w:rPr>
          <w:rStyle w:val="Kommentarzeichen"/>
        </w:rPr>
        <w:commentReference w:id="66"/>
      </w:r>
      <w:r w:rsidR="00C16DA2">
        <w:t>.</w:t>
      </w:r>
      <w:commentRangeEnd w:id="67"/>
      <w:r w:rsidR="00C77689">
        <w:rPr>
          <w:rStyle w:val="Kommentarzeichen"/>
        </w:rPr>
        <w:commentReference w:id="67"/>
      </w:r>
      <w:commentRangeEnd w:id="68"/>
      <w:r w:rsidR="00FF4C58">
        <w:rPr>
          <w:rStyle w:val="Kommentarzeichen"/>
        </w:rPr>
        <w:commentReference w:id="68"/>
      </w:r>
      <w:commentRangeEnd w:id="69"/>
      <w:r w:rsidR="009610D8">
        <w:rPr>
          <w:rStyle w:val="Kommentarzeichen"/>
        </w:rPr>
        <w:commentReference w:id="69"/>
      </w:r>
      <w:r w:rsidR="00C610D3">
        <w:t xml:space="preserve"> Die </w:t>
      </w:r>
      <w:commentRangeStart w:id="70"/>
      <w:commentRangeStart w:id="71"/>
      <w:r w:rsidR="00C610D3">
        <w:t xml:space="preserve">Deadline </w:t>
      </w:r>
      <w:commentRangeEnd w:id="70"/>
      <w:r w:rsidR="0096739E">
        <w:rPr>
          <w:rStyle w:val="Kommentarzeichen"/>
        </w:rPr>
        <w:commentReference w:id="70"/>
      </w:r>
      <w:commentRangeEnd w:id="71"/>
      <w:r w:rsidR="00BB3E57">
        <w:rPr>
          <w:rStyle w:val="Kommentarzeichen"/>
        </w:rPr>
        <w:commentReference w:id="71"/>
      </w:r>
      <w:r w:rsidR="00C610D3">
        <w:t xml:space="preserve">eines Auftrags ist eine harte Grenze, hinter der der Auftrag nicht mehr eingeplant </w:t>
      </w:r>
      <w:r w:rsidR="00463BE5">
        <w:t>werden kann</w:t>
      </w:r>
      <w:r w:rsidR="00F47F06">
        <w:t>.</w:t>
      </w:r>
    </w:p>
    <w:p w14:paraId="07E11749" w14:textId="4D809CF5" w:rsidR="00AE645A" w:rsidRDefault="00AE645A" w:rsidP="005A6F34">
      <w:pPr>
        <w:pStyle w:val="berschrift3"/>
      </w:pPr>
      <w:bookmarkStart w:id="72" w:name="_Toc31117092"/>
      <w:r>
        <w:t>Lieferfluss</w:t>
      </w:r>
      <w:bookmarkEnd w:id="72"/>
    </w:p>
    <w:p w14:paraId="143704C1" w14:textId="29E57BBA" w:rsidR="00F03093" w:rsidRPr="00ED34AA" w:rsidRDefault="00232E47" w:rsidP="005A6F34">
      <w:r>
        <w:t xml:space="preserve">In der Betonbranche ist es unerlässlich, dass an der Baustelle ein </w:t>
      </w:r>
      <w:commentRangeStart w:id="73"/>
      <w:commentRangeStart w:id="74"/>
      <w:commentRangeStart w:id="75"/>
      <w:r>
        <w:t xml:space="preserve">steter Lieferfluss </w:t>
      </w:r>
      <w:commentRangeEnd w:id="73"/>
      <w:r w:rsidR="00AB1C7B">
        <w:rPr>
          <w:rStyle w:val="Kommentarzeichen"/>
        </w:rPr>
        <w:commentReference w:id="73"/>
      </w:r>
      <w:commentRangeEnd w:id="74"/>
      <w:r w:rsidR="00CC75A3">
        <w:rPr>
          <w:rStyle w:val="Kommentarzeichen"/>
        </w:rPr>
        <w:commentReference w:id="74"/>
      </w:r>
      <w:commentRangeEnd w:id="75"/>
      <w:r w:rsidR="009610D8">
        <w:rPr>
          <w:rStyle w:val="Kommentarzeichen"/>
        </w:rPr>
        <w:commentReference w:id="75"/>
      </w:r>
      <w:r>
        <w:t xml:space="preserve">eingehalten wird. </w:t>
      </w:r>
      <w:r w:rsidR="00BA363C">
        <w:t>Der Lieferfluss kann wie bisher im Auftrag über ein Zeitintervall oder eine zu liefernde Menge pro Stunde angegeben werden.</w:t>
      </w:r>
      <w:r w:rsidR="004976F8">
        <w:t xml:space="preserve"> Daraus werden für die </w:t>
      </w:r>
      <w:commentRangeStart w:id="76"/>
      <w:r w:rsidR="004976F8">
        <w:t xml:space="preserve">Folgelieferungen </w:t>
      </w:r>
      <w:commentRangeEnd w:id="76"/>
      <w:r w:rsidR="009610D8">
        <w:rPr>
          <w:rStyle w:val="Kommentarzeichen"/>
        </w:rPr>
        <w:commentReference w:id="76"/>
      </w:r>
      <w:r w:rsidR="004976F8">
        <w:t>eines Auftrages die Lieferzeitfenster berechnet</w:t>
      </w:r>
      <w:r w:rsidR="00133FB4">
        <w:t xml:space="preserve"> und wie oben beschrieben eingeplant.</w:t>
      </w:r>
    </w:p>
    <w:p w14:paraId="5B8B9F49" w14:textId="7C1A4D41" w:rsidR="00334EC5" w:rsidRDefault="00334EC5" w:rsidP="00334EC5">
      <w:pPr>
        <w:pStyle w:val="berschrift3"/>
      </w:pPr>
      <w:bookmarkStart w:id="77" w:name="_Toc31117093"/>
      <w:r>
        <w:lastRenderedPageBreak/>
        <w:t>Properties</w:t>
      </w:r>
      <w:r w:rsidR="00516A08">
        <w:t>/Exclusions</w:t>
      </w:r>
      <w:bookmarkEnd w:id="77"/>
    </w:p>
    <w:p w14:paraId="5FC7F490" w14:textId="068C6EAD" w:rsidR="00DB6BEC" w:rsidRDefault="00B773B7" w:rsidP="00B773B7">
      <w:commentRangeStart w:id="78"/>
      <w:r>
        <w:t>Fahrzeuge,</w:t>
      </w:r>
      <w:r w:rsidR="00384FA7">
        <w:t xml:space="preserve"> Schichten,</w:t>
      </w:r>
      <w:r>
        <w:t xml:space="preserve"> Aufträge, Werke und Fahrer</w:t>
      </w:r>
      <w:commentRangeEnd w:id="78"/>
      <w:r w:rsidR="00855F0C">
        <w:rPr>
          <w:rStyle w:val="Kommentarzeichen"/>
        </w:rPr>
        <w:commentReference w:id="78"/>
      </w:r>
      <w:r>
        <w:t xml:space="preserve">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DB6BEC">
        <w:t>:</w:t>
      </w:r>
    </w:p>
    <w:p w14:paraId="33A64E68" w14:textId="7E398FDB" w:rsidR="00DB6BEC" w:rsidDel="00BB3E57" w:rsidRDefault="00DB6BEC" w:rsidP="00DB6BEC">
      <w:pPr>
        <w:pStyle w:val="Listenabsatz"/>
        <w:numPr>
          <w:ilvl w:val="0"/>
          <w:numId w:val="8"/>
        </w:numPr>
        <w:rPr>
          <w:del w:id="79" w:author="Stefan Jollet" w:date="2020-01-28T14:49:00Z"/>
        </w:rPr>
      </w:pPr>
      <w:del w:id="80" w:author="Stefan Jollet" w:date="2020-01-28T14:49:00Z">
        <w:r w:rsidDel="00BB3E57">
          <w:delText>d</w:delText>
        </w:r>
        <w:r w:rsidR="00B773B7" w:rsidDel="00BB3E57">
          <w:delText xml:space="preserve">ie </w:delText>
        </w:r>
        <w:r w:rsidR="00792465" w:rsidDel="00BB3E57">
          <w:delText xml:space="preserve">Properties und Exclusions </w:delText>
        </w:r>
        <w:r w:rsidR="00067D67" w:rsidDel="00BB3E57">
          <w:delText>(</w:delText>
        </w:r>
        <w:r w:rsidR="00AE4081" w:rsidDel="00BB3E57">
          <w:delText xml:space="preserve">abhängig von </w:delText>
        </w:r>
        <w:r w:rsidR="00067D67" w:rsidDel="00BB3E57">
          <w:delText>Schicht</w:delText>
        </w:r>
        <w:r w:rsidR="00AE4081" w:rsidDel="00BB3E57">
          <w:delText xml:space="preserve"> und Fahrer</w:delText>
        </w:r>
        <w:r w:rsidR="00067D67" w:rsidDel="00BB3E57">
          <w:delText>)</w:delText>
        </w:r>
        <w:r w:rsidDel="00BB3E57">
          <w:delText xml:space="preserve"> mit denen des Auftrags und</w:delText>
        </w:r>
      </w:del>
    </w:p>
    <w:p w14:paraId="0150D267" w14:textId="13B6778D" w:rsidR="00BB3E57" w:rsidRDefault="00BB3E57" w:rsidP="00DB6BEC">
      <w:pPr>
        <w:pStyle w:val="Listenabsatz"/>
        <w:numPr>
          <w:ilvl w:val="0"/>
          <w:numId w:val="8"/>
        </w:numPr>
        <w:rPr>
          <w:ins w:id="81" w:author="Stefan Jollet" w:date="2020-01-28T14:49:00Z"/>
        </w:rPr>
      </w:pPr>
      <w:ins w:id="82" w:author="Stefan Jollet" w:date="2020-01-28T14:50:00Z">
        <w:r>
          <w:t xml:space="preserve">die </w:t>
        </w:r>
        <w:r w:rsidRPr="00BB3E57">
          <w:t xml:space="preserve">Properties und Exclusions von Aufträgen </w:t>
        </w:r>
        <w:r>
          <w:t>mit den</w:t>
        </w:r>
        <w:r w:rsidRPr="00BB3E57">
          <w:t xml:space="preserve"> Properties </w:t>
        </w:r>
        <w:r>
          <w:t>der</w:t>
        </w:r>
        <w:r w:rsidRPr="00BB3E57">
          <w:t xml:space="preserve"> Fahrer, Schicht</w:t>
        </w:r>
        <w:r>
          <w:t>en</w:t>
        </w:r>
        <w:r w:rsidRPr="00BB3E57">
          <w:t xml:space="preserve"> und Fahrzeug</w:t>
        </w:r>
        <w:r>
          <w:t>e ü</w:t>
        </w:r>
      </w:ins>
      <w:ins w:id="83" w:author="Stefan Jollet" w:date="2020-01-28T14:51:00Z">
        <w:r>
          <w:t>bereinstimmen</w:t>
        </w:r>
      </w:ins>
      <w:ins w:id="84" w:author="Stefan Jollet" w:date="2020-01-28T14:50:00Z">
        <w:r w:rsidRPr="00BB3E57">
          <w:t>.</w:t>
        </w:r>
      </w:ins>
    </w:p>
    <w:p w14:paraId="31A3D2E3" w14:textId="0421445D" w:rsidR="00DB6BEC" w:rsidDel="00BB3E57" w:rsidRDefault="00DB6BEC" w:rsidP="00DB6BEC">
      <w:pPr>
        <w:pStyle w:val="Listenabsatz"/>
        <w:numPr>
          <w:ilvl w:val="0"/>
          <w:numId w:val="8"/>
        </w:numPr>
        <w:rPr>
          <w:del w:id="85" w:author="Stefan Jollet" w:date="2020-01-28T14:51:00Z"/>
        </w:rPr>
      </w:pPr>
      <w:del w:id="86" w:author="Stefan Jollet" w:date="2020-01-28T14:51:00Z">
        <w:r w:rsidDel="00BB3E57">
          <w:delText xml:space="preserve">die </w:delText>
        </w:r>
        <w:r w:rsidR="00792465" w:rsidDel="00BB3E57">
          <w:delText>Properties und Exclusions</w:delText>
        </w:r>
        <w:r w:rsidDel="00BB3E57">
          <w:delText xml:space="preserve"> (abhängig von Schicht und Fahrer) mit denen des Werkes übereinstimmen.</w:delText>
        </w:r>
      </w:del>
    </w:p>
    <w:p w14:paraId="0B484FB2" w14:textId="71AC4B0D" w:rsidR="00BB3E57" w:rsidRDefault="00BB3E57" w:rsidP="00DB6BEC">
      <w:pPr>
        <w:pStyle w:val="Listenabsatz"/>
        <w:numPr>
          <w:ilvl w:val="0"/>
          <w:numId w:val="8"/>
        </w:numPr>
        <w:rPr>
          <w:ins w:id="87" w:author="Stefan Jollet" w:date="2020-01-28T14:51:00Z"/>
        </w:rPr>
      </w:pPr>
      <w:ins w:id="88" w:author="Stefan Jollet" w:date="2020-01-28T14:51:00Z">
        <w:r w:rsidRPr="00BB3E57">
          <w:t xml:space="preserve">Properties und Exclusions von Locations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ins>
    </w:p>
    <w:p w14:paraId="011852F9" w14:textId="7F78B181" w:rsidR="009E6D9D" w:rsidRPr="00ED34AA" w:rsidDel="009C046D" w:rsidRDefault="00E87D2C" w:rsidP="009C046D">
      <w:pPr>
        <w:rPr>
          <w:del w:id="89" w:author="Stefan Jollet" w:date="2020-01-28T14:39:00Z"/>
        </w:rPr>
      </w:pPr>
      <w:r w:rsidRPr="00E87D2C">
        <w:t>Nicht verglichen werden Properties und Exclusions von Aufträgen und Locations.</w:t>
      </w:r>
      <w:ins w:id="90" w:author="Stefan Jollet" w:date="2020-01-28T14:52:00Z">
        <w:r w:rsidR="00BB3E57">
          <w:t xml:space="preserve"> Fahrzeuge und Fahrer haben keine Exclusions.</w:t>
        </w:r>
      </w:ins>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ins w:id="91" w:author="Stefan Jollet" w:date="2020-01-28T14:38:00Z">
        <w:r w:rsidR="009C046D">
          <w:t xml:space="preserve"> Für Exclusions müssen hierbei die Sonderbeh</w:t>
        </w:r>
      </w:ins>
      <w:ins w:id="92" w:author="Stefan Jollet" w:date="2020-01-28T14:39:00Z">
        <w:r w:rsidR="009C046D">
          <w:t>andlungen des tserv von „Own Properties“ in der Black Box Optimierung nachgebaut werden.</w:t>
        </w:r>
      </w:ins>
    </w:p>
    <w:p w14:paraId="44BAEBC1" w14:textId="32B8B1F8" w:rsidR="00330B5E" w:rsidRDefault="00330B5E" w:rsidP="00330B5E">
      <w:pPr>
        <w:pStyle w:val="berschrift3"/>
      </w:pPr>
      <w:bookmarkStart w:id="93" w:name="_Toc31117094"/>
      <w:r>
        <w:t>Fahrzeugkapazitäten</w:t>
      </w:r>
      <w:r w:rsidR="00080662">
        <w:t>/Restmengen</w:t>
      </w:r>
      <w:bookmarkEnd w:id="93"/>
    </w:p>
    <w:p w14:paraId="5A1DEC7B" w14:textId="1DA1186E"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C159D8">
        <w:t xml:space="preserve">Diese </w:t>
      </w:r>
      <w:r w:rsidR="002D3A68">
        <w:t xml:space="preserve">sollen </w:t>
      </w:r>
      <w:r w:rsidR="00C159D8">
        <w:t>auch in der Zielfunktion berücksichtigt</w:t>
      </w:r>
      <w:r w:rsidR="002D3A68">
        <w:t xml:space="preserve"> werden</w:t>
      </w:r>
      <w:r w:rsidR="00AB4F31">
        <w:t>, damit beispielsweise kleine Aufträge auf kleinere Fahrzeuge geplant werden.</w:t>
      </w:r>
      <w:r w:rsidR="00080662">
        <w:t xml:space="preserve"> </w:t>
      </w:r>
      <w:ins w:id="94" w:author="Stefan Jollet" w:date="2020-01-28T14:33:00Z">
        <w:r w:rsidR="00990496">
          <w:t xml:space="preserve">Restmengen </w:t>
        </w:r>
      </w:ins>
      <w:ins w:id="95" w:author="Stefan Jollet" w:date="2020-01-28T14:35:00Z">
        <w:r w:rsidR="00F0484E">
          <w:t>müssen</w:t>
        </w:r>
      </w:ins>
      <w:ins w:id="96" w:author="Stefan Jollet" w:date="2020-01-28T14:33:00Z">
        <w:r w:rsidR="00990496">
          <w:t xml:space="preserve"> </w:t>
        </w:r>
      </w:ins>
      <w:ins w:id="97" w:author="Stefan Jollet" w:date="2020-01-28T14:34:00Z">
        <w:r w:rsidR="00DF6FAB">
          <w:t>in</w:t>
        </w:r>
      </w:ins>
      <w:ins w:id="98" w:author="Stefan Jollet" w:date="2020-01-28T14:33:00Z">
        <w:r w:rsidR="00990496">
          <w:t xml:space="preserve"> der Optimierung nicht </w:t>
        </w:r>
      </w:ins>
      <w:ins w:id="99" w:author="Stefan Jollet" w:date="2020-01-28T14:34:00Z">
        <w:r w:rsidR="00DF6FAB">
          <w:t>einbezogen</w:t>
        </w:r>
      </w:ins>
      <w:ins w:id="100" w:author="Stefan Jollet" w:date="2020-01-28T14:33:00Z">
        <w:r w:rsidR="00990496">
          <w:t xml:space="preserve"> werden.</w:t>
        </w:r>
      </w:ins>
      <w:ins w:id="101" w:author="Stefan Jollet" w:date="2020-01-28T14:35:00Z">
        <w:r w:rsidR="00F0484E">
          <w:t xml:space="preserve"> </w:t>
        </w:r>
      </w:ins>
    </w:p>
    <w:p w14:paraId="7BCDB85F" w14:textId="15362B0A" w:rsidR="003224B4" w:rsidRDefault="003224B4" w:rsidP="003224B4">
      <w:pPr>
        <w:pStyle w:val="berschrift3"/>
      </w:pPr>
      <w:bookmarkStart w:id="102" w:name="_Toc31117095"/>
      <w:r>
        <w:t>Öffnungszeiten</w:t>
      </w:r>
      <w:bookmarkEnd w:id="102"/>
    </w:p>
    <w:p w14:paraId="54E9C687" w14:textId="7C6610F2" w:rsidR="008A5A7D" w:rsidRPr="00ED34AA" w:rsidRDefault="003224B4" w:rsidP="00B773B7">
      <w:r>
        <w:t>Werke</w:t>
      </w:r>
      <w:r w:rsidR="00C21403">
        <w:t>, Parkings</w:t>
      </w:r>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rung berücksichtigt werden.</w:t>
      </w:r>
      <w:ins w:id="103" w:author="Stefan Jollet" w:date="2020-01-28T15:04:00Z">
        <w:r w:rsidR="006D2AD6">
          <w:t xml:space="preserve"> Es ist darüber hinaus der Wunsch einiger Bestandskunden </w:t>
        </w:r>
      </w:ins>
      <w:ins w:id="104" w:author="Stefan Jollet" w:date="2020-01-28T15:05:00Z">
        <w:r w:rsidR="006D2AD6">
          <w:t xml:space="preserve">die Öffnungszeiten pro Kalendertag pflegen zu können (ähnlich zum </w:t>
        </w:r>
      </w:ins>
      <w:ins w:id="105" w:author="Stefan Jollet" w:date="2020-01-28T15:54:00Z">
        <w:r w:rsidR="00FD3DD1">
          <w:t>Fahrzeugkalender</w:t>
        </w:r>
      </w:ins>
      <w:ins w:id="106" w:author="Stefan Jollet" w:date="2020-01-28T15:05:00Z">
        <w:r w:rsidR="006D2AD6">
          <w:t>).</w:t>
        </w:r>
      </w:ins>
      <w:ins w:id="107" w:author="Stefan Jollet" w:date="2020-01-28T15:06:00Z">
        <w:r w:rsidR="006D2AD6">
          <w:t xml:space="preserve"> Daher soll </w:t>
        </w:r>
      </w:ins>
      <w:ins w:id="108" w:author="Stefan Jollet" w:date="2020-01-28T15:08:00Z">
        <w:r w:rsidR="00B434F7">
          <w:t xml:space="preserve">die </w:t>
        </w:r>
      </w:ins>
      <w:ins w:id="109" w:author="Stefan Jollet" w:date="2020-01-28T15:06:00Z">
        <w:r w:rsidR="006D2AD6">
          <w:t xml:space="preserve">Einführung eines solchen Kalenders bewertet </w:t>
        </w:r>
        <w:r w:rsidR="006D2AD6">
          <w:lastRenderedPageBreak/>
          <w:t>werden</w:t>
        </w:r>
      </w:ins>
      <w:ins w:id="110" w:author="Stefan Jollet" w:date="2020-01-28T15:07:00Z">
        <w:r w:rsidR="006D2AD6">
          <w:t>. Die Verfügbarkeit der Werke wird</w:t>
        </w:r>
      </w:ins>
      <w:ins w:id="111" w:author="Stefan Jollet" w:date="2020-01-28T15:08:00Z">
        <w:r w:rsidR="006D2AD6">
          <w:t xml:space="preserve"> jedoch nicht über die Optim</w:t>
        </w:r>
      </w:ins>
      <w:ins w:id="112" w:author="Stefan Jollet" w:date="2020-01-28T15:54:00Z">
        <w:r w:rsidR="00D6355D">
          <w:t>i</w:t>
        </w:r>
      </w:ins>
      <w:ins w:id="113" w:author="Stefan Jollet" w:date="2020-01-28T15:08:00Z">
        <w:r w:rsidR="006D2AD6">
          <w:t>erung selbst, sondern im Interface geregelt.</w:t>
        </w:r>
      </w:ins>
      <w:r w:rsidR="001C25CA">
        <w:t xml:space="preserve"> </w:t>
      </w:r>
      <w:r w:rsidR="002B71E0">
        <w:t>Der Lade- bzw. Entladebeginn muss jeweils innerhalb der Öffnungszeiten liegen. Das Lade- bzw. Entladeende kann über das Intervall hinausragen.</w:t>
      </w:r>
      <w:r w:rsidR="00CD60F1">
        <w:t xml:space="preserve"> </w:t>
      </w:r>
      <w:ins w:id="114" w:author="Stefan Jollet" w:date="2020-01-28T14:57:00Z">
        <w:r w:rsidR="00B6502A" w:rsidRPr="00B6502A">
          <w:t xml:space="preserve"> </w:t>
        </w:r>
        <w:r w:rsidR="00B6502A">
          <w:t xml:space="preserve">Auch in der neuen Optimierung soll es einen Schalter für das Hinausragen der Lade- und Entladezeiten geben. </w:t>
        </w:r>
      </w:ins>
      <w:ins w:id="115" w:author="Stefan Jollet" w:date="2020-01-28T14:56:00Z">
        <w:r w:rsidR="00B6502A">
          <w:t xml:space="preserve">Wichtig ist, dass dies in der Optimierung und dem restlichen System gleich gehalten werden muss. </w:t>
        </w:r>
      </w:ins>
      <w:r w:rsidR="00D83B8B">
        <w:t xml:space="preserve">Es können pro Tag mehrere Zeitintervalle als Öffnungszeiten angegeben werden. Hier gibt es keine Beschränkung der </w:t>
      </w:r>
      <w:r w:rsidR="00005A63">
        <w:t>Anzahl</w:t>
      </w:r>
      <w:r w:rsidR="00D83B8B">
        <w:t>.</w:t>
      </w:r>
    </w:p>
    <w:p w14:paraId="65115DD4" w14:textId="77777777" w:rsidR="0033072E" w:rsidRDefault="0033072E" w:rsidP="0033072E">
      <w:pPr>
        <w:pStyle w:val="berschrift3"/>
      </w:pPr>
      <w:bookmarkStart w:id="116" w:name="_Toc31117096"/>
      <w:r>
        <w:t>Werksrestriktionen</w:t>
      </w:r>
      <w:bookmarkEnd w:id="116"/>
    </w:p>
    <w:p w14:paraId="32DCF90A" w14:textId="58516892" w:rsidR="00D1264B" w:rsidRDefault="0033072E" w:rsidP="00EE1D80">
      <w:pPr>
        <w:pStyle w:val="Listenabsatz"/>
        <w:numPr>
          <w:ilvl w:val="0"/>
          <w:numId w:val="9"/>
        </w:numPr>
      </w:pPr>
      <w:r>
        <w:t xml:space="preserve">Jedes Werk hat eine </w:t>
      </w:r>
      <w:commentRangeStart w:id="117"/>
      <w:r>
        <w:t xml:space="preserve">gewisse </w:t>
      </w:r>
      <w:r w:rsidR="00AE0F96">
        <w:t>Kapazität,</w:t>
      </w:r>
      <w:r>
        <w:t xml:space="preserve"> die in Ladungen pro Stunde</w:t>
      </w:r>
      <w:commentRangeEnd w:id="117"/>
      <w:r w:rsidR="00F6643A">
        <w:rPr>
          <w:rStyle w:val="Kommentarzeichen"/>
        </w:rPr>
        <w:commentReference w:id="117"/>
      </w:r>
      <w:r>
        <w:t xml:space="preserve"> </w:t>
      </w:r>
      <w:del w:id="118" w:author="Stefan Jollet" w:date="2020-01-28T15:22:00Z">
        <w:r w:rsidDel="00423AC1">
          <w:delText>ausgedrückt wird</w:delText>
        </w:r>
      </w:del>
      <w:ins w:id="119" w:author="Stefan Jollet" w:date="2020-01-28T15:22:00Z">
        <w:r w:rsidR="00423AC1">
          <w:t xml:space="preserve"> oder in Output (z.B. in m</w:t>
        </w:r>
      </w:ins>
      <w:ins w:id="120" w:author="Stefan Jollet" w:date="2020-01-28T15:23:00Z">
        <w:r w:rsidR="00423AC1" w:rsidRPr="00423AC1">
          <w:rPr>
            <w:vertAlign w:val="superscript"/>
          </w:rPr>
          <w:t>3</w:t>
        </w:r>
        <w:r w:rsidR="00423AC1">
          <w:t xml:space="preserve">) </w:t>
        </w:r>
      </w:ins>
      <w:ins w:id="121" w:author="Stefan Jollet" w:date="2020-01-28T15:22:00Z">
        <w:r w:rsidR="00423AC1">
          <w:t>pro Stunde</w:t>
        </w:r>
      </w:ins>
      <w:ins w:id="122" w:author="Stefan Jollet" w:date="2020-01-28T15:24:00Z">
        <w:r w:rsidR="00423AC1">
          <w:t xml:space="preserve"> ausgedrückt werden kann</w:t>
        </w:r>
      </w:ins>
      <w:r>
        <w:t>. Diese Kapazität muss sowohl für de</w:t>
      </w:r>
      <w:r w:rsidR="00FE42F4">
        <w:t>n</w:t>
      </w:r>
      <w:r>
        <w:t xml:space="preserve"> dry-batch als auch für den </w:t>
      </w:r>
      <w:commentRangeStart w:id="123"/>
      <w:commentRangeStart w:id="124"/>
      <w:r>
        <w:t xml:space="preserve">wet-batch </w:t>
      </w:r>
      <w:commentRangeEnd w:id="123"/>
      <w:r w:rsidR="00005A63">
        <w:rPr>
          <w:rStyle w:val="Kommentarzeichen"/>
        </w:rPr>
        <w:commentReference w:id="123"/>
      </w:r>
      <w:commentRangeEnd w:id="124"/>
      <w:r w:rsidR="00423AC1">
        <w:rPr>
          <w:rStyle w:val="Kommentarzeichen"/>
        </w:rPr>
        <w:commentReference w:id="124"/>
      </w:r>
      <w:r>
        <w:t>Modus eingehalten werden.</w:t>
      </w:r>
    </w:p>
    <w:p w14:paraId="68A25E5F" w14:textId="5E26669B" w:rsidR="00866BEF" w:rsidRPr="00ED34AA" w:rsidRDefault="0033072E" w:rsidP="00866BEF">
      <w:pPr>
        <w:pStyle w:val="Listenabsatz"/>
        <w:numPr>
          <w:ilvl w:val="0"/>
          <w:numId w:val="9"/>
        </w:numPr>
      </w:pPr>
      <w:r>
        <w:t xml:space="preserve">Darüber hinaus sollte </w:t>
      </w:r>
      <w:commentRangeStart w:id="125"/>
      <w:commentRangeStart w:id="126"/>
      <w:r>
        <w:t>ausgelotet</w:t>
      </w:r>
      <w:commentRangeEnd w:id="125"/>
      <w:r w:rsidR="00FE2D44">
        <w:rPr>
          <w:rStyle w:val="Kommentarzeichen"/>
        </w:rPr>
        <w:commentReference w:id="125"/>
      </w:r>
      <w:commentRangeEnd w:id="126"/>
      <w:r w:rsidR="00F46DF0">
        <w:rPr>
          <w:rStyle w:val="Kommentarzeichen"/>
        </w:rPr>
        <w:commentReference w:id="126"/>
      </w:r>
      <w:r>
        <w:t xml:space="preserve"> werden, inwiefern auch Ladepunkt-Restriktionen in der Optimierung berücksichtigt werden können.</w:t>
      </w:r>
    </w:p>
    <w:p w14:paraId="54612F8F" w14:textId="46D03DA8" w:rsidR="00866BEF" w:rsidRDefault="00904554" w:rsidP="00904554">
      <w:pPr>
        <w:pStyle w:val="berschrift3"/>
      </w:pPr>
      <w:bookmarkStart w:id="127" w:name="_Toc31117097"/>
      <w:r>
        <w:t>Prioritäten</w:t>
      </w:r>
      <w:bookmarkEnd w:id="127"/>
    </w:p>
    <w:p w14:paraId="1599A941" w14:textId="2326D7AC" w:rsidR="00303262" w:rsidRPr="00ED34AA" w:rsidRDefault="00904554" w:rsidP="00303262">
      <w:r>
        <w:t>Für jedes Fahrzeug und jeden Auftrag muss eine</w:t>
      </w:r>
      <w:r w:rsidR="006D2AD6">
        <w:t xml:space="preserve"> </w:t>
      </w:r>
      <w:commentRangeStart w:id="128"/>
      <w:r>
        <w:t>Priorität</w:t>
      </w:r>
      <w:r w:rsidR="00E451BD">
        <w:t xml:space="preserve"> </w:t>
      </w:r>
      <w:commentRangeEnd w:id="128"/>
      <w:r w:rsidR="0054021B">
        <w:rPr>
          <w:rStyle w:val="Kommentarzeichen"/>
        </w:rPr>
        <w:commentReference w:id="128"/>
      </w:r>
      <w:del w:id="129" w:author="Stefan Jollet" w:date="2020-01-28T14:59:00Z">
        <w:r w:rsidR="00E451BD" w:rsidDel="006D2AD6">
          <w:delText>(1-3)</w:delText>
        </w:r>
        <w:r w:rsidDel="006D2AD6">
          <w:delText xml:space="preserve"> </w:delText>
        </w:r>
      </w:del>
      <w:r>
        <w:t>vergeben werden</w:t>
      </w:r>
      <w:r w:rsidR="00823F7E">
        <w:t>, die die Optimierung einbezieht.</w:t>
      </w:r>
      <w:r w:rsidR="00A30994">
        <w:t xml:space="preserve"> </w:t>
      </w:r>
      <w:ins w:id="130" w:author="Stefan Jollet" w:date="2020-01-28T15:00:00Z">
        <w:r w:rsidR="006D2AD6">
          <w:t>Dabei soll die Anzahl der möglichen Pri</w:t>
        </w:r>
      </w:ins>
      <w:ins w:id="131" w:author="Stefan Jollet" w:date="2020-01-28T15:01:00Z">
        <w:r w:rsidR="006D2AD6">
          <w:t xml:space="preserve">oritäten flexibel konfigurierbar sein. </w:t>
        </w:r>
      </w:ins>
      <w:r w:rsidR="00A30994">
        <w:t>Eine niedrige Priorität bedeutet, dass ein Auftrag wichtiger ist bzw. ein Fahrzeug bei der Auftragszuordnung bevorzugt wird.</w:t>
      </w:r>
    </w:p>
    <w:p w14:paraId="59298312" w14:textId="7D1682FB" w:rsidR="00005924" w:rsidRDefault="00005924" w:rsidP="00005924">
      <w:pPr>
        <w:pStyle w:val="berschrift3"/>
      </w:pPr>
      <w:bookmarkStart w:id="132" w:name="_Toc31117098"/>
      <w:r>
        <w:t>Alternative Lieferwerke/ Minimum Rip</w:t>
      </w:r>
      <w:bookmarkEnd w:id="132"/>
    </w:p>
    <w:p w14:paraId="703F68CC" w14:textId="74148A0F" w:rsidR="00F6666D" w:rsidRPr="00ED34AA" w:rsidRDefault="00005924" w:rsidP="00005924">
      <w:r>
        <w:t>Falls eine Lieferung von mehreren Werken aus bedient werden kann, sollen diese in der Optimierung einbezogen werden. Es soll eine Unterscheidung zwischen den verschiedenen Modis</w:t>
      </w:r>
      <w:r w:rsidR="00751E52">
        <w:t xml:space="preserve"> (Principle,</w:t>
      </w:r>
      <w:r w:rsidR="0068651F">
        <w:t xml:space="preserve"> </w:t>
      </w:r>
      <w:r w:rsidR="00751E52">
        <w:t>Single,</w:t>
      </w:r>
      <w:r w:rsidR="0068651F">
        <w:t xml:space="preserve"> </w:t>
      </w:r>
      <w:r w:rsidR="00751E52">
        <w:t>Multiple,</w:t>
      </w:r>
      <w:r w:rsidR="0068651F">
        <w:t xml:space="preserve"> </w:t>
      </w:r>
      <w:r w:rsidR="00751E52">
        <w:t>Manual Swap)</w:t>
      </w:r>
      <w:r>
        <w:t xml:space="preserve"> geben. Auch soll die „Minimum Rip“- Funktionalität </w:t>
      </w:r>
      <w:r w:rsidR="00840501">
        <w:t>erhalten bleiben</w:t>
      </w:r>
      <w:r>
        <w:t>. Dabei wird eine Menge definiert, die an einem Stück aus dem gleichen Werk gelie</w:t>
      </w:r>
      <w:r w:rsidR="00ED34AA">
        <w:t>f</w:t>
      </w:r>
      <w:r>
        <w:t>ert werden muss.</w:t>
      </w:r>
    </w:p>
    <w:p w14:paraId="47D6D0CC" w14:textId="141B560F" w:rsidR="00B2595F" w:rsidRDefault="00B2595F" w:rsidP="003A130E">
      <w:pPr>
        <w:pStyle w:val="berschrift3"/>
      </w:pPr>
      <w:bookmarkStart w:id="133" w:name="_Toc31117099"/>
      <w:commentRangeStart w:id="134"/>
      <w:commentRangeStart w:id="135"/>
      <w:r>
        <w:t>Milkrun/Multidrop</w:t>
      </w:r>
      <w:commentRangeEnd w:id="134"/>
      <w:r w:rsidR="00BD6FE1">
        <w:rPr>
          <w:rStyle w:val="Kommentarzeichen"/>
          <w:rFonts w:eastAsiaTheme="minorHAnsi" w:cstheme="minorBidi"/>
          <w:color w:val="auto"/>
        </w:rPr>
        <w:commentReference w:id="134"/>
      </w:r>
      <w:commentRangeEnd w:id="135"/>
      <w:r w:rsidR="00F46DF0">
        <w:rPr>
          <w:rStyle w:val="Kommentarzeichen"/>
          <w:rFonts w:eastAsiaTheme="minorHAnsi" w:cstheme="minorBidi"/>
          <w:color w:val="auto"/>
        </w:rPr>
        <w:commentReference w:id="135"/>
      </w:r>
      <w:bookmarkEnd w:id="133"/>
    </w:p>
    <w:p w14:paraId="60811C8F" w14:textId="60C0485B" w:rsidR="00B2595F" w:rsidRPr="00ED34AA" w:rsidRDefault="00B2595F" w:rsidP="00B2595F">
      <w:r>
        <w:t>Ein Fahrzeug wird an einem Werk beladen und entlädt diese Ladung an mehreren unterschiedlichen Entladepunkten (wird häufig für die Verteilung von Mörtel benötigt).</w:t>
      </w:r>
      <w:r w:rsidR="00506C50">
        <w:t xml:space="preserve"> </w:t>
      </w:r>
      <w:r w:rsidR="007C6C54">
        <w:t xml:space="preserve">Die Optimierung muss dazu verschiedene Aufträge auf ein Fahrzeug planen können ohne dass das Fahrzeug zwischen den verschiedenen Entladestellen zum </w:t>
      </w:r>
      <w:r w:rsidR="002476AF">
        <w:t>W</w:t>
      </w:r>
      <w:r w:rsidR="007C6C54">
        <w:t xml:space="preserve">erk </w:t>
      </w:r>
      <w:r w:rsidR="00C55B3A">
        <w:lastRenderedPageBreak/>
        <w:t>zurückkehrt</w:t>
      </w:r>
      <w:r w:rsidR="007C6C54">
        <w:t>.</w:t>
      </w:r>
      <w:r w:rsidR="00103252">
        <w:t xml:space="preserve"> </w:t>
      </w:r>
      <w:r w:rsidR="00C55B3A">
        <w:t xml:space="preserve">Für die Umsetzung dieses Features ist zu </w:t>
      </w:r>
      <w:r w:rsidR="00CD7A6B">
        <w:t>untersuchen</w:t>
      </w:r>
      <w:r w:rsidR="00C55B3A">
        <w:t xml:space="preserve"> </w:t>
      </w:r>
      <w:r w:rsidR="00666D03">
        <w:t>wie die Entfernungen zwischen den einzelnen Entladestellen berechnet werden soll.</w:t>
      </w:r>
      <w:r w:rsidR="00C55B3A">
        <w:t xml:space="preserve"> </w:t>
      </w:r>
    </w:p>
    <w:p w14:paraId="773ED3A3" w14:textId="35FECB43" w:rsidR="003625A6" w:rsidRDefault="003625A6" w:rsidP="003625A6">
      <w:pPr>
        <w:pStyle w:val="berschrift3"/>
      </w:pPr>
      <w:bookmarkStart w:id="136" w:name="_Toc31117100"/>
      <w:r>
        <w:t>Waschzeiten</w:t>
      </w:r>
      <w:bookmarkEnd w:id="136"/>
    </w:p>
    <w:p w14:paraId="0AC8898F" w14:textId="09DBFEDE" w:rsidR="003625A6" w:rsidRDefault="005515E6" w:rsidP="003625A6">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ins w:id="137" w:author="Stefan Jollet" w:date="2020-01-28T15:10:00Z">
        <w:r w:rsidR="00253E2D">
          <w:t>(Waschen zwischen</w:t>
        </w:r>
      </w:ins>
      <w:ins w:id="138" w:author="Stefan Jollet" w:date="2020-01-28T15:11:00Z">
        <w:r w:rsidR="00253E2D">
          <w:t xml:space="preserve"> Rückkehr zum Werk und Beladung) </w:t>
        </w:r>
      </w:ins>
      <w:r w:rsidR="003625A6">
        <w:t>mit einer 4x4-Matrix und einer Produkt-ID je Auftrag, soll auch in der neuen Optimierung enthalten sein.</w:t>
      </w:r>
    </w:p>
    <w:p w14:paraId="1E042863" w14:textId="7F904591" w:rsidR="00047749" w:rsidRDefault="00047749" w:rsidP="00047749">
      <w:pPr>
        <w:pStyle w:val="berschrift3"/>
      </w:pPr>
      <w:bookmarkStart w:id="139" w:name="_Toc31117101"/>
      <w:r>
        <w:t>Predecessor</w:t>
      </w:r>
      <w:bookmarkEnd w:id="139"/>
    </w:p>
    <w:p w14:paraId="5CC9C356" w14:textId="1C28DCD4" w:rsidR="00047749" w:rsidRDefault="00047749" w:rsidP="00047749">
      <w:r>
        <w:t>Für einen Auftrag A kann</w:t>
      </w:r>
      <w:r w:rsidR="00850E50">
        <w:t xml:space="preserve"> in der Praxis</w:t>
      </w:r>
      <w:r>
        <w:t xml:space="preserve"> ein Vorgängerauftrag B definier</w:t>
      </w:r>
      <w:r w:rsidR="00850E50">
        <w:t>t sein</w:t>
      </w:r>
      <w:r>
        <w:t>, der abgeschlossen sein muss</w:t>
      </w:r>
      <w:ins w:id="140" w:author="Stefan Rupp" w:date="2020-01-02T15:50:00Z">
        <w:r w:rsidR="0016095E">
          <w:t>,</w:t>
        </w:r>
      </w:ins>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 Zeit ebenfalls einbeziehen.</w:t>
      </w:r>
      <w:r w:rsidR="0016095E">
        <w:t xml:space="preserve"> Die einzelnen Lieferungen der Aufträge A und B bilden also eine gemeinsame Lieferkette.</w:t>
      </w:r>
    </w:p>
    <w:p w14:paraId="10906305" w14:textId="112DB7BD" w:rsidR="007B0AED" w:rsidRDefault="007B0AED" w:rsidP="007B0AED">
      <w:pPr>
        <w:pStyle w:val="berschrift3"/>
        <w:rPr>
          <w:lang w:val="en-GB"/>
        </w:rPr>
      </w:pPr>
      <w:bookmarkStart w:id="141" w:name="_Toc31117102"/>
      <w:r w:rsidRPr="007B0AED">
        <w:rPr>
          <w:lang w:val="en-GB"/>
        </w:rPr>
        <w:t>Max Number of Trucks/ V</w:t>
      </w:r>
      <w:r>
        <w:rPr>
          <w:lang w:val="en-GB"/>
        </w:rPr>
        <w:t>ehicle List</w:t>
      </w:r>
      <w:bookmarkEnd w:id="141"/>
    </w:p>
    <w:p w14:paraId="21EE8C27" w14:textId="5BA9B88B" w:rsidR="007B0AED" w:rsidRDefault="007B0AED" w:rsidP="007B0AED">
      <w:r w:rsidRPr="007B0AED">
        <w:t xml:space="preserve">Ein Auftrag kann </w:t>
      </w:r>
      <w:r>
        <w:t xml:space="preserve">der Optimierung über das Feld „Max Number of Truck“ einen Zahlenwert übergeben. Dieser besagt, auf wie viele unterschiedliche Fahrzeuge die Lieferungen dieses Auftrages maximal verteilt werden dürfen. </w:t>
      </w:r>
      <w:r w:rsidR="00053B33">
        <w:t xml:space="preserve">Eine 3 in diesem Feld bedeutet also, dass nur 3 unterschiedliche Fahrzeuge für diesen Auftrag von der Optimierung eingeplant werden dürfen. Welche Fahrzeuge das sind, ist aber nicht explizit eingeschränkt. </w:t>
      </w:r>
      <w:r w:rsidR="00867428">
        <w:t>Die</w:t>
      </w:r>
      <w:r w:rsidR="00595504">
        <w:t>s</w:t>
      </w:r>
      <w:r w:rsidR="00867428">
        <w:t xml:space="preserve"> </w:t>
      </w:r>
      <w:r w:rsidR="00912214">
        <w:t>kann in der Praxis gewünscht sein</w:t>
      </w:r>
      <w:r w:rsidR="00867428">
        <w:t xml:space="preserve">, wenn beispielweise an der Baustelle besondere Einweisungen </w:t>
      </w:r>
      <w:r w:rsidR="00322684">
        <w:t>notwendig sind.</w:t>
      </w:r>
      <w:r w:rsidR="00B82AF4">
        <w:t xml:space="preserve"> </w:t>
      </w:r>
      <w:commentRangeStart w:id="142"/>
      <w:r w:rsidR="00B82AF4">
        <w:t xml:space="preserve">Eine weitere explizite Einschränkung der Fahrzeuge soll über die „Vehicle List“ möglich sein. Hier wird der Optimierung </w:t>
      </w:r>
      <w:r w:rsidR="005F3079">
        <w:t xml:space="preserve">über den Auftrag </w:t>
      </w:r>
      <w:r w:rsidR="00B82AF4">
        <w:t>eine Liste von Fahrzeug</w:t>
      </w:r>
      <w:r w:rsidR="00C064E0">
        <w:t xml:space="preserve">namen </w:t>
      </w:r>
      <w:r w:rsidR="00B82AF4">
        <w:t>übergeben</w:t>
      </w:r>
      <w:r w:rsidR="00C064E0">
        <w:t xml:space="preserve">. </w:t>
      </w:r>
      <w:r w:rsidR="005F3079">
        <w:t>Die Optimierung darf die Lieferungen dieses Auftrags dann nur auf die Fahrzeuge dieser Liste planen.</w:t>
      </w:r>
      <w:commentRangeEnd w:id="142"/>
      <w:r w:rsidR="0016095E">
        <w:rPr>
          <w:rStyle w:val="Kommentarzeichen"/>
        </w:rPr>
        <w:commentReference w:id="142"/>
      </w:r>
    </w:p>
    <w:p w14:paraId="510DCE71" w14:textId="77777777" w:rsidR="005F2072" w:rsidRDefault="005F2072" w:rsidP="005F2072">
      <w:pPr>
        <w:pStyle w:val="berschrift3"/>
      </w:pPr>
      <w:bookmarkStart w:id="143" w:name="_Toc31117103"/>
      <w:r>
        <w:lastRenderedPageBreak/>
        <w:t>Schichtzeit</w:t>
      </w:r>
      <w:bookmarkEnd w:id="143"/>
    </w:p>
    <w:p w14:paraId="41360941" w14:textId="1919819E"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w:t>
      </w:r>
      <w:commentRangeStart w:id="144"/>
      <w:commentRangeStart w:id="145"/>
      <w:r w:rsidR="003E6311">
        <w:t>Über ein Flag soll festgelegt werden, ob das Intervall nach hinten auf Kosten einer Bestrafung in der Zielfunktion überschritten werden darf.</w:t>
      </w:r>
      <w:commentRangeEnd w:id="144"/>
      <w:r w:rsidR="00272C1F">
        <w:rPr>
          <w:rStyle w:val="Kommentarzeichen"/>
        </w:rPr>
        <w:commentReference w:id="144"/>
      </w:r>
      <w:commentRangeEnd w:id="145"/>
      <w:r w:rsidR="0016095E">
        <w:rPr>
          <w:rStyle w:val="Kommentarzeichen"/>
        </w:rPr>
        <w:commentReference w:id="145"/>
      </w:r>
    </w:p>
    <w:p w14:paraId="664FB67A" w14:textId="608B8CEA" w:rsidR="00A262B6" w:rsidRDefault="00A262B6" w:rsidP="00A262B6">
      <w:pPr>
        <w:pStyle w:val="berschrift3"/>
      </w:pPr>
      <w:bookmarkStart w:id="146" w:name="_Toc31117104"/>
      <w:r>
        <w:t>Arbeitszeit</w:t>
      </w:r>
      <w:bookmarkEnd w:id="146"/>
    </w:p>
    <w:p w14:paraId="7DB5FEA1" w14:textId="55F2659D" w:rsidR="005F2072" w:rsidRPr="005F2072" w:rsidRDefault="00417323" w:rsidP="005F2072">
      <w:r>
        <w:t xml:space="preserve">Der Optimierung wird durch den Fahrzeugkalender eine Dauer als </w:t>
      </w:r>
      <w:commentRangeStart w:id="147"/>
      <w:r>
        <w:t xml:space="preserve">Arbeitszeit </w:t>
      </w:r>
      <w:commentRangeEnd w:id="147"/>
      <w:r w:rsidR="0054021B">
        <w:rPr>
          <w:rStyle w:val="Kommentarzeichen"/>
        </w:rPr>
        <w:commentReference w:id="147"/>
      </w:r>
      <w:r>
        <w:t xml:space="preserve">übergeben. In Summe dürfen die Dauern der einzelnen Operationen einer Schicht die vorgegebene Dauer nicht überschreiten.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commentRangeStart w:id="148"/>
      <w:commentRangeStart w:id="149"/>
      <w:r>
        <w:t xml:space="preserve">Über ein Flag soll festgelegt werden, ob </w:t>
      </w:r>
      <w:r w:rsidR="00312E70">
        <w:t>die Arbeitszeit</w:t>
      </w:r>
      <w:r>
        <w:t xml:space="preserve"> auf Kosten einer Bestrafung in der Zielfunktion überschritten werden darf.</w:t>
      </w:r>
      <w:commentRangeEnd w:id="148"/>
      <w:r w:rsidR="00272C1F">
        <w:rPr>
          <w:rStyle w:val="Kommentarzeichen"/>
        </w:rPr>
        <w:commentReference w:id="148"/>
      </w:r>
      <w:commentRangeEnd w:id="149"/>
      <w:r w:rsidR="0016095E">
        <w:rPr>
          <w:rStyle w:val="Kommentarzeichen"/>
        </w:rPr>
        <w:commentReference w:id="149"/>
      </w:r>
    </w:p>
    <w:p w14:paraId="396500A4" w14:textId="0C1D9EB6" w:rsidR="00436BD9" w:rsidRPr="00B90D59" w:rsidRDefault="00920883" w:rsidP="00B90D59">
      <w:pPr>
        <w:pStyle w:val="berschrift3"/>
      </w:pPr>
      <w:bookmarkStart w:id="150" w:name="_Toc31117105"/>
      <w:r w:rsidRPr="00B90D59">
        <w:t>Fahrzeugauslastung</w:t>
      </w:r>
      <w:bookmarkEnd w:id="150"/>
    </w:p>
    <w:p w14:paraId="675E6715" w14:textId="379BF85A" w:rsidR="00920883" w:rsidRDefault="00920883" w:rsidP="00920883">
      <w:r>
        <w:t>Durch langfristige Verträge mit Spediteuren sind die Produzenten häufig verpflichtet, eine Mindestmenge an Touren oder Kilometern an den jeweiligen Vertragspartner zu vergeben. Zwar weisen wir bei der Einführung unserer Optimierung bis jetzt stets darauf hin, da</w:t>
      </w:r>
      <w:r w:rsidR="00382BA2">
        <w:t>s</w:t>
      </w:r>
      <w:r>
        <w:t xml:space="preserve">s das Bezahlschema an die Arbeitsweise der Optimierung angepasst werden sollte, jedoch scheinen viele Kunden daran zu scheitern. </w:t>
      </w:r>
      <w:r w:rsidR="00382BA2">
        <w:t xml:space="preserve">Daher sollte über ein Feature nachgedacht werden, dass es ermöglicht der Optimierung über die Schicht eine </w:t>
      </w:r>
      <w:commentRangeStart w:id="151"/>
      <w:r w:rsidR="00382BA2">
        <w:t xml:space="preserve">Mindestanzahl an Lieferungen </w:t>
      </w:r>
      <w:commentRangeEnd w:id="151"/>
      <w:r w:rsidR="0054021B">
        <w:rPr>
          <w:rStyle w:val="Kommentarzeichen"/>
        </w:rPr>
        <w:commentReference w:id="151"/>
      </w:r>
      <w:r w:rsidR="00382BA2">
        <w:t>mitzugeben, die diesem Fahrzeug</w:t>
      </w:r>
      <w:r w:rsidR="006C7BA9">
        <w:t xml:space="preserve"> in der Schicht</w:t>
      </w:r>
      <w:r w:rsidR="00382BA2">
        <w:t xml:space="preserve"> eingeplant werden sollen.</w:t>
      </w:r>
      <w:r w:rsidR="006C7BA9">
        <w:t xml:space="preserve"> Wird diese Zahl unterschritten wird dies entsprechend in der Zielfunktion bestraft</w:t>
      </w:r>
      <w:r w:rsidR="00E86158">
        <w:t>.</w:t>
      </w:r>
    </w:p>
    <w:p w14:paraId="58BD7890" w14:textId="750A0977" w:rsidR="00934F4A" w:rsidRDefault="00934F4A" w:rsidP="005A6F34">
      <w:pPr>
        <w:pStyle w:val="berschrift2"/>
      </w:pPr>
      <w:bookmarkStart w:id="152" w:name="_Toc31117106"/>
      <w:r>
        <w:t>Ausschluss</w:t>
      </w:r>
      <w:r w:rsidR="004A6273">
        <w:t xml:space="preserve"> L</w:t>
      </w:r>
      <w:r>
        <w:t>iste</w:t>
      </w:r>
      <w:bookmarkEnd w:id="152"/>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153" w:name="_Toc31117107"/>
      <w:r>
        <w:lastRenderedPageBreak/>
        <w:t>Preloads</w:t>
      </w:r>
      <w:bookmarkEnd w:id="153"/>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61FE5D7B"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p>
    <w:p w14:paraId="739649EB" w14:textId="148A8769" w:rsidR="008C6B05" w:rsidRDefault="008C6B05" w:rsidP="005A6F34">
      <w:pPr>
        <w:pStyle w:val="berschrift3"/>
      </w:pPr>
      <w:bookmarkStart w:id="154" w:name="_Toc31117108"/>
      <w:r>
        <w:t>Shunting</w:t>
      </w:r>
      <w:bookmarkEnd w:id="154"/>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0D7D921A" w:rsidR="004E1D31" w:rsidRPr="00F92DE7" w:rsidRDefault="000025BC" w:rsidP="005A6F34">
      <w:r w:rsidRPr="00B62CCA">
        <w:rPr>
          <w:b/>
          <w:bCs/>
        </w:rPr>
        <w:t>Begründung</w:t>
      </w:r>
      <w:r>
        <w:rPr>
          <w:b/>
          <w:bCs/>
        </w:rPr>
        <w:t xml:space="preserve">: </w:t>
      </w:r>
      <w:r>
        <w:t>Keine Anforderung für das Betongeschäft</w:t>
      </w:r>
    </w:p>
    <w:p w14:paraId="5F464B7B" w14:textId="255AB3C8" w:rsidR="008C6B05" w:rsidRDefault="008C6B05" w:rsidP="005A6F34">
      <w:pPr>
        <w:pStyle w:val="berschrift3"/>
      </w:pPr>
      <w:bookmarkStart w:id="155" w:name="_Toc31117109"/>
      <w:r>
        <w:t>Roaming</w:t>
      </w:r>
      <w:bookmarkEnd w:id="155"/>
    </w:p>
    <w:p w14:paraId="23AFCC4F" w14:textId="254F905B" w:rsidR="000025BC" w:rsidRDefault="000025BC" w:rsidP="005A6F34">
      <w:r>
        <w:t>Fahrzeuge kehren am Ende einer Schicht nicht zum Werk zurück, sondern bleiben irgendwo stehen.</w:t>
      </w:r>
    </w:p>
    <w:p w14:paraId="737EDAC3" w14:textId="36331BAD" w:rsidR="000025BC" w:rsidRPr="000025BC" w:rsidRDefault="000025BC" w:rsidP="005A6F34">
      <w:r w:rsidRPr="00B62CCA">
        <w:rPr>
          <w:b/>
          <w:bCs/>
        </w:rPr>
        <w:t>Begründung</w:t>
      </w:r>
      <w:r>
        <w:rPr>
          <w:b/>
          <w:bCs/>
        </w:rPr>
        <w:t xml:space="preserve">: </w:t>
      </w:r>
      <w:r>
        <w:t>Keine Anforderung für das Betongeschäft</w:t>
      </w:r>
    </w:p>
    <w:p w14:paraId="3F6DE9DF" w14:textId="3163061D" w:rsidR="004E1D31" w:rsidRDefault="004E1D31" w:rsidP="005A6F34">
      <w:pPr>
        <w:pStyle w:val="berschrift3"/>
      </w:pPr>
      <w:bookmarkStart w:id="156" w:name="_Toc31117110"/>
      <w:r>
        <w:t>Predrive</w:t>
      </w:r>
      <w:bookmarkEnd w:id="156"/>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3F4E96BF"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p>
    <w:p w14:paraId="5C74442C" w14:textId="5CB43CCF" w:rsidR="008C6B05" w:rsidRDefault="008C6B05" w:rsidP="005A6F34">
      <w:pPr>
        <w:pStyle w:val="berschrift3"/>
      </w:pPr>
      <w:bookmarkStart w:id="157" w:name="_Toc31117111"/>
      <w:r>
        <w:t>Waste Orders</w:t>
      </w:r>
      <w:bookmarkEnd w:id="157"/>
    </w:p>
    <w:p w14:paraId="098DC09F" w14:textId="517D2563" w:rsidR="008C6B05" w:rsidRDefault="005C68B4" w:rsidP="005A6F34">
      <w:r>
        <w:t>Aufträge, bei denen beim Kunden geladen und am Werk entladen wird.</w:t>
      </w:r>
    </w:p>
    <w:p w14:paraId="49103A6E" w14:textId="1B311C2A" w:rsidR="005C68B4" w:rsidRDefault="005C68B4" w:rsidP="005A6F34">
      <w:r w:rsidRPr="00B62CCA">
        <w:rPr>
          <w:b/>
          <w:bCs/>
        </w:rPr>
        <w:t>Begründung</w:t>
      </w:r>
      <w:r>
        <w:rPr>
          <w:b/>
          <w:bCs/>
        </w:rPr>
        <w:t xml:space="preserve">: </w:t>
      </w:r>
      <w:r>
        <w:t>Keine Anforderung für das Betongeschäft</w:t>
      </w:r>
    </w:p>
    <w:p w14:paraId="360013AF" w14:textId="323F789E" w:rsidR="00165AEC" w:rsidRDefault="00165AEC" w:rsidP="00165AEC">
      <w:pPr>
        <w:pStyle w:val="berschrift3"/>
      </w:pPr>
      <w:bookmarkStart w:id="158" w:name="_Toc31117112"/>
      <w:r>
        <w:t>Customer Managed Assignment (CMA)</w:t>
      </w:r>
      <w:bookmarkEnd w:id="158"/>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159" w:name="_Toc31117113"/>
      <w:r>
        <w:t>Splitloads</w:t>
      </w:r>
      <w:bookmarkEnd w:id="159"/>
      <w:r>
        <w:t xml:space="preserve"> </w:t>
      </w:r>
    </w:p>
    <w:p w14:paraId="430C3179" w14:textId="560E2538" w:rsidR="00C50647" w:rsidRDefault="00307DCB" w:rsidP="00C50647">
      <w:r>
        <w:t xml:space="preserve">Version 1: </w:t>
      </w:r>
      <w:r w:rsidR="00C50647">
        <w:t xml:space="preserve">Ein Fahrzeug lädt an einem Werk </w:t>
      </w:r>
      <w:r w:rsidR="006456A3">
        <w:t xml:space="preserve">mehrere unterschiedliche </w:t>
      </w:r>
      <w:r w:rsidR="00C50647">
        <w:t>Produkte</w:t>
      </w:r>
      <w:r w:rsidR="00FF232B">
        <w:t>.</w:t>
      </w:r>
    </w:p>
    <w:p w14:paraId="7C0C9253" w14:textId="0AB400B9" w:rsidR="00307DCB" w:rsidRDefault="00307DCB" w:rsidP="00C50647">
      <w:r>
        <w:lastRenderedPageBreak/>
        <w:t>Version 2: Ein Fahrzeug lädt an mehreren Werken (ein oder mehr</w:t>
      </w:r>
      <w:r w:rsidR="005D55C9">
        <w:t>ere</w:t>
      </w:r>
      <w:r>
        <w:t xml:space="preserve"> unterschiedliche Produkte).</w:t>
      </w:r>
    </w:p>
    <w:p w14:paraId="6E180C1D" w14:textId="18EDC3FB" w:rsidR="00C50647" w:rsidRDefault="00C50647" w:rsidP="00C50647">
      <w:r w:rsidRPr="00B62CCA">
        <w:rPr>
          <w:b/>
          <w:bCs/>
        </w:rPr>
        <w:t>Begründung</w:t>
      </w:r>
      <w:r>
        <w:rPr>
          <w:b/>
          <w:bCs/>
        </w:rPr>
        <w:t xml:space="preserve">: </w:t>
      </w:r>
      <w:r>
        <w:t>Keine Anforderung für das Betongeschäft</w:t>
      </w:r>
      <w:ins w:id="160" w:author="Stefan Jollet" w:date="2020-01-28T15:14:00Z">
        <w:r w:rsidR="00F64332">
          <w:t xml:space="preserve"> (</w:t>
        </w:r>
        <w:r w:rsidR="00F64332" w:rsidRPr="00F64332">
          <w:t>Ein Sonderfall von Version 1 ist das Mörtel-Geschäft, bei dem identisches Material geladen wird. Dazu steht weiter oben eine Anforderung</w:t>
        </w:r>
        <w:r w:rsidR="00F64332">
          <w:t>)</w:t>
        </w:r>
      </w:ins>
    </w:p>
    <w:p w14:paraId="052951A6" w14:textId="77777777" w:rsidR="00CB6A8C" w:rsidRDefault="00CB6A8C" w:rsidP="00CB6A8C">
      <w:pPr>
        <w:pStyle w:val="berschrift3"/>
      </w:pPr>
      <w:bookmarkStart w:id="161" w:name="_Toc31117114"/>
      <w:r>
        <w:t>Fahrzeit</w:t>
      </w:r>
      <w:bookmarkEnd w:id="161"/>
    </w:p>
    <w:p w14:paraId="29FA5F5E" w14:textId="4290E7C6" w:rsidR="00CB6A8C" w:rsidRPr="00F92DE7" w:rsidRDefault="00CB6A8C" w:rsidP="00C50647">
      <w:r>
        <w:t>Die reine Fahrzeit eines Trucks soll die Lenkzeit der Fahrer repräsentieren</w:t>
      </w:r>
      <w:r w:rsidR="0061717A">
        <w:t>.</w:t>
      </w:r>
    </w:p>
    <w:p w14:paraId="1FCA9095" w14:textId="1EB5B427" w:rsidR="00C50647" w:rsidRDefault="00CB6A8C" w:rsidP="00C50647">
      <w:r w:rsidRPr="00B62CCA">
        <w:rPr>
          <w:b/>
          <w:bCs/>
        </w:rPr>
        <w:t>Begründung</w:t>
      </w:r>
      <w:r>
        <w:rPr>
          <w:b/>
          <w:bCs/>
        </w:rPr>
        <w:t xml:space="preserve">: </w:t>
      </w:r>
      <w:r>
        <w:t>Konnten bis jetzt weder Fifo noch Regret, wird von Betonkunden nicht angefragt</w:t>
      </w:r>
    </w:p>
    <w:p w14:paraId="70331077" w14:textId="7086C117" w:rsidR="00112833" w:rsidRDefault="00112833" w:rsidP="005A6F34">
      <w:pPr>
        <w:pStyle w:val="berschrift2"/>
      </w:pPr>
      <w:bookmarkStart w:id="162" w:name="_Toc31117115"/>
      <w:r>
        <w:t>Optimierungsziele</w:t>
      </w:r>
      <w:bookmarkEnd w:id="162"/>
    </w:p>
    <w:p w14:paraId="2E28BD0B" w14:textId="2EC6F851" w:rsidR="00ED2A46" w:rsidRDefault="003B4696" w:rsidP="00B82186">
      <w:r>
        <w:t>Ziel der Optimierung soll es sein die Anzahl der Remainings</w:t>
      </w:r>
      <w:r w:rsidR="009A48BB">
        <w:t>, die zurückgelegte Strecke</w:t>
      </w:r>
      <w:r w:rsidR="0040054F">
        <w:t xml:space="preserve"> </w:t>
      </w:r>
      <w:r w:rsidR="00540403">
        <w:t>(in Zeit und/oder Distanz)</w:t>
      </w:r>
      <w:r w:rsidR="007E3841">
        <w:t xml:space="preserve"> </w:t>
      </w:r>
      <w:r w:rsidR="0040054F">
        <w:t xml:space="preserve">und </w:t>
      </w:r>
      <w:del w:id="163" w:author="Stefan Jollet" w:date="2020-01-28T10:54:00Z">
        <w:r w:rsidR="0040054F" w:rsidDel="00CC0F3A">
          <w:delText>die Anzahl</w:delText>
        </w:r>
      </w:del>
      <w:ins w:id="164" w:author="Stefan Jollet" w:date="2020-01-28T10:54:00Z">
        <w:r w:rsidR="00CC0F3A">
          <w:t>das Ausmaß</w:t>
        </w:r>
      </w:ins>
      <w:r w:rsidR="0040054F">
        <w:t xml:space="preserve"> </w:t>
      </w:r>
      <w:r>
        <w:t>der Verspätungen zu minimieren</w:t>
      </w:r>
      <w:r w:rsidR="007F10B1">
        <w:t>. Die bisherige quadratische Kostenfunktion der Verspätungen soll dabei hinterfragt und andere Abbildungsmöglichkeiten geprüft und verglichen werden.</w:t>
      </w:r>
      <w:r w:rsidR="00FC02C4">
        <w:t xml:space="preserve"> Je nach gewähltem Optimierungsansatz kann auch die Minimierung der eingesetzten </w:t>
      </w:r>
      <w:r w:rsidR="00EA5C58">
        <w:t>Fa</w:t>
      </w:r>
      <w:r w:rsidR="005432E6">
        <w:t>h</w:t>
      </w:r>
      <w:r w:rsidR="00EA5C58">
        <w:t>rzeuge</w:t>
      </w:r>
      <w:r w:rsidR="00FC02C4">
        <w:t xml:space="preserve"> in </w:t>
      </w:r>
      <w:r w:rsidR="009E4AAB">
        <w:t>B</w:t>
      </w:r>
      <w:r w:rsidR="00FC02C4">
        <w:t>etracht gezogen werden.</w:t>
      </w:r>
      <w:r w:rsidR="009A48BB">
        <w:t xml:space="preserve"> </w:t>
      </w:r>
      <w:r w:rsidR="003D79EE">
        <w:t>Darüber hinaus gilt es noch zu klären, inwiefern weitere Bestrafungsterme für Fahrzeuggrößen oder Priori</w:t>
      </w:r>
      <w:r w:rsidR="00B0512E">
        <w:t>t</w:t>
      </w:r>
      <w:r w:rsidR="003D79EE">
        <w:t>äten notwendig sind.</w:t>
      </w:r>
    </w:p>
    <w:p w14:paraId="6A381244" w14:textId="37AFF7D3" w:rsidR="00ED2A46" w:rsidRDefault="00B10471" w:rsidP="00B82186">
      <w:r>
        <w:t>Weitere Punkte</w:t>
      </w:r>
      <w:r w:rsidR="00AE651F">
        <w:t>,</w:t>
      </w:r>
      <w:r w:rsidR="00A7675D">
        <w:t xml:space="preserve"> di</w:t>
      </w:r>
      <w:r w:rsidR="00AE651F">
        <w:t>e</w:t>
      </w:r>
      <w:r w:rsidR="00A7675D">
        <w:t xml:space="preserve"> noch diskutiert werden müssen</w:t>
      </w:r>
      <w:r w:rsidR="00AE651F">
        <w:t>,</w:t>
      </w:r>
      <w:r w:rsidR="00A7675D">
        <w:t xml:space="preserve"> sind</w:t>
      </w:r>
      <w:r>
        <w:t>:</w:t>
      </w:r>
    </w:p>
    <w:p w14:paraId="55760888" w14:textId="441EEEF1" w:rsidR="00B10471" w:rsidRDefault="00B10471" w:rsidP="00ED2A46">
      <w:pPr>
        <w:pStyle w:val="Listenabsatz"/>
        <w:numPr>
          <w:ilvl w:val="0"/>
          <w:numId w:val="12"/>
        </w:numPr>
      </w:pPr>
      <w:r>
        <w:t>TruckEinsparMode für Preplanning</w:t>
      </w:r>
    </w:p>
    <w:p w14:paraId="71C16A64" w14:textId="6763A46C" w:rsidR="00B10471" w:rsidRDefault="00B10471" w:rsidP="00ED2A46">
      <w:pPr>
        <w:pStyle w:val="Listenabsatz"/>
        <w:numPr>
          <w:ilvl w:val="0"/>
          <w:numId w:val="12"/>
        </w:numPr>
      </w:pPr>
      <w:r>
        <w:t>Alle TrucksNutzen-Mode für Realtime</w:t>
      </w:r>
    </w:p>
    <w:p w14:paraId="1904ABD9" w14:textId="39AA4DC3" w:rsidR="00ED2A46" w:rsidRDefault="00ED2A46" w:rsidP="00ED2A46">
      <w:pPr>
        <w:pStyle w:val="Listenabsatz"/>
        <w:numPr>
          <w:ilvl w:val="0"/>
          <w:numId w:val="12"/>
        </w:numPr>
      </w:pPr>
      <w:r>
        <w:t>Remaining-Reasons</w:t>
      </w:r>
    </w:p>
    <w:p w14:paraId="50C695BA" w14:textId="3E29E399" w:rsidR="00ED2A46" w:rsidRDefault="0096739E" w:rsidP="00ED2A46">
      <w:pPr>
        <w:pStyle w:val="Listenabsatz"/>
        <w:numPr>
          <w:ilvl w:val="0"/>
          <w:numId w:val="12"/>
        </w:numPr>
        <w:rPr>
          <w:lang w:val="en-GB"/>
        </w:rPr>
      </w:pPr>
      <w:r w:rsidRPr="00B10471">
        <w:rPr>
          <w:lang w:val="en-GB"/>
        </w:rPr>
        <w:t xml:space="preserve">Sending Trucks Home </w:t>
      </w:r>
      <w:r>
        <w:rPr>
          <w:lang w:val="en-GB"/>
        </w:rPr>
        <w:t xml:space="preserve">early </w:t>
      </w:r>
      <w:r w:rsidRPr="00B10471">
        <w:rPr>
          <w:lang w:val="en-GB"/>
        </w:rPr>
        <w:t>(despite FIFO-</w:t>
      </w:r>
      <w:r>
        <w:rPr>
          <w:lang w:val="en-GB"/>
        </w:rPr>
        <w:t>Rule)</w:t>
      </w:r>
    </w:p>
    <w:p w14:paraId="680D3ABF" w14:textId="0428B3C8" w:rsidR="0096739E" w:rsidRDefault="0096739E" w:rsidP="00ED2A46">
      <w:pPr>
        <w:pStyle w:val="Listenabsatz"/>
        <w:numPr>
          <w:ilvl w:val="0"/>
          <w:numId w:val="12"/>
        </w:numPr>
        <w:rPr>
          <w:lang w:val="en-GB"/>
        </w:rPr>
      </w:pPr>
      <w:r>
        <w:rPr>
          <w:lang w:val="en-GB"/>
        </w:rPr>
        <w:t>Orders for more than one day (excluded?)</w:t>
      </w:r>
    </w:p>
    <w:p w14:paraId="2885B741" w14:textId="306593FB" w:rsidR="0096739E" w:rsidRDefault="0096739E" w:rsidP="00ED2A46">
      <w:pPr>
        <w:pStyle w:val="Listenabsatz"/>
        <w:numPr>
          <w:ilvl w:val="0"/>
          <w:numId w:val="12"/>
        </w:numPr>
        <w:rPr>
          <w:lang w:val="en-GB"/>
        </w:rPr>
      </w:pPr>
      <w:r>
        <w:rPr>
          <w:lang w:val="en-GB"/>
        </w:rPr>
        <w:t>Only percise loadspacing</w:t>
      </w:r>
    </w:p>
    <w:p w14:paraId="43EAE24B" w14:textId="146E22F1" w:rsidR="0096739E" w:rsidRPr="00B10471" w:rsidRDefault="0096739E" w:rsidP="00ED2A46">
      <w:pPr>
        <w:pStyle w:val="Listenabsatz"/>
        <w:numPr>
          <w:ilvl w:val="0"/>
          <w:numId w:val="12"/>
        </w:numPr>
      </w:pPr>
      <w:r w:rsidRPr="00B10471">
        <w:t>Morning Roster (das ist nicht dasselbe wie die 1</w:t>
      </w:r>
      <w:r w:rsidRPr="00B10471">
        <w:rPr>
          <w:vertAlign w:val="superscript"/>
        </w:rPr>
        <w:t>st</w:t>
      </w:r>
      <w:r w:rsidRPr="00B10471">
        <w:t xml:space="preserve"> Round-Rule)</w:t>
      </w:r>
    </w:p>
    <w:p w14:paraId="603F39A3" w14:textId="6CCE44CE" w:rsidR="0096739E" w:rsidRDefault="00617528" w:rsidP="00ED2A46">
      <w:pPr>
        <w:pStyle w:val="Listenabsatz"/>
        <w:numPr>
          <w:ilvl w:val="0"/>
          <w:numId w:val="12"/>
        </w:numPr>
      </w:pPr>
      <w:r>
        <w:t>Early Loading Support</w:t>
      </w:r>
    </w:p>
    <w:p w14:paraId="40327A50" w14:textId="79327EDD" w:rsidR="00617528" w:rsidRDefault="00617528" w:rsidP="00ED2A46">
      <w:pPr>
        <w:pStyle w:val="Listenabsatz"/>
        <w:numPr>
          <w:ilvl w:val="0"/>
          <w:numId w:val="12"/>
        </w:numPr>
      </w:pPr>
      <w:r>
        <w:t>Production Cost</w:t>
      </w:r>
    </w:p>
    <w:p w14:paraId="2139DE0C" w14:textId="77777777" w:rsidR="00617528" w:rsidRPr="0096739E" w:rsidRDefault="00617528" w:rsidP="00B10471">
      <w:pPr>
        <w:pStyle w:val="Listenabsatz"/>
      </w:pPr>
    </w:p>
    <w:sectPr w:rsidR="00617528" w:rsidRPr="0096739E" w:rsidSect="00574927">
      <w:footerReference w:type="default" r:id="rId14"/>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Stefan Jollet" w:date="2019-10-04T12:44:00Z" w:initials="SJ">
    <w:p w14:paraId="1AAA0E68" w14:textId="14398239" w:rsidR="00F46DF0" w:rsidRDefault="00F46DF0">
      <w:pPr>
        <w:pStyle w:val="Kommentartext"/>
      </w:pPr>
      <w:r>
        <w:rPr>
          <w:rStyle w:val="Kommentarzeichen"/>
        </w:rPr>
        <w:annotationRef/>
      </w:r>
      <w:r w:rsidRPr="009B2691">
        <w:rPr>
          <w:rFonts w:cs="Arial"/>
          <w:szCs w:val="24"/>
        </w:rPr>
        <w:t xml:space="preserve">Im Laufe der Entstehung dieses Dokuments ist es daher durchaus möglich, dass Features </w:t>
      </w:r>
      <w:r>
        <w:rPr>
          <w:rFonts w:cs="Arial"/>
          <w:szCs w:val="24"/>
        </w:rPr>
        <w:t>zwischen den Listen verschoben werden.</w:t>
      </w:r>
    </w:p>
  </w:comment>
  <w:comment w:id="11" w:author="Stefan Rupp" w:date="2020-01-02T14:27:00Z" w:initials="SR">
    <w:p w14:paraId="76CDA941" w14:textId="653AC56E" w:rsidR="00F46DF0" w:rsidRDefault="00F46DF0">
      <w:pPr>
        <w:pStyle w:val="Kommentartext"/>
      </w:pPr>
      <w:r>
        <w:rPr>
          <w:rStyle w:val="Kommentarzeichen"/>
        </w:rPr>
        <w:annotationRef/>
      </w:r>
      <w:r>
        <w:t>Halte ich für ein schlechtes Beispiel, da die (allgemeine) Fifo-Regel IMHO Kernbestandteil der Betonoptimierung unserer Kunden ist. Allenfalls könnte man bestimmte Ausnahmen der Fifo-Regel konfigurierbar halten, sofern ein Ansatz das überhaupt möglich macht (wie z.B. die LOD-Regel bei K.Wah in Hong Kong).</w:t>
      </w:r>
    </w:p>
  </w:comment>
  <w:comment w:id="30" w:author="Benedikt Engels" w:date="2019-10-31T10:57:00Z" w:initials="BE">
    <w:p w14:paraId="34A00D4C" w14:textId="77777777" w:rsidR="00F46DF0" w:rsidRDefault="00F46DF0">
      <w:pPr>
        <w:pStyle w:val="Kommentartext"/>
      </w:pPr>
      <w:r>
        <w:rPr>
          <w:rStyle w:val="Kommentarzeichen"/>
        </w:rPr>
        <w:annotationRef/>
      </w:r>
      <w:r>
        <w:t>Das ist mindestens mit Lieferketten schwierig.</w:t>
      </w:r>
    </w:p>
    <w:p w14:paraId="32D99534" w14:textId="7D6D3B35" w:rsidR="00F46DF0" w:rsidRDefault="00F46DF0">
      <w:pPr>
        <w:pStyle w:val="Kommentartext"/>
      </w:pPr>
      <w:r>
        <w:t>FAS, die einfach stehen bleiben z.B., bricht auch ggf. FiFo. Muss genau festgelegt werden, wie genau. FAS kann ja auch sein 3.Lieferung der Order XY, anstatt irgendeine.</w:t>
      </w:r>
    </w:p>
    <w:p w14:paraId="38737B2C" w14:textId="77777777" w:rsidR="00F46DF0" w:rsidRDefault="00F46DF0">
      <w:pPr>
        <w:pStyle w:val="Kommentartext"/>
      </w:pPr>
    </w:p>
    <w:p w14:paraId="7958A006" w14:textId="4F799FCB" w:rsidR="00F46DF0" w:rsidRDefault="00F46DF0">
      <w:pPr>
        <w:pStyle w:val="Kommentartext"/>
      </w:pPr>
      <w:r>
        <w:t>Und die Erfahrung mit eigenen OptimiererSchedules der LtlOptimierung abwarten und ggf. übernehmen.</w:t>
      </w:r>
    </w:p>
  </w:comment>
  <w:comment w:id="31" w:author="Stefan Rupp" w:date="2020-01-02T14:31:00Z" w:initials="SR">
    <w:p w14:paraId="6D6AE3D9" w14:textId="207A3235" w:rsidR="00F46DF0" w:rsidRDefault="00F46DF0">
      <w:pPr>
        <w:pStyle w:val="Kommentartext"/>
      </w:pPr>
      <w:r>
        <w:rPr>
          <w:rStyle w:val="Kommentarzeichen"/>
        </w:rPr>
        <w:annotationRef/>
      </w:r>
      <w:r>
        <w:t>Genau! Ein FAS kann ein bestimmtes Element der Lieferkette sein. Allerdings muss bedacht werden, was passiert, wenn der Truck nicht erscheint.</w:t>
      </w:r>
    </w:p>
  </w:comment>
  <w:comment w:id="35" w:author="Benedikt Engels" w:date="2019-10-31T11:10:00Z" w:initials="BE">
    <w:p w14:paraId="07F41900" w14:textId="409A6B5E" w:rsidR="00F46DF0" w:rsidRDefault="00F46DF0">
      <w:pPr>
        <w:pStyle w:val="Kommentartext"/>
      </w:pPr>
      <w:r>
        <w:rPr>
          <w:rStyle w:val="Kommentarzeichen"/>
        </w:rPr>
        <w:annotationRef/>
      </w:r>
      <w:r>
        <w:rPr>
          <w:rStyle w:val="Kommentarzeichen"/>
        </w:rPr>
        <w:t>Anstatt rollierend kann man auch den Start der Optimierung von Morgen früh mit dem letzten Ergebnis der Optimierung von Heute aufsetzen, falls man eigene Schedules hat.</w:t>
      </w:r>
    </w:p>
  </w:comment>
  <w:comment w:id="36" w:author="Timm Ziarnetzky" w:date="2019-11-06T10:32:00Z" w:initials="TZ">
    <w:p w14:paraId="7F15CA31" w14:textId="6D10890D" w:rsidR="00F46DF0" w:rsidRDefault="00F46DF0">
      <w:pPr>
        <w:pStyle w:val="Kommentartext"/>
      </w:pPr>
      <w:r>
        <w:rPr>
          <w:rStyle w:val="Kommentarzeichen"/>
        </w:rPr>
        <w:annotationRef/>
      </w:r>
      <w:r>
        <w:t>= Konzept für den Preplanning-Modus.</w:t>
      </w:r>
    </w:p>
  </w:comment>
  <w:comment w:id="37" w:author="Stefan Rupp" w:date="2020-01-02T14:33:00Z" w:initials="SR">
    <w:p w14:paraId="0AE4E3DD" w14:textId="0C543122" w:rsidR="00F46DF0" w:rsidRDefault="00F46DF0">
      <w:pPr>
        <w:pStyle w:val="Kommentartext"/>
      </w:pPr>
      <w:r>
        <w:rPr>
          <w:rStyle w:val="Kommentarzeichen"/>
        </w:rPr>
        <w:annotationRef/>
      </w:r>
      <w:r>
        <w:t>Für eine „isolierte“ Black-Box-Optimierung ist das ggf. schwierig. Wir haben nicht-notwenigerweise die tserv-Infrastruktur zur Verfügung.</w:t>
      </w:r>
    </w:p>
  </w:comment>
  <w:comment w:id="39" w:author="Benedikt Engels" w:date="2019-10-31T11:14:00Z" w:initials="BE">
    <w:p w14:paraId="3008F80B" w14:textId="246BA974" w:rsidR="00F46DF0" w:rsidRDefault="00F46DF0">
      <w:pPr>
        <w:pStyle w:val="Kommentartext"/>
      </w:pPr>
      <w:r>
        <w:rPr>
          <w:rStyle w:val="Kommentarzeichen"/>
        </w:rPr>
        <w:annotationRef/>
      </w:r>
      <w:r>
        <w:t>FiFo heisst? In der Reihenfolge der Ankunft wird auch beladen, nicht unbedingt wie im FiFo-Optimierer: kriegt die nächstwichtigste Tour.</w:t>
      </w:r>
    </w:p>
  </w:comment>
  <w:comment w:id="57" w:author="Stefan Rupp" w:date="2020-01-02T14:41:00Z" w:initials="SR">
    <w:p w14:paraId="4945CADD" w14:textId="77777777" w:rsidR="00F46DF0" w:rsidRDefault="00F46DF0">
      <w:pPr>
        <w:pStyle w:val="Kommentartext"/>
      </w:pPr>
      <w:r>
        <w:rPr>
          <w:rStyle w:val="Kommentarzeichen"/>
        </w:rPr>
        <w:annotationRef/>
      </w:r>
      <w:r>
        <w:t>Welche Nebenbedingung? Die FIFO-Regel oder die 1st Round-Regel?</w:t>
      </w:r>
    </w:p>
    <w:p w14:paraId="0F070BE2" w14:textId="77777777" w:rsidR="00F46DF0" w:rsidRDefault="00F46DF0">
      <w:pPr>
        <w:pStyle w:val="Kommentartext"/>
      </w:pPr>
    </w:p>
    <w:p w14:paraId="400DCFC9" w14:textId="1DF01BC3" w:rsidR="00F46DF0" w:rsidRDefault="00F46DF0">
      <w:pPr>
        <w:pStyle w:val="Kommentartext"/>
      </w:pPr>
      <w:r>
        <w:t>Es fehlt die Definition, was die 1st-Round-Regel überhaupt besagt. Meines Wissens: Ein Truck an einem Werk bekommt erst dann eine zweite Lieferung, wenn alle Trucks, die an dem Werk erwartet werden (und in der Optimierung sind), mindestens eine Lieferung hatten.</w:t>
      </w:r>
    </w:p>
  </w:comment>
  <w:comment w:id="55" w:author="Stefan Jollet" w:date="2019-09-20T09:57:00Z" w:initials="SJ">
    <w:p w14:paraId="78E6E525" w14:textId="77777777" w:rsidR="00F46DF0" w:rsidRDefault="00F46DF0" w:rsidP="00AC13FB">
      <w:pPr>
        <w:pStyle w:val="Kommentartext"/>
      </w:pPr>
      <w:r>
        <w:rPr>
          <w:rStyle w:val="Kommentarzeichen"/>
        </w:rPr>
        <w:annotationRef/>
      </w:r>
      <w:r>
        <w:t>Reicht es, die FiFo-Regel über Nebenbedingungen abzubilden, oder muss Sie in irgendeiner Form in die Zielfunktion integriert werden?</w:t>
      </w:r>
    </w:p>
  </w:comment>
  <w:comment w:id="56" w:author="Timm Ziarnetzky" w:date="2019-11-06T10:35:00Z" w:initials="TZ">
    <w:p w14:paraId="4469C12F" w14:textId="77777777" w:rsidR="00F46DF0" w:rsidRDefault="00F46DF0">
      <w:pPr>
        <w:pStyle w:val="Kommentartext"/>
      </w:pPr>
      <w:r>
        <w:rPr>
          <w:rStyle w:val="Kommentarzeichen"/>
        </w:rPr>
        <w:annotationRef/>
      </w:r>
      <w:r>
        <w:t>Die Frage ist eher, ob diese von den übrigen Features der Optimierung separiert werden kann.</w:t>
      </w:r>
    </w:p>
    <w:p w14:paraId="2CFFEAF8" w14:textId="684D54E4" w:rsidR="00F46DF0" w:rsidRDefault="00F46DF0">
      <w:pPr>
        <w:pStyle w:val="Kommentartext"/>
      </w:pPr>
      <w:r>
        <w:t>Insbesondere also für Regeln, die ein „Verletzen“ der FiFo-Regel erlauben, z.B. Prioritäten.</w:t>
      </w:r>
    </w:p>
  </w:comment>
  <w:comment w:id="59" w:author="Stefan Jollet" w:date="2019-09-20T11:22:00Z" w:initials="SJ">
    <w:p w14:paraId="50FBED0E" w14:textId="72AA1912" w:rsidR="00F46DF0" w:rsidRDefault="00F46DF0">
      <w:pPr>
        <w:pStyle w:val="Kommentartext"/>
      </w:pPr>
      <w:r>
        <w:rPr>
          <w:rStyle w:val="Kommentarzeichen"/>
        </w:rPr>
        <w:annotationRef/>
      </w:r>
      <w:r>
        <w:t>Genau eine á 30 Minuten? Oder soll die Pausenzeit aufgesplittet werden können?</w:t>
      </w:r>
    </w:p>
  </w:comment>
  <w:comment w:id="60" w:author="Timm Ziarnetzky" w:date="2019-11-06T10:40:00Z" w:initials="TZ">
    <w:p w14:paraId="294DD5BB" w14:textId="77777777" w:rsidR="00F46DF0" w:rsidRDefault="00F46DF0">
      <w:pPr>
        <w:pStyle w:val="Kommentartext"/>
      </w:pPr>
      <w:r>
        <w:rPr>
          <w:rStyle w:val="Kommentarzeichen"/>
        </w:rPr>
        <w:annotationRef/>
      </w:r>
      <w:r>
        <w:t>Genaue Definition erforderlich.</w:t>
      </w:r>
    </w:p>
    <w:p w14:paraId="2AD84909" w14:textId="2A0D2BF2" w:rsidR="00F46DF0" w:rsidRDefault="00F46DF0">
      <w:pPr>
        <w:pStyle w:val="Kommentartext"/>
      </w:pPr>
      <w:r>
        <w:t>Z.B. nach spätestens x=4,5 Stunden Fahrtzeit muss Pause von y=45 Minuten gemacht werden.</w:t>
      </w:r>
    </w:p>
    <w:p w14:paraId="5115E5C6" w14:textId="77777777" w:rsidR="00F46DF0" w:rsidRDefault="00F46DF0">
      <w:pPr>
        <w:pStyle w:val="Kommentartext"/>
      </w:pPr>
      <w:r>
        <w:t>Oder Pause von Länge x=45 Minuten in bestimmtem Intervall [y,z].</w:t>
      </w:r>
    </w:p>
    <w:p w14:paraId="7FF32F86" w14:textId="6DFF0404" w:rsidR="00F46DF0" w:rsidRDefault="00F46DF0">
      <w:pPr>
        <w:pStyle w:val="Kommentartext"/>
      </w:pPr>
      <w:r>
        <w:t>Oder …</w:t>
      </w:r>
    </w:p>
  </w:comment>
  <w:comment w:id="61" w:author="Stefan Rupp" w:date="2020-01-02T14:43:00Z" w:initials="SR">
    <w:p w14:paraId="1F65BE2A" w14:textId="58D1DB6E" w:rsidR="00F46DF0" w:rsidRDefault="00F46DF0">
      <w:pPr>
        <w:pStyle w:val="Kommentartext"/>
      </w:pPr>
      <w:r>
        <w:rPr>
          <w:rStyle w:val="Kommentarzeichen"/>
        </w:rPr>
        <w:annotationRef/>
      </w:r>
      <w:r>
        <w:t>Da die Gesetzeslage in unterschiedlichen Kontexten unterschiedlich ist, sollte es möglich sein, das möglichst flexibel zu gestalten. Das macht es für eine Standalone-Optimierung u.U. schwierig.</w:t>
      </w:r>
    </w:p>
  </w:comment>
  <w:comment w:id="62" w:author="Benedikt Engels" w:date="2019-10-31T11:16:00Z" w:initials="BE">
    <w:p w14:paraId="515087BA" w14:textId="3ECC9863" w:rsidR="00F46DF0" w:rsidRDefault="00F46DF0">
      <w:pPr>
        <w:pStyle w:val="Kommentartext"/>
      </w:pPr>
      <w:r>
        <w:rPr>
          <w:rStyle w:val="Kommentarzeichen"/>
        </w:rPr>
        <w:annotationRef/>
      </w:r>
      <w:r>
        <w:t>Das ist in meinen Augen Unsinn.</w:t>
      </w:r>
    </w:p>
  </w:comment>
  <w:comment w:id="63" w:author="Stefan Rupp" w:date="2020-01-02T14:45:00Z" w:initials="SR">
    <w:p w14:paraId="55279A7A" w14:textId="77777777" w:rsidR="00F46DF0" w:rsidRDefault="00F46DF0">
      <w:pPr>
        <w:pStyle w:val="Kommentartext"/>
      </w:pPr>
      <w:r>
        <w:rPr>
          <w:rStyle w:val="Kommentarzeichen"/>
        </w:rPr>
        <w:annotationRef/>
      </w:r>
      <w:r>
        <w:t>Einige unserer Kunden haben Probleme damit, Echtzeit-Reporting der Pausen zu bekommen. Daher darf es nicht darauf hinauslaufen, dass ein Truck keine Vorschläge für die nächsten 45 Minuten bekommt, nur weil der Fahrer seine Pause nicht reportet hat.</w:t>
      </w:r>
    </w:p>
    <w:p w14:paraId="16D0112F" w14:textId="77777777" w:rsidR="00F46DF0" w:rsidRDefault="00F46DF0">
      <w:pPr>
        <w:pStyle w:val="Kommentartext"/>
      </w:pPr>
    </w:p>
    <w:p w14:paraId="05DBF164" w14:textId="04D65F9D" w:rsidR="00F46DF0" w:rsidRDefault="00F46DF0">
      <w:pPr>
        <w:pStyle w:val="Kommentartext"/>
      </w:pPr>
      <w:r>
        <w:t>Die Echtzeit-Pausenplanung muss also mindestens deaktivierbar sein.</w:t>
      </w:r>
    </w:p>
  </w:comment>
  <w:comment w:id="65" w:author="Timm Ziarnetzky" w:date="2019-11-06T10:48:00Z" w:initials="TZ">
    <w:p w14:paraId="012CD6C6" w14:textId="0D7E63B6" w:rsidR="00F46DF0" w:rsidRDefault="00F46DF0">
      <w:pPr>
        <w:pStyle w:val="Kommentartext"/>
      </w:pPr>
      <w:r>
        <w:rPr>
          <w:rStyle w:val="Kommentarzeichen"/>
        </w:rPr>
        <w:annotationRef/>
      </w:r>
      <w:r>
        <w:t>Führt ja bekanntlich u.a. zu der Frage wie „bestraft“ wird. Ergebnis der aktuellen quadratischen Kostenfunktion ist, dass die Optimierung zuerst versucht Verspätungen zu verringern, da diese quadratisch in die Zielfunktion eingehen.</w:t>
      </w:r>
    </w:p>
    <w:p w14:paraId="591515A4" w14:textId="77777777" w:rsidR="00F46DF0" w:rsidRDefault="00F46DF0">
      <w:pPr>
        <w:pStyle w:val="Kommentartext"/>
      </w:pPr>
      <w:r>
        <w:t>Bedeutung angezeigter Verspätungen für den Anwender ist „Tu etwas“.</w:t>
      </w:r>
    </w:p>
    <w:p w14:paraId="6F897F6D" w14:textId="648064EC" w:rsidR="00F46DF0" w:rsidRDefault="00F46DF0">
      <w:pPr>
        <w:pStyle w:val="Kommentartext"/>
      </w:pPr>
      <w:r>
        <w:t>Alternativ Ansätze wären denkbar, z.B. keine Verspätung zulassen und im Zweifel Aufträge oder Lieferungen liegen lassen.</w:t>
      </w:r>
    </w:p>
  </w:comment>
  <w:comment w:id="66" w:author="Stefan Rupp" w:date="2020-01-02T15:09:00Z" w:initials="SR">
    <w:p w14:paraId="5BF4B002" w14:textId="763A20CF" w:rsidR="00F46DF0" w:rsidRDefault="00F46DF0">
      <w:pPr>
        <w:pStyle w:val="Kommentartext"/>
      </w:pPr>
      <w:r>
        <w:rPr>
          <w:rStyle w:val="Kommentarzeichen"/>
        </w:rPr>
        <w:annotationRef/>
      </w:r>
      <w:r>
        <w:rPr>
          <w:rStyle w:val="Kommentarzeichen"/>
        </w:rPr>
        <w:t>V</w:t>
      </w:r>
      <w:r>
        <w:t>erspätungen sind unvermeidbar, sodass es keine Option ist, Verspätungen auszuschließen. Unsere Kunden zielen in der Vorplanung auf eine On-Time-Rate von 86-89%, keinesfalls auf 100%.</w:t>
      </w:r>
    </w:p>
  </w:comment>
  <w:comment w:id="67" w:author="Stefan Jollet" w:date="2019-09-20T08:03:00Z" w:initials="SJ">
    <w:p w14:paraId="28F1BF54" w14:textId="2E07B567" w:rsidR="00F46DF0" w:rsidRDefault="00F46DF0">
      <w:pPr>
        <w:pStyle w:val="Kommentartext"/>
      </w:pPr>
      <w:r>
        <w:rPr>
          <w:rStyle w:val="Kommentarzeichen"/>
        </w:rPr>
        <w:annotationRef/>
      </w:r>
      <w:r>
        <w:t>Wie sollen Lieferungen, die zu früh sind, behandelt werden?</w:t>
      </w:r>
    </w:p>
  </w:comment>
  <w:comment w:id="68" w:author="Timm Ziarnetzky" w:date="2019-11-06T10:47:00Z" w:initials="TZ">
    <w:p w14:paraId="6B49F00E" w14:textId="49B1C4C0" w:rsidR="00F46DF0" w:rsidRDefault="00F46DF0">
      <w:pPr>
        <w:pStyle w:val="Kommentartext"/>
      </w:pPr>
      <w:r>
        <w:rPr>
          <w:rStyle w:val="Kommentarzeichen"/>
        </w:rPr>
        <w:annotationRef/>
      </w:r>
      <w:r>
        <w:t>Sollten ausgeschlossen werden.</w:t>
      </w:r>
    </w:p>
  </w:comment>
  <w:comment w:id="69" w:author="Stefan Rupp" w:date="2020-01-02T15:13:00Z" w:initials="SR">
    <w:p w14:paraId="1B53ADA0" w14:textId="77777777" w:rsidR="00F46DF0" w:rsidRDefault="00F46DF0">
      <w:pPr>
        <w:pStyle w:val="Kommentartext"/>
      </w:pPr>
      <w:r>
        <w:t xml:space="preserve">Wenn wir das ausschließen, </w:t>
      </w:r>
      <w:r>
        <w:rPr>
          <w:rStyle w:val="Kommentarzeichen"/>
        </w:rPr>
        <w:annotationRef/>
      </w:r>
      <w:r w:rsidRPr="009610D8">
        <w:t xml:space="preserve">Wie soll </w:t>
      </w:r>
      <w:r>
        <w:t xml:space="preserve">dann </w:t>
      </w:r>
      <w:r w:rsidRPr="009610D8">
        <w:t>„Early Loading“ abgeb</w:t>
      </w:r>
      <w:r>
        <w:t>ildet werden, bei denen frühzeitig geladen wird, weil der eigentlich passende Ladeslot belegt ist? Solche Lieferungen sind ja zu früh.</w:t>
      </w:r>
    </w:p>
    <w:p w14:paraId="38E3C45C" w14:textId="77777777" w:rsidR="00F46DF0" w:rsidRDefault="00F46DF0">
      <w:pPr>
        <w:pStyle w:val="Kommentartext"/>
      </w:pPr>
    </w:p>
    <w:p w14:paraId="5AC8ED36" w14:textId="77777777" w:rsidR="00F46DF0" w:rsidRDefault="00F46DF0">
      <w:pPr>
        <w:pStyle w:val="Kommentartext"/>
      </w:pPr>
      <w:r>
        <w:t>Ich denke, Lieferungen, die zu früh beim Kunden sind, werden mit einer geplanten „wait for unload“-Zeit eingelastet.</w:t>
      </w:r>
    </w:p>
    <w:p w14:paraId="03E3E682" w14:textId="77777777" w:rsidR="00F46DF0" w:rsidRDefault="00F46DF0">
      <w:pPr>
        <w:pStyle w:val="Kommentartext"/>
      </w:pPr>
    </w:p>
    <w:p w14:paraId="2F09A853" w14:textId="7A458C9D" w:rsidR="00F46DF0" w:rsidRPr="009610D8" w:rsidRDefault="00F46DF0">
      <w:pPr>
        <w:pStyle w:val="Kommentartext"/>
      </w:pPr>
      <w:r>
        <w:t>Noch schöner wäre es, wenn man das schaltbar machen kann: Entweder „wait for unload“ oder „sofortiges Entladen“, was natürlich Einfluss auf die Folgelieferungen in der Lieferkette hat.</w:t>
      </w:r>
    </w:p>
  </w:comment>
  <w:comment w:id="70" w:author="Stefan Rupp" w:date="2020-01-02T16:18:00Z" w:initials="SR">
    <w:p w14:paraId="24F8367B" w14:textId="20CA232C" w:rsidR="0096739E" w:rsidRDefault="0096739E">
      <w:pPr>
        <w:pStyle w:val="Kommentartext"/>
      </w:pPr>
      <w:r>
        <w:rPr>
          <w:rStyle w:val="Kommentarzeichen"/>
        </w:rPr>
        <w:annotationRef/>
      </w:r>
      <w:r>
        <w:t>Der Transfer-Optimierer berücksichtigt Order-Deadlines gar nicht. Soll die neue Optimierung dies tun?</w:t>
      </w:r>
    </w:p>
  </w:comment>
  <w:comment w:id="71" w:author="Stefan Jollet" w:date="2020-01-28T14:46:00Z" w:initials="SJ">
    <w:p w14:paraId="47852F7C" w14:textId="2EA3C9FC" w:rsidR="00BB3E57" w:rsidRDefault="00BB3E57">
      <w:pPr>
        <w:pStyle w:val="Kommentartext"/>
      </w:pPr>
      <w:r>
        <w:rPr>
          <w:rStyle w:val="Kommentarzeichen"/>
        </w:rPr>
        <w:annotationRef/>
      </w:r>
      <w:r>
        <w:t xml:space="preserve">Meiner Meinung nach ja. </w:t>
      </w:r>
    </w:p>
  </w:comment>
  <w:comment w:id="73" w:author="Benedikt Engels" w:date="2019-10-31T11:26:00Z" w:initials="BE">
    <w:p w14:paraId="62856134" w14:textId="0ECF4F3E" w:rsidR="00F46DF0" w:rsidRDefault="00F46DF0">
      <w:pPr>
        <w:pStyle w:val="Kommentartext"/>
      </w:pPr>
      <w:r>
        <w:rPr>
          <w:rStyle w:val="Kommentarzeichen"/>
        </w:rPr>
        <w:annotationRef/>
      </w:r>
      <w:r>
        <w:t>Es gibt in der Literatur auch Beton-Optimierer, die bei Überbuchung entscheiden, welche Aufträge komplett liegenbleiben.</w:t>
      </w:r>
    </w:p>
  </w:comment>
  <w:comment w:id="74" w:author="Timm Ziarnetzky" w:date="2019-11-06T10:55:00Z" w:initials="TZ">
    <w:p w14:paraId="44C3F3E4" w14:textId="42A01DD1" w:rsidR="00F46DF0" w:rsidRDefault="00F46DF0">
      <w:pPr>
        <w:pStyle w:val="Kommentartext"/>
      </w:pPr>
      <w:r>
        <w:rPr>
          <w:rStyle w:val="Kommentarzeichen"/>
        </w:rPr>
        <w:annotationRef/>
      </w:r>
      <w:r>
        <w:t>Siehe auch meinen Kommentar zu Zeitfenster/Deadline.</w:t>
      </w:r>
    </w:p>
  </w:comment>
  <w:comment w:id="75" w:author="Stefan Rupp" w:date="2020-01-02T15:17:00Z" w:initials="SR">
    <w:p w14:paraId="59305706" w14:textId="5A0D45E0" w:rsidR="00F46DF0" w:rsidRDefault="00F46DF0">
      <w:pPr>
        <w:pStyle w:val="Kommentartext"/>
      </w:pPr>
      <w:r>
        <w:rPr>
          <w:rStyle w:val="Kommentarzeichen"/>
        </w:rPr>
        <w:annotationRef/>
      </w:r>
      <w:r>
        <w:t>Siehe oben: Ich halte das für die Praxis für ungeeignet.</w:t>
      </w:r>
    </w:p>
  </w:comment>
  <w:comment w:id="76" w:author="Stefan Rupp" w:date="2020-01-02T15:18:00Z" w:initials="SR">
    <w:p w14:paraId="1177F3AE" w14:textId="77777777" w:rsidR="00F46DF0" w:rsidRDefault="00F46DF0">
      <w:pPr>
        <w:pStyle w:val="Kommentartext"/>
      </w:pPr>
      <w:r>
        <w:rPr>
          <w:rStyle w:val="Kommentarzeichen"/>
        </w:rPr>
        <w:annotationRef/>
      </w:r>
      <w:r>
        <w:t>Die Frage ist hier: Wie geht der Optimierer mit Verspätungen um (seien es solche aus der Optimierung, oder solche aus dem Realtime)? Soll versucht werden, eine Verspätung wieder aufzuholen, um den ursprünglichen Lieferfluss ausgehend vom Lieferzeitfenster der ersten Lieferung (oder ggf. dem ersten Start Unload), oder soll (wie im Transfer aktuell) der Lieferfluss immer al zuletzt reporteten Start Unload aufgehängt werden?</w:t>
      </w:r>
    </w:p>
    <w:p w14:paraId="4BD14F23" w14:textId="77777777" w:rsidR="00F46DF0" w:rsidRDefault="00F46DF0">
      <w:pPr>
        <w:pStyle w:val="Kommentartext"/>
      </w:pPr>
    </w:p>
    <w:p w14:paraId="573ECCDB" w14:textId="77777777" w:rsidR="00F46DF0" w:rsidRDefault="00F46DF0">
      <w:pPr>
        <w:pStyle w:val="Kommentartext"/>
      </w:pPr>
      <w:r>
        <w:t>In dem Zusammenhang:</w:t>
      </w:r>
    </w:p>
    <w:p w14:paraId="5E03B59B" w14:textId="77777777" w:rsidR="00F46DF0" w:rsidRDefault="00F46DF0">
      <w:pPr>
        <w:pStyle w:val="Kommentartext"/>
      </w:pPr>
      <w:r>
        <w:t>Soll das Lieferzeitfenster für die Folgelieferungen vom errechneten Start Unload aus nur „nach rechts“ gehen (also z.B. von 10:00 aus auf 10:00-10:02), oder soll es – einstellbar – auch „nach links“ gehen können (also bei 10:00 auf 09:58-10:00) oder sogar halbe-halbe (bei 10:00 also auf 09:59-10:01)?</w:t>
      </w:r>
    </w:p>
    <w:p w14:paraId="6BDDB6E5" w14:textId="77777777" w:rsidR="00F46DF0" w:rsidRDefault="00F46DF0">
      <w:pPr>
        <w:pStyle w:val="Kommentartext"/>
      </w:pPr>
    </w:p>
    <w:p w14:paraId="4A3E9132" w14:textId="5D2F9C4F" w:rsidR="00F46DF0" w:rsidRDefault="00F46DF0">
      <w:pPr>
        <w:pStyle w:val="Kommentartext"/>
      </w:pPr>
      <w:r>
        <w:t>Ich halte diese dreiwertige Logik für sinnvoll – sie erlaubt das bessere Einhalten des tatsächlich bestellten Lieferflusses im Falle von Verspätungen im Echtzeitbetrieb (und kommt den Kundenwünschen z.B. aus NL und AUS entgegen).</w:t>
      </w:r>
    </w:p>
  </w:comment>
  <w:comment w:id="78" w:author="Timm Ziarnetzky" w:date="2019-11-06T11:05:00Z" w:initials="TZ">
    <w:p w14:paraId="1F33620E" w14:textId="7CC25FA7" w:rsidR="00F46DF0" w:rsidRDefault="00F46DF0" w:rsidP="00855F0C">
      <w:pPr>
        <w:pStyle w:val="Kommentartext"/>
      </w:pPr>
      <w:r>
        <w:rPr>
          <w:rStyle w:val="Kommentarzeichen"/>
        </w:rPr>
        <w:annotationRef/>
      </w:r>
      <w:r>
        <w:t>Welche Möglichkeiten werden denn überhaupt genutzt?</w:t>
      </w:r>
    </w:p>
  </w:comment>
  <w:comment w:id="117" w:author="Timm Ziarnetzky" w:date="2019-11-06T11:19:00Z" w:initials="TZ">
    <w:p w14:paraId="023B431F" w14:textId="222C5433" w:rsidR="00F46DF0" w:rsidRDefault="00F46DF0">
      <w:pPr>
        <w:pStyle w:val="Kommentartext"/>
      </w:pPr>
      <w:r>
        <w:rPr>
          <w:rStyle w:val="Kommentarzeichen"/>
        </w:rPr>
        <w:annotationRef/>
      </w:r>
      <w:r>
        <w:t>Unabhängig von der zu ladenden Menge der konkreten Lieferungen?</w:t>
      </w:r>
    </w:p>
  </w:comment>
  <w:comment w:id="123" w:author="Stefan Rupp" w:date="2020-01-02T15:36:00Z" w:initials="SR">
    <w:p w14:paraId="1C70BDE3" w14:textId="6DDD8C13" w:rsidR="00F46DF0" w:rsidRDefault="00F46DF0">
      <w:pPr>
        <w:pStyle w:val="Kommentartext"/>
      </w:pPr>
      <w:r>
        <w:rPr>
          <w:rStyle w:val="Kommentarzeichen"/>
        </w:rPr>
        <w:annotationRef/>
      </w:r>
      <w:r>
        <w:t>Im Transfer-Optimierer spielt die Plantkapazität im Wet-Batch Modus keine Rolle. Hier ist nur die Anzahl der Ladepunkte von Interesse. Warum muss die Kapazität bei Wet-Batch berücksichtigt werden?</w:t>
      </w:r>
    </w:p>
  </w:comment>
  <w:comment w:id="124" w:author="Stefan Jollet" w:date="2020-01-28T15:24:00Z" w:initials="SJ">
    <w:p w14:paraId="481355B1" w14:textId="385E8885" w:rsidR="00423AC1" w:rsidRDefault="00423AC1">
      <w:pPr>
        <w:pStyle w:val="Kommentartext"/>
      </w:pPr>
      <w:r>
        <w:rPr>
          <w:rStyle w:val="Kommentarzeichen"/>
        </w:rPr>
        <w:annotationRef/>
      </w:r>
      <w:r>
        <w:t>Nach meinem bisherigen Verständnis soll nicht der Transfer neu gebaut werden, sondern allgemein eine neue Betonoptimierung geschrieben werden, die die Vorteile von Transfer und Regret vereint und Gegensätze schaltbar macht.</w:t>
      </w:r>
    </w:p>
  </w:comment>
  <w:comment w:id="125" w:author="Timm Ziarnetzky" w:date="2019-11-06T11:21:00Z" w:initials="TZ">
    <w:p w14:paraId="57CC1A53" w14:textId="38C4AFC8" w:rsidR="00F46DF0" w:rsidRDefault="00F46DF0">
      <w:pPr>
        <w:pStyle w:val="Kommentartext"/>
      </w:pPr>
      <w:r>
        <w:rPr>
          <w:rStyle w:val="Kommentarzeichen"/>
        </w:rPr>
        <w:annotationRef/>
      </w:r>
      <w:r>
        <w:t>Sind solche Punkte mehr als „im Moment nicht erforderlich, aber soll für die Zukunft möglich sein“ zu interpretieren?</w:t>
      </w:r>
    </w:p>
  </w:comment>
  <w:comment w:id="126" w:author="Stefan Rupp" w:date="2020-01-02T15:40:00Z" w:initials="SR">
    <w:p w14:paraId="55BC5C0D" w14:textId="35D95C88" w:rsidR="00F46DF0" w:rsidRDefault="00F46DF0">
      <w:pPr>
        <w:pStyle w:val="Kommentartext"/>
      </w:pPr>
      <w:r>
        <w:rPr>
          <w:rStyle w:val="Kommentarzeichen"/>
        </w:rPr>
        <w:annotationRef/>
      </w:r>
      <w:r>
        <w:t>Wenn es möglich ist, das Optimierermodell künftig auf Ladepunkte auszuweiten, sollten wir das auch ermöglichen. Wenn das das ganze Konzept über den Haufen wirft, besser nicht.</w:t>
      </w:r>
    </w:p>
  </w:comment>
  <w:comment w:id="128" w:author="Stefan Rupp" w:date="2020-01-02T16:08:00Z" w:initials="SR">
    <w:p w14:paraId="399E5FD5" w14:textId="77777777" w:rsidR="0054021B" w:rsidRDefault="0054021B" w:rsidP="0054021B">
      <w:pPr>
        <w:pStyle w:val="Kommentartext"/>
      </w:pPr>
      <w:r>
        <w:rPr>
          <w:rStyle w:val="Kommentarzeichen"/>
        </w:rPr>
        <w:annotationRef/>
      </w:r>
      <w:r>
        <w:t>Der Transfer-Optimierer berücksichtigt keine Prioritäten. Es bleibt zu klären, wie Truck-Prioritäten mit dem Fifo-Konzept zusammenspielen sollen.</w:t>
      </w:r>
    </w:p>
    <w:p w14:paraId="0BCF466C" w14:textId="77777777" w:rsidR="0054021B" w:rsidRDefault="0054021B" w:rsidP="0054021B">
      <w:pPr>
        <w:pStyle w:val="Kommentartext"/>
      </w:pPr>
    </w:p>
    <w:p w14:paraId="13B1F54F" w14:textId="29CD611F" w:rsidR="0054021B" w:rsidRDefault="0054021B" w:rsidP="0054021B">
      <w:pPr>
        <w:pStyle w:val="Kommentartext"/>
      </w:pPr>
      <w:r>
        <w:t>Ich kann mir vorstellen, dass die Truck-Priorität eingehen kann in die Auswahl, welcher Truck am Ende der Schicht seine Schichtzeit verletzen darf und welcher nicht, also ansonsten fällt es mir schwer, weitere Anwendungsfälle für Truck-prioritäten zu finden.</w:t>
      </w:r>
    </w:p>
  </w:comment>
  <w:comment w:id="134" w:author="Benedikt Engels" w:date="2019-10-31T12:10:00Z" w:initials="BE">
    <w:p w14:paraId="636AA975" w14:textId="7DD34E02" w:rsidR="00F46DF0" w:rsidRDefault="00F46DF0">
      <w:pPr>
        <w:pStyle w:val="Kommentartext"/>
      </w:pPr>
      <w:r>
        <w:rPr>
          <w:rStyle w:val="Kommentarzeichen"/>
        </w:rPr>
        <w:annotationRef/>
      </w:r>
      <w:r>
        <w:t>Wo braucht man das bei Beton? Wenn, dann als Vorbrenner und Planen wie Einzellieferungen</w:t>
      </w:r>
    </w:p>
  </w:comment>
  <w:comment w:id="135" w:author="Stefan Rupp" w:date="2020-01-02T15:45:00Z" w:initials="SR">
    <w:p w14:paraId="1DA7A569" w14:textId="77777777" w:rsidR="00F46DF0" w:rsidRDefault="00F46DF0">
      <w:pPr>
        <w:pStyle w:val="Kommentartext"/>
      </w:pPr>
      <w:r>
        <w:rPr>
          <w:rStyle w:val="Kommentarzeichen"/>
        </w:rPr>
        <w:annotationRef/>
      </w:r>
      <w:r>
        <w:t>Ein Multidrop Plant-&gt;C1-&gt;C2-&gt;…-&gt;Cn kann ggf. in die Optimierung als ein Auftrag Plant-&gt;Cn eingehen, mit entsprechend vorberechneter Traveltime Plant-&gt;Cn. Für Mörtel-Lieferungen ist das nötig.</w:t>
      </w:r>
    </w:p>
    <w:p w14:paraId="55B501D0" w14:textId="36019326" w:rsidR="00F46DF0" w:rsidRDefault="00F46DF0">
      <w:pPr>
        <w:pStyle w:val="Kommentartext"/>
      </w:pPr>
    </w:p>
    <w:p w14:paraId="7576ED19" w14:textId="7C2C3050" w:rsidR="00F46DF0" w:rsidRDefault="00F46DF0">
      <w:pPr>
        <w:pStyle w:val="Kommentartext"/>
      </w:pPr>
      <w:r>
        <w:t>Nebenbedingung: Solche Aufträge passen immer auf einen Truck, haben also keine Lieferkette. Ggfl. kann man weitere Nebenbedingungen festlegen, wie z.B. keine alternativen Lieferwerke, keine Berücksichtigung von Zeitfenstern, o.ä.</w:t>
      </w:r>
    </w:p>
    <w:p w14:paraId="431D4584" w14:textId="77777777" w:rsidR="00F46DF0" w:rsidRDefault="00F46DF0">
      <w:pPr>
        <w:pStyle w:val="Kommentartext"/>
      </w:pPr>
    </w:p>
    <w:p w14:paraId="69F84448" w14:textId="5A597C47" w:rsidR="00F46DF0" w:rsidRDefault="00F46DF0">
      <w:pPr>
        <w:pStyle w:val="Kommentartext"/>
      </w:pPr>
      <w:r>
        <w:t>Etwas ähnliches haben wir mal im Zement-Kontext für den Coflo diskutiert.</w:t>
      </w:r>
    </w:p>
  </w:comment>
  <w:comment w:id="142" w:author="Stefan Rupp" w:date="2020-01-02T15:51:00Z" w:initials="SR">
    <w:p w14:paraId="66AC7293" w14:textId="0AAFC23C" w:rsidR="0016095E" w:rsidRDefault="0016095E">
      <w:pPr>
        <w:pStyle w:val="Kommentartext"/>
      </w:pPr>
      <w:r>
        <w:rPr>
          <w:rStyle w:val="Kommentarzeichen"/>
        </w:rPr>
        <w:annotationRef/>
      </w:r>
      <w:r>
        <w:t>Das geschieht über Properties, bedarf also keiner gesonderten Behandlung in der Optimierung.</w:t>
      </w:r>
    </w:p>
  </w:comment>
  <w:comment w:id="144" w:author="Timm Ziarnetzky" w:date="2019-11-06T11:31:00Z" w:initials="TZ">
    <w:p w14:paraId="49291940" w14:textId="77777777" w:rsidR="00F46DF0" w:rsidRDefault="00F46DF0">
      <w:pPr>
        <w:pStyle w:val="Kommentartext"/>
      </w:pPr>
      <w:r>
        <w:rPr>
          <w:rStyle w:val="Kommentarzeichen"/>
        </w:rPr>
        <w:annotationRef/>
      </w:r>
      <w:r>
        <w:t>Wofür dient das in der Praxis?</w:t>
      </w:r>
    </w:p>
    <w:p w14:paraId="028E4B11" w14:textId="6F6874E3" w:rsidR="00F46DF0" w:rsidRDefault="00F46DF0">
      <w:pPr>
        <w:pStyle w:val="Kommentartext"/>
      </w:pPr>
      <w:r>
        <w:t>Solche Kombinationen weicher Intervallgrenzen und Bestrafungen sind aus mehrfacher Sicht schwierig, siehe Kommentar zu Lieferzeitfenster/Deadline.</w:t>
      </w:r>
    </w:p>
  </w:comment>
  <w:comment w:id="145" w:author="Stefan Rupp" w:date="2020-01-02T15:53:00Z" w:initials="SR">
    <w:p w14:paraId="3D38F861" w14:textId="2B0886FF" w:rsidR="0016095E" w:rsidRDefault="0016095E">
      <w:pPr>
        <w:pStyle w:val="Kommentartext"/>
      </w:pPr>
      <w:r>
        <w:rPr>
          <w:rStyle w:val="Kommentarzeichen"/>
        </w:rPr>
        <w:annotationRef/>
      </w:r>
      <w:r>
        <w:t xml:space="preserve">Sinn ist, die reguläre Arbeitszeit/Lenkzeit des Trucks/Drivers nach Möglichkeit nicht zu verletzten, aber im Bedarfsfall die Verletzung um wenige (!) Minuten nicht zu verhindern, wenn dadurch andere Kosten eingespart werden können (echte Kosten z.B. durch weite Leerfahrten anderer Trucks, die ggf. von weit hergeholt werden würden, um eine Lieferung </w:t>
      </w:r>
      <w:r w:rsidR="0054021B">
        <w:t xml:space="preserve">zu tun, </w:t>
      </w:r>
      <w:r>
        <w:t>oder unechte Kosten z.B. durch Verspätungen anderer Lieferungen).</w:t>
      </w:r>
    </w:p>
    <w:p w14:paraId="2AA1E14E" w14:textId="77777777" w:rsidR="0016095E" w:rsidRDefault="0016095E">
      <w:pPr>
        <w:pStyle w:val="Kommentartext"/>
      </w:pPr>
    </w:p>
    <w:p w14:paraId="4BDC9217" w14:textId="77777777" w:rsidR="0016095E" w:rsidRDefault="0016095E">
      <w:pPr>
        <w:pStyle w:val="Kommentartext"/>
      </w:pPr>
      <w:r>
        <w:t>In der Regel kann man einem Truck/Driver durchaus zumuten, an einem Tag mal 10 Minuten länger zu arbeiten, solange das nicht jeden Tag der Fall ist. Das erlauben ja auch die üblichen Arbeitszeitgesetzte.</w:t>
      </w:r>
    </w:p>
    <w:p w14:paraId="3279DFBE" w14:textId="77777777" w:rsidR="0016095E" w:rsidRDefault="0016095E">
      <w:pPr>
        <w:pStyle w:val="Kommentartext"/>
      </w:pPr>
    </w:p>
    <w:p w14:paraId="13BB3145" w14:textId="571A6A5C" w:rsidR="0016095E" w:rsidRDefault="0016095E">
      <w:pPr>
        <w:pStyle w:val="Kommentartext"/>
      </w:pPr>
      <w:r>
        <w:t>Über das erwähnte Flag kann man ggf. für bestimmte RT-Schichten festgelegt werden, dass keine weitere Verletzung mehr erlaubt ist, z.B. weil der Driver sein Kontingent an Überstunden verbraucht hat.</w:t>
      </w:r>
    </w:p>
  </w:comment>
  <w:comment w:id="147" w:author="Stefan Rupp" w:date="2020-01-02T16:00:00Z" w:initials="SR">
    <w:p w14:paraId="012F9F4F" w14:textId="3D9E10B8" w:rsidR="0054021B" w:rsidRDefault="0054021B">
      <w:pPr>
        <w:pStyle w:val="Kommentartext"/>
      </w:pPr>
      <w:r>
        <w:rPr>
          <w:rStyle w:val="Kommentarzeichen"/>
        </w:rPr>
        <w:annotationRef/>
      </w:r>
      <w:r>
        <w:t>Wir haben eine Anfrage für einen CR vorliegen, nach der man neben einer regulären „gewünschten“ Arbeitszeit noch eine zweite „maximale“ Arbeitszeit berücksichtigt werden soll. Die Idee dahinter: Verletzungen der regulären Arbeitszeit sollen möglich sein, wenn es die Lage erfordert (siehe Erläuterung zum letzten Kommentar), Verletzungen der maximalen Arbeitszeit aber keinesfalls. Beispielsweise soll ein Trucks normalerweise 9 Stunden arbeiten, die zwar bei Bedarf überschritten werden dürfen, aber niemals mehr als 11 Stunden.</w:t>
      </w:r>
    </w:p>
  </w:comment>
  <w:comment w:id="148" w:author="Timm Ziarnetzky" w:date="2019-11-06T11:33:00Z" w:initials="TZ">
    <w:p w14:paraId="155918DC" w14:textId="7DB50A0D" w:rsidR="00F46DF0" w:rsidRDefault="00F46DF0">
      <w:pPr>
        <w:pStyle w:val="Kommentartext"/>
      </w:pPr>
      <w:r>
        <w:rPr>
          <w:rStyle w:val="Kommentarzeichen"/>
        </w:rPr>
        <w:annotationRef/>
      </w:r>
      <w:r>
        <w:t>s.o.</w:t>
      </w:r>
    </w:p>
  </w:comment>
  <w:comment w:id="149" w:author="Stefan Rupp" w:date="2020-01-02T15:57:00Z" w:initials="SR">
    <w:p w14:paraId="109CAC6C" w14:textId="104CCE94" w:rsidR="0016095E" w:rsidRDefault="0016095E">
      <w:pPr>
        <w:pStyle w:val="Kommentartext"/>
      </w:pPr>
      <w:r>
        <w:rPr>
          <w:rStyle w:val="Kommentarzeichen"/>
        </w:rPr>
        <w:annotationRef/>
      </w:r>
      <w:r>
        <w:t>s.o.</w:t>
      </w:r>
    </w:p>
  </w:comment>
  <w:comment w:id="151" w:author="Stefan Rupp" w:date="2020-01-02T16:09:00Z" w:initials="SR">
    <w:p w14:paraId="4713AB77" w14:textId="59559754" w:rsidR="0054021B" w:rsidRDefault="0054021B">
      <w:pPr>
        <w:pStyle w:val="Kommentartext"/>
      </w:pPr>
      <w:r>
        <w:t>Das i</w:t>
      </w:r>
      <w:r>
        <w:rPr>
          <w:rStyle w:val="Kommentarzeichen"/>
        </w:rPr>
        <w:annotationRef/>
      </w:r>
      <w:r>
        <w:t xml:space="preserve">st vmtl. schwer mit dem Fifo-Konzept in Einklang zu bringen, denn die Reihenfolge der Trucks am Werk bestimmt die Auswahl, welcher Truck einen Auftrag bekommt. Zwar nicht welchen Auftrag, aber dass er einen bekommt, ist </w:t>
      </w:r>
      <w:r w:rsidR="0096739E">
        <w:t>klar.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AAA0E68" w15:done="0"/>
  <w15:commentEx w15:paraId="76CDA941" w15:done="0"/>
  <w15:commentEx w15:paraId="7958A006" w15:done="0"/>
  <w15:commentEx w15:paraId="6D6AE3D9" w15:paraIdParent="7958A006" w15:done="0"/>
  <w15:commentEx w15:paraId="07F41900" w15:done="0"/>
  <w15:commentEx w15:paraId="7F15CA31" w15:paraIdParent="07F41900" w15:done="0"/>
  <w15:commentEx w15:paraId="0AE4E3DD" w15:paraIdParent="07F41900" w15:done="0"/>
  <w15:commentEx w15:paraId="3008F80B" w15:done="0"/>
  <w15:commentEx w15:paraId="400DCFC9" w15:done="0"/>
  <w15:commentEx w15:paraId="78E6E525" w15:done="0"/>
  <w15:commentEx w15:paraId="2CFFEAF8" w15:paraIdParent="78E6E525" w15:done="0"/>
  <w15:commentEx w15:paraId="50FBED0E" w15:done="0"/>
  <w15:commentEx w15:paraId="7FF32F86" w15:paraIdParent="50FBED0E" w15:done="0"/>
  <w15:commentEx w15:paraId="1F65BE2A" w15:paraIdParent="50FBED0E" w15:done="0"/>
  <w15:commentEx w15:paraId="515087BA" w15:done="0"/>
  <w15:commentEx w15:paraId="05DBF164" w15:paraIdParent="515087BA" w15:done="0"/>
  <w15:commentEx w15:paraId="6F897F6D" w15:done="0"/>
  <w15:commentEx w15:paraId="5BF4B002" w15:paraIdParent="6F897F6D" w15:done="0"/>
  <w15:commentEx w15:paraId="28F1BF54" w15:done="0"/>
  <w15:commentEx w15:paraId="6B49F00E" w15:paraIdParent="28F1BF54" w15:done="0"/>
  <w15:commentEx w15:paraId="2F09A853" w15:paraIdParent="28F1BF54" w15:done="0"/>
  <w15:commentEx w15:paraId="24F8367B" w15:done="0"/>
  <w15:commentEx w15:paraId="47852F7C" w15:paraIdParent="24F8367B" w15:done="0"/>
  <w15:commentEx w15:paraId="62856134" w15:done="0"/>
  <w15:commentEx w15:paraId="44C3F3E4" w15:paraIdParent="62856134" w15:done="0"/>
  <w15:commentEx w15:paraId="59305706" w15:paraIdParent="62856134" w15:done="0"/>
  <w15:commentEx w15:paraId="4A3E9132" w15:done="0"/>
  <w15:commentEx w15:paraId="1F33620E" w15:done="0"/>
  <w15:commentEx w15:paraId="023B431F" w15:done="0"/>
  <w15:commentEx w15:paraId="1C70BDE3" w15:done="0"/>
  <w15:commentEx w15:paraId="481355B1" w15:paraIdParent="1C70BDE3" w15:done="0"/>
  <w15:commentEx w15:paraId="57CC1A53" w15:done="0"/>
  <w15:commentEx w15:paraId="55BC5C0D" w15:paraIdParent="57CC1A53" w15:done="0"/>
  <w15:commentEx w15:paraId="13B1F54F" w15:done="0"/>
  <w15:commentEx w15:paraId="636AA975" w15:done="0"/>
  <w15:commentEx w15:paraId="69F84448" w15:paraIdParent="636AA975" w15:done="0"/>
  <w15:commentEx w15:paraId="66AC7293" w15:done="0"/>
  <w15:commentEx w15:paraId="028E4B11" w15:done="0"/>
  <w15:commentEx w15:paraId="13BB3145" w15:paraIdParent="028E4B11" w15:done="0"/>
  <w15:commentEx w15:paraId="012F9F4F" w15:done="0"/>
  <w15:commentEx w15:paraId="155918DC" w15:done="0"/>
  <w15:commentEx w15:paraId="109CAC6C" w15:paraIdParent="155918DC" w15:done="0"/>
  <w15:commentEx w15:paraId="4713AB7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AAA0E68" w16cid:durableId="2141BD38"/>
  <w16cid:commentId w16cid:paraId="76CDA941" w16cid:durableId="21B87C4B"/>
  <w16cid:commentId w16cid:paraId="7958A006" w16cid:durableId="21653C90"/>
  <w16cid:commentId w16cid:paraId="6D6AE3D9" w16cid:durableId="21B87D54"/>
  <w16cid:commentId w16cid:paraId="07F41900" w16cid:durableId="21653F9B"/>
  <w16cid:commentId w16cid:paraId="7F15CA31" w16cid:durableId="216D1FCE"/>
  <w16cid:commentId w16cid:paraId="0AE4E3DD" w16cid:durableId="21B87DD4"/>
  <w16cid:commentId w16cid:paraId="3008F80B" w16cid:durableId="216540A9"/>
  <w16cid:commentId w16cid:paraId="400DCFC9" w16cid:durableId="21B87F89"/>
  <w16cid:commentId w16cid:paraId="78E6E525" w16cid:durableId="212F2126"/>
  <w16cid:commentId w16cid:paraId="2CFFEAF8" w16cid:durableId="216D205A"/>
  <w16cid:commentId w16cid:paraId="50FBED0E" w16cid:durableId="212F34F1"/>
  <w16cid:commentId w16cid:paraId="7FF32F86" w16cid:durableId="216D21A1"/>
  <w16cid:commentId w16cid:paraId="1F65BE2A" w16cid:durableId="21B88018"/>
  <w16cid:commentId w16cid:paraId="515087BA" w16cid:durableId="21654118"/>
  <w16cid:commentId w16cid:paraId="05DBF164" w16cid:durableId="21B88082"/>
  <w16cid:commentId w16cid:paraId="6F897F6D" w16cid:durableId="216D2394"/>
  <w16cid:commentId w16cid:paraId="5BF4B002" w16cid:durableId="21B8861F"/>
  <w16cid:commentId w16cid:paraId="28F1BF54" w16cid:durableId="212F0655"/>
  <w16cid:commentId w16cid:paraId="6B49F00E" w16cid:durableId="216D234B"/>
  <w16cid:commentId w16cid:paraId="2F09A853" w16cid:durableId="21B88716"/>
  <w16cid:commentId w16cid:paraId="24F8367B" w16cid:durableId="21B89649"/>
  <w16cid:commentId w16cid:paraId="47852F7C" w16cid:durableId="21DAC7C5"/>
  <w16cid:commentId w16cid:paraId="62856134" w16cid:durableId="2165435E"/>
  <w16cid:commentId w16cid:paraId="44C3F3E4" w16cid:durableId="216D252A"/>
  <w16cid:commentId w16cid:paraId="59305706" w16cid:durableId="21B88818"/>
  <w16cid:commentId w16cid:paraId="4A3E9132" w16cid:durableId="21B88832"/>
  <w16cid:commentId w16cid:paraId="1F33620E" w16cid:durableId="216D2780"/>
  <w16cid:commentId w16cid:paraId="023B431F" w16cid:durableId="216D2AC4"/>
  <w16cid:commentId w16cid:paraId="1C70BDE3" w16cid:durableId="21B88C7D"/>
  <w16cid:commentId w16cid:paraId="481355B1" w16cid:durableId="21DAD0BE"/>
  <w16cid:commentId w16cid:paraId="57CC1A53" w16cid:durableId="216D2B2B"/>
  <w16cid:commentId w16cid:paraId="55BC5C0D" w16cid:durableId="21B88D69"/>
  <w16cid:commentId w16cid:paraId="13B1F54F" w16cid:durableId="21B893EE"/>
  <w16cid:commentId w16cid:paraId="636AA975" w16cid:durableId="21654D9A"/>
  <w16cid:commentId w16cid:paraId="69F84448" w16cid:durableId="21B88EA3"/>
  <w16cid:commentId w16cid:paraId="66AC7293" w16cid:durableId="21B89004"/>
  <w16cid:commentId w16cid:paraId="028E4B11" w16cid:durableId="216D2D8D"/>
  <w16cid:commentId w16cid:paraId="13BB3145" w16cid:durableId="21B89073"/>
  <w16cid:commentId w16cid:paraId="012F9F4F" w16cid:durableId="21B89231"/>
  <w16cid:commentId w16cid:paraId="155918DC" w16cid:durableId="216D2E20"/>
  <w16cid:commentId w16cid:paraId="109CAC6C" w16cid:durableId="21B89155"/>
  <w16cid:commentId w16cid:paraId="4713AB77" w16cid:durableId="21B894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1ABEB" w14:textId="77777777" w:rsidR="00FB347E" w:rsidRDefault="00FB347E" w:rsidP="00011BF5">
      <w:pPr>
        <w:spacing w:after="0" w:line="240" w:lineRule="auto"/>
      </w:pPr>
      <w:r>
        <w:separator/>
      </w:r>
    </w:p>
  </w:endnote>
  <w:endnote w:type="continuationSeparator" w:id="0">
    <w:p w14:paraId="00987FC3" w14:textId="77777777" w:rsidR="00FB347E" w:rsidRDefault="00FB347E"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5126530"/>
      <w:docPartObj>
        <w:docPartGallery w:val="Page Numbers (Bottom of Page)"/>
        <w:docPartUnique/>
      </w:docPartObj>
    </w:sdtPr>
    <w:sdtEndPr/>
    <w:sdtContent>
      <w:p w14:paraId="0716E3FB" w14:textId="507A789F" w:rsidR="00F46DF0" w:rsidRDefault="00B31DA2">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3276D" w14:textId="77777777" w:rsidR="00FB347E" w:rsidRDefault="00FB347E" w:rsidP="00011BF5">
      <w:pPr>
        <w:spacing w:after="0" w:line="240" w:lineRule="auto"/>
      </w:pPr>
      <w:r>
        <w:separator/>
      </w:r>
    </w:p>
  </w:footnote>
  <w:footnote w:type="continuationSeparator" w:id="0">
    <w:p w14:paraId="57B252C6" w14:textId="77777777" w:rsidR="00FB347E" w:rsidRDefault="00FB347E"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06F69"/>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8"/>
  </w:num>
  <w:num w:numId="2">
    <w:abstractNumId w:val="11"/>
  </w:num>
  <w:num w:numId="3">
    <w:abstractNumId w:val="5"/>
  </w:num>
  <w:num w:numId="4">
    <w:abstractNumId w:val="6"/>
  </w:num>
  <w:num w:numId="5">
    <w:abstractNumId w:val="2"/>
  </w:num>
  <w:num w:numId="6">
    <w:abstractNumId w:val="9"/>
  </w:num>
  <w:num w:numId="7">
    <w:abstractNumId w:val="0"/>
  </w:num>
  <w:num w:numId="8">
    <w:abstractNumId w:val="3"/>
  </w:num>
  <w:num w:numId="9">
    <w:abstractNumId w:val="7"/>
  </w:num>
  <w:num w:numId="10">
    <w:abstractNumId w:val="4"/>
  </w:num>
  <w:num w:numId="11">
    <w:abstractNumId w:val="1"/>
  </w:num>
  <w:num w:numId="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fan Jollet">
    <w15:presenceInfo w15:providerId="AD" w15:userId="S::Stefan.Jollet@inform-software.com::07ca4864-ae20-4d2b-99e5-e0e49953204c"/>
  </w15:person>
  <w15:person w15:author="Stefan Rupp">
    <w15:presenceInfo w15:providerId="AD" w15:userId="S::Stefan.Rupp@inform-software.com::72e9372f-1442-4288-bc7b-a4b398c45d26"/>
  </w15:person>
  <w15:person w15:author="Benedikt Engels">
    <w15:presenceInfo w15:providerId="AD" w15:userId="S::Benedikt.Engels@inform-software.com::1ed20fbc-fd73-453f-93c5-26fd642c205f"/>
  </w15:person>
  <w15:person w15:author="Timm Ziarnetzky">
    <w15:presenceInfo w15:providerId="AD" w15:userId="S::Timm.Ziarnetzky@inform-software.com::aec35307-a43a-4d63-891b-eec9cbfc42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334C"/>
    <w:rsid w:val="00005924"/>
    <w:rsid w:val="00005A63"/>
    <w:rsid w:val="00011742"/>
    <w:rsid w:val="00011BF5"/>
    <w:rsid w:val="00014E3E"/>
    <w:rsid w:val="00020251"/>
    <w:rsid w:val="000206FE"/>
    <w:rsid w:val="00021E6C"/>
    <w:rsid w:val="0002606A"/>
    <w:rsid w:val="00037A31"/>
    <w:rsid w:val="00042E53"/>
    <w:rsid w:val="00046E8B"/>
    <w:rsid w:val="00047749"/>
    <w:rsid w:val="0005066C"/>
    <w:rsid w:val="00053B33"/>
    <w:rsid w:val="000546C2"/>
    <w:rsid w:val="00064AFE"/>
    <w:rsid w:val="00067D67"/>
    <w:rsid w:val="000767BD"/>
    <w:rsid w:val="00077EAD"/>
    <w:rsid w:val="00080662"/>
    <w:rsid w:val="000875F2"/>
    <w:rsid w:val="00095BBD"/>
    <w:rsid w:val="0009792D"/>
    <w:rsid w:val="000A0C09"/>
    <w:rsid w:val="000A3057"/>
    <w:rsid w:val="000C0CB7"/>
    <w:rsid w:val="000D5B7C"/>
    <w:rsid w:val="000D65D8"/>
    <w:rsid w:val="000D7924"/>
    <w:rsid w:val="000E251E"/>
    <w:rsid w:val="000E7EE4"/>
    <w:rsid w:val="00103252"/>
    <w:rsid w:val="001047D8"/>
    <w:rsid w:val="00112833"/>
    <w:rsid w:val="001141DE"/>
    <w:rsid w:val="00126E65"/>
    <w:rsid w:val="001320F5"/>
    <w:rsid w:val="00133FB4"/>
    <w:rsid w:val="0013473C"/>
    <w:rsid w:val="00140550"/>
    <w:rsid w:val="0016095E"/>
    <w:rsid w:val="00165AEC"/>
    <w:rsid w:val="00172C84"/>
    <w:rsid w:val="001A2F58"/>
    <w:rsid w:val="001B1B26"/>
    <w:rsid w:val="001B739D"/>
    <w:rsid w:val="001C25CA"/>
    <w:rsid w:val="001C3D20"/>
    <w:rsid w:val="001D6C7C"/>
    <w:rsid w:val="001E1C3D"/>
    <w:rsid w:val="001E1CE9"/>
    <w:rsid w:val="001F00AF"/>
    <w:rsid w:val="001F7C41"/>
    <w:rsid w:val="002006A6"/>
    <w:rsid w:val="002025DF"/>
    <w:rsid w:val="00207EFD"/>
    <w:rsid w:val="0022449F"/>
    <w:rsid w:val="00232E47"/>
    <w:rsid w:val="00236F28"/>
    <w:rsid w:val="002476AF"/>
    <w:rsid w:val="00250A23"/>
    <w:rsid w:val="00253E2D"/>
    <w:rsid w:val="00272C1F"/>
    <w:rsid w:val="00282A48"/>
    <w:rsid w:val="00285096"/>
    <w:rsid w:val="002B5A80"/>
    <w:rsid w:val="002B71E0"/>
    <w:rsid w:val="002C1A26"/>
    <w:rsid w:val="002D3A68"/>
    <w:rsid w:val="002E1AEB"/>
    <w:rsid w:val="00303262"/>
    <w:rsid w:val="00303DD4"/>
    <w:rsid w:val="00307DCB"/>
    <w:rsid w:val="00312E70"/>
    <w:rsid w:val="003201F1"/>
    <w:rsid w:val="003211C3"/>
    <w:rsid w:val="00322071"/>
    <w:rsid w:val="003224B4"/>
    <w:rsid w:val="00322684"/>
    <w:rsid w:val="003243D6"/>
    <w:rsid w:val="00330354"/>
    <w:rsid w:val="0033072E"/>
    <w:rsid w:val="00330B5E"/>
    <w:rsid w:val="00331BEA"/>
    <w:rsid w:val="00334EC5"/>
    <w:rsid w:val="00335E03"/>
    <w:rsid w:val="003362D7"/>
    <w:rsid w:val="003364C8"/>
    <w:rsid w:val="00343494"/>
    <w:rsid w:val="00353204"/>
    <w:rsid w:val="003611EE"/>
    <w:rsid w:val="00362584"/>
    <w:rsid w:val="003625A6"/>
    <w:rsid w:val="00363480"/>
    <w:rsid w:val="003813CB"/>
    <w:rsid w:val="00382BA2"/>
    <w:rsid w:val="00384FA7"/>
    <w:rsid w:val="00394E1E"/>
    <w:rsid w:val="003A130E"/>
    <w:rsid w:val="003B4692"/>
    <w:rsid w:val="003B4696"/>
    <w:rsid w:val="003D2885"/>
    <w:rsid w:val="003D756D"/>
    <w:rsid w:val="003D75AA"/>
    <w:rsid w:val="003D79EE"/>
    <w:rsid w:val="003E4223"/>
    <w:rsid w:val="003E6311"/>
    <w:rsid w:val="003E7C5F"/>
    <w:rsid w:val="003F3C19"/>
    <w:rsid w:val="003F6516"/>
    <w:rsid w:val="0040054F"/>
    <w:rsid w:val="004064A4"/>
    <w:rsid w:val="00406DB0"/>
    <w:rsid w:val="00412CFC"/>
    <w:rsid w:val="00413D6A"/>
    <w:rsid w:val="004140C0"/>
    <w:rsid w:val="00415133"/>
    <w:rsid w:val="00417323"/>
    <w:rsid w:val="00417A9C"/>
    <w:rsid w:val="00423806"/>
    <w:rsid w:val="00423AC1"/>
    <w:rsid w:val="00433D6B"/>
    <w:rsid w:val="00436BD9"/>
    <w:rsid w:val="00437AA4"/>
    <w:rsid w:val="00442B2D"/>
    <w:rsid w:val="00454EB2"/>
    <w:rsid w:val="00455E3B"/>
    <w:rsid w:val="00463BE5"/>
    <w:rsid w:val="00466919"/>
    <w:rsid w:val="00480BF1"/>
    <w:rsid w:val="00486C51"/>
    <w:rsid w:val="00493E0E"/>
    <w:rsid w:val="004963A9"/>
    <w:rsid w:val="00497695"/>
    <w:rsid w:val="004976F8"/>
    <w:rsid w:val="004A6273"/>
    <w:rsid w:val="004C06C2"/>
    <w:rsid w:val="004C629B"/>
    <w:rsid w:val="004C66E5"/>
    <w:rsid w:val="004D4671"/>
    <w:rsid w:val="004E1D31"/>
    <w:rsid w:val="004E20C6"/>
    <w:rsid w:val="004E2FDD"/>
    <w:rsid w:val="004F3D62"/>
    <w:rsid w:val="004F71DF"/>
    <w:rsid w:val="00506C50"/>
    <w:rsid w:val="005122F9"/>
    <w:rsid w:val="00516A08"/>
    <w:rsid w:val="0054021B"/>
    <w:rsid w:val="00540403"/>
    <w:rsid w:val="005432E6"/>
    <w:rsid w:val="005456EE"/>
    <w:rsid w:val="00550710"/>
    <w:rsid w:val="005515E6"/>
    <w:rsid w:val="00552A3B"/>
    <w:rsid w:val="005562F9"/>
    <w:rsid w:val="00557EF6"/>
    <w:rsid w:val="005629E9"/>
    <w:rsid w:val="00570FEF"/>
    <w:rsid w:val="00574927"/>
    <w:rsid w:val="005768B7"/>
    <w:rsid w:val="0058624F"/>
    <w:rsid w:val="005872CF"/>
    <w:rsid w:val="00595504"/>
    <w:rsid w:val="00595DAC"/>
    <w:rsid w:val="005A6F34"/>
    <w:rsid w:val="005A749B"/>
    <w:rsid w:val="005B2DFB"/>
    <w:rsid w:val="005B3348"/>
    <w:rsid w:val="005B66FC"/>
    <w:rsid w:val="005C0AC4"/>
    <w:rsid w:val="005C68B4"/>
    <w:rsid w:val="005D55C9"/>
    <w:rsid w:val="005D736C"/>
    <w:rsid w:val="005E3788"/>
    <w:rsid w:val="005F2072"/>
    <w:rsid w:val="005F3079"/>
    <w:rsid w:val="0061717A"/>
    <w:rsid w:val="00617528"/>
    <w:rsid w:val="006220B4"/>
    <w:rsid w:val="00626A13"/>
    <w:rsid w:val="00630E25"/>
    <w:rsid w:val="00635B81"/>
    <w:rsid w:val="006456A3"/>
    <w:rsid w:val="006512FF"/>
    <w:rsid w:val="00662648"/>
    <w:rsid w:val="00666D03"/>
    <w:rsid w:val="00666FF0"/>
    <w:rsid w:val="00670917"/>
    <w:rsid w:val="00671037"/>
    <w:rsid w:val="00672959"/>
    <w:rsid w:val="00681930"/>
    <w:rsid w:val="0068651F"/>
    <w:rsid w:val="006872D2"/>
    <w:rsid w:val="00695C66"/>
    <w:rsid w:val="006A78DB"/>
    <w:rsid w:val="006B1C0B"/>
    <w:rsid w:val="006B7F81"/>
    <w:rsid w:val="006C7BA9"/>
    <w:rsid w:val="006D0D8C"/>
    <w:rsid w:val="006D2AD6"/>
    <w:rsid w:val="006F1963"/>
    <w:rsid w:val="006F430A"/>
    <w:rsid w:val="007057F0"/>
    <w:rsid w:val="00717E28"/>
    <w:rsid w:val="00722DF3"/>
    <w:rsid w:val="00731CDB"/>
    <w:rsid w:val="00742475"/>
    <w:rsid w:val="00751E52"/>
    <w:rsid w:val="00782366"/>
    <w:rsid w:val="00783D39"/>
    <w:rsid w:val="00784817"/>
    <w:rsid w:val="00792465"/>
    <w:rsid w:val="007936B9"/>
    <w:rsid w:val="007965F6"/>
    <w:rsid w:val="007B0AED"/>
    <w:rsid w:val="007B22C2"/>
    <w:rsid w:val="007B5459"/>
    <w:rsid w:val="007C5101"/>
    <w:rsid w:val="007C5ADF"/>
    <w:rsid w:val="007C6C54"/>
    <w:rsid w:val="007D2408"/>
    <w:rsid w:val="007D2B07"/>
    <w:rsid w:val="007E05E4"/>
    <w:rsid w:val="007E2CEE"/>
    <w:rsid w:val="007E3841"/>
    <w:rsid w:val="007F10B1"/>
    <w:rsid w:val="007F25E5"/>
    <w:rsid w:val="007F4A93"/>
    <w:rsid w:val="00804134"/>
    <w:rsid w:val="0081013E"/>
    <w:rsid w:val="00810F48"/>
    <w:rsid w:val="00810F93"/>
    <w:rsid w:val="008174C6"/>
    <w:rsid w:val="008207BC"/>
    <w:rsid w:val="00822449"/>
    <w:rsid w:val="00823D4D"/>
    <w:rsid w:val="00823F7E"/>
    <w:rsid w:val="00825955"/>
    <w:rsid w:val="0083333E"/>
    <w:rsid w:val="00834A32"/>
    <w:rsid w:val="00840501"/>
    <w:rsid w:val="00844371"/>
    <w:rsid w:val="00850A9E"/>
    <w:rsid w:val="00850E50"/>
    <w:rsid w:val="00855F0C"/>
    <w:rsid w:val="00860B62"/>
    <w:rsid w:val="00861C61"/>
    <w:rsid w:val="00865555"/>
    <w:rsid w:val="00866BEF"/>
    <w:rsid w:val="00867428"/>
    <w:rsid w:val="00877B11"/>
    <w:rsid w:val="0088091F"/>
    <w:rsid w:val="0088450C"/>
    <w:rsid w:val="00887040"/>
    <w:rsid w:val="00894C2E"/>
    <w:rsid w:val="008A00D1"/>
    <w:rsid w:val="008A51F3"/>
    <w:rsid w:val="008A5A7D"/>
    <w:rsid w:val="008B2EB4"/>
    <w:rsid w:val="008B783F"/>
    <w:rsid w:val="008C6B05"/>
    <w:rsid w:val="008D243A"/>
    <w:rsid w:val="008D349B"/>
    <w:rsid w:val="008E36ED"/>
    <w:rsid w:val="008E4B85"/>
    <w:rsid w:val="008E75AE"/>
    <w:rsid w:val="008F4153"/>
    <w:rsid w:val="00904554"/>
    <w:rsid w:val="009065F1"/>
    <w:rsid w:val="00906F03"/>
    <w:rsid w:val="00912214"/>
    <w:rsid w:val="00920883"/>
    <w:rsid w:val="00922B1C"/>
    <w:rsid w:val="00932E64"/>
    <w:rsid w:val="00933284"/>
    <w:rsid w:val="00934F4A"/>
    <w:rsid w:val="0095322B"/>
    <w:rsid w:val="00954257"/>
    <w:rsid w:val="009547F3"/>
    <w:rsid w:val="009610D8"/>
    <w:rsid w:val="0096739E"/>
    <w:rsid w:val="00985742"/>
    <w:rsid w:val="00990496"/>
    <w:rsid w:val="00997F2A"/>
    <w:rsid w:val="009A266B"/>
    <w:rsid w:val="009A32E9"/>
    <w:rsid w:val="009A48BB"/>
    <w:rsid w:val="009B2691"/>
    <w:rsid w:val="009B5B04"/>
    <w:rsid w:val="009C046D"/>
    <w:rsid w:val="009C636C"/>
    <w:rsid w:val="009D79B6"/>
    <w:rsid w:val="009E1741"/>
    <w:rsid w:val="009E4AAB"/>
    <w:rsid w:val="009E6D9D"/>
    <w:rsid w:val="009E71F1"/>
    <w:rsid w:val="009F27B7"/>
    <w:rsid w:val="00A113A1"/>
    <w:rsid w:val="00A1302C"/>
    <w:rsid w:val="00A24722"/>
    <w:rsid w:val="00A261A7"/>
    <w:rsid w:val="00A262B6"/>
    <w:rsid w:val="00A30994"/>
    <w:rsid w:val="00A41D06"/>
    <w:rsid w:val="00A44877"/>
    <w:rsid w:val="00A61F6F"/>
    <w:rsid w:val="00A7675D"/>
    <w:rsid w:val="00AA47D1"/>
    <w:rsid w:val="00AB006D"/>
    <w:rsid w:val="00AB1C7B"/>
    <w:rsid w:val="00AB4F31"/>
    <w:rsid w:val="00AC13FB"/>
    <w:rsid w:val="00AD582D"/>
    <w:rsid w:val="00AE0F96"/>
    <w:rsid w:val="00AE4081"/>
    <w:rsid w:val="00AE4E92"/>
    <w:rsid w:val="00AE645A"/>
    <w:rsid w:val="00AE651F"/>
    <w:rsid w:val="00AF32EC"/>
    <w:rsid w:val="00B023BD"/>
    <w:rsid w:val="00B04BBD"/>
    <w:rsid w:val="00B0512E"/>
    <w:rsid w:val="00B10471"/>
    <w:rsid w:val="00B10E98"/>
    <w:rsid w:val="00B23765"/>
    <w:rsid w:val="00B2595F"/>
    <w:rsid w:val="00B31DA2"/>
    <w:rsid w:val="00B33782"/>
    <w:rsid w:val="00B36009"/>
    <w:rsid w:val="00B36EE8"/>
    <w:rsid w:val="00B3737D"/>
    <w:rsid w:val="00B41CD2"/>
    <w:rsid w:val="00B42C6F"/>
    <w:rsid w:val="00B42E4D"/>
    <w:rsid w:val="00B434F7"/>
    <w:rsid w:val="00B552A4"/>
    <w:rsid w:val="00B62CCA"/>
    <w:rsid w:val="00B63E65"/>
    <w:rsid w:val="00B6502A"/>
    <w:rsid w:val="00B70F32"/>
    <w:rsid w:val="00B715A0"/>
    <w:rsid w:val="00B773B7"/>
    <w:rsid w:val="00B77FEE"/>
    <w:rsid w:val="00B82186"/>
    <w:rsid w:val="00B82AF4"/>
    <w:rsid w:val="00B90C5A"/>
    <w:rsid w:val="00B90D59"/>
    <w:rsid w:val="00B955C9"/>
    <w:rsid w:val="00B95D31"/>
    <w:rsid w:val="00BA363C"/>
    <w:rsid w:val="00BA3F1A"/>
    <w:rsid w:val="00BA7F78"/>
    <w:rsid w:val="00BB32EA"/>
    <w:rsid w:val="00BB3E57"/>
    <w:rsid w:val="00BB44F4"/>
    <w:rsid w:val="00BB58B0"/>
    <w:rsid w:val="00BC17F4"/>
    <w:rsid w:val="00BD232A"/>
    <w:rsid w:val="00BD2FA7"/>
    <w:rsid w:val="00BD5C70"/>
    <w:rsid w:val="00BD6FE1"/>
    <w:rsid w:val="00BE1B7B"/>
    <w:rsid w:val="00BF4A24"/>
    <w:rsid w:val="00BF714C"/>
    <w:rsid w:val="00C05405"/>
    <w:rsid w:val="00C064E0"/>
    <w:rsid w:val="00C159D8"/>
    <w:rsid w:val="00C16DA2"/>
    <w:rsid w:val="00C21403"/>
    <w:rsid w:val="00C43E03"/>
    <w:rsid w:val="00C50647"/>
    <w:rsid w:val="00C55B3A"/>
    <w:rsid w:val="00C56B54"/>
    <w:rsid w:val="00C606FA"/>
    <w:rsid w:val="00C610D3"/>
    <w:rsid w:val="00C7037F"/>
    <w:rsid w:val="00C70E26"/>
    <w:rsid w:val="00C77689"/>
    <w:rsid w:val="00C907C0"/>
    <w:rsid w:val="00CB6A8C"/>
    <w:rsid w:val="00CB6AC7"/>
    <w:rsid w:val="00CB71F4"/>
    <w:rsid w:val="00CC0F3A"/>
    <w:rsid w:val="00CC5BDD"/>
    <w:rsid w:val="00CC75A3"/>
    <w:rsid w:val="00CC7D3C"/>
    <w:rsid w:val="00CD60F1"/>
    <w:rsid w:val="00CD7A6B"/>
    <w:rsid w:val="00D01333"/>
    <w:rsid w:val="00D01EAF"/>
    <w:rsid w:val="00D01F22"/>
    <w:rsid w:val="00D1264B"/>
    <w:rsid w:val="00D2176F"/>
    <w:rsid w:val="00D31EF1"/>
    <w:rsid w:val="00D345B7"/>
    <w:rsid w:val="00D45483"/>
    <w:rsid w:val="00D6355D"/>
    <w:rsid w:val="00D64F07"/>
    <w:rsid w:val="00D665AE"/>
    <w:rsid w:val="00D76CBA"/>
    <w:rsid w:val="00D823DF"/>
    <w:rsid w:val="00D83B8B"/>
    <w:rsid w:val="00D8421C"/>
    <w:rsid w:val="00D857F1"/>
    <w:rsid w:val="00D8748E"/>
    <w:rsid w:val="00D94009"/>
    <w:rsid w:val="00DA1CFB"/>
    <w:rsid w:val="00DA2BAB"/>
    <w:rsid w:val="00DA5FED"/>
    <w:rsid w:val="00DB6BEC"/>
    <w:rsid w:val="00DC7013"/>
    <w:rsid w:val="00DD095A"/>
    <w:rsid w:val="00DD4029"/>
    <w:rsid w:val="00DD433C"/>
    <w:rsid w:val="00DE47F5"/>
    <w:rsid w:val="00DE5AAB"/>
    <w:rsid w:val="00DF10CB"/>
    <w:rsid w:val="00DF23FF"/>
    <w:rsid w:val="00DF33F0"/>
    <w:rsid w:val="00DF6FAB"/>
    <w:rsid w:val="00E1626C"/>
    <w:rsid w:val="00E25B32"/>
    <w:rsid w:val="00E33BA6"/>
    <w:rsid w:val="00E35ED0"/>
    <w:rsid w:val="00E41815"/>
    <w:rsid w:val="00E43676"/>
    <w:rsid w:val="00E43EAF"/>
    <w:rsid w:val="00E44795"/>
    <w:rsid w:val="00E451BD"/>
    <w:rsid w:val="00E62A04"/>
    <w:rsid w:val="00E74AE6"/>
    <w:rsid w:val="00E75CC2"/>
    <w:rsid w:val="00E82DC2"/>
    <w:rsid w:val="00E86158"/>
    <w:rsid w:val="00E87D2C"/>
    <w:rsid w:val="00E95663"/>
    <w:rsid w:val="00EA0F33"/>
    <w:rsid w:val="00EA14E3"/>
    <w:rsid w:val="00EA5C58"/>
    <w:rsid w:val="00EB43FD"/>
    <w:rsid w:val="00EC18B0"/>
    <w:rsid w:val="00EC3386"/>
    <w:rsid w:val="00EC5FFE"/>
    <w:rsid w:val="00ED19C9"/>
    <w:rsid w:val="00ED2A46"/>
    <w:rsid w:val="00ED34AA"/>
    <w:rsid w:val="00ED4D88"/>
    <w:rsid w:val="00EE1D80"/>
    <w:rsid w:val="00EE3569"/>
    <w:rsid w:val="00EE55BB"/>
    <w:rsid w:val="00EF13CD"/>
    <w:rsid w:val="00F03093"/>
    <w:rsid w:val="00F0317A"/>
    <w:rsid w:val="00F0484E"/>
    <w:rsid w:val="00F31B8C"/>
    <w:rsid w:val="00F33479"/>
    <w:rsid w:val="00F351F7"/>
    <w:rsid w:val="00F46DF0"/>
    <w:rsid w:val="00F47880"/>
    <w:rsid w:val="00F47F06"/>
    <w:rsid w:val="00F51E92"/>
    <w:rsid w:val="00F52A95"/>
    <w:rsid w:val="00F56B99"/>
    <w:rsid w:val="00F57C97"/>
    <w:rsid w:val="00F64332"/>
    <w:rsid w:val="00F64B3C"/>
    <w:rsid w:val="00F658E3"/>
    <w:rsid w:val="00F6643A"/>
    <w:rsid w:val="00F6666D"/>
    <w:rsid w:val="00F66CD2"/>
    <w:rsid w:val="00F713C9"/>
    <w:rsid w:val="00F92DE7"/>
    <w:rsid w:val="00F93DAB"/>
    <w:rsid w:val="00F952D6"/>
    <w:rsid w:val="00F97789"/>
    <w:rsid w:val="00FB0743"/>
    <w:rsid w:val="00FB14BF"/>
    <w:rsid w:val="00FB347E"/>
    <w:rsid w:val="00FB5925"/>
    <w:rsid w:val="00FC02C4"/>
    <w:rsid w:val="00FC5FDD"/>
    <w:rsid w:val="00FD3DD1"/>
    <w:rsid w:val="00FE2D44"/>
    <w:rsid w:val="00FE42F4"/>
    <w:rsid w:val="00FE6BF9"/>
    <w:rsid w:val="00FF232B"/>
    <w:rsid w:val="00FF4C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semiHidden/>
    <w:unhideWhenUsed/>
    <w:qFormat/>
    <w:rsid w:val="0005066C"/>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semiHidden/>
    <w:rsid w:val="0005066C"/>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F7E29-7137-48A8-A9B5-966CB434A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3104</Words>
  <Characters>19557</Characters>
  <Application>Microsoft Office Word</Application>
  <DocSecurity>0</DocSecurity>
  <Lines>162</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Jollet</dc:creator>
  <cp:keywords/>
  <dc:description/>
  <cp:lastModifiedBy>Stefan Jollet</cp:lastModifiedBy>
  <cp:revision>51</cp:revision>
  <dcterms:created xsi:type="dcterms:W3CDTF">2020-01-28T09:38:00Z</dcterms:created>
  <dcterms:modified xsi:type="dcterms:W3CDTF">2020-01-28T15:10:00Z</dcterms:modified>
</cp:coreProperties>
</file>