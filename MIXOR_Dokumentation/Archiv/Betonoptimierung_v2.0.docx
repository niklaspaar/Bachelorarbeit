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8D4E20" w14:textId="77777777" w:rsidR="00011BF5" w:rsidRDefault="00011BF5" w:rsidP="005A6F34">
      <w:pPr>
        <w:tabs>
          <w:tab w:val="left" w:pos="8385"/>
        </w:tabs>
        <w:rPr>
          <w:rFonts w:cs="Arial"/>
          <w:b/>
          <w:bCs/>
          <w:sz w:val="48"/>
          <w:szCs w:val="48"/>
        </w:rPr>
      </w:pPr>
    </w:p>
    <w:p w14:paraId="16FAEB6F" w14:textId="77777777" w:rsidR="00011BF5" w:rsidRDefault="00011BF5" w:rsidP="005A6F34">
      <w:pPr>
        <w:jc w:val="center"/>
        <w:rPr>
          <w:rFonts w:cs="Arial"/>
          <w:b/>
          <w:bCs/>
          <w:sz w:val="48"/>
          <w:szCs w:val="48"/>
        </w:rPr>
      </w:pPr>
    </w:p>
    <w:p w14:paraId="3326B194" w14:textId="77777777" w:rsidR="00B3737D" w:rsidRDefault="00B3737D" w:rsidP="005A6F34">
      <w:pPr>
        <w:jc w:val="center"/>
        <w:rPr>
          <w:rFonts w:cs="Arial"/>
          <w:b/>
          <w:bCs/>
          <w:sz w:val="48"/>
          <w:szCs w:val="48"/>
        </w:rPr>
      </w:pPr>
    </w:p>
    <w:p w14:paraId="6E7753B4" w14:textId="77777777" w:rsidR="00B3737D" w:rsidRDefault="00B3737D" w:rsidP="005A6F34">
      <w:pPr>
        <w:jc w:val="center"/>
        <w:rPr>
          <w:rFonts w:cs="Arial"/>
          <w:b/>
          <w:bCs/>
          <w:sz w:val="48"/>
          <w:szCs w:val="48"/>
        </w:rPr>
      </w:pPr>
    </w:p>
    <w:p w14:paraId="72D31188" w14:textId="77777777" w:rsidR="00B3737D" w:rsidRDefault="00B3737D" w:rsidP="005A6F34">
      <w:pPr>
        <w:jc w:val="center"/>
        <w:rPr>
          <w:rFonts w:cs="Arial"/>
          <w:b/>
          <w:bCs/>
          <w:sz w:val="48"/>
          <w:szCs w:val="48"/>
        </w:rPr>
      </w:pPr>
    </w:p>
    <w:p w14:paraId="26547309" w14:textId="77777777" w:rsidR="00B3737D" w:rsidRDefault="00B3737D" w:rsidP="005A6F34">
      <w:pPr>
        <w:jc w:val="center"/>
        <w:rPr>
          <w:rFonts w:cs="Arial"/>
          <w:b/>
          <w:bCs/>
          <w:sz w:val="48"/>
          <w:szCs w:val="48"/>
        </w:rPr>
      </w:pPr>
    </w:p>
    <w:p w14:paraId="10CDF804" w14:textId="68E2D0B6" w:rsidR="00011BF5" w:rsidRPr="00011BF5" w:rsidRDefault="000D5B7C" w:rsidP="005A6F34">
      <w:pPr>
        <w:jc w:val="center"/>
        <w:rPr>
          <w:rFonts w:cs="Arial"/>
          <w:b/>
          <w:bCs/>
          <w:sz w:val="48"/>
          <w:szCs w:val="48"/>
        </w:rPr>
      </w:pPr>
      <w:del w:id="0" w:author="Stefan Jollet" w:date="2022-08-17T11:57:00Z">
        <w:r w:rsidDel="00E41BDA">
          <w:rPr>
            <w:rFonts w:cs="Arial"/>
            <w:b/>
            <w:bCs/>
            <w:sz w:val="48"/>
            <w:szCs w:val="48"/>
          </w:rPr>
          <w:delText>Konzept</w:delText>
        </w:r>
        <w:r w:rsidR="003B4692" w:rsidDel="00E41BDA">
          <w:rPr>
            <w:rFonts w:cs="Arial"/>
            <w:b/>
            <w:bCs/>
            <w:sz w:val="48"/>
            <w:szCs w:val="48"/>
          </w:rPr>
          <w:delText>papier</w:delText>
        </w:r>
      </w:del>
      <w:ins w:id="1" w:author="Stefan Jollet" w:date="2022-08-17T11:57:00Z">
        <w:r w:rsidR="00E41BDA">
          <w:rPr>
            <w:rFonts w:cs="Arial"/>
            <w:b/>
            <w:bCs/>
            <w:sz w:val="48"/>
            <w:szCs w:val="48"/>
          </w:rPr>
          <w:t>Betonoptimierung</w:t>
        </w:r>
      </w:ins>
    </w:p>
    <w:p w14:paraId="48B05977" w14:textId="2B7FDB60" w:rsidR="000546C2" w:rsidRDefault="00011BF5" w:rsidP="005A6F34">
      <w:pPr>
        <w:jc w:val="center"/>
        <w:rPr>
          <w:rFonts w:cs="Arial"/>
          <w:b/>
          <w:bCs/>
          <w:sz w:val="36"/>
          <w:szCs w:val="36"/>
        </w:rPr>
      </w:pPr>
      <w:del w:id="2" w:author="Stefan Jollet" w:date="2022-08-17T11:57:00Z">
        <w:r w:rsidRPr="00011BF5" w:rsidDel="00E41BDA">
          <w:rPr>
            <w:rFonts w:cs="Arial"/>
            <w:b/>
            <w:bCs/>
            <w:sz w:val="36"/>
            <w:szCs w:val="36"/>
          </w:rPr>
          <w:delText>Betonoptimierung</w:delText>
        </w:r>
      </w:del>
      <w:ins w:id="3" w:author="Stefan Jollet" w:date="2022-08-24T13:40:00Z">
        <w:r w:rsidR="00DE532B">
          <w:rPr>
            <w:rFonts w:cs="Arial"/>
            <w:b/>
            <w:bCs/>
            <w:sz w:val="36"/>
            <w:szCs w:val="36"/>
          </w:rPr>
          <w:t>Anforderungs</w:t>
        </w:r>
      </w:ins>
      <w:ins w:id="4" w:author="Stefan Jollet" w:date="2022-08-17T11:57:00Z">
        <w:r w:rsidR="00E41BDA">
          <w:rPr>
            <w:rFonts w:cs="Arial"/>
            <w:b/>
            <w:bCs/>
            <w:sz w:val="36"/>
            <w:szCs w:val="36"/>
          </w:rPr>
          <w:t>beschreibung</w:t>
        </w:r>
      </w:ins>
      <w:ins w:id="5" w:author="Stefan Jollet" w:date="2022-08-24T13:41:00Z">
        <w:r w:rsidR="00DE532B">
          <w:rPr>
            <w:rFonts w:cs="Arial"/>
            <w:b/>
            <w:bCs/>
            <w:sz w:val="36"/>
            <w:szCs w:val="36"/>
          </w:rPr>
          <w:t xml:space="preserve"> und Umsetzung</w:t>
        </w:r>
      </w:ins>
    </w:p>
    <w:p w14:paraId="36762B59" w14:textId="77777777" w:rsidR="00722DF3" w:rsidRDefault="00722DF3" w:rsidP="005A6F34">
      <w:pPr>
        <w:jc w:val="center"/>
        <w:rPr>
          <w:rFonts w:cs="Arial"/>
          <w:b/>
          <w:bCs/>
          <w:sz w:val="36"/>
          <w:szCs w:val="36"/>
        </w:rPr>
        <w:sectPr w:rsidR="00722DF3">
          <w:headerReference w:type="default" r:id="rId8"/>
          <w:footerReference w:type="default" r:id="rId9"/>
          <w:pgSz w:w="11906" w:h="16838"/>
          <w:pgMar w:top="1417" w:right="1417" w:bottom="1134" w:left="1417" w:header="708" w:footer="708" w:gutter="0"/>
          <w:cols w:space="708"/>
          <w:docGrid w:linePitch="360"/>
        </w:sectPr>
      </w:pPr>
    </w:p>
    <w:p w14:paraId="40664962" w14:textId="178E7BC0" w:rsidR="00722DF3" w:rsidRDefault="00722DF3" w:rsidP="005A6F34">
      <w:pPr>
        <w:rPr>
          <w:rFonts w:cs="Arial"/>
          <w:b/>
          <w:bCs/>
          <w:sz w:val="28"/>
          <w:szCs w:val="28"/>
        </w:rPr>
      </w:pPr>
      <w:r>
        <w:rPr>
          <w:rFonts w:cs="Arial"/>
          <w:b/>
          <w:bCs/>
          <w:sz w:val="28"/>
          <w:szCs w:val="28"/>
        </w:rPr>
        <w:lastRenderedPageBreak/>
        <w:t>Dokumentenhistorie</w:t>
      </w:r>
    </w:p>
    <w:p w14:paraId="502E3184" w14:textId="172E7AB5" w:rsidR="00722DF3" w:rsidRDefault="00722DF3" w:rsidP="005A6F34">
      <w:pPr>
        <w:rPr>
          <w:rFonts w:cs="Arial"/>
          <w:b/>
          <w:bCs/>
          <w:sz w:val="28"/>
          <w:szCs w:val="28"/>
        </w:rPr>
      </w:pPr>
    </w:p>
    <w:tbl>
      <w:tblPr>
        <w:tblStyle w:val="Gitternetztabelle1hell"/>
        <w:tblW w:w="9351" w:type="dxa"/>
        <w:tblLook w:val="04A0" w:firstRow="1" w:lastRow="0" w:firstColumn="1" w:lastColumn="0" w:noHBand="0" w:noVBand="1"/>
      </w:tblPr>
      <w:tblGrid>
        <w:gridCol w:w="2272"/>
        <w:gridCol w:w="1166"/>
        <w:gridCol w:w="4295"/>
        <w:gridCol w:w="1618"/>
      </w:tblGrid>
      <w:tr w:rsidR="0090564A" w14:paraId="0EB8320E" w14:textId="77777777" w:rsidTr="00613B6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72" w:type="dxa"/>
          </w:tcPr>
          <w:p w14:paraId="5D73652F" w14:textId="5DE92296" w:rsidR="00722DF3" w:rsidRPr="00E41BDA" w:rsidRDefault="00722DF3" w:rsidP="005A6F34">
            <w:pPr>
              <w:rPr>
                <w:rFonts w:cs="Arial"/>
                <w:b w:val="0"/>
                <w:bCs w:val="0"/>
                <w:sz w:val="28"/>
                <w:szCs w:val="28"/>
              </w:rPr>
            </w:pPr>
            <w:r w:rsidRPr="00E41BDA">
              <w:rPr>
                <w:rFonts w:cs="Arial"/>
                <w:b w:val="0"/>
                <w:bCs w:val="0"/>
                <w:sz w:val="28"/>
                <w:szCs w:val="28"/>
              </w:rPr>
              <w:t>Person</w:t>
            </w:r>
          </w:p>
        </w:tc>
        <w:tc>
          <w:tcPr>
            <w:tcW w:w="1166" w:type="dxa"/>
          </w:tcPr>
          <w:p w14:paraId="2EFDB263" w14:textId="3ABC6E26" w:rsidR="00722DF3" w:rsidRDefault="00722DF3" w:rsidP="005A6F34">
            <w:pPr>
              <w:cnfStyle w:val="100000000000" w:firstRow="1" w:lastRow="0" w:firstColumn="0" w:lastColumn="0" w:oddVBand="0" w:evenVBand="0" w:oddHBand="0" w:evenHBand="0" w:firstRowFirstColumn="0" w:firstRowLastColumn="0" w:lastRowFirstColumn="0" w:lastRowLastColumn="0"/>
              <w:rPr>
                <w:rFonts w:cs="Arial"/>
                <w:b w:val="0"/>
                <w:bCs w:val="0"/>
                <w:sz w:val="28"/>
                <w:szCs w:val="28"/>
              </w:rPr>
            </w:pPr>
            <w:r>
              <w:rPr>
                <w:rFonts w:cs="Arial"/>
                <w:b w:val="0"/>
                <w:bCs w:val="0"/>
                <w:sz w:val="28"/>
                <w:szCs w:val="28"/>
              </w:rPr>
              <w:t>Version</w:t>
            </w:r>
          </w:p>
        </w:tc>
        <w:tc>
          <w:tcPr>
            <w:tcW w:w="4295" w:type="dxa"/>
          </w:tcPr>
          <w:p w14:paraId="33784A96" w14:textId="46CD0957" w:rsidR="00722DF3" w:rsidRDefault="00722DF3" w:rsidP="005A6F34">
            <w:pPr>
              <w:cnfStyle w:val="100000000000" w:firstRow="1" w:lastRow="0" w:firstColumn="0" w:lastColumn="0" w:oddVBand="0" w:evenVBand="0" w:oddHBand="0" w:evenHBand="0" w:firstRowFirstColumn="0" w:firstRowLastColumn="0" w:lastRowFirstColumn="0" w:lastRowLastColumn="0"/>
              <w:rPr>
                <w:rFonts w:cs="Arial"/>
                <w:b w:val="0"/>
                <w:bCs w:val="0"/>
                <w:sz w:val="28"/>
                <w:szCs w:val="28"/>
              </w:rPr>
            </w:pPr>
            <w:r>
              <w:rPr>
                <w:rFonts w:cs="Arial"/>
                <w:b w:val="0"/>
                <w:bCs w:val="0"/>
                <w:sz w:val="28"/>
                <w:szCs w:val="28"/>
              </w:rPr>
              <w:t>Beschreibung</w:t>
            </w:r>
          </w:p>
        </w:tc>
        <w:tc>
          <w:tcPr>
            <w:tcW w:w="1618" w:type="dxa"/>
          </w:tcPr>
          <w:p w14:paraId="55B15289" w14:textId="68BFE54E" w:rsidR="00722DF3" w:rsidRDefault="009E1741" w:rsidP="005A6F34">
            <w:pPr>
              <w:cnfStyle w:val="100000000000" w:firstRow="1" w:lastRow="0" w:firstColumn="0" w:lastColumn="0" w:oddVBand="0" w:evenVBand="0" w:oddHBand="0" w:evenHBand="0" w:firstRowFirstColumn="0" w:firstRowLastColumn="0" w:lastRowFirstColumn="0" w:lastRowLastColumn="0"/>
              <w:rPr>
                <w:rFonts w:cs="Arial"/>
                <w:b w:val="0"/>
                <w:bCs w:val="0"/>
                <w:sz w:val="28"/>
                <w:szCs w:val="28"/>
              </w:rPr>
            </w:pPr>
            <w:r>
              <w:rPr>
                <w:rFonts w:cs="Arial"/>
                <w:b w:val="0"/>
                <w:bCs w:val="0"/>
                <w:sz w:val="28"/>
                <w:szCs w:val="28"/>
              </w:rPr>
              <w:t>D</w:t>
            </w:r>
            <w:r w:rsidR="00722DF3">
              <w:rPr>
                <w:rFonts w:cs="Arial"/>
                <w:b w:val="0"/>
                <w:bCs w:val="0"/>
                <w:sz w:val="28"/>
                <w:szCs w:val="28"/>
              </w:rPr>
              <w:t>atum</w:t>
            </w:r>
          </w:p>
        </w:tc>
      </w:tr>
      <w:tr w:rsidR="0090564A" w:rsidRPr="00722DF3" w14:paraId="1640FFE9" w14:textId="77777777" w:rsidTr="00613B67">
        <w:tc>
          <w:tcPr>
            <w:cnfStyle w:val="001000000000" w:firstRow="0" w:lastRow="0" w:firstColumn="1" w:lastColumn="0" w:oddVBand="0" w:evenVBand="0" w:oddHBand="0" w:evenHBand="0" w:firstRowFirstColumn="0" w:firstRowLastColumn="0" w:lastRowFirstColumn="0" w:lastRowLastColumn="0"/>
            <w:tcW w:w="2272" w:type="dxa"/>
          </w:tcPr>
          <w:p w14:paraId="1BBD1FC5" w14:textId="0F77098B" w:rsidR="00722DF3" w:rsidRPr="00E41BDA" w:rsidRDefault="00722DF3" w:rsidP="005A6F34">
            <w:pPr>
              <w:rPr>
                <w:rFonts w:cs="Arial"/>
                <w:b w:val="0"/>
                <w:bCs w:val="0"/>
                <w:sz w:val="28"/>
                <w:szCs w:val="28"/>
              </w:rPr>
            </w:pPr>
            <w:r w:rsidRPr="00E41BDA">
              <w:rPr>
                <w:rFonts w:cs="Arial"/>
                <w:b w:val="0"/>
                <w:bCs w:val="0"/>
                <w:sz w:val="28"/>
                <w:szCs w:val="28"/>
              </w:rPr>
              <w:t>Stefan Jollet</w:t>
            </w:r>
          </w:p>
        </w:tc>
        <w:tc>
          <w:tcPr>
            <w:tcW w:w="1166" w:type="dxa"/>
          </w:tcPr>
          <w:p w14:paraId="417899A4" w14:textId="01968323" w:rsidR="00722DF3" w:rsidRPr="00722DF3" w:rsidRDefault="00613B67"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1.0</w:t>
            </w:r>
          </w:p>
        </w:tc>
        <w:tc>
          <w:tcPr>
            <w:tcW w:w="4295" w:type="dxa"/>
          </w:tcPr>
          <w:p w14:paraId="4AAAF095" w14:textId="324F6367" w:rsidR="00722DF3" w:rsidRPr="00722DF3" w:rsidRDefault="00613B67"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Erste komplett konsolidierte Version</w:t>
            </w:r>
          </w:p>
        </w:tc>
        <w:tc>
          <w:tcPr>
            <w:tcW w:w="1618" w:type="dxa"/>
          </w:tcPr>
          <w:p w14:paraId="1ADC7353" w14:textId="58BBE65F" w:rsidR="00722DF3" w:rsidRPr="00722DF3" w:rsidRDefault="00613B67"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01</w:t>
            </w:r>
            <w:r w:rsidR="00722DF3" w:rsidRPr="00722DF3">
              <w:rPr>
                <w:rFonts w:cs="Arial"/>
                <w:sz w:val="28"/>
                <w:szCs w:val="28"/>
              </w:rPr>
              <w:t>.</w:t>
            </w:r>
            <w:r w:rsidR="00DE47F5">
              <w:rPr>
                <w:rFonts w:cs="Arial"/>
                <w:sz w:val="28"/>
                <w:szCs w:val="28"/>
              </w:rPr>
              <w:t>10</w:t>
            </w:r>
            <w:r w:rsidR="00722DF3" w:rsidRPr="00722DF3">
              <w:rPr>
                <w:rFonts w:cs="Arial"/>
                <w:sz w:val="28"/>
                <w:szCs w:val="28"/>
              </w:rPr>
              <w:t>.20</w:t>
            </w:r>
            <w:r>
              <w:rPr>
                <w:rFonts w:cs="Arial"/>
                <w:sz w:val="28"/>
                <w:szCs w:val="28"/>
              </w:rPr>
              <w:t>20</w:t>
            </w:r>
          </w:p>
        </w:tc>
      </w:tr>
      <w:tr w:rsidR="005D69CE" w:rsidRPr="00722DF3" w14:paraId="23204F90" w14:textId="77777777" w:rsidTr="00613B67">
        <w:tc>
          <w:tcPr>
            <w:cnfStyle w:val="001000000000" w:firstRow="0" w:lastRow="0" w:firstColumn="1" w:lastColumn="0" w:oddVBand="0" w:evenVBand="0" w:oddHBand="0" w:evenHBand="0" w:firstRowFirstColumn="0" w:firstRowLastColumn="0" w:lastRowFirstColumn="0" w:lastRowLastColumn="0"/>
            <w:tcW w:w="2272" w:type="dxa"/>
          </w:tcPr>
          <w:p w14:paraId="35C47C43" w14:textId="1214FA45" w:rsidR="005D69CE" w:rsidRPr="00E41BDA" w:rsidRDefault="005D69CE" w:rsidP="005A6F34">
            <w:pPr>
              <w:rPr>
                <w:rFonts w:cs="Arial"/>
                <w:b w:val="0"/>
                <w:bCs w:val="0"/>
                <w:sz w:val="28"/>
                <w:szCs w:val="28"/>
              </w:rPr>
            </w:pPr>
            <w:r w:rsidRPr="00E41BDA">
              <w:rPr>
                <w:rFonts w:cs="Arial"/>
                <w:b w:val="0"/>
                <w:bCs w:val="0"/>
                <w:sz w:val="28"/>
                <w:szCs w:val="28"/>
              </w:rPr>
              <w:t>Stefan Jollet</w:t>
            </w:r>
          </w:p>
        </w:tc>
        <w:tc>
          <w:tcPr>
            <w:tcW w:w="1166" w:type="dxa"/>
          </w:tcPr>
          <w:p w14:paraId="4DDFF739" w14:textId="193F4256" w:rsidR="005D69CE" w:rsidRDefault="005D69CE"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1.1</w:t>
            </w:r>
          </w:p>
        </w:tc>
        <w:tc>
          <w:tcPr>
            <w:tcW w:w="4295" w:type="dxa"/>
          </w:tcPr>
          <w:p w14:paraId="241C1A3A" w14:textId="1AC45914" w:rsidR="005D69CE" w:rsidRDefault="005D69CE"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 xml:space="preserve">Berücksichtigung der </w:t>
            </w:r>
            <w:proofErr w:type="spellStart"/>
            <w:r>
              <w:rPr>
                <w:rFonts w:cs="Arial"/>
                <w:sz w:val="28"/>
                <w:szCs w:val="28"/>
              </w:rPr>
              <w:t>FiFo</w:t>
            </w:r>
            <w:proofErr w:type="spellEnd"/>
            <w:r>
              <w:rPr>
                <w:rFonts w:cs="Arial"/>
                <w:sz w:val="28"/>
                <w:szCs w:val="28"/>
              </w:rPr>
              <w:t>-Regel beim Waschen von Kapitel 2.2.1</w:t>
            </w:r>
            <w:r w:rsidR="00EE51C8">
              <w:rPr>
                <w:rFonts w:cs="Arial"/>
                <w:sz w:val="28"/>
                <w:szCs w:val="28"/>
              </w:rPr>
              <w:t>.</w:t>
            </w:r>
            <w:r>
              <w:rPr>
                <w:rFonts w:cs="Arial"/>
                <w:sz w:val="28"/>
                <w:szCs w:val="28"/>
              </w:rPr>
              <w:t>2 in 2.2.1.12 geschoben</w:t>
            </w:r>
          </w:p>
        </w:tc>
        <w:tc>
          <w:tcPr>
            <w:tcW w:w="1618" w:type="dxa"/>
          </w:tcPr>
          <w:p w14:paraId="6526F8B6" w14:textId="0F9797E5" w:rsidR="005D69CE" w:rsidRDefault="00E75665"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09.03.2021</w:t>
            </w:r>
          </w:p>
        </w:tc>
      </w:tr>
      <w:tr w:rsidR="00B643F4" w:rsidRPr="00722DF3" w14:paraId="503EDC02" w14:textId="77777777" w:rsidTr="00613B67">
        <w:tc>
          <w:tcPr>
            <w:cnfStyle w:val="001000000000" w:firstRow="0" w:lastRow="0" w:firstColumn="1" w:lastColumn="0" w:oddVBand="0" w:evenVBand="0" w:oddHBand="0" w:evenHBand="0" w:firstRowFirstColumn="0" w:firstRowLastColumn="0" w:lastRowFirstColumn="0" w:lastRowLastColumn="0"/>
            <w:tcW w:w="2272" w:type="dxa"/>
          </w:tcPr>
          <w:p w14:paraId="4B00E4CC" w14:textId="05AAF84E" w:rsidR="00B643F4" w:rsidRPr="00E41BDA" w:rsidRDefault="00B643F4" w:rsidP="005A6F34">
            <w:pPr>
              <w:rPr>
                <w:rFonts w:cs="Arial"/>
                <w:b w:val="0"/>
                <w:bCs w:val="0"/>
                <w:sz w:val="28"/>
                <w:szCs w:val="28"/>
              </w:rPr>
            </w:pPr>
            <w:r w:rsidRPr="00E41BDA">
              <w:rPr>
                <w:rFonts w:cs="Arial"/>
                <w:b w:val="0"/>
                <w:bCs w:val="0"/>
                <w:sz w:val="28"/>
                <w:szCs w:val="28"/>
              </w:rPr>
              <w:t>Stefan Jollet</w:t>
            </w:r>
          </w:p>
        </w:tc>
        <w:tc>
          <w:tcPr>
            <w:tcW w:w="1166" w:type="dxa"/>
          </w:tcPr>
          <w:p w14:paraId="7C56433E" w14:textId="3475E00A" w:rsidR="00B643F4" w:rsidRDefault="00B643F4"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1.2</w:t>
            </w:r>
          </w:p>
        </w:tc>
        <w:tc>
          <w:tcPr>
            <w:tcW w:w="4295" w:type="dxa"/>
          </w:tcPr>
          <w:p w14:paraId="145E9943" w14:textId="7E0A8AF4" w:rsidR="00B643F4" w:rsidRDefault="00B643F4"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Variable Ladezeit hinzugefügt</w:t>
            </w:r>
          </w:p>
        </w:tc>
        <w:tc>
          <w:tcPr>
            <w:tcW w:w="1618" w:type="dxa"/>
          </w:tcPr>
          <w:p w14:paraId="0C2A5D02" w14:textId="52CEE6CA" w:rsidR="00B643F4" w:rsidRDefault="00B643F4"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30.03.2021</w:t>
            </w:r>
          </w:p>
        </w:tc>
      </w:tr>
      <w:tr w:rsidR="00E41BDA" w:rsidRPr="00722DF3" w14:paraId="782A553E" w14:textId="77777777" w:rsidTr="00613B67">
        <w:tc>
          <w:tcPr>
            <w:cnfStyle w:val="001000000000" w:firstRow="0" w:lastRow="0" w:firstColumn="1" w:lastColumn="0" w:oddVBand="0" w:evenVBand="0" w:oddHBand="0" w:evenHBand="0" w:firstRowFirstColumn="0" w:firstRowLastColumn="0" w:lastRowFirstColumn="0" w:lastRowLastColumn="0"/>
            <w:tcW w:w="2272" w:type="dxa"/>
          </w:tcPr>
          <w:p w14:paraId="53ED3A28" w14:textId="26562D8E" w:rsidR="00E41BDA" w:rsidRPr="008076F3" w:rsidRDefault="00E41BDA" w:rsidP="005A6F34">
            <w:pPr>
              <w:rPr>
                <w:rFonts w:cs="Arial"/>
                <w:b w:val="0"/>
                <w:bCs w:val="0"/>
                <w:sz w:val="28"/>
                <w:szCs w:val="28"/>
              </w:rPr>
            </w:pPr>
            <w:r w:rsidRPr="008076F3">
              <w:rPr>
                <w:rFonts w:cs="Arial"/>
                <w:b w:val="0"/>
                <w:bCs w:val="0"/>
                <w:sz w:val="28"/>
                <w:szCs w:val="28"/>
              </w:rPr>
              <w:t>Stefan Jollet</w:t>
            </w:r>
          </w:p>
        </w:tc>
        <w:tc>
          <w:tcPr>
            <w:tcW w:w="1166" w:type="dxa"/>
          </w:tcPr>
          <w:p w14:paraId="4EDCEF77" w14:textId="7DFF7CF5" w:rsidR="00E41BDA" w:rsidRDefault="00E41BDA"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2.0</w:t>
            </w:r>
          </w:p>
        </w:tc>
        <w:tc>
          <w:tcPr>
            <w:tcW w:w="4295" w:type="dxa"/>
          </w:tcPr>
          <w:p w14:paraId="0CDB8765" w14:textId="19364DA6" w:rsidR="00E41BDA" w:rsidRDefault="00E41BDA"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Umbenennung</w:t>
            </w:r>
            <w:r w:rsidR="00643E89">
              <w:rPr>
                <w:rFonts w:cs="Arial"/>
                <w:sz w:val="28"/>
                <w:szCs w:val="28"/>
              </w:rPr>
              <w:t xml:space="preserve"> des Dokuments</w:t>
            </w:r>
            <w:r>
              <w:rPr>
                <w:rFonts w:cs="Arial"/>
                <w:sz w:val="28"/>
                <w:szCs w:val="28"/>
              </w:rPr>
              <w:t>. Diverse Konkretisierungen</w:t>
            </w:r>
          </w:p>
        </w:tc>
        <w:tc>
          <w:tcPr>
            <w:tcW w:w="1618" w:type="dxa"/>
          </w:tcPr>
          <w:p w14:paraId="5CE5D507" w14:textId="3397BAD5" w:rsidR="00E41BDA" w:rsidRDefault="00E41BDA"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17.08.2022</w:t>
            </w:r>
          </w:p>
        </w:tc>
      </w:tr>
    </w:tbl>
    <w:p w14:paraId="26C180BF" w14:textId="79E697F9" w:rsidR="00EC3386" w:rsidRDefault="00EC3386" w:rsidP="005A6F34">
      <w:pPr>
        <w:rPr>
          <w:rFonts w:cs="Arial"/>
          <w:b/>
          <w:bCs/>
          <w:sz w:val="28"/>
          <w:szCs w:val="28"/>
        </w:rPr>
      </w:pPr>
    </w:p>
    <w:p w14:paraId="1E612E82" w14:textId="77777777" w:rsidR="00EC3386" w:rsidRDefault="00EC3386" w:rsidP="005A6F34">
      <w:pPr>
        <w:rPr>
          <w:rFonts w:cs="Arial"/>
          <w:b/>
          <w:bCs/>
          <w:sz w:val="28"/>
          <w:szCs w:val="28"/>
        </w:rPr>
      </w:pPr>
      <w:r>
        <w:rPr>
          <w:rFonts w:cs="Arial"/>
          <w:b/>
          <w:bCs/>
          <w:sz w:val="28"/>
          <w:szCs w:val="28"/>
        </w:rPr>
        <w:br w:type="page"/>
      </w:r>
    </w:p>
    <w:p w14:paraId="1DC34CB4" w14:textId="0B047348" w:rsidR="00BD2FA7" w:rsidRDefault="00BD2FA7" w:rsidP="005A6F34">
      <w:pPr>
        <w:rPr>
          <w:rFonts w:cs="Arial"/>
          <w:b/>
          <w:bCs/>
          <w:sz w:val="28"/>
          <w:szCs w:val="28"/>
        </w:rPr>
      </w:pPr>
    </w:p>
    <w:sdt>
      <w:sdtPr>
        <w:rPr>
          <w:rFonts w:asciiTheme="minorHAnsi" w:eastAsiaTheme="minorHAnsi" w:hAnsiTheme="minorHAnsi" w:cstheme="minorBidi"/>
          <w:color w:val="auto"/>
          <w:sz w:val="22"/>
          <w:szCs w:val="22"/>
          <w:lang w:eastAsia="en-US"/>
        </w:rPr>
        <w:id w:val="260970350"/>
        <w:docPartObj>
          <w:docPartGallery w:val="Table of Contents"/>
          <w:docPartUnique/>
        </w:docPartObj>
      </w:sdtPr>
      <w:sdtEndPr>
        <w:rPr>
          <w:rFonts w:ascii="Arial" w:hAnsi="Arial"/>
          <w:b/>
          <w:bCs/>
          <w:sz w:val="24"/>
        </w:rPr>
      </w:sdtEndPr>
      <w:sdtContent>
        <w:p w14:paraId="11008769" w14:textId="6858E436" w:rsidR="00BD2FA7" w:rsidRPr="00630E25" w:rsidRDefault="00630E25" w:rsidP="005A6F34">
          <w:pPr>
            <w:pStyle w:val="Inhaltsverzeichnisberschrift"/>
            <w:numPr>
              <w:ilvl w:val="0"/>
              <w:numId w:val="0"/>
            </w:numPr>
            <w:ind w:left="432"/>
            <w:rPr>
              <w:rFonts w:ascii="Arial" w:hAnsi="Arial" w:cs="Arial"/>
              <w:color w:val="auto"/>
            </w:rPr>
          </w:pPr>
          <w:r w:rsidRPr="00630E25">
            <w:rPr>
              <w:rFonts w:ascii="Arial" w:hAnsi="Arial" w:cs="Arial"/>
              <w:color w:val="auto"/>
            </w:rPr>
            <w:t>Inhaltsverzeichnis</w:t>
          </w:r>
        </w:p>
        <w:p w14:paraId="1B4B96AF" w14:textId="667D96A7" w:rsidR="00F50843" w:rsidRDefault="00112833">
          <w:pPr>
            <w:pStyle w:val="Verzeichnis1"/>
            <w:tabs>
              <w:tab w:val="left" w:pos="440"/>
              <w:tab w:val="right" w:leader="dot" w:pos="9062"/>
            </w:tabs>
            <w:rPr>
              <w:rFonts w:asciiTheme="minorHAnsi" w:eastAsiaTheme="minorEastAsia" w:hAnsiTheme="minorHAnsi"/>
              <w:noProof/>
              <w:sz w:val="22"/>
              <w:lang w:eastAsia="de-DE"/>
            </w:rPr>
          </w:pPr>
          <w:r>
            <w:fldChar w:fldCharType="begin"/>
          </w:r>
          <w:r>
            <w:instrText xml:space="preserve"> TOC \o "1-3" \h \z \u </w:instrText>
          </w:r>
          <w:r>
            <w:fldChar w:fldCharType="separate"/>
          </w:r>
          <w:hyperlink w:anchor="_Toc44923848" w:history="1">
            <w:r w:rsidR="00F50843" w:rsidRPr="006B1DF1">
              <w:rPr>
                <w:rStyle w:val="Hyperlink"/>
                <w:noProof/>
              </w:rPr>
              <w:t>1</w:t>
            </w:r>
            <w:r w:rsidR="00F50843">
              <w:rPr>
                <w:rFonts w:asciiTheme="minorHAnsi" w:eastAsiaTheme="minorEastAsia" w:hAnsiTheme="minorHAnsi"/>
                <w:noProof/>
                <w:sz w:val="22"/>
                <w:lang w:eastAsia="de-DE"/>
              </w:rPr>
              <w:tab/>
            </w:r>
            <w:r w:rsidR="00F50843" w:rsidRPr="006B1DF1">
              <w:rPr>
                <w:rStyle w:val="Hyperlink"/>
                <w:noProof/>
              </w:rPr>
              <w:t>Einleitung</w:t>
            </w:r>
            <w:r w:rsidR="00F50843">
              <w:rPr>
                <w:noProof/>
                <w:webHidden/>
              </w:rPr>
              <w:tab/>
            </w:r>
            <w:r w:rsidR="00F50843">
              <w:rPr>
                <w:noProof/>
                <w:webHidden/>
              </w:rPr>
              <w:fldChar w:fldCharType="begin"/>
            </w:r>
            <w:r w:rsidR="00F50843">
              <w:rPr>
                <w:noProof/>
                <w:webHidden/>
              </w:rPr>
              <w:instrText xml:space="preserve"> PAGEREF _Toc44923848 \h </w:instrText>
            </w:r>
            <w:r w:rsidR="00F50843">
              <w:rPr>
                <w:noProof/>
                <w:webHidden/>
              </w:rPr>
            </w:r>
            <w:r w:rsidR="00F50843">
              <w:rPr>
                <w:noProof/>
                <w:webHidden/>
              </w:rPr>
              <w:fldChar w:fldCharType="separate"/>
            </w:r>
            <w:r w:rsidR="00F50843">
              <w:rPr>
                <w:noProof/>
                <w:webHidden/>
              </w:rPr>
              <w:t>1</w:t>
            </w:r>
            <w:r w:rsidR="00F50843">
              <w:rPr>
                <w:noProof/>
                <w:webHidden/>
              </w:rPr>
              <w:fldChar w:fldCharType="end"/>
            </w:r>
          </w:hyperlink>
        </w:p>
        <w:p w14:paraId="3DE07A7C" w14:textId="0AE994EB" w:rsidR="00F50843" w:rsidRDefault="003137AB">
          <w:pPr>
            <w:pStyle w:val="Verzeichnis1"/>
            <w:tabs>
              <w:tab w:val="left" w:pos="440"/>
              <w:tab w:val="right" w:leader="dot" w:pos="9062"/>
            </w:tabs>
            <w:rPr>
              <w:rFonts w:asciiTheme="minorHAnsi" w:eastAsiaTheme="minorEastAsia" w:hAnsiTheme="minorHAnsi"/>
              <w:noProof/>
              <w:sz w:val="22"/>
              <w:lang w:eastAsia="de-DE"/>
            </w:rPr>
          </w:pPr>
          <w:hyperlink w:anchor="_Toc44923849" w:history="1">
            <w:r w:rsidR="00F50843" w:rsidRPr="006B1DF1">
              <w:rPr>
                <w:rStyle w:val="Hyperlink"/>
                <w:noProof/>
              </w:rPr>
              <w:t>2</w:t>
            </w:r>
            <w:r w:rsidR="00F50843">
              <w:rPr>
                <w:rFonts w:asciiTheme="minorHAnsi" w:eastAsiaTheme="minorEastAsia" w:hAnsiTheme="minorHAnsi"/>
                <w:noProof/>
                <w:sz w:val="22"/>
                <w:lang w:eastAsia="de-DE"/>
              </w:rPr>
              <w:tab/>
            </w:r>
            <w:r w:rsidR="00F50843" w:rsidRPr="006B1DF1">
              <w:rPr>
                <w:rStyle w:val="Hyperlink"/>
                <w:noProof/>
              </w:rPr>
              <w:t>Konzept der Betonoptimierung</w:t>
            </w:r>
            <w:r w:rsidR="00F50843">
              <w:rPr>
                <w:noProof/>
                <w:webHidden/>
              </w:rPr>
              <w:tab/>
            </w:r>
            <w:r w:rsidR="00F50843">
              <w:rPr>
                <w:noProof/>
                <w:webHidden/>
              </w:rPr>
              <w:fldChar w:fldCharType="begin"/>
            </w:r>
            <w:r w:rsidR="00F50843">
              <w:rPr>
                <w:noProof/>
                <w:webHidden/>
              </w:rPr>
              <w:instrText xml:space="preserve"> PAGEREF _Toc44923849 \h </w:instrText>
            </w:r>
            <w:r w:rsidR="00F50843">
              <w:rPr>
                <w:noProof/>
                <w:webHidden/>
              </w:rPr>
            </w:r>
            <w:r w:rsidR="00F50843">
              <w:rPr>
                <w:noProof/>
                <w:webHidden/>
              </w:rPr>
              <w:fldChar w:fldCharType="separate"/>
            </w:r>
            <w:r w:rsidR="00F50843">
              <w:rPr>
                <w:noProof/>
                <w:webHidden/>
              </w:rPr>
              <w:t>2</w:t>
            </w:r>
            <w:r w:rsidR="00F50843">
              <w:rPr>
                <w:noProof/>
                <w:webHidden/>
              </w:rPr>
              <w:fldChar w:fldCharType="end"/>
            </w:r>
          </w:hyperlink>
        </w:p>
        <w:p w14:paraId="67C7C8C0" w14:textId="360924C4" w:rsidR="00F50843" w:rsidRDefault="003137AB">
          <w:pPr>
            <w:pStyle w:val="Verzeichnis2"/>
            <w:tabs>
              <w:tab w:val="left" w:pos="880"/>
              <w:tab w:val="right" w:leader="dot" w:pos="9062"/>
            </w:tabs>
            <w:rPr>
              <w:rFonts w:asciiTheme="minorHAnsi" w:eastAsiaTheme="minorEastAsia" w:hAnsiTheme="minorHAnsi"/>
              <w:noProof/>
              <w:sz w:val="22"/>
              <w:lang w:eastAsia="de-DE"/>
            </w:rPr>
          </w:pPr>
          <w:hyperlink w:anchor="_Toc44923850" w:history="1">
            <w:r w:rsidR="00F50843" w:rsidRPr="006B1DF1">
              <w:rPr>
                <w:rStyle w:val="Hyperlink"/>
                <w:noProof/>
              </w:rPr>
              <w:t>2.1</w:t>
            </w:r>
            <w:r w:rsidR="00F50843">
              <w:rPr>
                <w:rFonts w:asciiTheme="minorHAnsi" w:eastAsiaTheme="minorEastAsia" w:hAnsiTheme="minorHAnsi"/>
                <w:noProof/>
                <w:sz w:val="22"/>
                <w:lang w:eastAsia="de-DE"/>
              </w:rPr>
              <w:tab/>
            </w:r>
            <w:r w:rsidR="00F50843" w:rsidRPr="006B1DF1">
              <w:rPr>
                <w:rStyle w:val="Hyperlink"/>
                <w:noProof/>
              </w:rPr>
              <w:t>Allgemeine Anforderungen</w:t>
            </w:r>
            <w:r w:rsidR="00F50843">
              <w:rPr>
                <w:noProof/>
                <w:webHidden/>
              </w:rPr>
              <w:tab/>
            </w:r>
            <w:r w:rsidR="00F50843">
              <w:rPr>
                <w:noProof/>
                <w:webHidden/>
              </w:rPr>
              <w:fldChar w:fldCharType="begin"/>
            </w:r>
            <w:r w:rsidR="00F50843">
              <w:rPr>
                <w:noProof/>
                <w:webHidden/>
              </w:rPr>
              <w:instrText xml:space="preserve"> PAGEREF _Toc44923850 \h </w:instrText>
            </w:r>
            <w:r w:rsidR="00F50843">
              <w:rPr>
                <w:noProof/>
                <w:webHidden/>
              </w:rPr>
            </w:r>
            <w:r w:rsidR="00F50843">
              <w:rPr>
                <w:noProof/>
                <w:webHidden/>
              </w:rPr>
              <w:fldChar w:fldCharType="separate"/>
            </w:r>
            <w:r w:rsidR="00F50843">
              <w:rPr>
                <w:noProof/>
                <w:webHidden/>
              </w:rPr>
              <w:t>2</w:t>
            </w:r>
            <w:r w:rsidR="00F50843">
              <w:rPr>
                <w:noProof/>
                <w:webHidden/>
              </w:rPr>
              <w:fldChar w:fldCharType="end"/>
            </w:r>
          </w:hyperlink>
        </w:p>
        <w:p w14:paraId="766D688E" w14:textId="739CB14A" w:rsidR="00F50843" w:rsidRDefault="003137AB">
          <w:pPr>
            <w:pStyle w:val="Verzeichnis2"/>
            <w:tabs>
              <w:tab w:val="left" w:pos="880"/>
              <w:tab w:val="right" w:leader="dot" w:pos="9062"/>
            </w:tabs>
            <w:rPr>
              <w:rFonts w:asciiTheme="minorHAnsi" w:eastAsiaTheme="minorEastAsia" w:hAnsiTheme="minorHAnsi"/>
              <w:noProof/>
              <w:sz w:val="22"/>
              <w:lang w:eastAsia="de-DE"/>
            </w:rPr>
          </w:pPr>
          <w:hyperlink w:anchor="_Toc44923851" w:history="1">
            <w:r w:rsidR="00F50843" w:rsidRPr="006B1DF1">
              <w:rPr>
                <w:rStyle w:val="Hyperlink"/>
                <w:noProof/>
              </w:rPr>
              <w:t>2.2</w:t>
            </w:r>
            <w:r w:rsidR="00F50843">
              <w:rPr>
                <w:rFonts w:asciiTheme="minorHAnsi" w:eastAsiaTheme="minorEastAsia" w:hAnsiTheme="minorHAnsi"/>
                <w:noProof/>
                <w:sz w:val="22"/>
                <w:lang w:eastAsia="de-DE"/>
              </w:rPr>
              <w:tab/>
            </w:r>
            <w:r w:rsidR="00F50843" w:rsidRPr="006B1DF1">
              <w:rPr>
                <w:rStyle w:val="Hyperlink"/>
                <w:noProof/>
              </w:rPr>
              <w:t>Feature Liste</w:t>
            </w:r>
            <w:r w:rsidR="00F50843">
              <w:rPr>
                <w:noProof/>
                <w:webHidden/>
              </w:rPr>
              <w:tab/>
            </w:r>
            <w:r w:rsidR="00F50843">
              <w:rPr>
                <w:noProof/>
                <w:webHidden/>
              </w:rPr>
              <w:fldChar w:fldCharType="begin"/>
            </w:r>
            <w:r w:rsidR="00F50843">
              <w:rPr>
                <w:noProof/>
                <w:webHidden/>
              </w:rPr>
              <w:instrText xml:space="preserve"> PAGEREF _Toc44923851 \h </w:instrText>
            </w:r>
            <w:r w:rsidR="00F50843">
              <w:rPr>
                <w:noProof/>
                <w:webHidden/>
              </w:rPr>
            </w:r>
            <w:r w:rsidR="00F50843">
              <w:rPr>
                <w:noProof/>
                <w:webHidden/>
              </w:rPr>
              <w:fldChar w:fldCharType="separate"/>
            </w:r>
            <w:r w:rsidR="00F50843">
              <w:rPr>
                <w:noProof/>
                <w:webHidden/>
              </w:rPr>
              <w:t>3</w:t>
            </w:r>
            <w:r w:rsidR="00F50843">
              <w:rPr>
                <w:noProof/>
                <w:webHidden/>
              </w:rPr>
              <w:fldChar w:fldCharType="end"/>
            </w:r>
          </w:hyperlink>
        </w:p>
        <w:p w14:paraId="5E51049F" w14:textId="3535493C" w:rsidR="00F50843" w:rsidRDefault="003137AB">
          <w:pPr>
            <w:pStyle w:val="Verzeichnis3"/>
            <w:tabs>
              <w:tab w:val="left" w:pos="1320"/>
              <w:tab w:val="right" w:leader="dot" w:pos="9062"/>
            </w:tabs>
            <w:rPr>
              <w:rFonts w:asciiTheme="minorHAnsi" w:eastAsiaTheme="minorEastAsia" w:hAnsiTheme="minorHAnsi"/>
              <w:noProof/>
              <w:sz w:val="22"/>
              <w:lang w:eastAsia="de-DE"/>
            </w:rPr>
          </w:pPr>
          <w:hyperlink w:anchor="_Toc44923852" w:history="1">
            <w:r w:rsidR="00F50843" w:rsidRPr="006B1DF1">
              <w:rPr>
                <w:rStyle w:val="Hyperlink"/>
                <w:noProof/>
              </w:rPr>
              <w:t>2.2.1</w:t>
            </w:r>
            <w:r w:rsidR="00F50843">
              <w:rPr>
                <w:rFonts w:asciiTheme="minorHAnsi" w:eastAsiaTheme="minorEastAsia" w:hAnsiTheme="minorHAnsi"/>
                <w:noProof/>
                <w:sz w:val="22"/>
                <w:lang w:eastAsia="de-DE"/>
              </w:rPr>
              <w:tab/>
            </w:r>
            <w:r w:rsidR="00F50843" w:rsidRPr="006B1DF1">
              <w:rPr>
                <w:rStyle w:val="Hyperlink"/>
                <w:noProof/>
              </w:rPr>
              <w:t>Pflichtanforderungen</w:t>
            </w:r>
            <w:r w:rsidR="00F50843">
              <w:rPr>
                <w:noProof/>
                <w:webHidden/>
              </w:rPr>
              <w:tab/>
            </w:r>
            <w:r w:rsidR="00F50843">
              <w:rPr>
                <w:noProof/>
                <w:webHidden/>
              </w:rPr>
              <w:fldChar w:fldCharType="begin"/>
            </w:r>
            <w:r w:rsidR="00F50843">
              <w:rPr>
                <w:noProof/>
                <w:webHidden/>
              </w:rPr>
              <w:instrText xml:space="preserve"> PAGEREF _Toc44923852 \h </w:instrText>
            </w:r>
            <w:r w:rsidR="00F50843">
              <w:rPr>
                <w:noProof/>
                <w:webHidden/>
              </w:rPr>
            </w:r>
            <w:r w:rsidR="00F50843">
              <w:rPr>
                <w:noProof/>
                <w:webHidden/>
              </w:rPr>
              <w:fldChar w:fldCharType="separate"/>
            </w:r>
            <w:r w:rsidR="00F50843">
              <w:rPr>
                <w:noProof/>
                <w:webHidden/>
              </w:rPr>
              <w:t>3</w:t>
            </w:r>
            <w:r w:rsidR="00F50843">
              <w:rPr>
                <w:noProof/>
                <w:webHidden/>
              </w:rPr>
              <w:fldChar w:fldCharType="end"/>
            </w:r>
          </w:hyperlink>
        </w:p>
        <w:p w14:paraId="652B3D79" w14:textId="5B61C8D5" w:rsidR="00F50843" w:rsidRDefault="003137AB">
          <w:pPr>
            <w:pStyle w:val="Verzeichnis3"/>
            <w:tabs>
              <w:tab w:val="left" w:pos="1320"/>
              <w:tab w:val="right" w:leader="dot" w:pos="9062"/>
            </w:tabs>
            <w:rPr>
              <w:rFonts w:asciiTheme="minorHAnsi" w:eastAsiaTheme="minorEastAsia" w:hAnsiTheme="minorHAnsi"/>
              <w:noProof/>
              <w:sz w:val="22"/>
              <w:lang w:eastAsia="de-DE"/>
            </w:rPr>
          </w:pPr>
          <w:hyperlink w:anchor="_Toc44923853" w:history="1">
            <w:r w:rsidR="00F50843" w:rsidRPr="006B1DF1">
              <w:rPr>
                <w:rStyle w:val="Hyperlink"/>
                <w:noProof/>
              </w:rPr>
              <w:t>2.2.2</w:t>
            </w:r>
            <w:r w:rsidR="00F50843">
              <w:rPr>
                <w:rFonts w:asciiTheme="minorHAnsi" w:eastAsiaTheme="minorEastAsia" w:hAnsiTheme="minorHAnsi"/>
                <w:noProof/>
                <w:sz w:val="22"/>
                <w:lang w:eastAsia="de-DE"/>
              </w:rPr>
              <w:tab/>
            </w:r>
            <w:r w:rsidR="00F50843" w:rsidRPr="006B1DF1">
              <w:rPr>
                <w:rStyle w:val="Hyperlink"/>
                <w:noProof/>
              </w:rPr>
              <w:t>Optionale Anforderungen</w:t>
            </w:r>
            <w:r w:rsidR="00F50843">
              <w:rPr>
                <w:noProof/>
                <w:webHidden/>
              </w:rPr>
              <w:tab/>
            </w:r>
            <w:r w:rsidR="00F50843">
              <w:rPr>
                <w:noProof/>
                <w:webHidden/>
              </w:rPr>
              <w:fldChar w:fldCharType="begin"/>
            </w:r>
            <w:r w:rsidR="00F50843">
              <w:rPr>
                <w:noProof/>
                <w:webHidden/>
              </w:rPr>
              <w:instrText xml:space="preserve"> PAGEREF _Toc44923853 \h </w:instrText>
            </w:r>
            <w:r w:rsidR="00F50843">
              <w:rPr>
                <w:noProof/>
                <w:webHidden/>
              </w:rPr>
            </w:r>
            <w:r w:rsidR="00F50843">
              <w:rPr>
                <w:noProof/>
                <w:webHidden/>
              </w:rPr>
              <w:fldChar w:fldCharType="separate"/>
            </w:r>
            <w:r w:rsidR="00F50843">
              <w:rPr>
                <w:noProof/>
                <w:webHidden/>
              </w:rPr>
              <w:t>14</w:t>
            </w:r>
            <w:r w:rsidR="00F50843">
              <w:rPr>
                <w:noProof/>
                <w:webHidden/>
              </w:rPr>
              <w:fldChar w:fldCharType="end"/>
            </w:r>
          </w:hyperlink>
        </w:p>
        <w:p w14:paraId="46E23282" w14:textId="039D8408" w:rsidR="00F50843" w:rsidRDefault="003137AB">
          <w:pPr>
            <w:pStyle w:val="Verzeichnis2"/>
            <w:tabs>
              <w:tab w:val="left" w:pos="880"/>
              <w:tab w:val="right" w:leader="dot" w:pos="9062"/>
            </w:tabs>
            <w:rPr>
              <w:rFonts w:asciiTheme="minorHAnsi" w:eastAsiaTheme="minorEastAsia" w:hAnsiTheme="minorHAnsi"/>
              <w:noProof/>
              <w:sz w:val="22"/>
              <w:lang w:eastAsia="de-DE"/>
            </w:rPr>
          </w:pPr>
          <w:hyperlink w:anchor="_Toc44923855" w:history="1">
            <w:r w:rsidR="00F50843" w:rsidRPr="006B1DF1">
              <w:rPr>
                <w:rStyle w:val="Hyperlink"/>
                <w:noProof/>
              </w:rPr>
              <w:t>2.3</w:t>
            </w:r>
            <w:r w:rsidR="00F50843">
              <w:rPr>
                <w:rFonts w:asciiTheme="minorHAnsi" w:eastAsiaTheme="minorEastAsia" w:hAnsiTheme="minorHAnsi"/>
                <w:noProof/>
                <w:sz w:val="22"/>
                <w:lang w:eastAsia="de-DE"/>
              </w:rPr>
              <w:tab/>
            </w:r>
            <w:r w:rsidR="00F50843" w:rsidRPr="006B1DF1">
              <w:rPr>
                <w:rStyle w:val="Hyperlink"/>
                <w:noProof/>
              </w:rPr>
              <w:t>Ausschluss Liste</w:t>
            </w:r>
            <w:r w:rsidR="00F50843">
              <w:rPr>
                <w:noProof/>
                <w:webHidden/>
              </w:rPr>
              <w:tab/>
            </w:r>
            <w:r w:rsidR="00F50843">
              <w:rPr>
                <w:noProof/>
                <w:webHidden/>
              </w:rPr>
              <w:fldChar w:fldCharType="begin"/>
            </w:r>
            <w:r w:rsidR="00F50843">
              <w:rPr>
                <w:noProof/>
                <w:webHidden/>
              </w:rPr>
              <w:instrText xml:space="preserve"> PAGEREF _Toc44923855 \h </w:instrText>
            </w:r>
            <w:r w:rsidR="00F50843">
              <w:rPr>
                <w:noProof/>
                <w:webHidden/>
              </w:rPr>
            </w:r>
            <w:r w:rsidR="00F50843">
              <w:rPr>
                <w:noProof/>
                <w:webHidden/>
              </w:rPr>
              <w:fldChar w:fldCharType="separate"/>
            </w:r>
            <w:r w:rsidR="00F50843">
              <w:rPr>
                <w:noProof/>
                <w:webHidden/>
              </w:rPr>
              <w:t>14</w:t>
            </w:r>
            <w:r w:rsidR="00F50843">
              <w:rPr>
                <w:noProof/>
                <w:webHidden/>
              </w:rPr>
              <w:fldChar w:fldCharType="end"/>
            </w:r>
          </w:hyperlink>
        </w:p>
        <w:p w14:paraId="6EB8801D" w14:textId="2A811F62" w:rsidR="00F50843" w:rsidRDefault="003137AB">
          <w:pPr>
            <w:pStyle w:val="Verzeichnis3"/>
            <w:tabs>
              <w:tab w:val="left" w:pos="1320"/>
              <w:tab w:val="right" w:leader="dot" w:pos="9062"/>
            </w:tabs>
            <w:rPr>
              <w:rFonts w:asciiTheme="minorHAnsi" w:eastAsiaTheme="minorEastAsia" w:hAnsiTheme="minorHAnsi"/>
              <w:noProof/>
              <w:sz w:val="22"/>
              <w:lang w:eastAsia="de-DE"/>
            </w:rPr>
          </w:pPr>
          <w:hyperlink w:anchor="_Toc44923856" w:history="1">
            <w:r w:rsidR="00F50843" w:rsidRPr="006B1DF1">
              <w:rPr>
                <w:rStyle w:val="Hyperlink"/>
                <w:noProof/>
              </w:rPr>
              <w:t>2.3.1</w:t>
            </w:r>
            <w:r w:rsidR="00F50843">
              <w:rPr>
                <w:rFonts w:asciiTheme="minorHAnsi" w:eastAsiaTheme="minorEastAsia" w:hAnsiTheme="minorHAnsi"/>
                <w:noProof/>
                <w:sz w:val="22"/>
                <w:lang w:eastAsia="de-DE"/>
              </w:rPr>
              <w:tab/>
            </w:r>
            <w:r w:rsidR="00F50843" w:rsidRPr="006B1DF1">
              <w:rPr>
                <w:rStyle w:val="Hyperlink"/>
                <w:noProof/>
              </w:rPr>
              <w:t>Preloads</w:t>
            </w:r>
            <w:r w:rsidR="00F50843">
              <w:rPr>
                <w:noProof/>
                <w:webHidden/>
              </w:rPr>
              <w:tab/>
            </w:r>
            <w:r w:rsidR="00F50843">
              <w:rPr>
                <w:noProof/>
                <w:webHidden/>
              </w:rPr>
              <w:fldChar w:fldCharType="begin"/>
            </w:r>
            <w:r w:rsidR="00F50843">
              <w:rPr>
                <w:noProof/>
                <w:webHidden/>
              </w:rPr>
              <w:instrText xml:space="preserve"> PAGEREF _Toc44923856 \h </w:instrText>
            </w:r>
            <w:r w:rsidR="00F50843">
              <w:rPr>
                <w:noProof/>
                <w:webHidden/>
              </w:rPr>
            </w:r>
            <w:r w:rsidR="00F50843">
              <w:rPr>
                <w:noProof/>
                <w:webHidden/>
              </w:rPr>
              <w:fldChar w:fldCharType="separate"/>
            </w:r>
            <w:r w:rsidR="00F50843">
              <w:rPr>
                <w:noProof/>
                <w:webHidden/>
              </w:rPr>
              <w:t>14</w:t>
            </w:r>
            <w:r w:rsidR="00F50843">
              <w:rPr>
                <w:noProof/>
                <w:webHidden/>
              </w:rPr>
              <w:fldChar w:fldCharType="end"/>
            </w:r>
          </w:hyperlink>
        </w:p>
        <w:p w14:paraId="3717BF0A" w14:textId="14F5BCED" w:rsidR="00F50843" w:rsidRDefault="003137AB">
          <w:pPr>
            <w:pStyle w:val="Verzeichnis3"/>
            <w:tabs>
              <w:tab w:val="left" w:pos="1320"/>
              <w:tab w:val="right" w:leader="dot" w:pos="9062"/>
            </w:tabs>
            <w:rPr>
              <w:rFonts w:asciiTheme="minorHAnsi" w:eastAsiaTheme="minorEastAsia" w:hAnsiTheme="minorHAnsi"/>
              <w:noProof/>
              <w:sz w:val="22"/>
              <w:lang w:eastAsia="de-DE"/>
            </w:rPr>
          </w:pPr>
          <w:hyperlink w:anchor="_Toc44923857" w:history="1">
            <w:r w:rsidR="00F50843" w:rsidRPr="006B1DF1">
              <w:rPr>
                <w:rStyle w:val="Hyperlink"/>
                <w:noProof/>
              </w:rPr>
              <w:t>2.3.2</w:t>
            </w:r>
            <w:r w:rsidR="00F50843">
              <w:rPr>
                <w:rFonts w:asciiTheme="minorHAnsi" w:eastAsiaTheme="minorEastAsia" w:hAnsiTheme="minorHAnsi"/>
                <w:noProof/>
                <w:sz w:val="22"/>
                <w:lang w:eastAsia="de-DE"/>
              </w:rPr>
              <w:tab/>
            </w:r>
            <w:r w:rsidR="00F50843" w:rsidRPr="006B1DF1">
              <w:rPr>
                <w:rStyle w:val="Hyperlink"/>
                <w:noProof/>
              </w:rPr>
              <w:t>Shunting</w:t>
            </w:r>
            <w:r w:rsidR="00F50843">
              <w:rPr>
                <w:noProof/>
                <w:webHidden/>
              </w:rPr>
              <w:tab/>
            </w:r>
            <w:r w:rsidR="00F50843">
              <w:rPr>
                <w:noProof/>
                <w:webHidden/>
              </w:rPr>
              <w:fldChar w:fldCharType="begin"/>
            </w:r>
            <w:r w:rsidR="00F50843">
              <w:rPr>
                <w:noProof/>
                <w:webHidden/>
              </w:rPr>
              <w:instrText xml:space="preserve"> PAGEREF _Toc44923857 \h </w:instrText>
            </w:r>
            <w:r w:rsidR="00F50843">
              <w:rPr>
                <w:noProof/>
                <w:webHidden/>
              </w:rPr>
            </w:r>
            <w:r w:rsidR="00F50843">
              <w:rPr>
                <w:noProof/>
                <w:webHidden/>
              </w:rPr>
              <w:fldChar w:fldCharType="separate"/>
            </w:r>
            <w:r w:rsidR="00F50843">
              <w:rPr>
                <w:noProof/>
                <w:webHidden/>
              </w:rPr>
              <w:t>14</w:t>
            </w:r>
            <w:r w:rsidR="00F50843">
              <w:rPr>
                <w:noProof/>
                <w:webHidden/>
              </w:rPr>
              <w:fldChar w:fldCharType="end"/>
            </w:r>
          </w:hyperlink>
        </w:p>
        <w:p w14:paraId="2508A8B1" w14:textId="5F8B43EA" w:rsidR="00F50843" w:rsidRDefault="003137AB">
          <w:pPr>
            <w:pStyle w:val="Verzeichnis3"/>
            <w:tabs>
              <w:tab w:val="left" w:pos="1320"/>
              <w:tab w:val="right" w:leader="dot" w:pos="9062"/>
            </w:tabs>
            <w:rPr>
              <w:rFonts w:asciiTheme="minorHAnsi" w:eastAsiaTheme="minorEastAsia" w:hAnsiTheme="minorHAnsi"/>
              <w:noProof/>
              <w:sz w:val="22"/>
              <w:lang w:eastAsia="de-DE"/>
            </w:rPr>
          </w:pPr>
          <w:hyperlink w:anchor="_Toc44923858" w:history="1">
            <w:r w:rsidR="00F50843" w:rsidRPr="006B1DF1">
              <w:rPr>
                <w:rStyle w:val="Hyperlink"/>
                <w:noProof/>
              </w:rPr>
              <w:t>2.3.3</w:t>
            </w:r>
            <w:r w:rsidR="00F50843">
              <w:rPr>
                <w:rFonts w:asciiTheme="minorHAnsi" w:eastAsiaTheme="minorEastAsia" w:hAnsiTheme="minorHAnsi"/>
                <w:noProof/>
                <w:sz w:val="22"/>
                <w:lang w:eastAsia="de-DE"/>
              </w:rPr>
              <w:tab/>
            </w:r>
            <w:r w:rsidR="00F50843" w:rsidRPr="006B1DF1">
              <w:rPr>
                <w:rStyle w:val="Hyperlink"/>
                <w:noProof/>
              </w:rPr>
              <w:t>Roaming</w:t>
            </w:r>
            <w:r w:rsidR="00F50843">
              <w:rPr>
                <w:noProof/>
                <w:webHidden/>
              </w:rPr>
              <w:tab/>
            </w:r>
            <w:r w:rsidR="00F50843">
              <w:rPr>
                <w:noProof/>
                <w:webHidden/>
              </w:rPr>
              <w:fldChar w:fldCharType="begin"/>
            </w:r>
            <w:r w:rsidR="00F50843">
              <w:rPr>
                <w:noProof/>
                <w:webHidden/>
              </w:rPr>
              <w:instrText xml:space="preserve"> PAGEREF _Toc44923858 \h </w:instrText>
            </w:r>
            <w:r w:rsidR="00F50843">
              <w:rPr>
                <w:noProof/>
                <w:webHidden/>
              </w:rPr>
            </w:r>
            <w:r w:rsidR="00F50843">
              <w:rPr>
                <w:noProof/>
                <w:webHidden/>
              </w:rPr>
              <w:fldChar w:fldCharType="separate"/>
            </w:r>
            <w:r w:rsidR="00F50843">
              <w:rPr>
                <w:noProof/>
                <w:webHidden/>
              </w:rPr>
              <w:t>15</w:t>
            </w:r>
            <w:r w:rsidR="00F50843">
              <w:rPr>
                <w:noProof/>
                <w:webHidden/>
              </w:rPr>
              <w:fldChar w:fldCharType="end"/>
            </w:r>
          </w:hyperlink>
        </w:p>
        <w:p w14:paraId="583C61C5" w14:textId="3000C3BB" w:rsidR="00F50843" w:rsidRDefault="003137AB">
          <w:pPr>
            <w:pStyle w:val="Verzeichnis3"/>
            <w:tabs>
              <w:tab w:val="left" w:pos="1320"/>
              <w:tab w:val="right" w:leader="dot" w:pos="9062"/>
            </w:tabs>
            <w:rPr>
              <w:rFonts w:asciiTheme="minorHAnsi" w:eastAsiaTheme="minorEastAsia" w:hAnsiTheme="minorHAnsi"/>
              <w:noProof/>
              <w:sz w:val="22"/>
              <w:lang w:eastAsia="de-DE"/>
            </w:rPr>
          </w:pPr>
          <w:hyperlink w:anchor="_Toc44923859" w:history="1">
            <w:r w:rsidR="00F50843" w:rsidRPr="006B1DF1">
              <w:rPr>
                <w:rStyle w:val="Hyperlink"/>
                <w:noProof/>
              </w:rPr>
              <w:t>2.3.4</w:t>
            </w:r>
            <w:r w:rsidR="00F50843">
              <w:rPr>
                <w:rFonts w:asciiTheme="minorHAnsi" w:eastAsiaTheme="minorEastAsia" w:hAnsiTheme="minorHAnsi"/>
                <w:noProof/>
                <w:sz w:val="22"/>
                <w:lang w:eastAsia="de-DE"/>
              </w:rPr>
              <w:tab/>
            </w:r>
            <w:r w:rsidR="00F50843" w:rsidRPr="006B1DF1">
              <w:rPr>
                <w:rStyle w:val="Hyperlink"/>
                <w:noProof/>
              </w:rPr>
              <w:t>Predrive</w:t>
            </w:r>
            <w:r w:rsidR="00F50843">
              <w:rPr>
                <w:noProof/>
                <w:webHidden/>
              </w:rPr>
              <w:tab/>
            </w:r>
            <w:r w:rsidR="00F50843">
              <w:rPr>
                <w:noProof/>
                <w:webHidden/>
              </w:rPr>
              <w:fldChar w:fldCharType="begin"/>
            </w:r>
            <w:r w:rsidR="00F50843">
              <w:rPr>
                <w:noProof/>
                <w:webHidden/>
              </w:rPr>
              <w:instrText xml:space="preserve"> PAGEREF _Toc44923859 \h </w:instrText>
            </w:r>
            <w:r w:rsidR="00F50843">
              <w:rPr>
                <w:noProof/>
                <w:webHidden/>
              </w:rPr>
            </w:r>
            <w:r w:rsidR="00F50843">
              <w:rPr>
                <w:noProof/>
                <w:webHidden/>
              </w:rPr>
              <w:fldChar w:fldCharType="separate"/>
            </w:r>
            <w:r w:rsidR="00F50843">
              <w:rPr>
                <w:noProof/>
                <w:webHidden/>
              </w:rPr>
              <w:t>15</w:t>
            </w:r>
            <w:r w:rsidR="00F50843">
              <w:rPr>
                <w:noProof/>
                <w:webHidden/>
              </w:rPr>
              <w:fldChar w:fldCharType="end"/>
            </w:r>
          </w:hyperlink>
        </w:p>
        <w:p w14:paraId="1F7FA9BF" w14:textId="6736F270" w:rsidR="00F50843" w:rsidRDefault="003137AB">
          <w:pPr>
            <w:pStyle w:val="Verzeichnis3"/>
            <w:tabs>
              <w:tab w:val="left" w:pos="1320"/>
              <w:tab w:val="right" w:leader="dot" w:pos="9062"/>
            </w:tabs>
            <w:rPr>
              <w:rFonts w:asciiTheme="minorHAnsi" w:eastAsiaTheme="minorEastAsia" w:hAnsiTheme="minorHAnsi"/>
              <w:noProof/>
              <w:sz w:val="22"/>
              <w:lang w:eastAsia="de-DE"/>
            </w:rPr>
          </w:pPr>
          <w:hyperlink w:anchor="_Toc44923860" w:history="1">
            <w:r w:rsidR="00F50843" w:rsidRPr="006B1DF1">
              <w:rPr>
                <w:rStyle w:val="Hyperlink"/>
                <w:noProof/>
              </w:rPr>
              <w:t>2.3.5</w:t>
            </w:r>
            <w:r w:rsidR="00F50843">
              <w:rPr>
                <w:rFonts w:asciiTheme="minorHAnsi" w:eastAsiaTheme="minorEastAsia" w:hAnsiTheme="minorHAnsi"/>
                <w:noProof/>
                <w:sz w:val="22"/>
                <w:lang w:eastAsia="de-DE"/>
              </w:rPr>
              <w:tab/>
            </w:r>
            <w:r w:rsidR="00F50843" w:rsidRPr="006B1DF1">
              <w:rPr>
                <w:rStyle w:val="Hyperlink"/>
                <w:noProof/>
              </w:rPr>
              <w:t>Waste Orders</w:t>
            </w:r>
            <w:r w:rsidR="00F50843">
              <w:rPr>
                <w:noProof/>
                <w:webHidden/>
              </w:rPr>
              <w:tab/>
            </w:r>
            <w:r w:rsidR="00F50843">
              <w:rPr>
                <w:noProof/>
                <w:webHidden/>
              </w:rPr>
              <w:fldChar w:fldCharType="begin"/>
            </w:r>
            <w:r w:rsidR="00F50843">
              <w:rPr>
                <w:noProof/>
                <w:webHidden/>
              </w:rPr>
              <w:instrText xml:space="preserve"> PAGEREF _Toc44923860 \h </w:instrText>
            </w:r>
            <w:r w:rsidR="00F50843">
              <w:rPr>
                <w:noProof/>
                <w:webHidden/>
              </w:rPr>
            </w:r>
            <w:r w:rsidR="00F50843">
              <w:rPr>
                <w:noProof/>
                <w:webHidden/>
              </w:rPr>
              <w:fldChar w:fldCharType="separate"/>
            </w:r>
            <w:r w:rsidR="00F50843">
              <w:rPr>
                <w:noProof/>
                <w:webHidden/>
              </w:rPr>
              <w:t>15</w:t>
            </w:r>
            <w:r w:rsidR="00F50843">
              <w:rPr>
                <w:noProof/>
                <w:webHidden/>
              </w:rPr>
              <w:fldChar w:fldCharType="end"/>
            </w:r>
          </w:hyperlink>
        </w:p>
        <w:p w14:paraId="7F9FBC6E" w14:textId="00096B1B" w:rsidR="00F50843" w:rsidRDefault="003137AB">
          <w:pPr>
            <w:pStyle w:val="Verzeichnis3"/>
            <w:tabs>
              <w:tab w:val="left" w:pos="1320"/>
              <w:tab w:val="right" w:leader="dot" w:pos="9062"/>
            </w:tabs>
            <w:rPr>
              <w:rFonts w:asciiTheme="minorHAnsi" w:eastAsiaTheme="minorEastAsia" w:hAnsiTheme="minorHAnsi"/>
              <w:noProof/>
              <w:sz w:val="22"/>
              <w:lang w:eastAsia="de-DE"/>
            </w:rPr>
          </w:pPr>
          <w:hyperlink w:anchor="_Toc44923861" w:history="1">
            <w:r w:rsidR="00F50843" w:rsidRPr="006B1DF1">
              <w:rPr>
                <w:rStyle w:val="Hyperlink"/>
                <w:noProof/>
              </w:rPr>
              <w:t>2.3.6</w:t>
            </w:r>
            <w:r w:rsidR="00F50843">
              <w:rPr>
                <w:rFonts w:asciiTheme="minorHAnsi" w:eastAsiaTheme="minorEastAsia" w:hAnsiTheme="minorHAnsi"/>
                <w:noProof/>
                <w:sz w:val="22"/>
                <w:lang w:eastAsia="de-DE"/>
              </w:rPr>
              <w:tab/>
            </w:r>
            <w:r w:rsidR="00F50843" w:rsidRPr="006B1DF1">
              <w:rPr>
                <w:rStyle w:val="Hyperlink"/>
                <w:noProof/>
              </w:rPr>
              <w:t>Customer Managed Assignment (CMA)</w:t>
            </w:r>
            <w:r w:rsidR="00F50843">
              <w:rPr>
                <w:noProof/>
                <w:webHidden/>
              </w:rPr>
              <w:tab/>
            </w:r>
            <w:r w:rsidR="00F50843">
              <w:rPr>
                <w:noProof/>
                <w:webHidden/>
              </w:rPr>
              <w:fldChar w:fldCharType="begin"/>
            </w:r>
            <w:r w:rsidR="00F50843">
              <w:rPr>
                <w:noProof/>
                <w:webHidden/>
              </w:rPr>
              <w:instrText xml:space="preserve"> PAGEREF _Toc44923861 \h </w:instrText>
            </w:r>
            <w:r w:rsidR="00F50843">
              <w:rPr>
                <w:noProof/>
                <w:webHidden/>
              </w:rPr>
            </w:r>
            <w:r w:rsidR="00F50843">
              <w:rPr>
                <w:noProof/>
                <w:webHidden/>
              </w:rPr>
              <w:fldChar w:fldCharType="separate"/>
            </w:r>
            <w:r w:rsidR="00F50843">
              <w:rPr>
                <w:noProof/>
                <w:webHidden/>
              </w:rPr>
              <w:t>15</w:t>
            </w:r>
            <w:r w:rsidR="00F50843">
              <w:rPr>
                <w:noProof/>
                <w:webHidden/>
              </w:rPr>
              <w:fldChar w:fldCharType="end"/>
            </w:r>
          </w:hyperlink>
        </w:p>
        <w:p w14:paraId="2E0CC312" w14:textId="0799A87D" w:rsidR="00F50843" w:rsidRDefault="003137AB">
          <w:pPr>
            <w:pStyle w:val="Verzeichnis3"/>
            <w:tabs>
              <w:tab w:val="left" w:pos="1320"/>
              <w:tab w:val="right" w:leader="dot" w:pos="9062"/>
            </w:tabs>
            <w:rPr>
              <w:rFonts w:asciiTheme="minorHAnsi" w:eastAsiaTheme="minorEastAsia" w:hAnsiTheme="minorHAnsi"/>
              <w:noProof/>
              <w:sz w:val="22"/>
              <w:lang w:eastAsia="de-DE"/>
            </w:rPr>
          </w:pPr>
          <w:hyperlink w:anchor="_Toc44923862" w:history="1">
            <w:r w:rsidR="00F50843" w:rsidRPr="006B1DF1">
              <w:rPr>
                <w:rStyle w:val="Hyperlink"/>
                <w:noProof/>
              </w:rPr>
              <w:t>2.3.7</w:t>
            </w:r>
            <w:r w:rsidR="00F50843">
              <w:rPr>
                <w:rFonts w:asciiTheme="minorHAnsi" w:eastAsiaTheme="minorEastAsia" w:hAnsiTheme="minorHAnsi"/>
                <w:noProof/>
                <w:sz w:val="22"/>
                <w:lang w:eastAsia="de-DE"/>
              </w:rPr>
              <w:tab/>
            </w:r>
            <w:r w:rsidR="00F50843" w:rsidRPr="006B1DF1">
              <w:rPr>
                <w:rStyle w:val="Hyperlink"/>
                <w:noProof/>
              </w:rPr>
              <w:t>Splitloads</w:t>
            </w:r>
            <w:r w:rsidR="00F50843">
              <w:rPr>
                <w:noProof/>
                <w:webHidden/>
              </w:rPr>
              <w:tab/>
            </w:r>
            <w:r w:rsidR="00F50843">
              <w:rPr>
                <w:noProof/>
                <w:webHidden/>
              </w:rPr>
              <w:fldChar w:fldCharType="begin"/>
            </w:r>
            <w:r w:rsidR="00F50843">
              <w:rPr>
                <w:noProof/>
                <w:webHidden/>
              </w:rPr>
              <w:instrText xml:space="preserve"> PAGEREF _Toc44923862 \h </w:instrText>
            </w:r>
            <w:r w:rsidR="00F50843">
              <w:rPr>
                <w:noProof/>
                <w:webHidden/>
              </w:rPr>
            </w:r>
            <w:r w:rsidR="00F50843">
              <w:rPr>
                <w:noProof/>
                <w:webHidden/>
              </w:rPr>
              <w:fldChar w:fldCharType="separate"/>
            </w:r>
            <w:r w:rsidR="00F50843">
              <w:rPr>
                <w:noProof/>
                <w:webHidden/>
              </w:rPr>
              <w:t>15</w:t>
            </w:r>
            <w:r w:rsidR="00F50843">
              <w:rPr>
                <w:noProof/>
                <w:webHidden/>
              </w:rPr>
              <w:fldChar w:fldCharType="end"/>
            </w:r>
          </w:hyperlink>
        </w:p>
        <w:p w14:paraId="3AA44DCD" w14:textId="065AD3AE" w:rsidR="00F50843" w:rsidRDefault="003137AB">
          <w:pPr>
            <w:pStyle w:val="Verzeichnis3"/>
            <w:tabs>
              <w:tab w:val="left" w:pos="1320"/>
              <w:tab w:val="right" w:leader="dot" w:pos="9062"/>
            </w:tabs>
            <w:rPr>
              <w:rFonts w:asciiTheme="minorHAnsi" w:eastAsiaTheme="minorEastAsia" w:hAnsiTheme="minorHAnsi"/>
              <w:noProof/>
              <w:sz w:val="22"/>
              <w:lang w:eastAsia="de-DE"/>
            </w:rPr>
          </w:pPr>
          <w:hyperlink w:anchor="_Toc44923863" w:history="1">
            <w:r w:rsidR="00F50843" w:rsidRPr="006B1DF1">
              <w:rPr>
                <w:rStyle w:val="Hyperlink"/>
                <w:noProof/>
              </w:rPr>
              <w:t>2.3.8</w:t>
            </w:r>
            <w:r w:rsidR="00F50843">
              <w:rPr>
                <w:rFonts w:asciiTheme="minorHAnsi" w:eastAsiaTheme="minorEastAsia" w:hAnsiTheme="minorHAnsi"/>
                <w:noProof/>
                <w:sz w:val="22"/>
                <w:lang w:eastAsia="de-DE"/>
              </w:rPr>
              <w:tab/>
            </w:r>
            <w:r w:rsidR="00F50843" w:rsidRPr="006B1DF1">
              <w:rPr>
                <w:rStyle w:val="Hyperlink"/>
                <w:noProof/>
              </w:rPr>
              <w:t>Fahrzeit</w:t>
            </w:r>
            <w:r w:rsidR="00F50843">
              <w:rPr>
                <w:noProof/>
                <w:webHidden/>
              </w:rPr>
              <w:tab/>
            </w:r>
            <w:r w:rsidR="00F50843">
              <w:rPr>
                <w:noProof/>
                <w:webHidden/>
              </w:rPr>
              <w:fldChar w:fldCharType="begin"/>
            </w:r>
            <w:r w:rsidR="00F50843">
              <w:rPr>
                <w:noProof/>
                <w:webHidden/>
              </w:rPr>
              <w:instrText xml:space="preserve"> PAGEREF _Toc44923863 \h </w:instrText>
            </w:r>
            <w:r w:rsidR="00F50843">
              <w:rPr>
                <w:noProof/>
                <w:webHidden/>
              </w:rPr>
            </w:r>
            <w:r w:rsidR="00F50843">
              <w:rPr>
                <w:noProof/>
                <w:webHidden/>
              </w:rPr>
              <w:fldChar w:fldCharType="separate"/>
            </w:r>
            <w:r w:rsidR="00F50843">
              <w:rPr>
                <w:noProof/>
                <w:webHidden/>
              </w:rPr>
              <w:t>15</w:t>
            </w:r>
            <w:r w:rsidR="00F50843">
              <w:rPr>
                <w:noProof/>
                <w:webHidden/>
              </w:rPr>
              <w:fldChar w:fldCharType="end"/>
            </w:r>
          </w:hyperlink>
        </w:p>
        <w:p w14:paraId="4C497728" w14:textId="7691B71A" w:rsidR="00F50843" w:rsidRDefault="003137AB">
          <w:pPr>
            <w:pStyle w:val="Verzeichnis3"/>
            <w:tabs>
              <w:tab w:val="left" w:pos="1320"/>
              <w:tab w:val="right" w:leader="dot" w:pos="9062"/>
            </w:tabs>
            <w:rPr>
              <w:rFonts w:asciiTheme="minorHAnsi" w:eastAsiaTheme="minorEastAsia" w:hAnsiTheme="minorHAnsi"/>
              <w:noProof/>
              <w:sz w:val="22"/>
              <w:lang w:eastAsia="de-DE"/>
            </w:rPr>
          </w:pPr>
          <w:hyperlink w:anchor="_Toc44923864" w:history="1">
            <w:r w:rsidR="00F50843" w:rsidRPr="006B1DF1">
              <w:rPr>
                <w:rStyle w:val="Hyperlink"/>
                <w:noProof/>
              </w:rPr>
              <w:t>2.3.9</w:t>
            </w:r>
            <w:r w:rsidR="00F50843">
              <w:rPr>
                <w:rFonts w:asciiTheme="minorHAnsi" w:eastAsiaTheme="minorEastAsia" w:hAnsiTheme="minorHAnsi"/>
                <w:noProof/>
                <w:sz w:val="22"/>
                <w:lang w:eastAsia="de-DE"/>
              </w:rPr>
              <w:tab/>
            </w:r>
            <w:r w:rsidR="00F50843" w:rsidRPr="006B1DF1">
              <w:rPr>
                <w:rStyle w:val="Hyperlink"/>
                <w:noProof/>
              </w:rPr>
              <w:t>Minimum Rip</w:t>
            </w:r>
            <w:r w:rsidR="00F50843">
              <w:rPr>
                <w:noProof/>
                <w:webHidden/>
              </w:rPr>
              <w:tab/>
            </w:r>
            <w:r w:rsidR="00F50843">
              <w:rPr>
                <w:noProof/>
                <w:webHidden/>
              </w:rPr>
              <w:fldChar w:fldCharType="begin"/>
            </w:r>
            <w:r w:rsidR="00F50843">
              <w:rPr>
                <w:noProof/>
                <w:webHidden/>
              </w:rPr>
              <w:instrText xml:space="preserve"> PAGEREF _Toc44923864 \h </w:instrText>
            </w:r>
            <w:r w:rsidR="00F50843">
              <w:rPr>
                <w:noProof/>
                <w:webHidden/>
              </w:rPr>
            </w:r>
            <w:r w:rsidR="00F50843">
              <w:rPr>
                <w:noProof/>
                <w:webHidden/>
              </w:rPr>
              <w:fldChar w:fldCharType="separate"/>
            </w:r>
            <w:r w:rsidR="00F50843">
              <w:rPr>
                <w:noProof/>
                <w:webHidden/>
              </w:rPr>
              <w:t>16</w:t>
            </w:r>
            <w:r w:rsidR="00F50843">
              <w:rPr>
                <w:noProof/>
                <w:webHidden/>
              </w:rPr>
              <w:fldChar w:fldCharType="end"/>
            </w:r>
          </w:hyperlink>
        </w:p>
        <w:p w14:paraId="396D1086" w14:textId="04B02AF9" w:rsidR="00F50843" w:rsidRDefault="003137AB">
          <w:pPr>
            <w:pStyle w:val="Verzeichnis2"/>
            <w:tabs>
              <w:tab w:val="left" w:pos="880"/>
              <w:tab w:val="right" w:leader="dot" w:pos="9062"/>
            </w:tabs>
            <w:rPr>
              <w:rFonts w:asciiTheme="minorHAnsi" w:eastAsiaTheme="minorEastAsia" w:hAnsiTheme="minorHAnsi"/>
              <w:noProof/>
              <w:sz w:val="22"/>
              <w:lang w:eastAsia="de-DE"/>
            </w:rPr>
          </w:pPr>
          <w:hyperlink w:anchor="_Toc44923865" w:history="1">
            <w:r w:rsidR="00F50843" w:rsidRPr="006B1DF1">
              <w:rPr>
                <w:rStyle w:val="Hyperlink"/>
                <w:noProof/>
              </w:rPr>
              <w:t>2.4</w:t>
            </w:r>
            <w:r w:rsidR="00F50843">
              <w:rPr>
                <w:rFonts w:asciiTheme="minorHAnsi" w:eastAsiaTheme="minorEastAsia" w:hAnsiTheme="minorHAnsi"/>
                <w:noProof/>
                <w:sz w:val="22"/>
                <w:lang w:eastAsia="de-DE"/>
              </w:rPr>
              <w:tab/>
            </w:r>
            <w:r w:rsidR="00F50843" w:rsidRPr="006B1DF1">
              <w:rPr>
                <w:rStyle w:val="Hyperlink"/>
                <w:noProof/>
              </w:rPr>
              <w:t>Optimierungsziele</w:t>
            </w:r>
            <w:r w:rsidR="00F50843">
              <w:rPr>
                <w:noProof/>
                <w:webHidden/>
              </w:rPr>
              <w:tab/>
            </w:r>
            <w:r w:rsidR="00F50843">
              <w:rPr>
                <w:noProof/>
                <w:webHidden/>
              </w:rPr>
              <w:fldChar w:fldCharType="begin"/>
            </w:r>
            <w:r w:rsidR="00F50843">
              <w:rPr>
                <w:noProof/>
                <w:webHidden/>
              </w:rPr>
              <w:instrText xml:space="preserve"> PAGEREF _Toc44923865 \h </w:instrText>
            </w:r>
            <w:r w:rsidR="00F50843">
              <w:rPr>
                <w:noProof/>
                <w:webHidden/>
              </w:rPr>
            </w:r>
            <w:r w:rsidR="00F50843">
              <w:rPr>
                <w:noProof/>
                <w:webHidden/>
              </w:rPr>
              <w:fldChar w:fldCharType="separate"/>
            </w:r>
            <w:r w:rsidR="00F50843">
              <w:rPr>
                <w:noProof/>
                <w:webHidden/>
              </w:rPr>
              <w:t>16</w:t>
            </w:r>
            <w:r w:rsidR="00F50843">
              <w:rPr>
                <w:noProof/>
                <w:webHidden/>
              </w:rPr>
              <w:fldChar w:fldCharType="end"/>
            </w:r>
          </w:hyperlink>
        </w:p>
        <w:p w14:paraId="5C577E11" w14:textId="281FBA1A" w:rsidR="00BD2FA7" w:rsidRDefault="00112833" w:rsidP="005A6F34">
          <w:r>
            <w:fldChar w:fldCharType="end"/>
          </w:r>
        </w:p>
      </w:sdtContent>
    </w:sdt>
    <w:p w14:paraId="5D1C7EE7" w14:textId="77777777" w:rsidR="008A00D1" w:rsidRDefault="008A00D1" w:rsidP="005A6F34">
      <w:pPr>
        <w:rPr>
          <w:rFonts w:cs="Arial"/>
          <w:b/>
          <w:bCs/>
          <w:sz w:val="28"/>
          <w:szCs w:val="28"/>
        </w:rPr>
        <w:sectPr w:rsidR="008A00D1" w:rsidSect="00722DF3">
          <w:footerReference w:type="default" r:id="rId10"/>
          <w:pgSz w:w="11906" w:h="16838"/>
          <w:pgMar w:top="1417" w:right="1417" w:bottom="1134" w:left="1417" w:header="708" w:footer="708" w:gutter="0"/>
          <w:pgNumType w:fmt="upperRoman" w:start="1"/>
          <w:cols w:space="708"/>
          <w:docGrid w:linePitch="360"/>
        </w:sectPr>
      </w:pPr>
    </w:p>
    <w:p w14:paraId="6A774380" w14:textId="47FBE201" w:rsidR="00EC3386" w:rsidRDefault="00BD2FA7" w:rsidP="005A6F34">
      <w:pPr>
        <w:pStyle w:val="berschrift1"/>
      </w:pPr>
      <w:bookmarkStart w:id="6" w:name="_Toc44923848"/>
      <w:r>
        <w:lastRenderedPageBreak/>
        <w:t>Einleitung</w:t>
      </w:r>
      <w:bookmarkEnd w:id="6"/>
    </w:p>
    <w:p w14:paraId="251A1F00" w14:textId="4DCEA794" w:rsidR="0058624F" w:rsidRDefault="0058624F" w:rsidP="005A6F34">
      <w:pPr>
        <w:rPr>
          <w:rFonts w:cs="Arial"/>
          <w:szCs w:val="24"/>
        </w:rPr>
      </w:pPr>
      <w:r>
        <w:rPr>
          <w:rFonts w:cs="Arial"/>
          <w:szCs w:val="24"/>
        </w:rPr>
        <w:t>Zurzeit werden mit dem „Transfer-“ und dem „</w:t>
      </w:r>
      <w:proofErr w:type="spellStart"/>
      <w:r>
        <w:rPr>
          <w:rFonts w:cs="Arial"/>
          <w:szCs w:val="24"/>
        </w:rPr>
        <w:t>Regret</w:t>
      </w:r>
      <w:proofErr w:type="spellEnd"/>
      <w:r>
        <w:rPr>
          <w:rFonts w:cs="Arial"/>
          <w:szCs w:val="24"/>
        </w:rPr>
        <w:t xml:space="preserve">-Algorithmus“ zwei verschiedene </w:t>
      </w:r>
      <w:r w:rsidR="00493E0E">
        <w:rPr>
          <w:rFonts w:cs="Arial"/>
          <w:szCs w:val="24"/>
        </w:rPr>
        <w:t>V</w:t>
      </w:r>
      <w:r>
        <w:rPr>
          <w:rFonts w:cs="Arial"/>
          <w:szCs w:val="24"/>
        </w:rPr>
        <w:t xml:space="preserve">erfahren zur </w:t>
      </w:r>
      <w:r w:rsidR="00493E0E">
        <w:rPr>
          <w:rFonts w:cs="Arial"/>
          <w:szCs w:val="24"/>
        </w:rPr>
        <w:t xml:space="preserve">optimierten </w:t>
      </w:r>
      <w:r>
        <w:rPr>
          <w:rFonts w:cs="Arial"/>
          <w:szCs w:val="24"/>
        </w:rPr>
        <w:t xml:space="preserve">Planung im Betonbereich angewendet. Beide Verfahren sind seit </w:t>
      </w:r>
      <w:r w:rsidR="00DF23FF">
        <w:rPr>
          <w:rFonts w:cs="Arial"/>
          <w:szCs w:val="24"/>
        </w:rPr>
        <w:t>mehr als einer Dekade</w:t>
      </w:r>
      <w:r>
        <w:rPr>
          <w:rFonts w:cs="Arial"/>
          <w:szCs w:val="24"/>
        </w:rPr>
        <w:t xml:space="preserve"> erfolgreich im Einsatz</w:t>
      </w:r>
      <w:r w:rsidR="00DF23FF">
        <w:rPr>
          <w:rFonts w:cs="Arial"/>
          <w:szCs w:val="24"/>
        </w:rPr>
        <w:t xml:space="preserve">, haben in dieser Zeit aber auch einige Schwächen offenbart. </w:t>
      </w:r>
      <w:r w:rsidR="00322071">
        <w:rPr>
          <w:rFonts w:cs="Arial"/>
          <w:szCs w:val="24"/>
        </w:rPr>
        <w:t xml:space="preserve">So kann der Transferoptimierer beispielsweise nicht mit mehreren Schichten umgehen und hat große </w:t>
      </w:r>
      <w:r w:rsidR="00BA3F1A">
        <w:rPr>
          <w:rFonts w:cs="Arial"/>
          <w:szCs w:val="24"/>
        </w:rPr>
        <w:t xml:space="preserve">Probleme </w:t>
      </w:r>
      <w:r w:rsidR="00322071">
        <w:rPr>
          <w:rFonts w:cs="Arial"/>
          <w:szCs w:val="24"/>
        </w:rPr>
        <w:t xml:space="preserve">bei der Einbeziehung von bereits fixierten Vorschlägen. Der </w:t>
      </w:r>
      <w:proofErr w:type="spellStart"/>
      <w:r w:rsidR="00322071">
        <w:rPr>
          <w:rFonts w:cs="Arial"/>
          <w:szCs w:val="24"/>
        </w:rPr>
        <w:t>Regret</w:t>
      </w:r>
      <w:proofErr w:type="spellEnd"/>
      <w:r w:rsidR="00322071">
        <w:rPr>
          <w:rFonts w:cs="Arial"/>
          <w:szCs w:val="24"/>
        </w:rPr>
        <w:t xml:space="preserve">-Algorithmus </w:t>
      </w:r>
      <w:r w:rsidR="00671037">
        <w:rPr>
          <w:rFonts w:cs="Arial"/>
          <w:szCs w:val="24"/>
        </w:rPr>
        <w:t>hingegen überfordert häufig die Kunden</w:t>
      </w:r>
      <w:r w:rsidR="00AF32EC">
        <w:rPr>
          <w:rFonts w:cs="Arial"/>
          <w:szCs w:val="24"/>
        </w:rPr>
        <w:t xml:space="preserve">, da </w:t>
      </w:r>
      <w:r w:rsidR="005E3788">
        <w:rPr>
          <w:rFonts w:cs="Arial"/>
          <w:szCs w:val="24"/>
        </w:rPr>
        <w:t xml:space="preserve">die Optimierergebnisse aufgrund des Zusammenspiels der </w:t>
      </w:r>
      <w:r w:rsidR="005562F9">
        <w:rPr>
          <w:rFonts w:cs="Arial"/>
          <w:szCs w:val="24"/>
        </w:rPr>
        <w:t>u</w:t>
      </w:r>
      <w:r w:rsidR="005A749B">
        <w:rPr>
          <w:rFonts w:cs="Arial"/>
          <w:szCs w:val="24"/>
        </w:rPr>
        <w:t>n</w:t>
      </w:r>
      <w:r w:rsidR="005562F9">
        <w:rPr>
          <w:rFonts w:cs="Arial"/>
          <w:szCs w:val="24"/>
        </w:rPr>
        <w:t xml:space="preserve">zähligen </w:t>
      </w:r>
      <w:r w:rsidR="005E3788">
        <w:rPr>
          <w:rFonts w:cs="Arial"/>
          <w:szCs w:val="24"/>
        </w:rPr>
        <w:t>Parameter nicht immer nachvollziehbar</w:t>
      </w:r>
      <w:r w:rsidR="00AF32EC">
        <w:rPr>
          <w:rFonts w:cs="Arial"/>
          <w:szCs w:val="24"/>
        </w:rPr>
        <w:t xml:space="preserve"> sind</w:t>
      </w:r>
      <w:r w:rsidR="005E3788">
        <w:rPr>
          <w:rFonts w:cs="Arial"/>
          <w:szCs w:val="24"/>
        </w:rPr>
        <w:t xml:space="preserve">. </w:t>
      </w:r>
      <w:r w:rsidR="00285096">
        <w:rPr>
          <w:rFonts w:cs="Arial"/>
          <w:szCs w:val="24"/>
        </w:rPr>
        <w:t>Eine gemeinsame Schwäche beider Optimierer ist, dass keine wirkliche Pausenplanung möglich ist. Diese Anforderung ist den Kunden in den vergangenen Jahren jedoch immer wichtiger geworden.</w:t>
      </w:r>
    </w:p>
    <w:p w14:paraId="30C12044" w14:textId="18DB26A2" w:rsidR="00933284" w:rsidRDefault="00933284" w:rsidP="005A6F34">
      <w:pPr>
        <w:rPr>
          <w:rFonts w:cs="Arial"/>
          <w:szCs w:val="24"/>
        </w:rPr>
      </w:pPr>
      <w:r>
        <w:rPr>
          <w:rFonts w:cs="Arial"/>
          <w:szCs w:val="24"/>
        </w:rPr>
        <w:t>Aufgrund dieser Aspekte soll eine neue Betonoptim</w:t>
      </w:r>
      <w:r w:rsidR="00DE5AAB">
        <w:rPr>
          <w:rFonts w:cs="Arial"/>
          <w:szCs w:val="24"/>
        </w:rPr>
        <w:t>i</w:t>
      </w:r>
      <w:r>
        <w:rPr>
          <w:rFonts w:cs="Arial"/>
          <w:szCs w:val="24"/>
        </w:rPr>
        <w:t xml:space="preserve">erung entwickelt werden, die die genannten Schwächen behebt und auch methodisch den neuesten Stand der Technik </w:t>
      </w:r>
      <w:r w:rsidR="0063740F">
        <w:rPr>
          <w:rFonts w:cs="Arial"/>
          <w:szCs w:val="24"/>
        </w:rPr>
        <w:t>widerspiegelt</w:t>
      </w:r>
      <w:r w:rsidR="007E05E4">
        <w:rPr>
          <w:rFonts w:cs="Arial"/>
          <w:szCs w:val="24"/>
        </w:rPr>
        <w:t xml:space="preserve">. </w:t>
      </w:r>
      <w:r w:rsidR="000A3057">
        <w:rPr>
          <w:rFonts w:cs="Arial"/>
          <w:szCs w:val="24"/>
        </w:rPr>
        <w:t>Das Ziel dieses Projektes soll es d</w:t>
      </w:r>
      <w:r w:rsidR="00F658E3">
        <w:rPr>
          <w:rFonts w:cs="Arial"/>
          <w:szCs w:val="24"/>
        </w:rPr>
        <w:t>eshalb</w:t>
      </w:r>
      <w:r w:rsidR="000A3057">
        <w:rPr>
          <w:rFonts w:cs="Arial"/>
          <w:szCs w:val="24"/>
        </w:rPr>
        <w:t xml:space="preserve"> nicht sein, einen der bestehenden Ansätze mit neuen sowie besseren Methoden und zusätzlichen Features nachzubauen</w:t>
      </w:r>
      <w:r w:rsidR="000D02EC">
        <w:rPr>
          <w:rFonts w:cs="Arial"/>
          <w:szCs w:val="24"/>
        </w:rPr>
        <w:t xml:space="preserve"> bzw. </w:t>
      </w:r>
      <w:r w:rsidR="003E7C5F">
        <w:rPr>
          <w:rFonts w:cs="Arial"/>
          <w:szCs w:val="24"/>
        </w:rPr>
        <w:t>zu erweitern</w:t>
      </w:r>
      <w:r w:rsidR="000A3057">
        <w:rPr>
          <w:rFonts w:cs="Arial"/>
          <w:szCs w:val="24"/>
        </w:rPr>
        <w:t xml:space="preserve">, </w:t>
      </w:r>
      <w:r w:rsidR="00207EFD">
        <w:rPr>
          <w:rFonts w:cs="Arial"/>
          <w:szCs w:val="24"/>
        </w:rPr>
        <w:t xml:space="preserve">sondern ein neues Optimierungsverfahren zur Betonplanung </w:t>
      </w:r>
      <w:r w:rsidR="000A3057">
        <w:rPr>
          <w:rFonts w:cs="Arial"/>
          <w:szCs w:val="24"/>
        </w:rPr>
        <w:t>zu entwickeln.</w:t>
      </w:r>
      <w:r w:rsidR="00303DD4">
        <w:rPr>
          <w:rFonts w:cs="Arial"/>
          <w:szCs w:val="24"/>
        </w:rPr>
        <w:t xml:space="preserve"> Es soll sich </w:t>
      </w:r>
      <w:r w:rsidR="004D63C3">
        <w:rPr>
          <w:rFonts w:cs="Arial"/>
          <w:szCs w:val="24"/>
        </w:rPr>
        <w:t>explizit</w:t>
      </w:r>
      <w:r w:rsidR="00303DD4">
        <w:rPr>
          <w:rFonts w:cs="Arial"/>
          <w:szCs w:val="24"/>
        </w:rPr>
        <w:t xml:space="preserve"> um eine reine Betonoptimierung handeln,</w:t>
      </w:r>
      <w:r w:rsidR="00DA1CFB">
        <w:rPr>
          <w:rFonts w:cs="Arial"/>
          <w:szCs w:val="24"/>
        </w:rPr>
        <w:t xml:space="preserve"> bei der betonspezifische Probleme wie </w:t>
      </w:r>
      <w:r w:rsidR="00BB58B0">
        <w:rPr>
          <w:rFonts w:cs="Arial"/>
          <w:szCs w:val="24"/>
        </w:rPr>
        <w:t xml:space="preserve">die Einhaltung </w:t>
      </w:r>
      <w:r w:rsidR="00DA1CFB">
        <w:rPr>
          <w:rFonts w:cs="Arial"/>
          <w:szCs w:val="24"/>
        </w:rPr>
        <w:t>ein</w:t>
      </w:r>
      <w:r w:rsidR="00BB58B0">
        <w:rPr>
          <w:rFonts w:cs="Arial"/>
          <w:szCs w:val="24"/>
        </w:rPr>
        <w:t>es</w:t>
      </w:r>
      <w:r w:rsidR="00DA1CFB">
        <w:rPr>
          <w:rFonts w:cs="Arial"/>
          <w:szCs w:val="24"/>
        </w:rPr>
        <w:t xml:space="preserve"> exakte</w:t>
      </w:r>
      <w:r w:rsidR="00BB58B0">
        <w:rPr>
          <w:rFonts w:cs="Arial"/>
          <w:szCs w:val="24"/>
        </w:rPr>
        <w:t>n</w:t>
      </w:r>
      <w:r w:rsidR="00DA1CFB">
        <w:rPr>
          <w:rFonts w:cs="Arial"/>
          <w:szCs w:val="24"/>
        </w:rPr>
        <w:t xml:space="preserve"> Lieferfluss</w:t>
      </w:r>
      <w:r w:rsidR="00BB58B0">
        <w:rPr>
          <w:rFonts w:cs="Arial"/>
          <w:szCs w:val="24"/>
        </w:rPr>
        <w:t>es und Nachtschichtbetrieb</w:t>
      </w:r>
      <w:r w:rsidR="00DA1CFB">
        <w:rPr>
          <w:rFonts w:cs="Arial"/>
          <w:szCs w:val="24"/>
        </w:rPr>
        <w:t xml:space="preserve"> im Fokus stehen. </w:t>
      </w:r>
      <w:r w:rsidR="00303DD4">
        <w:rPr>
          <w:rFonts w:cs="Arial"/>
          <w:szCs w:val="24"/>
        </w:rPr>
        <w:t>Zement</w:t>
      </w:r>
      <w:r w:rsidR="00E35ED0">
        <w:rPr>
          <w:rFonts w:cs="Arial"/>
          <w:szCs w:val="24"/>
        </w:rPr>
        <w:t>-</w:t>
      </w:r>
      <w:r w:rsidR="00303DD4">
        <w:rPr>
          <w:rFonts w:cs="Arial"/>
          <w:szCs w:val="24"/>
        </w:rPr>
        <w:t xml:space="preserve"> oder Schüttgüter</w:t>
      </w:r>
      <w:r w:rsidR="00E35ED0">
        <w:rPr>
          <w:rFonts w:cs="Arial"/>
          <w:szCs w:val="24"/>
        </w:rPr>
        <w:t>a</w:t>
      </w:r>
      <w:r w:rsidR="00303DD4">
        <w:rPr>
          <w:rFonts w:cs="Arial"/>
          <w:szCs w:val="24"/>
        </w:rPr>
        <w:t>nforderungen wie beispielsweise Preloads</w:t>
      </w:r>
      <w:r w:rsidR="003362D7">
        <w:rPr>
          <w:rFonts w:cs="Arial"/>
          <w:szCs w:val="24"/>
        </w:rPr>
        <w:t xml:space="preserve"> oder Roaming</w:t>
      </w:r>
      <w:r w:rsidR="00250A23">
        <w:rPr>
          <w:rFonts w:cs="Arial"/>
          <w:szCs w:val="24"/>
        </w:rPr>
        <w:t>-F</w:t>
      </w:r>
      <w:r w:rsidR="003362D7">
        <w:rPr>
          <w:rFonts w:cs="Arial"/>
          <w:szCs w:val="24"/>
        </w:rPr>
        <w:t>ahrzeuge</w:t>
      </w:r>
      <w:r w:rsidR="00303DD4">
        <w:rPr>
          <w:rFonts w:cs="Arial"/>
          <w:szCs w:val="24"/>
        </w:rPr>
        <w:t xml:space="preserve"> </w:t>
      </w:r>
      <w:r w:rsidR="00DA1CFB">
        <w:rPr>
          <w:rFonts w:cs="Arial"/>
          <w:szCs w:val="24"/>
        </w:rPr>
        <w:t>finden hingegen</w:t>
      </w:r>
      <w:r w:rsidR="00303DD4">
        <w:rPr>
          <w:rFonts w:cs="Arial"/>
          <w:szCs w:val="24"/>
        </w:rPr>
        <w:t xml:space="preserve"> keine </w:t>
      </w:r>
      <w:r w:rsidR="00EA14E3">
        <w:rPr>
          <w:rFonts w:cs="Arial"/>
          <w:szCs w:val="24"/>
        </w:rPr>
        <w:t>Berücksichtigung</w:t>
      </w:r>
      <w:r w:rsidR="00DA1CFB">
        <w:rPr>
          <w:rFonts w:cs="Arial"/>
          <w:szCs w:val="24"/>
        </w:rPr>
        <w:t>.</w:t>
      </w:r>
    </w:p>
    <w:p w14:paraId="30B519E1" w14:textId="05B4B401" w:rsidR="00D665AE" w:rsidRDefault="00F52A95" w:rsidP="005A6F34">
      <w:pPr>
        <w:rPr>
          <w:rFonts w:cs="Arial"/>
          <w:szCs w:val="24"/>
        </w:rPr>
      </w:pPr>
      <w:r>
        <w:rPr>
          <w:rFonts w:cs="Arial"/>
          <w:szCs w:val="24"/>
        </w:rPr>
        <w:t xml:space="preserve">In diesem </w:t>
      </w:r>
      <w:r w:rsidR="00B955C9">
        <w:rPr>
          <w:rFonts w:cs="Arial"/>
          <w:szCs w:val="24"/>
        </w:rPr>
        <w:t>Dokument soll</w:t>
      </w:r>
      <w:r>
        <w:rPr>
          <w:rFonts w:cs="Arial"/>
          <w:szCs w:val="24"/>
        </w:rPr>
        <w:t>en</w:t>
      </w:r>
      <w:r w:rsidR="00B955C9">
        <w:rPr>
          <w:rFonts w:cs="Arial"/>
          <w:szCs w:val="24"/>
        </w:rPr>
        <w:t xml:space="preserve"> dazu</w:t>
      </w:r>
      <w:r>
        <w:rPr>
          <w:rFonts w:cs="Arial"/>
          <w:szCs w:val="24"/>
        </w:rPr>
        <w:t xml:space="preserve"> </w:t>
      </w:r>
      <w:r w:rsidR="00B955C9">
        <w:rPr>
          <w:rFonts w:cs="Arial"/>
          <w:szCs w:val="24"/>
        </w:rPr>
        <w:t xml:space="preserve">die benötigten Features </w:t>
      </w:r>
      <w:r w:rsidR="00B70F32">
        <w:rPr>
          <w:rFonts w:cs="Arial"/>
          <w:szCs w:val="24"/>
        </w:rPr>
        <w:t>und die</w:t>
      </w:r>
      <w:r>
        <w:rPr>
          <w:rFonts w:cs="Arial"/>
          <w:szCs w:val="24"/>
        </w:rPr>
        <w:t xml:space="preserve"> Vorgehensweise der Optimierung </w:t>
      </w:r>
      <w:r w:rsidR="000D7924">
        <w:rPr>
          <w:rFonts w:cs="Arial"/>
          <w:szCs w:val="24"/>
        </w:rPr>
        <w:t>bzw. die</w:t>
      </w:r>
      <w:r w:rsidR="00B70F32">
        <w:rPr>
          <w:rFonts w:cs="Arial"/>
          <w:szCs w:val="24"/>
        </w:rPr>
        <w:t xml:space="preserve"> Optimierungsziele </w:t>
      </w:r>
      <w:r w:rsidR="00F33479">
        <w:rPr>
          <w:rFonts w:cs="Arial"/>
          <w:szCs w:val="24"/>
        </w:rPr>
        <w:t xml:space="preserve">beschrieben werden. </w:t>
      </w:r>
      <w:r w:rsidR="004064A4">
        <w:rPr>
          <w:rFonts w:cs="Arial"/>
          <w:szCs w:val="24"/>
        </w:rPr>
        <w:t>Es handelt sich hierbei um eine Anforderungsbeschreibung und nicht um eine technische Spezifikation.</w:t>
      </w:r>
      <w:r w:rsidR="00EB43FD">
        <w:rPr>
          <w:rFonts w:cs="Arial"/>
          <w:szCs w:val="24"/>
        </w:rPr>
        <w:t xml:space="preserve"> </w:t>
      </w:r>
      <w:r>
        <w:rPr>
          <w:rFonts w:cs="Arial"/>
          <w:szCs w:val="24"/>
        </w:rPr>
        <w:t xml:space="preserve">Zunächst werden </w:t>
      </w:r>
      <w:r w:rsidR="00B715A0">
        <w:rPr>
          <w:rFonts w:cs="Arial"/>
          <w:szCs w:val="24"/>
        </w:rPr>
        <w:t>jedoch einige allgemeine Anforderungen an die Optimierung definiert.</w:t>
      </w:r>
    </w:p>
    <w:p w14:paraId="123C3048" w14:textId="77777777" w:rsidR="00D665AE" w:rsidRDefault="00D665AE" w:rsidP="005A6F34">
      <w:pPr>
        <w:rPr>
          <w:rFonts w:cs="Arial"/>
          <w:szCs w:val="24"/>
        </w:rPr>
      </w:pPr>
      <w:r>
        <w:rPr>
          <w:rFonts w:cs="Arial"/>
          <w:szCs w:val="24"/>
        </w:rPr>
        <w:br w:type="page"/>
      </w:r>
    </w:p>
    <w:p w14:paraId="2326EE44" w14:textId="191F61AD" w:rsidR="000C0CB7" w:rsidRDefault="00D665AE" w:rsidP="005A6F34">
      <w:pPr>
        <w:pStyle w:val="berschrift1"/>
      </w:pPr>
      <w:bookmarkStart w:id="7" w:name="_Toc44923849"/>
      <w:r>
        <w:lastRenderedPageBreak/>
        <w:t>Konzept der Betonoptimierung</w:t>
      </w:r>
      <w:bookmarkEnd w:id="7"/>
    </w:p>
    <w:p w14:paraId="63F2F35A" w14:textId="5E7B080E" w:rsidR="00822449" w:rsidRPr="009B2691" w:rsidRDefault="0000031D" w:rsidP="005A6F34">
      <w:pPr>
        <w:rPr>
          <w:rFonts w:cs="Arial"/>
          <w:szCs w:val="24"/>
        </w:rPr>
      </w:pPr>
      <w:r w:rsidRPr="009B2691">
        <w:rPr>
          <w:rFonts w:cs="Arial"/>
          <w:szCs w:val="24"/>
        </w:rPr>
        <w:t xml:space="preserve">In diesem Kapitel wird das Konzept der Betonoptimierung vorgestellt. Nach der Definition der allgemeinen Anforderungen wird eine Liste mit </w:t>
      </w:r>
      <w:r w:rsidR="004E2FDD" w:rsidRPr="009B2691">
        <w:rPr>
          <w:rFonts w:cs="Arial"/>
          <w:szCs w:val="24"/>
        </w:rPr>
        <w:t xml:space="preserve">den </w:t>
      </w:r>
      <w:r w:rsidRPr="009B2691">
        <w:rPr>
          <w:rFonts w:cs="Arial"/>
          <w:szCs w:val="24"/>
        </w:rPr>
        <w:t>Features vorgestellt,</w:t>
      </w:r>
      <w:r w:rsidR="004E2FDD" w:rsidRPr="009B2691">
        <w:rPr>
          <w:rFonts w:cs="Arial"/>
          <w:szCs w:val="24"/>
        </w:rPr>
        <w:t xml:space="preserve"> die die neue Optimierung berücksichtigen soll. Für jedes dieser Features soll erklärt werden, </w:t>
      </w:r>
      <w:r w:rsidR="00B23765">
        <w:rPr>
          <w:rFonts w:cs="Arial"/>
          <w:szCs w:val="24"/>
        </w:rPr>
        <w:t>welche Anforderungen aus der Praxis damit beschrieben werden</w:t>
      </w:r>
      <w:r w:rsidR="004E2FDD" w:rsidRPr="009B2691">
        <w:rPr>
          <w:rFonts w:cs="Arial"/>
          <w:szCs w:val="24"/>
        </w:rPr>
        <w:t>.</w:t>
      </w:r>
      <w:r w:rsidRPr="009B2691">
        <w:rPr>
          <w:rFonts w:cs="Arial"/>
          <w:szCs w:val="24"/>
        </w:rPr>
        <w:t xml:space="preserve"> </w:t>
      </w:r>
      <w:r w:rsidR="00497695" w:rsidRPr="009B2691">
        <w:rPr>
          <w:rFonts w:cs="Arial"/>
          <w:szCs w:val="24"/>
        </w:rPr>
        <w:t>Anschließend folgt eine weitere Liste mit Features,</w:t>
      </w:r>
      <w:r w:rsidR="00DF10CB">
        <w:rPr>
          <w:rFonts w:cs="Arial"/>
          <w:szCs w:val="24"/>
        </w:rPr>
        <w:t xml:space="preserve"> </w:t>
      </w:r>
      <w:r w:rsidR="00497695" w:rsidRPr="009B2691">
        <w:rPr>
          <w:rFonts w:cs="Arial"/>
          <w:szCs w:val="24"/>
        </w:rPr>
        <w:t>die</w:t>
      </w:r>
      <w:r w:rsidRPr="009B2691">
        <w:rPr>
          <w:rFonts w:cs="Arial"/>
          <w:szCs w:val="24"/>
        </w:rPr>
        <w:t xml:space="preserve"> explizit nicht berücksichtigt werden sollen</w:t>
      </w:r>
      <w:r w:rsidR="004C629B" w:rsidRPr="009B2691">
        <w:rPr>
          <w:rFonts w:cs="Arial"/>
          <w:szCs w:val="24"/>
        </w:rPr>
        <w:t xml:space="preserve">. </w:t>
      </w:r>
      <w:r w:rsidRPr="009B2691">
        <w:rPr>
          <w:rFonts w:cs="Arial"/>
          <w:szCs w:val="24"/>
        </w:rPr>
        <w:t xml:space="preserve">Damit soll das Risiko begrenzt werden, Dinge in der Anforderungsbeschreibung zu </w:t>
      </w:r>
      <w:r w:rsidR="00D8748E" w:rsidRPr="009B2691">
        <w:rPr>
          <w:rFonts w:cs="Arial"/>
          <w:szCs w:val="24"/>
        </w:rPr>
        <w:t>v</w:t>
      </w:r>
      <w:r w:rsidRPr="009B2691">
        <w:rPr>
          <w:rFonts w:cs="Arial"/>
          <w:szCs w:val="24"/>
        </w:rPr>
        <w:t xml:space="preserve">ergessen. </w:t>
      </w:r>
      <w:r w:rsidR="00E41815" w:rsidRPr="009B2691">
        <w:rPr>
          <w:rFonts w:cs="Arial"/>
          <w:szCs w:val="24"/>
        </w:rPr>
        <w:t xml:space="preserve"> Zu jedem dieser Features soll eine kurze Begründung gegeben werden, warum diese nicht umgesetzt werden. </w:t>
      </w:r>
      <w:r w:rsidR="003D2885" w:rsidRPr="009B2691">
        <w:rPr>
          <w:rFonts w:cs="Arial"/>
          <w:szCs w:val="24"/>
        </w:rPr>
        <w:t xml:space="preserve">Dadurch soll es im Nachgang einfacher </w:t>
      </w:r>
      <w:r w:rsidR="001E1C3D">
        <w:rPr>
          <w:rFonts w:cs="Arial"/>
          <w:szCs w:val="24"/>
        </w:rPr>
        <w:t>nachzuvollziehen</w:t>
      </w:r>
      <w:r w:rsidR="003D2885" w:rsidRPr="009B2691">
        <w:rPr>
          <w:rFonts w:cs="Arial"/>
          <w:szCs w:val="24"/>
        </w:rPr>
        <w:t xml:space="preserve"> sein, warum die Optimierung gewisse Dinge enthält und warum nicht.</w:t>
      </w:r>
    </w:p>
    <w:p w14:paraId="182B914C" w14:textId="6CBB5D68" w:rsidR="00BD2FA7" w:rsidRDefault="00822449" w:rsidP="005A6F34">
      <w:pPr>
        <w:pStyle w:val="berschrift2"/>
      </w:pPr>
      <w:bookmarkStart w:id="8" w:name="_Toc44923850"/>
      <w:r>
        <w:t>Allgemeine Anforderungen</w:t>
      </w:r>
      <w:bookmarkEnd w:id="8"/>
    </w:p>
    <w:p w14:paraId="2EB6D3E9" w14:textId="77777777" w:rsidR="00F57C97" w:rsidRDefault="00822449" w:rsidP="005A6F34">
      <w:pPr>
        <w:rPr>
          <w:rFonts w:cs="Arial"/>
          <w:szCs w:val="24"/>
        </w:rPr>
      </w:pPr>
      <w:r>
        <w:rPr>
          <w:rFonts w:cs="Arial"/>
          <w:szCs w:val="24"/>
        </w:rPr>
        <w:t xml:space="preserve">Grundsätzlich soll die neue Optimierung vom Rest der </w:t>
      </w:r>
      <w:proofErr w:type="spellStart"/>
      <w:r>
        <w:rPr>
          <w:rFonts w:cs="Arial"/>
          <w:szCs w:val="24"/>
        </w:rPr>
        <w:t>SyncroTESS</w:t>
      </w:r>
      <w:proofErr w:type="spellEnd"/>
      <w:r>
        <w:rPr>
          <w:rFonts w:cs="Arial"/>
          <w:szCs w:val="24"/>
        </w:rPr>
        <w:t xml:space="preserve"> Software abgekapselt werden</w:t>
      </w:r>
      <w:r w:rsidR="00DD095A">
        <w:rPr>
          <w:rFonts w:cs="Arial"/>
          <w:szCs w:val="24"/>
        </w:rPr>
        <w:t>, um den neuen „</w:t>
      </w:r>
      <w:proofErr w:type="spellStart"/>
      <w:r w:rsidR="00DD095A">
        <w:rPr>
          <w:rFonts w:cs="Arial"/>
          <w:szCs w:val="24"/>
        </w:rPr>
        <w:t>Optimization</w:t>
      </w:r>
      <w:proofErr w:type="spellEnd"/>
      <w:r w:rsidR="00DD095A">
        <w:rPr>
          <w:rFonts w:cs="Arial"/>
          <w:szCs w:val="24"/>
        </w:rPr>
        <w:t xml:space="preserve"> </w:t>
      </w:r>
      <w:proofErr w:type="spellStart"/>
      <w:r w:rsidR="00DD095A">
        <w:rPr>
          <w:rFonts w:cs="Arial"/>
          <w:szCs w:val="24"/>
        </w:rPr>
        <w:t>as</w:t>
      </w:r>
      <w:proofErr w:type="spellEnd"/>
      <w:r w:rsidR="00DD095A">
        <w:rPr>
          <w:rFonts w:cs="Arial"/>
          <w:szCs w:val="24"/>
        </w:rPr>
        <w:t xml:space="preserve"> a Service“-Ansatz de</w:t>
      </w:r>
      <w:r w:rsidR="005122F9">
        <w:rPr>
          <w:rFonts w:cs="Arial"/>
          <w:szCs w:val="24"/>
        </w:rPr>
        <w:t xml:space="preserve">s </w:t>
      </w:r>
      <w:r w:rsidR="00DD095A">
        <w:rPr>
          <w:rFonts w:cs="Arial"/>
          <w:szCs w:val="24"/>
        </w:rPr>
        <w:t>G</w:t>
      </w:r>
      <w:r w:rsidR="005122F9">
        <w:rPr>
          <w:rFonts w:cs="Arial"/>
          <w:szCs w:val="24"/>
        </w:rPr>
        <w:t>eschäftsbereichs</w:t>
      </w:r>
      <w:r w:rsidR="000D65D8">
        <w:rPr>
          <w:rFonts w:cs="Arial"/>
          <w:szCs w:val="24"/>
        </w:rPr>
        <w:t xml:space="preserve"> </w:t>
      </w:r>
      <w:r w:rsidR="001320F5">
        <w:rPr>
          <w:rFonts w:cs="Arial"/>
          <w:szCs w:val="24"/>
        </w:rPr>
        <w:t xml:space="preserve">zukünftig </w:t>
      </w:r>
      <w:r w:rsidR="007B5459">
        <w:rPr>
          <w:rFonts w:cs="Arial"/>
          <w:szCs w:val="24"/>
        </w:rPr>
        <w:t>ohne großen Mehraufwand</w:t>
      </w:r>
      <w:r w:rsidR="00DD095A">
        <w:rPr>
          <w:rFonts w:cs="Arial"/>
          <w:szCs w:val="24"/>
        </w:rPr>
        <w:t xml:space="preserve"> </w:t>
      </w:r>
      <w:r w:rsidR="00C43E03">
        <w:rPr>
          <w:rFonts w:cs="Arial"/>
          <w:szCs w:val="24"/>
        </w:rPr>
        <w:t>umsetzen</w:t>
      </w:r>
      <w:r w:rsidR="00DD095A">
        <w:rPr>
          <w:rFonts w:cs="Arial"/>
          <w:szCs w:val="24"/>
        </w:rPr>
        <w:t xml:space="preserve"> zu können. </w:t>
      </w:r>
      <w:r w:rsidR="00331BEA">
        <w:rPr>
          <w:rFonts w:cs="Arial"/>
          <w:szCs w:val="24"/>
        </w:rPr>
        <w:t xml:space="preserve">Das </w:t>
      </w:r>
      <w:r w:rsidR="00D857F1">
        <w:rPr>
          <w:rFonts w:cs="Arial"/>
          <w:szCs w:val="24"/>
        </w:rPr>
        <w:t xml:space="preserve">bedeutet, </w:t>
      </w:r>
      <w:r w:rsidR="00331BEA">
        <w:rPr>
          <w:rFonts w:cs="Arial"/>
          <w:szCs w:val="24"/>
        </w:rPr>
        <w:t xml:space="preserve">der </w:t>
      </w:r>
      <w:r w:rsidR="00F66CD2">
        <w:rPr>
          <w:rFonts w:cs="Arial"/>
          <w:szCs w:val="24"/>
        </w:rPr>
        <w:t>Algorithmus</w:t>
      </w:r>
      <w:r w:rsidR="00FC5FDD">
        <w:rPr>
          <w:rFonts w:cs="Arial"/>
          <w:szCs w:val="24"/>
        </w:rPr>
        <w:t xml:space="preserve"> soll als „Black Box“-Optimie</w:t>
      </w:r>
      <w:r w:rsidR="00F66CD2">
        <w:rPr>
          <w:rFonts w:cs="Arial"/>
          <w:szCs w:val="24"/>
        </w:rPr>
        <w:t>r</w:t>
      </w:r>
      <w:r w:rsidR="00A113A1">
        <w:rPr>
          <w:rFonts w:cs="Arial"/>
          <w:szCs w:val="24"/>
        </w:rPr>
        <w:t>er</w:t>
      </w:r>
      <w:r w:rsidR="00FC5FDD">
        <w:rPr>
          <w:rFonts w:cs="Arial"/>
          <w:szCs w:val="24"/>
        </w:rPr>
        <w:t xml:space="preserve"> mit </w:t>
      </w:r>
      <w:r w:rsidR="001F7C41">
        <w:rPr>
          <w:rFonts w:cs="Arial"/>
          <w:szCs w:val="24"/>
        </w:rPr>
        <w:t>möglichst geringem Aufwand</w:t>
      </w:r>
      <w:r w:rsidR="006872D2">
        <w:rPr>
          <w:rFonts w:cs="Arial"/>
          <w:szCs w:val="24"/>
        </w:rPr>
        <w:t xml:space="preserve"> </w:t>
      </w:r>
      <w:r w:rsidR="00A24722">
        <w:rPr>
          <w:rFonts w:cs="Arial"/>
          <w:szCs w:val="24"/>
        </w:rPr>
        <w:t xml:space="preserve">mit </w:t>
      </w:r>
      <w:r w:rsidR="00FC5FDD">
        <w:rPr>
          <w:rFonts w:cs="Arial"/>
          <w:szCs w:val="24"/>
        </w:rPr>
        <w:t>anderen System</w:t>
      </w:r>
      <w:r w:rsidR="00DC7013">
        <w:rPr>
          <w:rFonts w:cs="Arial"/>
          <w:szCs w:val="24"/>
        </w:rPr>
        <w:t>en</w:t>
      </w:r>
      <w:r w:rsidR="00FC5FDD">
        <w:rPr>
          <w:rFonts w:cs="Arial"/>
          <w:szCs w:val="24"/>
        </w:rPr>
        <w:t xml:space="preserve"> verbunden werden</w:t>
      </w:r>
      <w:r w:rsidR="00BD232A">
        <w:rPr>
          <w:rFonts w:cs="Arial"/>
          <w:szCs w:val="24"/>
        </w:rPr>
        <w:t xml:space="preserve"> und </w:t>
      </w:r>
      <w:r w:rsidR="003813CB">
        <w:rPr>
          <w:rFonts w:cs="Arial"/>
          <w:szCs w:val="24"/>
        </w:rPr>
        <w:t>Input</w:t>
      </w:r>
      <w:r w:rsidR="00BD232A">
        <w:rPr>
          <w:rFonts w:cs="Arial"/>
          <w:szCs w:val="24"/>
        </w:rPr>
        <w:t>-/</w:t>
      </w:r>
      <w:r w:rsidR="003D756D">
        <w:rPr>
          <w:rFonts w:cs="Arial"/>
          <w:szCs w:val="24"/>
        </w:rPr>
        <w:t>Output</w:t>
      </w:r>
      <w:r w:rsidR="00AD582D">
        <w:rPr>
          <w:rFonts w:cs="Arial"/>
          <w:szCs w:val="24"/>
        </w:rPr>
        <w:t>-</w:t>
      </w:r>
      <w:r w:rsidR="003D756D">
        <w:rPr>
          <w:rFonts w:cs="Arial"/>
          <w:szCs w:val="24"/>
        </w:rPr>
        <w:t>Daten</w:t>
      </w:r>
      <w:r w:rsidR="003813CB">
        <w:rPr>
          <w:rFonts w:cs="Arial"/>
          <w:szCs w:val="24"/>
        </w:rPr>
        <w:t xml:space="preserve"> austauschen können.</w:t>
      </w:r>
      <w:r w:rsidR="00F952D6">
        <w:rPr>
          <w:rFonts w:cs="Arial"/>
          <w:szCs w:val="24"/>
        </w:rPr>
        <w:t xml:space="preserve"> </w:t>
      </w:r>
    </w:p>
    <w:p w14:paraId="64C56F69" w14:textId="295386AA" w:rsidR="001D6F3C" w:rsidRDefault="00406DB0" w:rsidP="005A6F34">
      <w:pPr>
        <w:rPr>
          <w:rFonts w:cs="Arial"/>
          <w:szCs w:val="24"/>
        </w:rPr>
      </w:pPr>
      <w:r>
        <w:rPr>
          <w:rFonts w:cs="Arial"/>
          <w:szCs w:val="24"/>
        </w:rPr>
        <w:t>Des Weiteren soll es möglich sein, einzelne Nebenbedingungen über eine Konfiguration ein- und auszuschalten</w:t>
      </w:r>
      <w:r w:rsidR="00022E8F">
        <w:rPr>
          <w:rFonts w:cs="Arial"/>
          <w:szCs w:val="24"/>
        </w:rPr>
        <w:t>.</w:t>
      </w:r>
      <w:r w:rsidR="0002606A">
        <w:rPr>
          <w:rFonts w:cs="Arial"/>
          <w:szCs w:val="24"/>
        </w:rPr>
        <w:t xml:space="preserve"> Dies soll nicht für alle Bedingungen gelten, da einige universell sind. Andere sind einzeln optional und wieder andere nur im Verbund sinnvoll. Diese sollen dann auch im Verbund ausschaltbar sein. Grundsätzlich soll diese Schaltung nur dann eingeführt werden, wenn Sie sinnvoll ist, was bedeutet, dass dadurch Rechenzeit eingespart werden kann. Es soll im weiteren Verlauf spezifiziert werden, welche Nebenbedingungen dafür in Frage kommen.</w:t>
      </w:r>
      <w:r w:rsidR="00EE3569">
        <w:rPr>
          <w:rFonts w:cs="Arial"/>
          <w:szCs w:val="24"/>
        </w:rPr>
        <w:t xml:space="preserve"> </w:t>
      </w:r>
      <w:r>
        <w:rPr>
          <w:rFonts w:cs="Arial"/>
          <w:szCs w:val="24"/>
        </w:rPr>
        <w:t>Da sich die Geschäftsprozesse der unterschiedliche Betonkunden teilweise stark unterscheiden,</w:t>
      </w:r>
      <w:r w:rsidR="006B7F81">
        <w:rPr>
          <w:rFonts w:cs="Arial"/>
          <w:szCs w:val="24"/>
        </w:rPr>
        <w:t xml:space="preserve"> wird dadurch</w:t>
      </w:r>
      <w:r>
        <w:rPr>
          <w:rFonts w:cs="Arial"/>
          <w:szCs w:val="24"/>
        </w:rPr>
        <w:t xml:space="preserve"> </w:t>
      </w:r>
      <w:r w:rsidR="006B7F81">
        <w:rPr>
          <w:rFonts w:cs="Arial"/>
          <w:szCs w:val="24"/>
        </w:rPr>
        <w:t>er</w:t>
      </w:r>
      <w:r>
        <w:rPr>
          <w:rFonts w:cs="Arial"/>
          <w:szCs w:val="24"/>
        </w:rPr>
        <w:t>möglich</w:t>
      </w:r>
      <w:r w:rsidR="006B7F81">
        <w:rPr>
          <w:rFonts w:cs="Arial"/>
          <w:szCs w:val="24"/>
        </w:rPr>
        <w:t>t</w:t>
      </w:r>
      <w:r w:rsidR="007E2CEE">
        <w:rPr>
          <w:rFonts w:cs="Arial"/>
          <w:szCs w:val="24"/>
        </w:rPr>
        <w:t xml:space="preserve">, </w:t>
      </w:r>
      <w:r>
        <w:rPr>
          <w:rFonts w:cs="Arial"/>
          <w:szCs w:val="24"/>
        </w:rPr>
        <w:t xml:space="preserve">die Optimierung an die Kundenbedürfnisse anzupassen. </w:t>
      </w:r>
    </w:p>
    <w:p w14:paraId="0D682664" w14:textId="19CE2D9F" w:rsidR="00F57C97" w:rsidRDefault="00F57C97" w:rsidP="005A6F34">
      <w:pPr>
        <w:rPr>
          <w:rFonts w:cs="Arial"/>
          <w:szCs w:val="24"/>
        </w:rPr>
      </w:pPr>
      <w:r>
        <w:rPr>
          <w:rFonts w:cs="Arial"/>
          <w:szCs w:val="24"/>
        </w:rPr>
        <w:t xml:space="preserve">Ein großer Vorteil der </w:t>
      </w:r>
      <w:proofErr w:type="spellStart"/>
      <w:r>
        <w:rPr>
          <w:rFonts w:cs="Arial"/>
          <w:szCs w:val="24"/>
        </w:rPr>
        <w:t>Regret</w:t>
      </w:r>
      <w:proofErr w:type="spellEnd"/>
      <w:r>
        <w:rPr>
          <w:rFonts w:cs="Arial"/>
          <w:szCs w:val="24"/>
        </w:rPr>
        <w:t xml:space="preserve">-Optimierung ist zum einen, dass die </w:t>
      </w:r>
      <w:proofErr w:type="spellStart"/>
      <w:r>
        <w:rPr>
          <w:rFonts w:cs="Arial"/>
          <w:szCs w:val="24"/>
        </w:rPr>
        <w:t>FiFo</w:t>
      </w:r>
      <w:proofErr w:type="spellEnd"/>
      <w:r>
        <w:rPr>
          <w:rFonts w:cs="Arial"/>
          <w:szCs w:val="24"/>
        </w:rPr>
        <w:t xml:space="preserve">-Regel nicht gilt. Zum anderen transferiert der </w:t>
      </w:r>
      <w:proofErr w:type="spellStart"/>
      <w:r>
        <w:rPr>
          <w:rFonts w:cs="Arial"/>
          <w:szCs w:val="24"/>
        </w:rPr>
        <w:t>Regret</w:t>
      </w:r>
      <w:proofErr w:type="spellEnd"/>
      <w:r>
        <w:rPr>
          <w:rFonts w:cs="Arial"/>
          <w:szCs w:val="24"/>
        </w:rPr>
        <w:t xml:space="preserve">-Optimierer Fahrzeuge in hohem Maße zwischen den Werken, um so gute Touren mit wenigen Leerkilometern erzeugen zu </w:t>
      </w:r>
      <w:r>
        <w:rPr>
          <w:rFonts w:cs="Arial"/>
          <w:szCs w:val="24"/>
        </w:rPr>
        <w:lastRenderedPageBreak/>
        <w:t xml:space="preserve">können. </w:t>
      </w:r>
      <w:r w:rsidR="00550710">
        <w:rPr>
          <w:rFonts w:cs="Arial"/>
          <w:szCs w:val="24"/>
        </w:rPr>
        <w:t xml:space="preserve">Dieses Verhalten hat jedoch in der Praxis zu großer Ablehnung der Optimierungsergebnisse geführt. Deshalb soll eine zusätzliche allgemeine Anforderung sein, das Ausmaß der Transfers eines Fahrzeuges zwischen den Werken steuern zu können. </w:t>
      </w:r>
      <w:r w:rsidR="00877CE8">
        <w:rPr>
          <w:rFonts w:cs="Arial"/>
          <w:szCs w:val="24"/>
        </w:rPr>
        <w:t>Die Entfernung wie weit Fahrzeuge von ihrem aktuellen Werk zu einem anderen Werk geschickt werden dürfen wird im Interface über den bestehenden Parameter Max Transfer Limit beschränkt.</w:t>
      </w:r>
      <w:r w:rsidR="00BE244D">
        <w:rPr>
          <w:rFonts w:cs="Arial"/>
          <w:szCs w:val="24"/>
        </w:rPr>
        <w:t xml:space="preserve"> </w:t>
      </w:r>
      <w:r w:rsidR="00A731D3">
        <w:rPr>
          <w:rFonts w:cs="Arial"/>
          <w:szCs w:val="24"/>
        </w:rPr>
        <w:t xml:space="preserve">Solche Transfers sollen in einer Gruppe entweder vollständig oder pro Werk Verboten sein, wenn das „Plant Dispatch </w:t>
      </w:r>
      <w:proofErr w:type="spellStart"/>
      <w:r w:rsidR="00A731D3">
        <w:rPr>
          <w:rFonts w:cs="Arial"/>
          <w:szCs w:val="24"/>
        </w:rPr>
        <w:t>Only</w:t>
      </w:r>
      <w:proofErr w:type="spellEnd"/>
      <w:r w:rsidR="00A731D3">
        <w:rPr>
          <w:rFonts w:cs="Arial"/>
          <w:szCs w:val="24"/>
        </w:rPr>
        <w:t xml:space="preserve">“ </w:t>
      </w:r>
      <w:proofErr w:type="spellStart"/>
      <w:r w:rsidR="00A731D3">
        <w:rPr>
          <w:rFonts w:cs="Arial"/>
          <w:szCs w:val="24"/>
        </w:rPr>
        <w:t>Flag</w:t>
      </w:r>
      <w:proofErr w:type="spellEnd"/>
      <w:r w:rsidR="00A731D3">
        <w:rPr>
          <w:rFonts w:cs="Arial"/>
          <w:szCs w:val="24"/>
        </w:rPr>
        <w:t xml:space="preserve"> auf DG- oder Werksebene gesetzt ist. </w:t>
      </w:r>
      <w:r w:rsidR="008B4586">
        <w:rPr>
          <w:rFonts w:cs="Arial"/>
          <w:szCs w:val="24"/>
        </w:rPr>
        <w:t xml:space="preserve">Optional </w:t>
      </w:r>
      <w:r w:rsidR="00550710">
        <w:rPr>
          <w:rFonts w:cs="Arial"/>
          <w:szCs w:val="24"/>
        </w:rPr>
        <w:t xml:space="preserve">wäre </w:t>
      </w:r>
      <w:r w:rsidR="005760CB">
        <w:rPr>
          <w:rFonts w:cs="Arial"/>
          <w:szCs w:val="24"/>
        </w:rPr>
        <w:t>zusätzlich</w:t>
      </w:r>
      <w:r w:rsidR="008B4586">
        <w:rPr>
          <w:rFonts w:cs="Arial"/>
          <w:szCs w:val="24"/>
        </w:rPr>
        <w:t xml:space="preserve"> vorstellbar</w:t>
      </w:r>
      <w:r w:rsidR="00550710">
        <w:rPr>
          <w:rFonts w:cs="Arial"/>
          <w:szCs w:val="24"/>
        </w:rPr>
        <w:t xml:space="preserve">, dass man einen Transfer morgens erlaubt und das Fahrzeug, dann aber nur von dem Ziel Werk arbeiten soll. Je nach Kundenpräferenz soll die Anzahl der Transfers dann erhöht werden können. Diese Anzahl soll jedoch auf </w:t>
      </w:r>
      <w:proofErr w:type="spellStart"/>
      <w:r w:rsidR="00550710">
        <w:rPr>
          <w:rFonts w:cs="Arial"/>
          <w:szCs w:val="24"/>
        </w:rPr>
        <w:t>Dispatchgruppen</w:t>
      </w:r>
      <w:proofErr w:type="spellEnd"/>
      <w:r w:rsidR="00B31DA2">
        <w:rPr>
          <w:rFonts w:cs="Arial"/>
          <w:szCs w:val="24"/>
        </w:rPr>
        <w:t>-</w:t>
      </w:r>
      <w:r w:rsidR="00550710">
        <w:rPr>
          <w:rFonts w:cs="Arial"/>
          <w:szCs w:val="24"/>
        </w:rPr>
        <w:t xml:space="preserve"> und nicht auf Werks- oder Fahrzeug</w:t>
      </w:r>
      <w:r w:rsidR="00DA5FED">
        <w:rPr>
          <w:rFonts w:cs="Arial"/>
          <w:szCs w:val="24"/>
        </w:rPr>
        <w:t>e</w:t>
      </w:r>
      <w:r w:rsidR="00550710">
        <w:rPr>
          <w:rFonts w:cs="Arial"/>
          <w:szCs w:val="24"/>
        </w:rPr>
        <w:t>bene eingestellt werden können.</w:t>
      </w:r>
    </w:p>
    <w:p w14:paraId="43108B43" w14:textId="356BD31F" w:rsidR="00822449" w:rsidRDefault="006D0D8C" w:rsidP="005A6F34">
      <w:pPr>
        <w:rPr>
          <w:rFonts w:cs="Arial"/>
          <w:szCs w:val="24"/>
        </w:rPr>
      </w:pPr>
      <w:r>
        <w:rPr>
          <w:rFonts w:cs="Arial"/>
          <w:szCs w:val="24"/>
        </w:rPr>
        <w:t>Grundsätzlich ist in der Optimierung eine Parametrisierung der Zielfunktion notwendig, um Verspätungen, Pri</w:t>
      </w:r>
      <w:r w:rsidR="004963A9">
        <w:rPr>
          <w:rFonts w:cs="Arial"/>
          <w:szCs w:val="24"/>
        </w:rPr>
        <w:t>o</w:t>
      </w:r>
      <w:r>
        <w:rPr>
          <w:rFonts w:cs="Arial"/>
          <w:szCs w:val="24"/>
        </w:rPr>
        <w:t>ritäten etc. sauber abbilden</w:t>
      </w:r>
      <w:r w:rsidR="004C06C2">
        <w:rPr>
          <w:rFonts w:cs="Arial"/>
          <w:szCs w:val="24"/>
        </w:rPr>
        <w:t xml:space="preserve"> und bestrafen</w:t>
      </w:r>
      <w:r>
        <w:rPr>
          <w:rFonts w:cs="Arial"/>
          <w:szCs w:val="24"/>
        </w:rPr>
        <w:t xml:space="preserve"> zu können.</w:t>
      </w:r>
      <w:r w:rsidR="00825955">
        <w:rPr>
          <w:rFonts w:cs="Arial"/>
          <w:szCs w:val="24"/>
        </w:rPr>
        <w:t xml:space="preserve"> Trotzdem müssen alle Parameter und deren Wirkung auf die Optimierung </w:t>
      </w:r>
      <w:r w:rsidR="00ED4D88">
        <w:rPr>
          <w:rFonts w:cs="Arial"/>
          <w:szCs w:val="24"/>
        </w:rPr>
        <w:t>transparent</w:t>
      </w:r>
      <w:r w:rsidR="00825955">
        <w:rPr>
          <w:rFonts w:cs="Arial"/>
          <w:szCs w:val="24"/>
        </w:rPr>
        <w:t xml:space="preserve"> und erklärbar bleiben</w:t>
      </w:r>
      <w:r w:rsidR="005B2DFB">
        <w:rPr>
          <w:rFonts w:cs="Arial"/>
          <w:szCs w:val="24"/>
        </w:rPr>
        <w:t xml:space="preserve">, um </w:t>
      </w:r>
      <w:r w:rsidR="00140550">
        <w:rPr>
          <w:rFonts w:cs="Arial"/>
          <w:szCs w:val="24"/>
        </w:rPr>
        <w:t>beim</w:t>
      </w:r>
      <w:r w:rsidR="005B2DFB">
        <w:rPr>
          <w:rFonts w:cs="Arial"/>
          <w:szCs w:val="24"/>
        </w:rPr>
        <w:t xml:space="preserve"> Endnutzer</w:t>
      </w:r>
      <w:r w:rsidR="00140550">
        <w:rPr>
          <w:rFonts w:cs="Arial"/>
          <w:szCs w:val="24"/>
        </w:rPr>
        <w:t xml:space="preserve"> eine höhere Akzeptanz erreichen</w:t>
      </w:r>
      <w:r w:rsidR="005B2DFB">
        <w:rPr>
          <w:rFonts w:cs="Arial"/>
          <w:szCs w:val="24"/>
        </w:rPr>
        <w:t xml:space="preserve"> zu </w:t>
      </w:r>
      <w:r w:rsidR="00A61F6F">
        <w:rPr>
          <w:rFonts w:cs="Arial"/>
          <w:szCs w:val="24"/>
        </w:rPr>
        <w:t>können</w:t>
      </w:r>
      <w:r w:rsidR="00140550">
        <w:rPr>
          <w:rFonts w:cs="Arial"/>
          <w:szCs w:val="24"/>
        </w:rPr>
        <w:t xml:space="preserve"> als die bisherigen Verfahren</w:t>
      </w:r>
      <w:r w:rsidR="00FB14BF">
        <w:rPr>
          <w:rFonts w:cs="Arial"/>
          <w:szCs w:val="24"/>
        </w:rPr>
        <w:t xml:space="preserve">. </w:t>
      </w:r>
      <w:r>
        <w:rPr>
          <w:rFonts w:cs="Arial"/>
          <w:szCs w:val="24"/>
        </w:rPr>
        <w:t>Deshalb muss in der Umsetzung darauf geachtet werden, den Algorithmus nicht mit Parametern zu überladen.</w:t>
      </w:r>
      <w:r w:rsidR="00077EAD">
        <w:rPr>
          <w:rFonts w:cs="Arial"/>
          <w:szCs w:val="24"/>
        </w:rPr>
        <w:t xml:space="preserve"> Hier sollen speziell die Fehler der Umsetzung des </w:t>
      </w:r>
      <w:proofErr w:type="spellStart"/>
      <w:r w:rsidR="00077EAD">
        <w:rPr>
          <w:rFonts w:cs="Arial"/>
          <w:szCs w:val="24"/>
        </w:rPr>
        <w:t>Regret</w:t>
      </w:r>
      <w:proofErr w:type="spellEnd"/>
      <w:r w:rsidR="00077EAD">
        <w:rPr>
          <w:rFonts w:cs="Arial"/>
          <w:szCs w:val="24"/>
        </w:rPr>
        <w:t>-Algorithmus vermieden werden.</w:t>
      </w:r>
      <w:r w:rsidR="000875F2">
        <w:rPr>
          <w:rFonts w:cs="Arial"/>
          <w:szCs w:val="24"/>
        </w:rPr>
        <w:t xml:space="preserve"> Für interne Zwecke sollte auch über einen lesbaren „Optimierungskosten-Output“ nachgedacht werden, um Ergebnisse leichter </w:t>
      </w:r>
      <w:r w:rsidR="001B1B26">
        <w:rPr>
          <w:rFonts w:cs="Arial"/>
          <w:szCs w:val="24"/>
        </w:rPr>
        <w:t xml:space="preserve">(und ohne Kenntnis des Quellcodes) </w:t>
      </w:r>
      <w:r w:rsidR="000875F2">
        <w:rPr>
          <w:rFonts w:cs="Arial"/>
          <w:szCs w:val="24"/>
        </w:rPr>
        <w:t>analysieren zu können.</w:t>
      </w:r>
      <w:r w:rsidR="008B2EB4">
        <w:rPr>
          <w:rFonts w:cs="Arial"/>
          <w:szCs w:val="24"/>
        </w:rPr>
        <w:t xml:space="preserve"> </w:t>
      </w:r>
      <w:r w:rsidR="004F3D62">
        <w:rPr>
          <w:rFonts w:cs="Arial"/>
          <w:szCs w:val="24"/>
        </w:rPr>
        <w:t xml:space="preserve">Ein weiterer Aspekt ist die Einbindung manueller Vorschläge in die Optimierung. </w:t>
      </w:r>
      <w:r w:rsidR="00320B6A">
        <w:rPr>
          <w:rFonts w:cs="Arial"/>
          <w:szCs w:val="24"/>
        </w:rPr>
        <w:t xml:space="preserve"> Aktuell werden </w:t>
      </w:r>
      <w:proofErr w:type="spellStart"/>
      <w:r w:rsidR="00320B6A">
        <w:rPr>
          <w:rFonts w:cs="Arial"/>
          <w:szCs w:val="24"/>
        </w:rPr>
        <w:t>FASe</w:t>
      </w:r>
      <w:proofErr w:type="spellEnd"/>
      <w:r w:rsidR="00320B6A">
        <w:rPr>
          <w:rFonts w:cs="Arial"/>
          <w:szCs w:val="24"/>
        </w:rPr>
        <w:t xml:space="preserve"> nicht berücksichtigt. Beim Anwenden eines Szenarios wird lediglich das SAS gespeichert. </w:t>
      </w:r>
      <w:r w:rsidR="0008233F">
        <w:rPr>
          <w:rFonts w:cs="Arial"/>
          <w:szCs w:val="24"/>
        </w:rPr>
        <w:t>Dies führt aktuell aber dazu, dass schon minimale Änderungen der Daten morgens zu komplett unterschiedlichen Optimierungsergebnissen führen. Daher soll die Information über die ersten Lieferungen</w:t>
      </w:r>
      <w:r w:rsidR="002A6CB0">
        <w:rPr>
          <w:rFonts w:cs="Arial"/>
          <w:szCs w:val="24"/>
        </w:rPr>
        <w:t xml:space="preserve"> zu </w:t>
      </w:r>
      <w:r w:rsidR="0008233F">
        <w:rPr>
          <w:rFonts w:cs="Arial"/>
          <w:szCs w:val="24"/>
        </w:rPr>
        <w:t xml:space="preserve">den angewiesenen </w:t>
      </w:r>
      <w:proofErr w:type="spellStart"/>
      <w:r w:rsidR="0008233F">
        <w:rPr>
          <w:rFonts w:cs="Arial"/>
          <w:szCs w:val="24"/>
        </w:rPr>
        <w:t>SASen</w:t>
      </w:r>
      <w:proofErr w:type="spellEnd"/>
      <w:r w:rsidR="0008233F">
        <w:rPr>
          <w:rFonts w:cs="Arial"/>
          <w:szCs w:val="24"/>
        </w:rPr>
        <w:t xml:space="preserve"> gespeichert werden und die Optimierung auf diese Information zurückgreifen k</w:t>
      </w:r>
      <w:r w:rsidR="0025784B">
        <w:rPr>
          <w:rFonts w:cs="Arial"/>
          <w:szCs w:val="24"/>
        </w:rPr>
        <w:t>önnen.</w:t>
      </w:r>
      <w:r w:rsidR="00E161C5">
        <w:rPr>
          <w:rFonts w:cs="Arial"/>
          <w:szCs w:val="24"/>
        </w:rPr>
        <w:t xml:space="preserve"> Diese Information ist für die neue Optimierung aber nicht bindend. </w:t>
      </w:r>
      <w:proofErr w:type="spellStart"/>
      <w:r w:rsidR="00E161C5">
        <w:rPr>
          <w:rFonts w:cs="Arial"/>
          <w:szCs w:val="24"/>
        </w:rPr>
        <w:t>SASe</w:t>
      </w:r>
      <w:proofErr w:type="spellEnd"/>
      <w:r w:rsidR="00E161C5">
        <w:rPr>
          <w:rFonts w:cs="Arial"/>
          <w:szCs w:val="24"/>
        </w:rPr>
        <w:t xml:space="preserve"> werden ebenfalls berücksichtigt.</w:t>
      </w:r>
    </w:p>
    <w:p w14:paraId="6D992CC0" w14:textId="282261F8" w:rsidR="006241BB" w:rsidRDefault="006241BB" w:rsidP="005A6F34">
      <w:pPr>
        <w:rPr>
          <w:rFonts w:cs="Arial"/>
          <w:szCs w:val="24"/>
        </w:rPr>
      </w:pPr>
      <w:r>
        <w:t>Die Optimierung soll Zeiten Minuten genau planen.</w:t>
      </w:r>
      <w:r w:rsidR="007A765F">
        <w:t xml:space="preserve"> </w:t>
      </w:r>
      <w:r w:rsidR="00310001">
        <w:t xml:space="preserve">In diesem Zusammenhang muss sichergestellt werden, dass keine </w:t>
      </w:r>
      <w:proofErr w:type="spellStart"/>
      <w:r w:rsidR="00310001">
        <w:t>Overlaps</w:t>
      </w:r>
      <w:proofErr w:type="spellEnd"/>
      <w:r w:rsidR="00310001">
        <w:t xml:space="preserve"> erzeugt werden.</w:t>
      </w:r>
    </w:p>
    <w:p w14:paraId="792297D8" w14:textId="4AC8CCE1" w:rsidR="0013473C" w:rsidRDefault="00B42C6F" w:rsidP="005A6F34">
      <w:pPr>
        <w:pStyle w:val="berschrift2"/>
      </w:pPr>
      <w:bookmarkStart w:id="9" w:name="_Toc44923851"/>
      <w:r w:rsidRPr="00934F4A">
        <w:lastRenderedPageBreak/>
        <w:t>Feature Liste</w:t>
      </w:r>
      <w:bookmarkEnd w:id="9"/>
    </w:p>
    <w:p w14:paraId="1468B227" w14:textId="18F67FF0" w:rsidR="00C606FA" w:rsidRDefault="00C606FA" w:rsidP="005A6F34">
      <w:r>
        <w:t xml:space="preserve">In diesem Abschnitt </w:t>
      </w:r>
      <w:r w:rsidR="008B783F">
        <w:t>werden die</w:t>
      </w:r>
      <w:r>
        <w:t xml:space="preserve"> Anforderungen </w:t>
      </w:r>
      <w:r w:rsidR="008B783F">
        <w:t>erläutert</w:t>
      </w:r>
      <w:r>
        <w:t>, die die neue Betonoptimierung erfüllen muss.</w:t>
      </w:r>
      <w:r w:rsidR="008F35FA">
        <w:t xml:space="preserve"> Es gibt eine Unterteilung in optionale und verpflichtende Anforderungen</w:t>
      </w:r>
      <w:r w:rsidR="000D02EC">
        <w:t>.</w:t>
      </w:r>
    </w:p>
    <w:p w14:paraId="5904D17A" w14:textId="0192EFB1" w:rsidR="008F35FA" w:rsidRDefault="008F35FA" w:rsidP="007A65A2">
      <w:pPr>
        <w:pStyle w:val="berschrift3"/>
      </w:pPr>
      <w:bookmarkStart w:id="10" w:name="_Toc44923852"/>
      <w:r>
        <w:t>Pflichtanforderungen</w:t>
      </w:r>
      <w:bookmarkEnd w:id="10"/>
    </w:p>
    <w:p w14:paraId="7D0203C8" w14:textId="15B4A88B" w:rsidR="007A65A2" w:rsidRPr="007A65A2" w:rsidRDefault="0077117C" w:rsidP="007A65A2">
      <w:pPr>
        <w:pStyle w:val="berschrift4"/>
      </w:pPr>
      <w:r>
        <w:t xml:space="preserve"> </w:t>
      </w:r>
      <w:r w:rsidR="007A65A2">
        <w:t>Schichten</w:t>
      </w:r>
    </w:p>
    <w:p w14:paraId="5D00FB04" w14:textId="77777777" w:rsidR="004A606F" w:rsidRDefault="001B739D" w:rsidP="00922B1C">
      <w:r>
        <w:t>Viele Kunden arbeiten mittlerweile im Mehrschichtbetrieb</w:t>
      </w:r>
      <w:r w:rsidR="00BA7F78">
        <w:t>, d</w:t>
      </w:r>
      <w:r w:rsidR="00695C66">
        <w:t>er</w:t>
      </w:r>
      <w:r w:rsidR="00BA7F78">
        <w:t xml:space="preserve"> auch mögliche Nachtschichten beinhalten k</w:t>
      </w:r>
      <w:r w:rsidR="00E43EAF">
        <w:t>a</w:t>
      </w:r>
      <w:r w:rsidR="00BA7F78">
        <w:t>nn.</w:t>
      </w:r>
      <w:r w:rsidR="00363480">
        <w:t xml:space="preserve"> Daher können Fahrzeuge über Mitternacht hinaus beschäftigt sein</w:t>
      </w:r>
      <w:r w:rsidR="00EC18B0">
        <w:t>, sodass die</w:t>
      </w:r>
      <w:r w:rsidR="00922B1C">
        <w:t xml:space="preserve"> neue Optimierung für Fahrzeuge mehrere Schichten berücksichtigen </w:t>
      </w:r>
      <w:r w:rsidR="00EC18B0">
        <w:t>soll</w:t>
      </w:r>
      <w:r w:rsidR="00922B1C">
        <w:t xml:space="preserve">. </w:t>
      </w:r>
      <w:r w:rsidR="002B5A80">
        <w:t xml:space="preserve">Das Optimierungszeitintervall soll also flexibel sein </w:t>
      </w:r>
      <w:r w:rsidR="00E62A04">
        <w:t>(</w:t>
      </w:r>
      <w:r w:rsidR="00681930">
        <w:t>und nicht strikt von 0-24 Uhr begrenz</w:t>
      </w:r>
      <w:r w:rsidR="002B5A80">
        <w:t>t</w:t>
      </w:r>
      <w:r w:rsidR="00681930">
        <w:t xml:space="preserve"> werden</w:t>
      </w:r>
      <w:r w:rsidR="00E62A04">
        <w:t>)</w:t>
      </w:r>
      <w:r w:rsidR="00236F28">
        <w:t>, sodass sich eine rollierende Planung ergibt.</w:t>
      </w:r>
      <w:r w:rsidR="008A3414">
        <w:t xml:space="preserve"> Ein Anwendungsszenario, das idealerweise unterstützt werden soll, sieht wie folgt aus: </w:t>
      </w:r>
    </w:p>
    <w:p w14:paraId="2330BB60" w14:textId="78F6EA1C" w:rsidR="0069319A" w:rsidRDefault="004A606F" w:rsidP="00922B1C">
      <w:r>
        <w:t xml:space="preserve">Die Fahrzeuge haben tagsüber eine Schicht. Einige Fahrzeuge arbeiten darüber hinaus spät abends und nachts in einer zweiten Schicht. </w:t>
      </w:r>
      <w:r w:rsidR="008A3414">
        <w:t xml:space="preserve">Es gibt eine Großbaustelle, die </w:t>
      </w:r>
      <w:r w:rsidR="008A3171">
        <w:t>abends/</w:t>
      </w:r>
      <w:r w:rsidR="008A3414">
        <w:t xml:space="preserve">nachts beliefert werden muss. Die Fahrzeuge </w:t>
      </w:r>
      <w:r w:rsidR="009B201E">
        <w:t>a</w:t>
      </w:r>
      <w:r w:rsidR="008A3414">
        <w:t>rbeiten dann bis morgens an Tag 2</w:t>
      </w:r>
      <w:r w:rsidR="008175BC">
        <w:t xml:space="preserve"> (T2)</w:t>
      </w:r>
      <w:r w:rsidR="008A3414">
        <w:t xml:space="preserve">. </w:t>
      </w:r>
      <w:r w:rsidR="000F4CB3">
        <w:t>Fahrzeuge,</w:t>
      </w:r>
      <w:r w:rsidR="00EA7A59">
        <w:t xml:space="preserve"> die </w:t>
      </w:r>
      <w:r w:rsidR="00E23031">
        <w:t>n</w:t>
      </w:r>
      <w:r w:rsidR="00EA7A59">
        <w:t>achts nicht gearbeitet haben</w:t>
      </w:r>
      <w:r w:rsidR="00B01325">
        <w:t>,</w:t>
      </w:r>
      <w:r w:rsidR="00EA7A59">
        <w:t xml:space="preserve"> aber</w:t>
      </w:r>
      <w:r w:rsidR="008A3414">
        <w:t xml:space="preserve"> am Morgen des zweiten Tages beginnen, sollen </w:t>
      </w:r>
      <w:r w:rsidR="00FA2A18">
        <w:t>lediglich</w:t>
      </w:r>
      <w:r w:rsidR="008A3414">
        <w:t xml:space="preserve"> Lieferungen zu Auft</w:t>
      </w:r>
      <w:r w:rsidR="00FA2A18">
        <w:t>rägen von T2</w:t>
      </w:r>
      <w:r w:rsidR="008A3414">
        <w:t xml:space="preserve"> durchführen</w:t>
      </w:r>
      <w:r w:rsidR="00EA7A59">
        <w:t xml:space="preserve"> können</w:t>
      </w:r>
      <w:r w:rsidR="008A3414">
        <w:t>.</w:t>
      </w:r>
      <w:r w:rsidR="00254940">
        <w:t xml:space="preserve"> </w:t>
      </w:r>
      <w:r w:rsidR="000F4CB3">
        <w:t xml:space="preserve">Die folgende Skizze soll dieses Szenario darstellen: </w:t>
      </w:r>
    </w:p>
    <w:p w14:paraId="74AEA091" w14:textId="405FC494" w:rsidR="0069319A" w:rsidRDefault="003225DC" w:rsidP="0069319A">
      <w:pPr>
        <w:keepNext/>
        <w:jc w:val="center"/>
      </w:pPr>
      <w:r>
        <w:rPr>
          <w:noProof/>
        </w:rPr>
        <w:drawing>
          <wp:inline distT="0" distB="0" distL="0" distR="0" wp14:anchorId="2F5E8F32" wp14:editId="16784123">
            <wp:extent cx="4567076" cy="2457450"/>
            <wp:effectExtent l="0" t="0" r="5080" b="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589645" cy="2469594"/>
                    </a:xfrm>
                    <a:prstGeom prst="rect">
                      <a:avLst/>
                    </a:prstGeom>
                    <a:noFill/>
                    <a:ln>
                      <a:noFill/>
                    </a:ln>
                  </pic:spPr>
                </pic:pic>
              </a:graphicData>
            </a:graphic>
          </wp:inline>
        </w:drawing>
      </w:r>
    </w:p>
    <w:p w14:paraId="1CC2FA20" w14:textId="05A48917" w:rsidR="0069319A" w:rsidRDefault="0069319A" w:rsidP="0069319A">
      <w:pPr>
        <w:pStyle w:val="Beschriftung"/>
        <w:jc w:val="center"/>
      </w:pPr>
      <w:r>
        <w:t xml:space="preserve">Abbildung </w:t>
      </w:r>
      <w:fldSimple w:instr=" SEQ Abbildung \* ARABIC ">
        <w:r>
          <w:rPr>
            <w:noProof/>
          </w:rPr>
          <w:t>1</w:t>
        </w:r>
      </w:fldSimple>
      <w:r>
        <w:t>: Mehrschichtbetrieb</w:t>
      </w:r>
    </w:p>
    <w:p w14:paraId="491D9E8A" w14:textId="5CC3E520" w:rsidR="00DE7923" w:rsidRPr="00ED34AA" w:rsidRDefault="001C5B1C" w:rsidP="00922B1C">
      <w:proofErr w:type="spellStart"/>
      <w:r>
        <w:t>SASe</w:t>
      </w:r>
      <w:proofErr w:type="spellEnd"/>
      <w:r>
        <w:t xml:space="preserve"> werden für alle Schichten berücksichtigt. Falls eine vorherige Schicht nicht rechtzeitig abgemeldet wird oder die aktuelle Schicht nicht rechtzeig angemeldet wird, </w:t>
      </w:r>
      <w:r>
        <w:lastRenderedPageBreak/>
        <w:t>wird das SAS geschoben.</w:t>
      </w:r>
      <w:r w:rsidR="00AE21E3" w:rsidRPr="00AE21E3">
        <w:t xml:space="preserve"> Aber </w:t>
      </w:r>
      <w:proofErr w:type="spellStart"/>
      <w:r w:rsidR="00AE21E3" w:rsidRPr="00AE21E3">
        <w:t>SASe</w:t>
      </w:r>
      <w:proofErr w:type="spellEnd"/>
      <w:r w:rsidR="00AE21E3" w:rsidRPr="00AE21E3">
        <w:t xml:space="preserve"> werden im </w:t>
      </w:r>
      <w:proofErr w:type="spellStart"/>
      <w:r w:rsidR="00AE21E3" w:rsidRPr="00AE21E3">
        <w:t>Preplanning</w:t>
      </w:r>
      <w:proofErr w:type="spellEnd"/>
      <w:r w:rsidR="00AE21E3" w:rsidRPr="00AE21E3">
        <w:t xml:space="preserve"> auch weiterhin durch den Roster immer nur für die jeweils erste Schicht eines Trucks erzeugt.</w:t>
      </w:r>
    </w:p>
    <w:p w14:paraId="65BAAC43" w14:textId="2D93AF31" w:rsidR="00AC13FB" w:rsidRPr="00904554" w:rsidRDefault="0077117C" w:rsidP="00CC3EA2">
      <w:pPr>
        <w:pStyle w:val="berschrift4"/>
      </w:pPr>
      <w:r>
        <w:t xml:space="preserve"> </w:t>
      </w:r>
      <w:proofErr w:type="spellStart"/>
      <w:r w:rsidR="00AC13FB">
        <w:t>FiFo</w:t>
      </w:r>
      <w:proofErr w:type="spellEnd"/>
      <w:r w:rsidR="00AC13FB">
        <w:t>-Regel</w:t>
      </w:r>
    </w:p>
    <w:p w14:paraId="22D18708" w14:textId="58B49BE5" w:rsidR="00D572EE" w:rsidDel="00A72136" w:rsidRDefault="00B552A4" w:rsidP="00922B1C">
      <w:pPr>
        <w:rPr>
          <w:del w:id="11" w:author="Stefan Jollet" w:date="2022-08-17T12:20:00Z"/>
        </w:rPr>
      </w:pPr>
      <w:del w:id="12" w:author="Stefan Jollet" w:date="2022-08-17T12:15:00Z">
        <w:r w:rsidDel="00022003">
          <w:delText>Häufig wird an Werken nach der sogenannten FiFo-Regel gearbeitet. Das bedeutet, dass das Fahrzeug, welches als nächstes am Werk erscheint auch als nächstes zum Laden g</w:delText>
        </w:r>
        <w:r w:rsidR="00EC5FFE" w:rsidDel="00022003">
          <w:delText>e</w:delText>
        </w:r>
        <w:r w:rsidDel="00022003">
          <w:delText>schickt wird.</w:delText>
        </w:r>
        <w:r w:rsidR="00E95663" w:rsidDel="00022003">
          <w:delText xml:space="preserve"> Bei Fahrern und </w:delText>
        </w:r>
        <w:r w:rsidR="00BE1B7B" w:rsidDel="00022003">
          <w:delText>Speditionen,</w:delText>
        </w:r>
        <w:r w:rsidR="00E95663" w:rsidDel="00022003">
          <w:delText xml:space="preserve"> die auf eigene Rechnung fahren, soll dadurch eine faire Tourenverteilung hergestellt werden.</w:delText>
        </w:r>
        <w:r w:rsidDel="00022003">
          <w:delText xml:space="preserve"> </w:delText>
        </w:r>
        <w:r w:rsidR="00AC13FB" w:rsidDel="00022003">
          <w:delText>Die Optimierung soll in der Lage sein die</w:delText>
        </w:r>
        <w:r w:rsidR="00BE1B7B" w:rsidDel="00022003">
          <w:delText>se</w:delText>
        </w:r>
        <w:r w:rsidR="00AC13FB" w:rsidDel="00022003">
          <w:delText xml:space="preserve"> FiFo-Regel zu berücksichtigen.</w:delText>
        </w:r>
        <w:r w:rsidR="00A44BFA" w:rsidDel="00022003">
          <w:delText xml:space="preserve"> Die Regel soll für alle Werke gelten.</w:delText>
        </w:r>
        <w:r w:rsidR="00AB419F" w:rsidDel="00022003">
          <w:delText xml:space="preserve"> Für das Fahrzeug soll </w:delText>
        </w:r>
        <w:r w:rsidR="008175BC" w:rsidDel="00022003">
          <w:delText>eine im Hinblick auf den aktuellen Gesamtplan geeignete</w:delText>
        </w:r>
        <w:r w:rsidR="00AB419F" w:rsidDel="00022003">
          <w:delText xml:space="preserve"> Lieferung gefunden werden.</w:delText>
        </w:r>
      </w:del>
    </w:p>
    <w:p w14:paraId="4C252710" w14:textId="2206296F" w:rsidR="007267F9" w:rsidDel="00D82E3F" w:rsidRDefault="0089656C" w:rsidP="007013BB">
      <w:pPr>
        <w:rPr>
          <w:del w:id="13" w:author="Stefan Jollet" w:date="2022-08-17T12:28:00Z"/>
        </w:rPr>
      </w:pPr>
      <w:bookmarkStart w:id="14" w:name="_Hlk44660356"/>
      <w:del w:id="15" w:author="Stefan Jollet" w:date="2022-08-17T12:28:00Z">
        <w:r w:rsidDel="00D82E3F">
          <w:delText>In den folgenden Fällen soll von der FIFO Regel abgewichen werden dürfen:</w:delText>
        </w:r>
        <w:bookmarkEnd w:id="14"/>
      </w:del>
    </w:p>
    <w:p w14:paraId="48587CC9" w14:textId="4E28CEEC" w:rsidR="007267F9" w:rsidDel="00D82E3F" w:rsidRDefault="007267F9" w:rsidP="007267F9">
      <w:pPr>
        <w:pStyle w:val="Listenabsatz"/>
        <w:numPr>
          <w:ilvl w:val="0"/>
          <w:numId w:val="17"/>
        </w:numPr>
        <w:rPr>
          <w:del w:id="16" w:author="Stefan Jollet" w:date="2022-08-17T12:28:00Z"/>
        </w:rPr>
      </w:pPr>
      <w:del w:id="17" w:author="Stefan Jollet" w:date="2022-08-17T12:28:00Z">
        <w:r w:rsidDel="00D82E3F">
          <w:delText>Für ein Fahrzeug existiert keine Lieferung</w:delText>
        </w:r>
        <w:r w:rsidR="004709D4" w:rsidDel="00D82E3F">
          <w:delText>,</w:delText>
        </w:r>
        <w:r w:rsidDel="00D82E3F">
          <w:delText xml:space="preserve"> die die entsprechenden Eigenschaften erfüllt und es treffen weitere Fahrzeuge </w:delText>
        </w:r>
        <w:r w:rsidR="004709D4" w:rsidDel="00D82E3F">
          <w:delText xml:space="preserve">ein, </w:delText>
        </w:r>
        <w:r w:rsidDel="00D82E3F">
          <w:delText>zu denen passende Lieferungen vorhanden sind</w:delText>
        </w:r>
        <w:r w:rsidR="0045088C" w:rsidDel="00D82E3F">
          <w:delText>.</w:delText>
        </w:r>
      </w:del>
    </w:p>
    <w:p w14:paraId="423783FD" w14:textId="77777777" w:rsidR="00A72136" w:rsidRDefault="00A72136" w:rsidP="00D82E3F">
      <w:pPr>
        <w:rPr>
          <w:ins w:id="18" w:author="Stefan Jollet" w:date="2022-08-17T12:20:00Z"/>
        </w:rPr>
      </w:pPr>
    </w:p>
    <w:p w14:paraId="09A223E2" w14:textId="6B3B2AE5" w:rsidR="00A72136" w:rsidRDefault="00A72136" w:rsidP="00A72136">
      <w:pPr>
        <w:rPr>
          <w:ins w:id="19" w:author="Stefan Jollet" w:date="2022-08-17T12:20:00Z"/>
        </w:rPr>
      </w:pPr>
      <w:ins w:id="20" w:author="Stefan Jollet" w:date="2022-08-17T12:20:00Z">
        <w:r>
          <w:t>Die neue Betonoptimierung muss Fahrzeuge des gleichen Werkes gemäß de</w:t>
        </w:r>
      </w:ins>
      <w:ins w:id="21" w:author="Stefan Jollet" w:date="2022-08-17T12:21:00Z">
        <w:r>
          <w:t xml:space="preserve">r </w:t>
        </w:r>
      </w:ins>
      <w:ins w:id="22" w:author="Stefan Jollet" w:date="2022-08-17T12:20:00Z">
        <w:r>
          <w:t>First-In-First-Out</w:t>
        </w:r>
      </w:ins>
      <w:ins w:id="23" w:author="Stefan Jollet" w:date="2022-08-17T12:21:00Z">
        <w:r>
          <w:t xml:space="preserve"> Regel</w:t>
        </w:r>
      </w:ins>
      <w:ins w:id="24" w:author="Stefan Jollet" w:date="2022-08-17T12:20:00Z">
        <w:r>
          <w:t xml:space="preserve"> verplanen, damit die verplanten Touren für Fahrer gerecht verteilt werden.</w:t>
        </w:r>
      </w:ins>
    </w:p>
    <w:p w14:paraId="2C47541F" w14:textId="04483068" w:rsidR="00A72136" w:rsidRDefault="00A72136" w:rsidP="00A72136">
      <w:pPr>
        <w:rPr>
          <w:ins w:id="25" w:author="Stefan Jollet" w:date="2022-08-17T12:20:00Z"/>
        </w:rPr>
      </w:pPr>
      <w:ins w:id="26" w:author="Stefan Jollet" w:date="2022-08-17T12:20:00Z">
        <w:r>
          <w:t>First-In-First-Out</w:t>
        </w:r>
      </w:ins>
      <w:ins w:id="27" w:author="Stefan Jollet" w:date="2022-08-17T12:21:00Z">
        <w:r>
          <w:t xml:space="preserve"> Regel</w:t>
        </w:r>
      </w:ins>
      <w:ins w:id="28" w:author="Stefan Jollet" w:date="2022-08-17T12:20:00Z">
        <w:r>
          <w:t xml:space="preserve"> (</w:t>
        </w:r>
      </w:ins>
      <w:proofErr w:type="spellStart"/>
      <w:ins w:id="29" w:author="Stefan Jollet" w:date="2022-08-17T12:21:00Z">
        <w:r>
          <w:t>FiFo</w:t>
        </w:r>
        <w:proofErr w:type="spellEnd"/>
        <w:r>
          <w:t xml:space="preserve"> Regel</w:t>
        </w:r>
      </w:ins>
      <w:ins w:id="30" w:author="Stefan Jollet" w:date="2022-08-17T12:20:00Z">
        <w:r>
          <w:t xml:space="preserve">) bedeutet in der neuen Betonoptimierung, dass das Fahrzeug, das an einem Werk als erstes wieder verfügbar ist, an diesem Werk als erstes wieder zum Laden geschickt wird. </w:t>
        </w:r>
      </w:ins>
    </w:p>
    <w:p w14:paraId="4772EA84" w14:textId="30F5CD2C" w:rsidR="00A72136" w:rsidRDefault="00405C85" w:rsidP="00A72136">
      <w:pPr>
        <w:rPr>
          <w:ins w:id="31" w:author="Stefan Jollet" w:date="2022-08-17T12:20:00Z"/>
        </w:rPr>
      </w:pPr>
      <w:ins w:id="32" w:author="Stefan Jollet" w:date="2022-08-17T12:24:00Z">
        <w:r>
          <w:t>Wenn ein Fahrzeug</w:t>
        </w:r>
      </w:ins>
      <w:ins w:id="33" w:author="Stefan Jollet" w:date="2022-08-17T12:25:00Z">
        <w:r>
          <w:t xml:space="preserve"> an einem Werk verfügbar wird, zudem</w:t>
        </w:r>
      </w:ins>
      <w:ins w:id="34" w:author="Stefan Jollet" w:date="2022-08-17T12:24:00Z">
        <w:r>
          <w:t xml:space="preserve"> keine Lieferung exi</w:t>
        </w:r>
      </w:ins>
      <w:ins w:id="35" w:author="Stefan Jollet" w:date="2022-08-17T12:25:00Z">
        <w:r>
          <w:t>stiert, die mit den Eigenschaften des Fahrzeugs übereinstimmt und weitere F</w:t>
        </w:r>
      </w:ins>
      <w:ins w:id="36" w:author="Stefan Jollet" w:date="2022-08-17T12:26:00Z">
        <w:r>
          <w:t>ahr</w:t>
        </w:r>
      </w:ins>
      <w:ins w:id="37" w:author="Stefan Jollet" w:date="2022-08-17T12:25:00Z">
        <w:r>
          <w:t>zeuge</w:t>
        </w:r>
      </w:ins>
      <w:ins w:id="38" w:author="Stefan Jollet" w:date="2022-08-17T12:26:00Z">
        <w:r>
          <w:t xml:space="preserve"> verfügbar werden, zu denen passende Lieferungen vorhanden sind, muss d</w:t>
        </w:r>
      </w:ins>
      <w:ins w:id="39" w:author="Stefan Jollet" w:date="2022-08-17T12:20:00Z">
        <w:r w:rsidR="00A72136">
          <w:t>ie neue Betonoptimierung</w:t>
        </w:r>
      </w:ins>
      <w:ins w:id="40" w:author="Stefan Jollet" w:date="2022-08-17T12:27:00Z">
        <w:r>
          <w:t xml:space="preserve"> </w:t>
        </w:r>
      </w:ins>
      <w:ins w:id="41" w:author="Stefan Jollet" w:date="2022-08-17T12:20:00Z">
        <w:r w:rsidR="00A72136">
          <w:t>d</w:t>
        </w:r>
      </w:ins>
      <w:ins w:id="42" w:author="Stefan Jollet" w:date="2022-08-17T12:21:00Z">
        <w:r>
          <w:t>ie</w:t>
        </w:r>
      </w:ins>
      <w:ins w:id="43" w:author="Stefan Jollet" w:date="2022-08-17T12:20:00Z">
        <w:r w:rsidR="00A72136">
          <w:t xml:space="preserve"> </w:t>
        </w:r>
        <w:proofErr w:type="spellStart"/>
        <w:r w:rsidR="00A72136">
          <w:t>FiFo</w:t>
        </w:r>
      </w:ins>
      <w:proofErr w:type="spellEnd"/>
      <w:ins w:id="44" w:author="Stefan Jollet" w:date="2022-08-17T12:22:00Z">
        <w:r>
          <w:t xml:space="preserve"> Regel brechen</w:t>
        </w:r>
      </w:ins>
      <w:ins w:id="45" w:author="Stefan Jollet" w:date="2022-08-17T12:27:00Z">
        <w:r>
          <w:t>.</w:t>
        </w:r>
      </w:ins>
    </w:p>
    <w:p w14:paraId="0935AC42" w14:textId="420F0B27" w:rsidR="00A72136" w:rsidRPr="00DE532B" w:rsidRDefault="00DE532B" w:rsidP="00A72136">
      <w:pPr>
        <w:rPr>
          <w:ins w:id="46" w:author="Stefan Jollet" w:date="2022-08-17T12:20:00Z"/>
          <w:b/>
          <w:bCs/>
        </w:rPr>
      </w:pPr>
      <w:ins w:id="47" w:author="Stefan Jollet" w:date="2022-08-24T13:42:00Z">
        <w:r w:rsidRPr="00DE532B">
          <w:rPr>
            <w:b/>
            <w:bCs/>
          </w:rPr>
          <w:t>Umsetzung:</w:t>
        </w:r>
      </w:ins>
    </w:p>
    <w:p w14:paraId="6B1E20CA" w14:textId="3B5E241A" w:rsidR="00A72136" w:rsidRDefault="00A72136" w:rsidP="00A72136">
      <w:pPr>
        <w:rPr>
          <w:ins w:id="48" w:author="Stefan Jollet" w:date="2022-08-22T07:39:00Z"/>
        </w:rPr>
      </w:pPr>
      <w:ins w:id="49" w:author="Stefan Jollet" w:date="2022-08-17T12:20:00Z">
        <w:r>
          <w:t xml:space="preserve">Pro Werk wird jeweils eine Liste mit verfügbaren Fahrzeugen und eine Liste mit verfügbaren Lieferungen erzeugt. </w:t>
        </w:r>
      </w:ins>
    </w:p>
    <w:p w14:paraId="259BD695" w14:textId="3404062D" w:rsidR="005579B1" w:rsidRDefault="005579B1" w:rsidP="00A72136">
      <w:pPr>
        <w:rPr>
          <w:ins w:id="50" w:author="Stefan Jollet" w:date="2022-08-22T07:42:00Z"/>
        </w:rPr>
      </w:pPr>
      <w:ins w:id="51" w:author="Stefan Jollet" w:date="2022-08-22T07:39:00Z">
        <w:r>
          <w:lastRenderedPageBreak/>
          <w:t xml:space="preserve">Die Liste der verfügbaren Lieferungen enthält für jeden </w:t>
        </w:r>
      </w:ins>
      <w:ins w:id="52" w:author="Stefan Jollet" w:date="2022-08-22T07:40:00Z">
        <w:r>
          <w:t>Auftrag,</w:t>
        </w:r>
      </w:ins>
      <w:ins w:id="53" w:author="Stefan Jollet" w:date="2022-08-22T07:39:00Z">
        <w:r>
          <w:t xml:space="preserve"> der in der Optimier</w:t>
        </w:r>
      </w:ins>
      <w:ins w:id="54" w:author="Stefan Jollet" w:date="2022-08-22T07:40:00Z">
        <w:r>
          <w:t xml:space="preserve">ung berücksichtigt wird, immer nur die erste bzw. die nächste Lieferung aus der Lieferkette des Auftrags. </w:t>
        </w:r>
      </w:ins>
      <w:ins w:id="55" w:author="Stefan Jollet" w:date="2022-08-22T07:41:00Z">
        <w:r>
          <w:t xml:space="preserve">Die Lieferungen werden aufsteigend, nach der linken Grenze ihres Ladezeitintervalls in der Liste </w:t>
        </w:r>
        <w:commentRangeStart w:id="56"/>
        <w:commentRangeStart w:id="57"/>
        <w:commentRangeStart w:id="58"/>
        <w:commentRangeStart w:id="59"/>
        <w:r>
          <w:t>einsortiert</w:t>
        </w:r>
      </w:ins>
      <w:commentRangeEnd w:id="56"/>
      <w:r w:rsidR="00603C85">
        <w:rPr>
          <w:rStyle w:val="Kommentarzeichen"/>
        </w:rPr>
        <w:commentReference w:id="56"/>
      </w:r>
      <w:commentRangeEnd w:id="57"/>
      <w:r w:rsidR="00EF3B40">
        <w:rPr>
          <w:rStyle w:val="Kommentarzeichen"/>
        </w:rPr>
        <w:commentReference w:id="57"/>
      </w:r>
      <w:commentRangeEnd w:id="58"/>
      <w:r w:rsidR="00B843DF">
        <w:rPr>
          <w:rStyle w:val="Kommentarzeichen"/>
        </w:rPr>
        <w:commentReference w:id="58"/>
      </w:r>
      <w:commentRangeEnd w:id="59"/>
      <w:r w:rsidR="00541C0A">
        <w:rPr>
          <w:rStyle w:val="Kommentarzeichen"/>
        </w:rPr>
        <w:commentReference w:id="59"/>
      </w:r>
      <w:ins w:id="60" w:author="Stefan Jollet" w:date="2022-08-22T07:41:00Z">
        <w:r>
          <w:t xml:space="preserve">. </w:t>
        </w:r>
      </w:ins>
      <w:ins w:id="61" w:author="Stefan" w:date="2022-08-25T12:15:00Z">
        <w:r w:rsidR="00B136D4">
          <w:t>Dadurch sind die „wichtigsten</w:t>
        </w:r>
        <w:proofErr w:type="gramStart"/>
        <w:r w:rsidR="00B136D4">
          <w:t>“</w:t>
        </w:r>
        <w:proofErr w:type="gramEnd"/>
        <w:r w:rsidR="00B136D4">
          <w:t xml:space="preserve"> weil dringendsten Lieferungen immer vorne</w:t>
        </w:r>
      </w:ins>
      <w:ins w:id="62" w:author="Stefan" w:date="2022-08-25T12:21:00Z">
        <w:r w:rsidR="00735687">
          <w:t xml:space="preserve"> in der Liste</w:t>
        </w:r>
      </w:ins>
      <w:ins w:id="63" w:author="Stefan" w:date="2022-08-25T12:15:00Z">
        <w:r w:rsidR="00B136D4">
          <w:t xml:space="preserve">. </w:t>
        </w:r>
      </w:ins>
    </w:p>
    <w:p w14:paraId="3CE41965" w14:textId="1E71F9E0" w:rsidR="005579B1" w:rsidRDefault="005579B1" w:rsidP="00A72136">
      <w:pPr>
        <w:rPr>
          <w:ins w:id="64" w:author="Stefan Jollet" w:date="2022-08-17T12:20:00Z"/>
        </w:rPr>
      </w:pPr>
      <w:ins w:id="65" w:author="Stefan Jollet" w:date="2022-08-22T07:42:00Z">
        <w:r>
          <w:t>Die Liste der Fahrzeuge</w:t>
        </w:r>
      </w:ins>
      <w:ins w:id="66" w:author="Stefan Jollet" w:date="2022-08-22T07:49:00Z">
        <w:r w:rsidR="00684BCA">
          <w:t xml:space="preserve"> wird </w:t>
        </w:r>
      </w:ins>
      <w:ins w:id="67" w:author="Stefan Jollet" w:date="2022-08-22T07:58:00Z">
        <w:r w:rsidR="00023826">
          <w:t xml:space="preserve">aufsteigend </w:t>
        </w:r>
      </w:ins>
      <w:ins w:id="68" w:author="Stefan Jollet" w:date="2022-08-22T07:49:00Z">
        <w:r w:rsidR="00684BCA">
          <w:t xml:space="preserve">in Bezug auf </w:t>
        </w:r>
      </w:ins>
      <w:ins w:id="69" w:author="Stefan Jollet" w:date="2022-08-22T07:58:00Z">
        <w:r w:rsidR="00023826">
          <w:t>die</w:t>
        </w:r>
      </w:ins>
      <w:ins w:id="70" w:author="Stefan Jollet" w:date="2022-08-22T07:49:00Z">
        <w:r w:rsidR="00684BCA">
          <w:t xml:space="preserve"> Verfügbarkeit</w:t>
        </w:r>
      </w:ins>
      <w:ins w:id="71" w:author="Stefan Jollet" w:date="2022-08-22T07:58:00Z">
        <w:r w:rsidR="00023826">
          <w:t xml:space="preserve"> des Fahrzeugs</w:t>
        </w:r>
      </w:ins>
      <w:ins w:id="72" w:author="Stefan Jollet" w:date="2022-08-22T07:49:00Z">
        <w:r w:rsidR="00684BCA">
          <w:t xml:space="preserve"> am Werk </w:t>
        </w:r>
      </w:ins>
      <w:ins w:id="73" w:author="Stefan Jollet" w:date="2022-08-22T07:58:00Z">
        <w:r w:rsidR="00023826">
          <w:t xml:space="preserve">sortiert. </w:t>
        </w:r>
      </w:ins>
      <w:ins w:id="74" w:author="Stefan Jollet" w:date="2022-08-22T07:59:00Z">
        <w:r w:rsidR="00882E92">
          <w:t>Die initial</w:t>
        </w:r>
      </w:ins>
      <w:ins w:id="75" w:author="Stefan Jollet" w:date="2022-08-22T08:00:00Z">
        <w:r w:rsidR="00882E92">
          <w:t xml:space="preserve">e Verfügbarkeit eines Fahrzeugs richtet sich nach </w:t>
        </w:r>
        <w:r w:rsidR="00520BF4">
          <w:t>der linken Grenze des Schichtzeitintervalls.</w:t>
        </w:r>
      </w:ins>
      <w:ins w:id="76" w:author="Stefan Jollet" w:date="2022-08-22T08:01:00Z">
        <w:r w:rsidR="00343C24">
          <w:t xml:space="preserve"> Wenn zwei Fahrzeuge an einem Werk </w:t>
        </w:r>
      </w:ins>
      <w:ins w:id="77" w:author="Stefan Jollet" w:date="2022-08-22T08:03:00Z">
        <w:r w:rsidR="00343C24">
          <w:t>die gleiche Schichtstartzeit haben, wird die Liste alphanumerisch sortiert.</w:t>
        </w:r>
      </w:ins>
      <w:ins w:id="78" w:author="Stefan Jollet" w:date="2022-08-22T08:04:00Z">
        <w:r w:rsidR="00343C24">
          <w:t xml:space="preserve"> Wenn ein Fahrzeug nicht an einem Werk parkt, ist die initiale Verfügbarkeit die Schichtstartzeit des Fahrzeugs plus die Dauer der Anfahrt zum Werk.</w:t>
        </w:r>
      </w:ins>
      <w:ins w:id="79" w:author="Stefan Jollet" w:date="2022-08-22T08:03:00Z">
        <w:r w:rsidR="00343C24">
          <w:t xml:space="preserve"> </w:t>
        </w:r>
      </w:ins>
    </w:p>
    <w:p w14:paraId="63BA466F" w14:textId="15A16EE9" w:rsidR="00A72136" w:rsidRDefault="00F0674E" w:rsidP="007013BB">
      <w:pPr>
        <w:rPr>
          <w:ins w:id="80" w:author="Stefan Jollet" w:date="2022-08-22T08:23:00Z"/>
        </w:rPr>
      </w:pPr>
      <w:ins w:id="81" w:author="Stefan Jollet" w:date="2022-08-22T07:45:00Z">
        <w:r>
          <w:t xml:space="preserve">Im ersten Schritt der Optimierung (Plant Dispatch) wird dann </w:t>
        </w:r>
      </w:ins>
      <w:ins w:id="82" w:author="Stefan Jollet" w:date="2022-08-24T13:43:00Z">
        <w:r w:rsidR="006B4E61">
          <w:t>die erste Lieferung</w:t>
        </w:r>
      </w:ins>
      <w:ins w:id="83" w:author="Stefan Jollet" w:date="2022-08-22T07:45:00Z">
        <w:r>
          <w:t xml:space="preserve"> aus der Liste der </w:t>
        </w:r>
      </w:ins>
      <w:ins w:id="84" w:author="Stefan Jollet" w:date="2022-08-24T13:43:00Z">
        <w:r w:rsidR="006B4E61">
          <w:t>Lieferungen</w:t>
        </w:r>
      </w:ins>
      <w:ins w:id="85" w:author="Stefan Jollet" w:date="2022-08-22T07:45:00Z">
        <w:r>
          <w:t xml:space="preserve"> genommen und aus der Liste der </w:t>
        </w:r>
      </w:ins>
      <w:ins w:id="86" w:author="Stefan Jollet" w:date="2022-08-24T13:43:00Z">
        <w:r w:rsidR="006B4E61">
          <w:t>Fahrzeuge</w:t>
        </w:r>
      </w:ins>
      <w:ins w:id="87" w:author="Stefan Jollet" w:date="2022-08-22T07:45:00Z">
        <w:r>
          <w:t xml:space="preserve"> geprüft, welche</w:t>
        </w:r>
      </w:ins>
      <w:ins w:id="88" w:author="Stefan Jollet" w:date="2022-08-24T13:44:00Z">
        <w:r w:rsidR="006B4E61">
          <w:t>s</w:t>
        </w:r>
      </w:ins>
      <w:ins w:id="89" w:author="Stefan Jollet" w:date="2022-08-22T07:45:00Z">
        <w:r>
          <w:t xml:space="preserve"> </w:t>
        </w:r>
      </w:ins>
      <w:ins w:id="90" w:author="Stefan Jollet" w:date="2022-08-24T13:44:00Z">
        <w:r w:rsidR="006B4E61">
          <w:t>Fahrzeug</w:t>
        </w:r>
      </w:ins>
      <w:ins w:id="91" w:author="Stefan Jollet" w:date="2022-08-22T07:45:00Z">
        <w:r>
          <w:t xml:space="preserve"> in Bezug auf So</w:t>
        </w:r>
      </w:ins>
      <w:ins w:id="92" w:author="Stefan Jollet" w:date="2022-08-22T07:46:00Z">
        <w:r>
          <w:t xml:space="preserve">ndereignungen und Ausschlüsse zu </w:t>
        </w:r>
      </w:ins>
      <w:ins w:id="93" w:author="Stefan Jollet" w:date="2022-08-24T13:44:00Z">
        <w:r w:rsidR="006B4E61">
          <w:t>der Lieferung</w:t>
        </w:r>
      </w:ins>
      <w:ins w:id="94" w:author="Stefan Jollet" w:date="2022-08-22T08:05:00Z">
        <w:r w:rsidR="007A1626">
          <w:t xml:space="preserve"> pass</w:t>
        </w:r>
        <w:r w:rsidR="00306BF3">
          <w:t xml:space="preserve">t. </w:t>
        </w:r>
      </w:ins>
      <w:ins w:id="95" w:author="Stefan Jollet" w:date="2022-08-24T13:47:00Z">
        <w:r w:rsidR="00263439">
          <w:t>Das erste Fahrzeug</w:t>
        </w:r>
      </w:ins>
      <w:ins w:id="96" w:author="Stefan Jollet" w:date="2022-08-22T08:07:00Z">
        <w:r w:rsidR="00D60C3E">
          <w:t>,</w:t>
        </w:r>
      </w:ins>
      <w:ins w:id="97" w:author="Stefan Jollet" w:date="2022-08-22T08:05:00Z">
        <w:r w:rsidR="00306BF3">
          <w:t xml:space="preserve"> für d</w:t>
        </w:r>
      </w:ins>
      <w:ins w:id="98" w:author="Stefan Jollet" w:date="2022-08-24T13:47:00Z">
        <w:r w:rsidR="00263439">
          <w:t>as</w:t>
        </w:r>
      </w:ins>
      <w:ins w:id="99" w:author="Stefan Jollet" w:date="2022-08-22T08:05:00Z">
        <w:r w:rsidR="00306BF3">
          <w:t xml:space="preserve"> das zutrifft</w:t>
        </w:r>
      </w:ins>
      <w:ins w:id="100" w:author="Stefan Jollet" w:date="2022-08-22T08:07:00Z">
        <w:r w:rsidR="00D60C3E">
          <w:t>,</w:t>
        </w:r>
      </w:ins>
      <w:ins w:id="101" w:author="Stefan Jollet" w:date="2022-08-22T08:05:00Z">
        <w:r w:rsidR="00306BF3">
          <w:t xml:space="preserve"> wird genommen</w:t>
        </w:r>
      </w:ins>
      <w:ins w:id="102" w:author="Stefan Jollet" w:date="2022-08-22T08:07:00Z">
        <w:r w:rsidR="00D60C3E">
          <w:t xml:space="preserve"> </w:t>
        </w:r>
      </w:ins>
      <w:ins w:id="103" w:author="Stefan Jollet" w:date="2022-08-22T08:20:00Z">
        <w:r w:rsidR="00D8476D">
          <w:t xml:space="preserve">und </w:t>
        </w:r>
      </w:ins>
      <w:ins w:id="104" w:author="Stefan Jollet" w:date="2022-08-22T08:23:00Z">
        <w:r w:rsidR="00E36DBE">
          <w:t>geprüft,</w:t>
        </w:r>
      </w:ins>
      <w:ins w:id="105" w:author="Stefan Jollet" w:date="2022-08-22T08:20:00Z">
        <w:r w:rsidR="00D8476D">
          <w:t xml:space="preserve"> ob die Lieferung am linken Rand des Ladezeitintervalls eingeplant werden kann (unter Berücksichtigung der Werksöffn</w:t>
        </w:r>
      </w:ins>
      <w:ins w:id="106" w:author="Stefan Jollet" w:date="2022-08-22T08:21:00Z">
        <w:r w:rsidR="00D8476D">
          <w:t xml:space="preserve">ungszeiten und Werkskapazität). </w:t>
        </w:r>
        <w:r w:rsidR="008A1935">
          <w:t>Falls das nicht möglich ist, wird geprüft ob die Lieferung früher geladen werden kann (</w:t>
        </w:r>
        <w:proofErr w:type="spellStart"/>
        <w:r w:rsidR="008A1935">
          <w:t>early</w:t>
        </w:r>
        <w:proofErr w:type="spellEnd"/>
        <w:r w:rsidR="008A1935">
          <w:t xml:space="preserve"> </w:t>
        </w:r>
        <w:proofErr w:type="spellStart"/>
        <w:r w:rsidR="008A1935">
          <w:t>load</w:t>
        </w:r>
        <w:proofErr w:type="spellEnd"/>
        <w:r w:rsidR="008A1935">
          <w:t>) um Verspätungen zu vermeiden. Falls auch das nicht möglich ist</w:t>
        </w:r>
      </w:ins>
      <w:ins w:id="107" w:author="Stefan Jollet" w:date="2022-08-22T08:22:00Z">
        <w:r w:rsidR="008A1935">
          <w:t>, wird die Lieferung zum nächstmöglichen Zeitpun</w:t>
        </w:r>
      </w:ins>
      <w:ins w:id="108" w:author="Stefan Jollet" w:date="2022-08-22T08:23:00Z">
        <w:r w:rsidR="008A1935">
          <w:t>k</w:t>
        </w:r>
      </w:ins>
      <w:ins w:id="109" w:author="Stefan Jollet" w:date="2022-08-22T08:22:00Z">
        <w:r w:rsidR="008A1935">
          <w:t>t</w:t>
        </w:r>
      </w:ins>
      <w:ins w:id="110" w:author="Stefan Jollet" w:date="2022-08-22T08:23:00Z">
        <w:r w:rsidR="008A1935">
          <w:t xml:space="preserve"> (mit entsprechender Verspätung)</w:t>
        </w:r>
      </w:ins>
      <w:ins w:id="111" w:author="Stefan Jollet" w:date="2022-08-22T08:22:00Z">
        <w:r w:rsidR="008A1935">
          <w:t xml:space="preserve"> eingeplan</w:t>
        </w:r>
      </w:ins>
      <w:ins w:id="112" w:author="Stefan Jollet" w:date="2022-08-22T08:23:00Z">
        <w:r w:rsidR="008A1935">
          <w:t>t.</w:t>
        </w:r>
      </w:ins>
      <w:ins w:id="113" w:author="Stefan" w:date="2022-08-25T12:22:00Z">
        <w:r w:rsidR="00DF523B">
          <w:t xml:space="preserve"> Wenn die </w:t>
        </w:r>
        <w:proofErr w:type="spellStart"/>
        <w:r w:rsidR="00DF523B">
          <w:t>early</w:t>
        </w:r>
        <w:proofErr w:type="spellEnd"/>
        <w:r w:rsidR="00DF523B">
          <w:t xml:space="preserve"> </w:t>
        </w:r>
        <w:proofErr w:type="spellStart"/>
        <w:r w:rsidR="00DF523B">
          <w:t>load</w:t>
        </w:r>
        <w:proofErr w:type="spellEnd"/>
        <w:r w:rsidR="00DF523B">
          <w:t xml:space="preserve"> Möglichkeit greif, kann es zu einer </w:t>
        </w:r>
        <w:r w:rsidR="00713804">
          <w:t>Verletzung</w:t>
        </w:r>
        <w:r w:rsidR="00DF523B">
          <w:t xml:space="preserve"> der </w:t>
        </w:r>
        <w:proofErr w:type="spellStart"/>
        <w:r w:rsidR="00DF523B">
          <w:t>FiFo</w:t>
        </w:r>
        <w:proofErr w:type="spellEnd"/>
        <w:r w:rsidR="00DF523B">
          <w:t xml:space="preserve"> Regel kommen.</w:t>
        </w:r>
      </w:ins>
    </w:p>
    <w:p w14:paraId="489B2886" w14:textId="650866BC" w:rsidR="00154262" w:rsidRDefault="00154262" w:rsidP="007013BB">
      <w:pPr>
        <w:rPr>
          <w:ins w:id="114" w:author="Stefan Jollet" w:date="2022-08-22T08:26:00Z"/>
        </w:rPr>
      </w:pPr>
      <w:ins w:id="115" w:author="Stefan Jollet" w:date="2022-08-22T08:24:00Z">
        <w:r>
          <w:t xml:space="preserve">Die Verfügbarkeit des Fahrzeugs wird dann unter Berücksichtigung der Lade-, Entlade- und Fahrzeiten aktualisiert und das Fahrzeug </w:t>
        </w:r>
      </w:ins>
      <w:ins w:id="116" w:author="Stefan Jollet" w:date="2022-08-22T08:25:00Z">
        <w:r>
          <w:t xml:space="preserve">neu in die Liste der verfügbaren Fahrzeuge einsortiert. Die Lieferung wird aus der Liste der Lieferungen entfernt und die nächste Lieferung des Auftrags unter Berücksichtigung des Soll-Lieferflusses neu in die Liste der Lieferungen einsortiert. </w:t>
        </w:r>
      </w:ins>
    </w:p>
    <w:p w14:paraId="0E5A19FC" w14:textId="3F7B59C6" w:rsidR="004B3A47" w:rsidRDefault="004B3A47" w:rsidP="007013BB">
      <w:pPr>
        <w:rPr>
          <w:ins w:id="117" w:author="Stefan Jollet" w:date="2022-08-17T12:20:00Z"/>
        </w:rPr>
      </w:pPr>
      <w:ins w:id="118" w:author="Stefan Jollet" w:date="2022-08-22T08:26:00Z">
        <w:r>
          <w:t xml:space="preserve">Diese Schritte werden pro Werk </w:t>
        </w:r>
      </w:ins>
      <w:ins w:id="119" w:author="Stefan Jollet" w:date="2022-08-22T08:27:00Z">
        <w:r w:rsidR="004E60E0">
          <w:t>so lange</w:t>
        </w:r>
      </w:ins>
      <w:ins w:id="120" w:author="Stefan Jollet" w:date="2022-08-22T08:26:00Z">
        <w:r>
          <w:t xml:space="preserve"> wiederholt, </w:t>
        </w:r>
      </w:ins>
      <w:ins w:id="121" w:author="Stefan Jollet" w:date="2022-08-24T13:42:00Z">
        <w:r w:rsidR="006B4E61">
          <w:t>bis es keine gültigen Paarungen mehr gib</w:t>
        </w:r>
      </w:ins>
      <w:ins w:id="122" w:author="Stefan Jollet" w:date="2022-08-24T13:43:00Z">
        <w:r w:rsidR="006B4E61">
          <w:t>t</w:t>
        </w:r>
      </w:ins>
      <w:ins w:id="123" w:author="Timm Ziarnetzky" w:date="2022-08-23T08:16:00Z">
        <w:r w:rsidR="00EB201E">
          <w:t>.</w:t>
        </w:r>
      </w:ins>
      <w:ins w:id="124" w:author="Stefan Jollet" w:date="2022-08-22T08:26:00Z">
        <w:r>
          <w:t xml:space="preserve"> </w:t>
        </w:r>
      </w:ins>
    </w:p>
    <w:p w14:paraId="501B86C2" w14:textId="0261244D" w:rsidR="0045088C" w:rsidRDefault="007013BB" w:rsidP="007013BB">
      <w:r>
        <w:t>Die folgenden Fälle sollen als Möglichkeiten geprüft werden, sind aber nicht verpflichtend. Wenn die Optimierung dadurch Probleme bekommt, sollen diese Fälle nicht berücksichtigt werden.</w:t>
      </w:r>
    </w:p>
    <w:p w14:paraId="353FFC1B" w14:textId="61854AC9" w:rsidR="0089656C" w:rsidRDefault="0089656C" w:rsidP="007267F9">
      <w:pPr>
        <w:pStyle w:val="Listenabsatz"/>
        <w:numPr>
          <w:ilvl w:val="0"/>
          <w:numId w:val="17"/>
        </w:numPr>
      </w:pPr>
      <w:commentRangeStart w:id="125"/>
      <w:r>
        <w:lastRenderedPageBreak/>
        <w:t xml:space="preserve">Einsparung von Lieferungen: Ein großes Fahrzeug kommt später ans Werk als ein kleines Fahrzeug. Wenn eine Lieferung dadurch eingespart werden kann, dass das große Fahrzeug das kleine Fahrzeug überholt, soll das möglich sein. </w:t>
      </w:r>
      <w:commentRangeEnd w:id="125"/>
      <w:r w:rsidR="004863F0">
        <w:rPr>
          <w:rStyle w:val="Kommentarzeichen"/>
        </w:rPr>
        <w:commentReference w:id="125"/>
      </w:r>
      <w:r>
        <w:t>Die Lieferung darf dadurch auch eine gelbe Verspätung bekommen. Orange und rote Verspätungen dürfen in diesem Fall nicht auftreten.</w:t>
      </w:r>
    </w:p>
    <w:p w14:paraId="65358DF2" w14:textId="4929B02B" w:rsidR="008076F3" w:rsidRDefault="00E17FAC" w:rsidP="002A29CB">
      <w:pPr>
        <w:pStyle w:val="Listenabsatz"/>
        <w:numPr>
          <w:ilvl w:val="0"/>
          <w:numId w:val="17"/>
        </w:numPr>
      </w:pPr>
      <w:r>
        <w:rPr>
          <w:rFonts w:eastAsia="Times New Roman"/>
        </w:rPr>
        <w:t>Die restliche verfügbare Arbeitszeit eines Fahrzeuges reicht nicht aus für die aktuell zu ladenden Lieferungen, erst für eine kürzere Lieferung (deutlich) später, zuvor treffen jedoch weitere Fahrzeuge mit ausreichender restlicher Arbeitszeit ein.</w:t>
      </w:r>
    </w:p>
    <w:p w14:paraId="1547DDA0" w14:textId="0EE501EB" w:rsidR="008342E4" w:rsidRDefault="00AC13FB" w:rsidP="008342E4">
      <w:r>
        <w:t>Die Fir</w:t>
      </w:r>
      <w:r w:rsidR="00DA2BAB">
        <w:t>s</w:t>
      </w:r>
      <w:r>
        <w:t>t Round Rule soll ebenfalls umgesetzt werden</w:t>
      </w:r>
      <w:r w:rsidR="008342E4">
        <w:t xml:space="preserve">. Diese Regel besagt Folgendes: Am frühen Morgen gibt es eine Sonderbehandlung, die den pünktlichen Arbeitsantritt der Fahrer fördern soll. Jedes Fahrzeug hat eine SAS-Zeit, zu der es </w:t>
      </w:r>
      <w:r w:rsidR="003A5204">
        <w:t>a</w:t>
      </w:r>
      <w:r w:rsidR="008342E4">
        <w:t>m Werk erwartet wird. Diese Zeit wird benutzt, um Vorschläge für Fahrzeuge zu bestimmen, die noch nicht angemeldet sind. Nach dem Anmelden gelten folgende Regeln:</w:t>
      </w:r>
    </w:p>
    <w:p w14:paraId="7B0E78BA" w14:textId="6CCF64FE" w:rsidR="008342E4" w:rsidRDefault="008342E4" w:rsidP="008342E4">
      <w:pPr>
        <w:pStyle w:val="Listenabsatz"/>
        <w:numPr>
          <w:ilvl w:val="0"/>
          <w:numId w:val="13"/>
        </w:numPr>
      </w:pPr>
      <w:r>
        <w:t>Wenn ein angemeldetes Fahrzeug eine SAS-Zeit in der Zukunft hat, also zu früh gekommen ist, wird es bestraft, indem der Optimierer alle anderen Trucks vorzieht</w:t>
      </w:r>
      <w:r w:rsidR="00AE21E3">
        <w:t>,</w:t>
      </w:r>
      <w:r w:rsidR="00AE21E3" w:rsidRPr="00AE21E3">
        <w:t xml:space="preserve"> die ein früheres SAS haben als der verfrühte Truck</w:t>
      </w:r>
      <w:r>
        <w:t>.</w:t>
      </w:r>
    </w:p>
    <w:p w14:paraId="2B0EE50E" w14:textId="6F767F9D" w:rsidR="0088730B" w:rsidRDefault="0088730B" w:rsidP="008342E4">
      <w:pPr>
        <w:pStyle w:val="Listenabsatz"/>
        <w:numPr>
          <w:ilvl w:val="0"/>
          <w:numId w:val="13"/>
        </w:numPr>
      </w:pPr>
      <w:r>
        <w:t xml:space="preserve">Kein Fahrzeug bekommt eine zweite Lieferung, </w:t>
      </w:r>
      <w:r w:rsidRPr="0088730B">
        <w:t>solange es noch (angemeldete) Trucks mit SAS gibt, die noch keine Lieferung hatten.</w:t>
      </w:r>
    </w:p>
    <w:p w14:paraId="1EDEB311" w14:textId="3E37EE7E" w:rsidR="008342E4" w:rsidRDefault="000941FA" w:rsidP="008342E4">
      <w:pPr>
        <w:pStyle w:val="Listenabsatz"/>
        <w:numPr>
          <w:ilvl w:val="0"/>
          <w:numId w:val="13"/>
        </w:numPr>
      </w:pPr>
      <w:r>
        <w:t>In der RT-Optimierung</w:t>
      </w:r>
      <w:r w:rsidR="008342E4">
        <w:t xml:space="preserve"> ist</w:t>
      </w:r>
      <w:r>
        <w:t xml:space="preserve"> es</w:t>
      </w:r>
      <w:r w:rsidR="008342E4">
        <w:t xml:space="preserve"> möglich, dass ein Fahrzeug keine SAS-Zeit hat. Dann berücksichtigt es der Optimierer gar nicht</w:t>
      </w:r>
      <w:r w:rsidR="00C32374">
        <w:t xml:space="preserve"> </w:t>
      </w:r>
      <w:r w:rsidR="00990134">
        <w:t xml:space="preserve">(unabhängig </w:t>
      </w:r>
      <w:proofErr w:type="gramStart"/>
      <w:r w:rsidR="00990134">
        <w:t>davon</w:t>
      </w:r>
      <w:proofErr w:type="gramEnd"/>
      <w:r w:rsidR="00990134">
        <w:t xml:space="preserve"> ob es auf „</w:t>
      </w:r>
      <w:proofErr w:type="spellStart"/>
      <w:r w:rsidR="00990134">
        <w:t>Optimization</w:t>
      </w:r>
      <w:proofErr w:type="spellEnd"/>
      <w:r w:rsidR="00990134">
        <w:t xml:space="preserve"> on“ gesetzt ist oder nicht) </w:t>
      </w:r>
      <w:r w:rsidR="008342E4">
        <w:t>bis es sich anmeldet und behandelt es danach normal, wie ein Fahrzeug, das bereits gearbeitet hat. Die Sonderregeln gelten also nicht.</w:t>
      </w:r>
    </w:p>
    <w:p w14:paraId="2D44C962" w14:textId="3DC9E914" w:rsidR="008342E4" w:rsidRDefault="008342E4" w:rsidP="008342E4">
      <w:r>
        <w:t>Die Regel schaut ausschließlich auf die SAS-Zeiten unabhängig davon</w:t>
      </w:r>
      <w:r w:rsidR="00044226">
        <w:t>,</w:t>
      </w:r>
      <w:r>
        <w:t xml:space="preserve"> woher diese kommen. Mit Hilfe eines Morning Rosters lassen sich SAS-Zeiten bestimmen, wobei dann gilt, dass den Rosterfahrzeugen bei fehlendem </w:t>
      </w:r>
      <w:proofErr w:type="gramStart"/>
      <w:r>
        <w:t>SAS</w:t>
      </w:r>
      <w:proofErr w:type="gramEnd"/>
      <w:r>
        <w:t xml:space="preserve"> das durch den Roster erstellte SAS zugewiesen wird. Die Reihenfolge dieser SAS entspricht dann der Roster Sequenz.</w:t>
      </w:r>
      <w:r w:rsidR="00A5345D">
        <w:t xml:space="preserve"> </w:t>
      </w:r>
      <w:r w:rsidR="00A64704">
        <w:t>Die Max Roster Time ist hierbei zu berücksichtigen.</w:t>
      </w:r>
    </w:p>
    <w:p w14:paraId="624A662A" w14:textId="6990385E" w:rsidR="009835DB" w:rsidRDefault="009835DB" w:rsidP="008342E4">
      <w:r>
        <w:lastRenderedPageBreak/>
        <w:t>In der neuen Betonoptimierung wird der Mehrschichtbetrieb unterstützt. Die First Round Rule soll nur für die</w:t>
      </w:r>
      <w:r w:rsidR="000B5366">
        <w:t xml:space="preserve"> erste</w:t>
      </w:r>
      <w:r>
        <w:t xml:space="preserve"> Schicht gelten</w:t>
      </w:r>
      <w:r w:rsidR="0088730B">
        <w:t xml:space="preserve">, da es nur für die erste Schicht </w:t>
      </w:r>
      <w:proofErr w:type="spellStart"/>
      <w:r w:rsidR="0088730B">
        <w:t>SASe</w:t>
      </w:r>
      <w:proofErr w:type="spellEnd"/>
      <w:r w:rsidR="0088730B">
        <w:t xml:space="preserve"> gibt.</w:t>
      </w:r>
    </w:p>
    <w:p w14:paraId="04FB579C" w14:textId="4F0382EF" w:rsidR="008342E4" w:rsidRPr="00ED34AA" w:rsidRDefault="00C55AB2" w:rsidP="00922B1C">
      <w:ins w:id="126" w:author="Stefan Jollet" w:date="2022-08-15T13:02:00Z">
        <w:r>
          <w:t>Morning Roster (First Round Rule) noch nicht umgesetzt</w:t>
        </w:r>
      </w:ins>
      <w:ins w:id="127" w:author="Timm Ziarnetzky" w:date="2022-08-23T08:37:00Z">
        <w:r w:rsidR="00A952EF">
          <w:t>.</w:t>
        </w:r>
      </w:ins>
    </w:p>
    <w:p w14:paraId="2CC728C2" w14:textId="49BE88D2" w:rsidR="008E4B85" w:rsidRDefault="0077117C" w:rsidP="008A0FB7">
      <w:pPr>
        <w:pStyle w:val="berschrift4"/>
      </w:pPr>
      <w:r>
        <w:t xml:space="preserve"> </w:t>
      </w:r>
      <w:r w:rsidR="008E4B85">
        <w:t>Pausenplanung</w:t>
      </w:r>
    </w:p>
    <w:p w14:paraId="1C3AF2A7" w14:textId="1A1DCB4C" w:rsidR="00A37737" w:rsidRDefault="002025DF" w:rsidP="008E4B85">
      <w:r>
        <w:t>Aufgrund gesetzlicher Bestimmungen müssen Fahrer in regelmäßigen Abständen Pausen einlegen.</w:t>
      </w:r>
      <w:r w:rsidR="00595DAC">
        <w:t xml:space="preserve"> </w:t>
      </w:r>
      <w:r w:rsidR="008E4B85">
        <w:t xml:space="preserve">Für den </w:t>
      </w:r>
      <w:r w:rsidR="00C87AC0">
        <w:t>RT/</w:t>
      </w:r>
      <w:r w:rsidR="008E4B85">
        <w:t xml:space="preserve">OEV- und den </w:t>
      </w:r>
      <w:proofErr w:type="spellStart"/>
      <w:r w:rsidR="008E4B85">
        <w:t>Preplanning</w:t>
      </w:r>
      <w:proofErr w:type="spellEnd"/>
      <w:r w:rsidR="008E4B85">
        <w:t xml:space="preserve"> Modus sollen Pausen geplant werden können.</w:t>
      </w:r>
      <w:r w:rsidR="00014E3E">
        <w:t xml:space="preserve"> </w:t>
      </w:r>
      <w:r w:rsidR="00887B74">
        <w:t xml:space="preserve"> </w:t>
      </w:r>
    </w:p>
    <w:p w14:paraId="7629F98E" w14:textId="654CFEA6" w:rsidR="00EE350F" w:rsidRDefault="00AA0CDE" w:rsidP="002D2681">
      <w:r>
        <w:t>Es</w:t>
      </w:r>
      <w:r w:rsidR="00A37737">
        <w:t xml:space="preserve"> g</w:t>
      </w:r>
      <w:r w:rsidR="00CD3231">
        <w:t>e</w:t>
      </w:r>
      <w:r w:rsidR="00A37737">
        <w:t>lt</w:t>
      </w:r>
      <w:r w:rsidR="00CD3231">
        <w:t>en</w:t>
      </w:r>
      <w:r w:rsidR="00A37737">
        <w:t xml:space="preserve"> folgende Regel</w:t>
      </w:r>
      <w:r w:rsidR="00CD3231">
        <w:t>n</w:t>
      </w:r>
      <w:r w:rsidR="00A37737">
        <w:t xml:space="preserve">: </w:t>
      </w:r>
    </w:p>
    <w:p w14:paraId="24943FF4" w14:textId="78008982" w:rsidR="00A37737" w:rsidRDefault="00376ABD" w:rsidP="002D2681">
      <w:pPr>
        <w:pStyle w:val="Listenabsatz"/>
        <w:numPr>
          <w:ilvl w:val="0"/>
          <w:numId w:val="22"/>
        </w:numPr>
      </w:pPr>
      <w:r>
        <w:t xml:space="preserve">n </w:t>
      </w:r>
      <w:r w:rsidR="00CD3231">
        <w:rPr>
          <w:rFonts w:cs="Arial"/>
        </w:rPr>
        <w:t>≤</w:t>
      </w:r>
      <w:r>
        <w:t xml:space="preserve"> 2 Pausen müssen geplant werden. Eine Pause der Länge </w:t>
      </w:r>
      <w:r w:rsidR="00881CBE">
        <w:t>x</w:t>
      </w:r>
      <w:r w:rsidR="00881CBE">
        <w:rPr>
          <w:vertAlign w:val="subscript"/>
        </w:rPr>
        <w:t>1</w:t>
      </w:r>
      <w:r w:rsidR="000D052E">
        <w:rPr>
          <w:vertAlign w:val="subscript"/>
        </w:rPr>
        <w:t xml:space="preserve"> </w:t>
      </w:r>
      <w:r w:rsidR="000D052E">
        <w:t>Minuten</w:t>
      </w:r>
      <w:r>
        <w:rPr>
          <w:vertAlign w:val="subscript"/>
        </w:rPr>
        <w:t xml:space="preserve"> </w:t>
      </w:r>
      <w:r>
        <w:t>nach y</w:t>
      </w:r>
      <w:r>
        <w:rPr>
          <w:vertAlign w:val="subscript"/>
        </w:rPr>
        <w:t xml:space="preserve">1 </w:t>
      </w:r>
      <w:r>
        <w:t xml:space="preserve">Minuten und eine Pause </w:t>
      </w:r>
      <w:r w:rsidR="00E32723">
        <w:t xml:space="preserve">der Länge </w:t>
      </w:r>
      <w:r w:rsidR="00881CBE">
        <w:t>x</w:t>
      </w:r>
      <w:r w:rsidR="00881CBE">
        <w:rPr>
          <w:vertAlign w:val="subscript"/>
        </w:rPr>
        <w:t>2</w:t>
      </w:r>
      <w:r w:rsidR="00784D2E">
        <w:rPr>
          <w:vertAlign w:val="subscript"/>
        </w:rPr>
        <w:t xml:space="preserve"> </w:t>
      </w:r>
      <w:r w:rsidR="00F3120B">
        <w:t>Minuten</w:t>
      </w:r>
      <w:r>
        <w:rPr>
          <w:vertAlign w:val="subscript"/>
        </w:rPr>
        <w:t xml:space="preserve"> </w:t>
      </w:r>
      <w:r>
        <w:t>nach y</w:t>
      </w:r>
      <w:r>
        <w:rPr>
          <w:vertAlign w:val="subscript"/>
        </w:rPr>
        <w:t xml:space="preserve">2 </w:t>
      </w:r>
      <w:r>
        <w:t>Minuten</w:t>
      </w:r>
      <w:r w:rsidR="00852D6A">
        <w:t xml:space="preserve"> (</w:t>
      </w:r>
      <w:r w:rsidR="00CD3231">
        <w:t>e</w:t>
      </w:r>
      <w:r w:rsidR="00852D6A">
        <w:t>instellbare Parameter, nur n ist fix)</w:t>
      </w:r>
      <w:r w:rsidR="008576AC">
        <w:t>.</w:t>
      </w:r>
    </w:p>
    <w:p w14:paraId="786E55E1" w14:textId="18F0F96C" w:rsidR="005F6769" w:rsidRDefault="005F6769" w:rsidP="002D2681">
      <w:pPr>
        <w:pStyle w:val="Listenabsatz"/>
        <w:numPr>
          <w:ilvl w:val="0"/>
          <w:numId w:val="22"/>
        </w:numPr>
      </w:pPr>
      <w:r>
        <w:t xml:space="preserve">Basis für </w:t>
      </w:r>
      <w:r w:rsidR="00260D3D">
        <w:t>y</w:t>
      </w:r>
      <w:r>
        <w:rPr>
          <w:vertAlign w:val="subscript"/>
        </w:rPr>
        <w:t xml:space="preserve">1 </w:t>
      </w:r>
      <w:r>
        <w:t xml:space="preserve">ist das </w:t>
      </w:r>
      <w:proofErr w:type="spellStart"/>
      <w:r>
        <w:t>SignOn</w:t>
      </w:r>
      <w:proofErr w:type="spellEnd"/>
      <w:r w:rsidR="00CD3231">
        <w:t>,</w:t>
      </w:r>
      <w:r w:rsidR="00970832">
        <w:t xml:space="preserve"> </w:t>
      </w:r>
      <w:r w:rsidR="00260D3D">
        <w:t>y</w:t>
      </w:r>
      <w:r w:rsidR="00970832">
        <w:rPr>
          <w:vertAlign w:val="subscript"/>
        </w:rPr>
        <w:t xml:space="preserve">2 </w:t>
      </w:r>
      <w:r w:rsidR="00970832">
        <w:t xml:space="preserve">richtet sich </w:t>
      </w:r>
      <w:r w:rsidR="00705B46">
        <w:t xml:space="preserve">nach </w:t>
      </w:r>
      <w:r w:rsidR="00CD3231">
        <w:t>dem Ende der vorangegangenen Pause</w:t>
      </w:r>
      <w:r w:rsidR="008576AC">
        <w:t>.</w:t>
      </w:r>
    </w:p>
    <w:p w14:paraId="36CF0790" w14:textId="1D96B44C" w:rsidR="000C6DA5" w:rsidRDefault="00EE350F" w:rsidP="002D2681">
      <w:pPr>
        <w:pStyle w:val="Listenabsatz"/>
        <w:numPr>
          <w:ilvl w:val="0"/>
          <w:numId w:val="22"/>
        </w:numPr>
      </w:pPr>
      <w:r>
        <w:t xml:space="preserve">Wenn eine Pause kürzer oder länger </w:t>
      </w:r>
      <w:r w:rsidR="00CD3231">
        <w:t xml:space="preserve">war </w:t>
      </w:r>
      <w:r>
        <w:t xml:space="preserve">als </w:t>
      </w:r>
      <w:r w:rsidR="00CD3231">
        <w:t>definiert,</w:t>
      </w:r>
      <w:r>
        <w:t xml:space="preserve"> hat das keine Auswirkung auf </w:t>
      </w:r>
      <w:r w:rsidR="00CD3231">
        <w:t>die Länge der nachfolgenden Pause</w:t>
      </w:r>
      <w:r w:rsidR="008576AC">
        <w:t>.</w:t>
      </w:r>
    </w:p>
    <w:p w14:paraId="1B33D041" w14:textId="77777777" w:rsidR="00804B8C" w:rsidRDefault="000C6DA5" w:rsidP="002D2681">
      <w:pPr>
        <w:pStyle w:val="Listenabsatz"/>
        <w:numPr>
          <w:ilvl w:val="0"/>
          <w:numId w:val="22"/>
        </w:numPr>
      </w:pPr>
      <w:r>
        <w:t>Milkruns dürfen durch Pausen nicht unterbrochen werden</w:t>
      </w:r>
      <w:r w:rsidR="00F801A9">
        <w:t xml:space="preserve">. Wenn die Dauer eines Milkruns größer als </w:t>
      </w:r>
      <w:r w:rsidR="00260D3D">
        <w:t>y</w:t>
      </w:r>
      <w:r w:rsidR="00F801A9">
        <w:rPr>
          <w:vertAlign w:val="subscript"/>
        </w:rPr>
        <w:t>1</w:t>
      </w:r>
      <w:r w:rsidR="00F801A9">
        <w:t xml:space="preserve"> oder </w:t>
      </w:r>
      <w:r w:rsidR="00260D3D">
        <w:t>y</w:t>
      </w:r>
      <w:r w:rsidR="00F801A9">
        <w:rPr>
          <w:vertAlign w:val="subscript"/>
        </w:rPr>
        <w:t>2</w:t>
      </w:r>
      <w:r w:rsidR="00F801A9">
        <w:t xml:space="preserve"> ist, wird eine Pause direkt davor geplant</w:t>
      </w:r>
      <w:r w:rsidR="008576AC">
        <w:t>.</w:t>
      </w:r>
      <w:r w:rsidR="00A32F0B">
        <w:t xml:space="preserve"> </w:t>
      </w:r>
    </w:p>
    <w:p w14:paraId="25A87C83" w14:textId="7E83A3E7" w:rsidR="00673116" w:rsidRPr="00ED34AA" w:rsidRDefault="00B64EC3" w:rsidP="002D2681">
      <w:pPr>
        <w:pStyle w:val="Listenabsatz"/>
        <w:numPr>
          <w:ilvl w:val="0"/>
          <w:numId w:val="22"/>
        </w:numPr>
      </w:pPr>
      <w:r>
        <w:t xml:space="preserve">Pausen </w:t>
      </w:r>
      <w:r w:rsidR="008B4586">
        <w:t>sind nicht erlaubt, wenn das Fahrzeug beladen ist</w:t>
      </w:r>
      <w:r w:rsidR="005113DE">
        <w:t xml:space="preserve"> und sollen immer am Werk genommen werden.</w:t>
      </w:r>
    </w:p>
    <w:p w14:paraId="48D99FF7" w14:textId="2AA652AD" w:rsidR="00C606FA" w:rsidRDefault="0077117C" w:rsidP="008A0FB7">
      <w:pPr>
        <w:pStyle w:val="berschrift4"/>
      </w:pPr>
      <w:r>
        <w:t xml:space="preserve"> </w:t>
      </w:r>
      <w:r w:rsidR="00C606FA">
        <w:t>Zeitfenster</w:t>
      </w:r>
      <w:r w:rsidR="00834A32">
        <w:t>/Deadline</w:t>
      </w:r>
    </w:p>
    <w:p w14:paraId="42634C4C" w14:textId="555BD75A" w:rsidR="00C804C5" w:rsidRDefault="00C804C5" w:rsidP="005A6F34">
      <w:pPr>
        <w:rPr>
          <w:ins w:id="128" w:author="Stefan Jollet" w:date="2022-08-24T14:23:00Z"/>
        </w:rPr>
      </w:pPr>
      <w:ins w:id="129" w:author="Stefan Jollet" w:date="2022-08-24T13:58:00Z">
        <w:r>
          <w:t>Lieferzei</w:t>
        </w:r>
      </w:ins>
      <w:ins w:id="130" w:author="Stefan Jollet" w:date="2022-08-24T13:59:00Z">
        <w:r>
          <w:t>t</w:t>
        </w:r>
      </w:ins>
      <w:ins w:id="131" w:author="Stefan Jollet" w:date="2022-08-24T13:58:00Z">
        <w:r>
          <w:t xml:space="preserve">fenster </w:t>
        </w:r>
      </w:ins>
      <w:ins w:id="132" w:author="Stefan Jollet" w:date="2022-08-24T13:59:00Z">
        <w:r>
          <w:t xml:space="preserve">bedeutet in SYNCROTESS </w:t>
        </w:r>
      </w:ins>
      <w:ins w:id="133" w:author="Stefan Jollet" w:date="2022-08-24T14:00:00Z">
        <w:r>
          <w:t>das</w:t>
        </w:r>
      </w:ins>
      <w:ins w:id="134" w:author="Stefan Jollet" w:date="2022-08-24T13:59:00Z">
        <w:r>
          <w:t xml:space="preserve"> Zeitintervall zudem eine Lieferung beim Kunden entladen werden soll. Für </w:t>
        </w:r>
      </w:ins>
      <w:ins w:id="135" w:author="Stefan Jollet" w:date="2022-08-24T14:00:00Z">
        <w:r>
          <w:t>die</w:t>
        </w:r>
      </w:ins>
      <w:ins w:id="136" w:author="Stefan Jollet" w:date="2022-08-24T13:59:00Z">
        <w:r>
          <w:t xml:space="preserve"> erste Lieferung einer </w:t>
        </w:r>
      </w:ins>
      <w:ins w:id="137" w:author="Stefan Jollet" w:date="2022-08-24T14:00:00Z">
        <w:r>
          <w:t>L</w:t>
        </w:r>
      </w:ins>
      <w:ins w:id="138" w:author="Stefan Jollet" w:date="2022-08-24T13:59:00Z">
        <w:r>
          <w:t>i</w:t>
        </w:r>
      </w:ins>
      <w:ins w:id="139" w:author="Stefan Jollet" w:date="2022-08-24T14:00:00Z">
        <w:r>
          <w:t>e</w:t>
        </w:r>
      </w:ins>
      <w:ins w:id="140" w:author="Stefan Jollet" w:date="2022-08-24T13:59:00Z">
        <w:r>
          <w:t xml:space="preserve">ferkette </w:t>
        </w:r>
      </w:ins>
      <w:ins w:id="141" w:author="Stefan Jollet" w:date="2022-08-24T14:00:00Z">
        <w:r>
          <w:t xml:space="preserve">ist </w:t>
        </w:r>
      </w:ins>
      <w:ins w:id="142" w:author="Stefan Jollet" w:date="2022-08-24T13:59:00Z">
        <w:r>
          <w:t xml:space="preserve">dieses </w:t>
        </w:r>
      </w:ins>
      <w:ins w:id="143" w:author="Stefan Jollet" w:date="2022-08-24T14:00:00Z">
        <w:r>
          <w:t xml:space="preserve">Intervall durch </w:t>
        </w:r>
      </w:ins>
      <w:ins w:id="144" w:author="Stefan Jollet" w:date="2022-08-24T14:01:00Z">
        <w:r>
          <w:t>zwei Felder</w:t>
        </w:r>
      </w:ins>
      <w:ins w:id="145" w:author="Stefan Jollet" w:date="2022-08-24T14:00:00Z">
        <w:r>
          <w:t xml:space="preserve"> in den Auftragsdaten definiert.</w:t>
        </w:r>
      </w:ins>
      <w:ins w:id="146" w:author="Stefan Jollet" w:date="2022-08-24T14:02:00Z">
        <w:r>
          <w:t xml:space="preserve"> Für die Folgelieferungen einer Lieferkette errechnet sich dieses Intervall durch das Lieferzeitfenster der vorangegangenen Lieferung und dem Lieferfluss.</w:t>
        </w:r>
      </w:ins>
      <w:ins w:id="147" w:author="Stefan Jollet" w:date="2022-08-24T13:59:00Z">
        <w:r>
          <w:t xml:space="preserve"> </w:t>
        </w:r>
      </w:ins>
    </w:p>
    <w:p w14:paraId="3F618E28" w14:textId="3DF64B4F" w:rsidR="00345F56" w:rsidRDefault="00345F56" w:rsidP="005A6F34">
      <w:pPr>
        <w:rPr>
          <w:ins w:id="148" w:author="Stefan Jollet" w:date="2022-08-24T14:18:00Z"/>
        </w:rPr>
      </w:pPr>
      <w:ins w:id="149" w:author="Stefan Jollet" w:date="2022-08-24T14:23:00Z">
        <w:r>
          <w:t xml:space="preserve">Deadline bedeutet in SYNCROTESS ein fester </w:t>
        </w:r>
      </w:ins>
      <w:ins w:id="150" w:author="Stefan Jollet" w:date="2022-08-25T09:01:00Z">
        <w:r w:rsidR="00B843DF">
          <w:t>Zeitpunkt,</w:t>
        </w:r>
      </w:ins>
      <w:ins w:id="151" w:author="Stefan Jollet" w:date="2022-08-24T14:23:00Z">
        <w:r>
          <w:t xml:space="preserve"> hinter dem</w:t>
        </w:r>
      </w:ins>
      <w:r w:rsidR="00713804">
        <w:t xml:space="preserve"> die</w:t>
      </w:r>
      <w:ins w:id="152" w:author="Stefan Jollet" w:date="2022-08-24T14:23:00Z">
        <w:r>
          <w:t xml:space="preserve"> Lieferung</w:t>
        </w:r>
      </w:ins>
      <w:r w:rsidR="00713804">
        <w:t xml:space="preserve">en </w:t>
      </w:r>
      <w:ins w:id="153" w:author="Stefan Jollet" w:date="2022-08-24T14:23:00Z">
        <w:r>
          <w:t xml:space="preserve">eines Auftrags </w:t>
        </w:r>
      </w:ins>
      <w:ins w:id="154" w:author="Stefan Jollet" w:date="2022-08-24T14:24:00Z">
        <w:r>
          <w:t xml:space="preserve">von der Optimierung nicht mehr eingeplant werden </w:t>
        </w:r>
      </w:ins>
      <w:r w:rsidR="00713804">
        <w:t>dürfen.</w:t>
      </w:r>
    </w:p>
    <w:p w14:paraId="28F185D8" w14:textId="1D0E85A0" w:rsidR="00944552" w:rsidRDefault="00944552" w:rsidP="005A6F34">
      <w:pPr>
        <w:rPr>
          <w:ins w:id="155" w:author="Stefan Jollet" w:date="2022-08-24T14:44:00Z"/>
        </w:rPr>
      </w:pPr>
      <w:ins w:id="156" w:author="Stefan Jollet" w:date="2022-08-24T14:18:00Z">
        <w:r>
          <w:lastRenderedPageBreak/>
          <w:t xml:space="preserve">Ladezeitfenster bedeutet </w:t>
        </w:r>
      </w:ins>
      <w:ins w:id="157" w:author="Stefan Jollet" w:date="2022-08-24T14:19:00Z">
        <w:r w:rsidR="0093498A">
          <w:t>SYNCROTESS das Zeitintervall das auf Basis der Ent</w:t>
        </w:r>
      </w:ins>
      <w:ins w:id="158" w:author="Stefan Jollet" w:date="2022-08-24T14:20:00Z">
        <w:r w:rsidR="0093498A">
          <w:t>l</w:t>
        </w:r>
      </w:ins>
      <w:ins w:id="159" w:author="Stefan Jollet" w:date="2022-08-24T14:19:00Z">
        <w:r w:rsidR="0093498A">
          <w:t xml:space="preserve">adedauer, der </w:t>
        </w:r>
      </w:ins>
      <w:ins w:id="160" w:author="Stefan Jollet" w:date="2022-08-24T14:20:00Z">
        <w:r w:rsidR="0093498A">
          <w:t xml:space="preserve">Fahrtdauer und der Ladedauer eines Auftrags vom Lieferzeitfenster abgeleitet wird. </w:t>
        </w:r>
      </w:ins>
    </w:p>
    <w:p w14:paraId="00EB01E2" w14:textId="77777777" w:rsidR="00A90206" w:rsidRDefault="00A90206" w:rsidP="00A90206">
      <w:pPr>
        <w:rPr>
          <w:ins w:id="161" w:author="Stefan Jollet" w:date="2022-08-24T14:44:00Z"/>
        </w:rPr>
      </w:pPr>
      <w:ins w:id="162" w:author="Stefan Jollet" w:date="2022-08-24T14:44:00Z">
        <w:r>
          <w:t xml:space="preserve">Die neue Betonoptimierung muss die verfügbaren Lieferungen so auf die verfügbaren Fahrzeuge verteilen, dass möglichst viele Lieferungen innerhalb ihres Lieferzeitfensters entladen werden. </w:t>
        </w:r>
      </w:ins>
    </w:p>
    <w:p w14:paraId="52B3DA0C" w14:textId="77777777" w:rsidR="00A90206" w:rsidRDefault="00A90206" w:rsidP="00A90206">
      <w:pPr>
        <w:rPr>
          <w:ins w:id="163" w:author="Stefan Jollet" w:date="2022-08-24T14:44:00Z"/>
        </w:rPr>
      </w:pPr>
      <w:ins w:id="164" w:author="Stefan Jollet" w:date="2022-08-24T14:44:00Z">
        <w:r>
          <w:t>Falls eine Lieferung aufgrund des Ladezeitfensters nicht innerhalb ihres Lieferzeitfensters entladen werden kann, muss die neue Betonoptimierung das Ladezeitfenster bis zu einer einstellbaren Grenze („</w:t>
        </w:r>
        <w:proofErr w:type="spellStart"/>
        <w:r>
          <w:t>shefltime</w:t>
        </w:r>
        <w:proofErr w:type="spellEnd"/>
        <w:r>
          <w:t>“) nach vorne verlegen, um die Lieferung doch innerhalb des Lieferzeitfensters entladen zu können und eine Verspätung zu vermeiden (</w:t>
        </w:r>
        <w:proofErr w:type="spellStart"/>
        <w:r>
          <w:t>early</w:t>
        </w:r>
        <w:proofErr w:type="spellEnd"/>
        <w:r>
          <w:t xml:space="preserve"> </w:t>
        </w:r>
        <w:proofErr w:type="spellStart"/>
        <w:r>
          <w:t>load</w:t>
        </w:r>
        <w:proofErr w:type="spellEnd"/>
        <w:r>
          <w:t xml:space="preserve">).  </w:t>
        </w:r>
      </w:ins>
    </w:p>
    <w:p w14:paraId="58C0D8DF" w14:textId="16A6093E" w:rsidR="00A90206" w:rsidRDefault="00A90206" w:rsidP="00A90206">
      <w:pPr>
        <w:rPr>
          <w:ins w:id="165" w:author="Stefan" w:date="2022-08-25T12:27:00Z"/>
        </w:rPr>
      </w:pPr>
      <w:ins w:id="166" w:author="Stefan Jollet" w:date="2022-08-24T14:44:00Z">
        <w:r>
          <w:t xml:space="preserve">Falls eine Verspätung nicht durch </w:t>
        </w:r>
        <w:proofErr w:type="spellStart"/>
        <w:r>
          <w:t>early</w:t>
        </w:r>
        <w:proofErr w:type="spellEnd"/>
        <w:r>
          <w:t xml:space="preserve"> </w:t>
        </w:r>
        <w:proofErr w:type="spellStart"/>
        <w:r>
          <w:t>load</w:t>
        </w:r>
        <w:proofErr w:type="spellEnd"/>
        <w:r>
          <w:t xml:space="preserve"> vermieden werden kann, muss die neue Betonoptimierung die Entladung einer Lieferung hinter das Lieferzeitfenster planen. </w:t>
        </w:r>
      </w:ins>
    </w:p>
    <w:p w14:paraId="7ABD5893" w14:textId="131EAF34" w:rsidR="00604A35" w:rsidRDefault="00604A35" w:rsidP="00A90206">
      <w:pPr>
        <w:rPr>
          <w:ins w:id="167" w:author="Stefan Jollet" w:date="2022-08-24T14:44:00Z"/>
        </w:rPr>
      </w:pPr>
      <w:ins w:id="168" w:author="Stefan" w:date="2022-08-25T12:27:00Z">
        <w:r>
          <w:t>Die neue Be</w:t>
        </w:r>
      </w:ins>
      <w:ins w:id="169" w:author="Stefan" w:date="2022-08-25T12:28:00Z">
        <w:r>
          <w:t>tonoptimierung, muss die im Auftrag übermittelte Deadline ignorieren.</w:t>
        </w:r>
      </w:ins>
    </w:p>
    <w:p w14:paraId="794CD87F" w14:textId="77777777" w:rsidR="00A90206" w:rsidRDefault="00A90206" w:rsidP="00A90206">
      <w:pPr>
        <w:rPr>
          <w:ins w:id="170" w:author="Stefan Jollet" w:date="2022-08-24T14:44:00Z"/>
        </w:rPr>
      </w:pPr>
      <w:ins w:id="171" w:author="Stefan Jollet" w:date="2022-08-24T14:44:00Z">
        <w:r>
          <w:t xml:space="preserve">Wenn eine Lieferung eines Auftrags bereits verspätet wurde, muss die neue Betonoptimierung eine Verspätung jeder weiteren Lieferung der Lieferkette stärker gewichten, als wenn eine Einzellieferung verspätet würde (Australien SCR 212).   </w:t>
        </w:r>
      </w:ins>
    </w:p>
    <w:p w14:paraId="512909FD" w14:textId="6320BA65" w:rsidR="00A90206" w:rsidRDefault="00A90206" w:rsidP="005A6F34">
      <w:pPr>
        <w:rPr>
          <w:ins w:id="172" w:author="Stefan Jollet" w:date="2022-08-24T14:44:00Z"/>
        </w:rPr>
      </w:pPr>
      <w:ins w:id="173" w:author="Stefan Jollet" w:date="2022-08-24T14:44:00Z">
        <w:r>
          <w:t>Wenn</w:t>
        </w:r>
      </w:ins>
      <w:ins w:id="174" w:author="Stefan" w:date="2022-08-25T11:16:00Z">
        <w:r w:rsidR="0084716F">
          <w:t xml:space="preserve"> die Betonoptimierung</w:t>
        </w:r>
      </w:ins>
      <w:ins w:id="175" w:author="Stefan Jollet" w:date="2022-08-24T14:44:00Z">
        <w:r>
          <w:t xml:space="preserve"> eine Lieferung bis zu einem fest vorgegeben Zeitraum hinter dem Lieferzeitfenster nicht </w:t>
        </w:r>
      </w:ins>
      <w:ins w:id="176" w:author="Stefan" w:date="2022-08-25T12:26:00Z">
        <w:r w:rsidR="00A82648">
          <w:t>einplanen kann</w:t>
        </w:r>
      </w:ins>
      <w:ins w:id="177" w:author="Stefan Jollet" w:date="2022-08-24T14:44:00Z">
        <w:r>
          <w:t xml:space="preserve">, muss die neue Betonoptimierung verhindern, diese Lieferung </w:t>
        </w:r>
      </w:ins>
      <w:ins w:id="178" w:author="Stefan" w:date="2022-08-25T12:26:00Z">
        <w:r w:rsidR="00A82648">
          <w:t xml:space="preserve">hinter diesem Zeitraum </w:t>
        </w:r>
      </w:ins>
      <w:ins w:id="179" w:author="Stefan" w:date="2022-08-25T12:27:00Z">
        <w:r w:rsidR="00513B44">
          <w:t>einzuplanen.</w:t>
        </w:r>
      </w:ins>
      <w:ins w:id="180" w:author="Stefan Jollet" w:date="2022-08-24T14:44:00Z">
        <w:r>
          <w:t xml:space="preserve"> </w:t>
        </w:r>
      </w:ins>
    </w:p>
    <w:p w14:paraId="5188FB74" w14:textId="0E1B278B" w:rsidR="00A90206" w:rsidRPr="00545DC0" w:rsidRDefault="00A90206" w:rsidP="005A6F34">
      <w:pPr>
        <w:rPr>
          <w:ins w:id="181" w:author="Stefan Jollet" w:date="2022-08-24T14:02:00Z"/>
          <w:b/>
          <w:bCs/>
        </w:rPr>
      </w:pPr>
      <w:ins w:id="182" w:author="Stefan Jollet" w:date="2022-08-24T14:44:00Z">
        <w:r w:rsidRPr="00545DC0">
          <w:rPr>
            <w:b/>
            <w:bCs/>
          </w:rPr>
          <w:t>Umsetzung</w:t>
        </w:r>
      </w:ins>
    </w:p>
    <w:p w14:paraId="6B61D318" w14:textId="6A600650" w:rsidR="00545DC0" w:rsidRDefault="00545DC0" w:rsidP="005A6F34">
      <w:pPr>
        <w:rPr>
          <w:ins w:id="183" w:author="Stefan Jollet" w:date="2022-08-24T14:48:00Z"/>
        </w:rPr>
      </w:pPr>
      <w:ins w:id="184" w:author="Stefan Jollet" w:date="2022-08-24T14:48:00Z">
        <w:r>
          <w:t>Für Plant Dispatch s</w:t>
        </w:r>
      </w:ins>
      <w:ins w:id="185" w:author="Stefan Jollet" w:date="2022-08-24T14:47:00Z">
        <w:r>
          <w:t xml:space="preserve">iehe </w:t>
        </w:r>
      </w:ins>
      <w:ins w:id="186" w:author="Stefan Jollet" w:date="2022-08-24T14:48:00Z">
        <w:r>
          <w:t xml:space="preserve">Umsetzung </w:t>
        </w:r>
        <w:proofErr w:type="spellStart"/>
        <w:r>
          <w:t>FiFo</w:t>
        </w:r>
        <w:proofErr w:type="spellEnd"/>
        <w:r>
          <w:t xml:space="preserve"> Regel:</w:t>
        </w:r>
      </w:ins>
    </w:p>
    <w:p w14:paraId="733BEF62" w14:textId="2DB940B7" w:rsidR="00545DC0" w:rsidRDefault="00545DC0" w:rsidP="00545DC0">
      <w:pPr>
        <w:pStyle w:val="Listenabsatz"/>
        <w:numPr>
          <w:ilvl w:val="0"/>
          <w:numId w:val="29"/>
        </w:numPr>
        <w:rPr>
          <w:ins w:id="187" w:author="Stefan Jollet" w:date="2022-08-24T14:48:00Z"/>
        </w:rPr>
      </w:pPr>
      <w:ins w:id="188" w:author="Stefan Jollet" w:date="2022-08-24T14:48:00Z">
        <w:r>
          <w:t>Für jede Lieferung wird vom Lieferzeitfenster das Ladezeitfenster abgeleitet.</w:t>
        </w:r>
      </w:ins>
    </w:p>
    <w:p w14:paraId="1CB5A80A" w14:textId="18C27116" w:rsidR="00545DC0" w:rsidRDefault="00545DC0" w:rsidP="00545DC0">
      <w:pPr>
        <w:pStyle w:val="Listenabsatz"/>
        <w:numPr>
          <w:ilvl w:val="0"/>
          <w:numId w:val="29"/>
        </w:numPr>
        <w:rPr>
          <w:ins w:id="189" w:author="Stefan Jollet" w:date="2022-08-24T14:49:00Z"/>
        </w:rPr>
      </w:pPr>
      <w:ins w:id="190" w:author="Stefan Jollet" w:date="2022-08-24T14:48:00Z">
        <w:r>
          <w:t>Die Lieferungen werden aufsteigen nach ihrem Ladezeitfenster sortiert.</w:t>
        </w:r>
      </w:ins>
    </w:p>
    <w:p w14:paraId="76790559" w14:textId="0C331BF4" w:rsidR="00545DC0" w:rsidRDefault="00545DC0" w:rsidP="00545DC0">
      <w:pPr>
        <w:pStyle w:val="Listenabsatz"/>
        <w:numPr>
          <w:ilvl w:val="0"/>
          <w:numId w:val="29"/>
        </w:numPr>
        <w:rPr>
          <w:ins w:id="191" w:author="Stefan Jollet" w:date="2022-08-24T14:50:00Z"/>
        </w:rPr>
      </w:pPr>
      <w:ins w:id="192" w:author="Stefan Jollet" w:date="2022-08-24T14:49:00Z">
        <w:r>
          <w:t xml:space="preserve">Für die erste Lieferung wird ein passendes Fahrzeug gesucht und die Lieferung am </w:t>
        </w:r>
      </w:ins>
      <w:ins w:id="193" w:author="Stefan Jollet" w:date="2022-08-24T14:50:00Z">
        <w:r w:rsidR="00F774F8">
          <w:t>linken Rand des Ladezeitfensters eingeplant.</w:t>
        </w:r>
      </w:ins>
    </w:p>
    <w:p w14:paraId="1FC4125F" w14:textId="17C228DE" w:rsidR="00F774F8" w:rsidRDefault="00F774F8" w:rsidP="00545DC0">
      <w:pPr>
        <w:pStyle w:val="Listenabsatz"/>
        <w:numPr>
          <w:ilvl w:val="0"/>
          <w:numId w:val="29"/>
        </w:numPr>
        <w:rPr>
          <w:ins w:id="194" w:author="Stefan Jollet" w:date="2022-08-24T14:50:00Z"/>
        </w:rPr>
      </w:pPr>
      <w:ins w:id="195" w:author="Stefan Jollet" w:date="2022-08-24T14:50:00Z">
        <w:r>
          <w:t xml:space="preserve">Falls das wegen Werksbeschränkungen nicht geht, wird </w:t>
        </w:r>
        <w:proofErr w:type="spellStart"/>
        <w:r>
          <w:t>early</w:t>
        </w:r>
        <w:proofErr w:type="spellEnd"/>
        <w:r>
          <w:t xml:space="preserve"> </w:t>
        </w:r>
        <w:proofErr w:type="spellStart"/>
        <w:r>
          <w:t>load</w:t>
        </w:r>
        <w:proofErr w:type="spellEnd"/>
        <w:r>
          <w:t xml:space="preserve"> versucht.</w:t>
        </w:r>
      </w:ins>
    </w:p>
    <w:p w14:paraId="7DE99C5D" w14:textId="7189A758" w:rsidR="00545DC0" w:rsidRDefault="00F774F8" w:rsidP="00F774F8">
      <w:pPr>
        <w:pStyle w:val="Listenabsatz"/>
        <w:numPr>
          <w:ilvl w:val="0"/>
          <w:numId w:val="29"/>
        </w:numPr>
        <w:rPr>
          <w:ins w:id="196" w:author="Stefan Jollet" w:date="2022-08-25T09:05:00Z"/>
        </w:rPr>
      </w:pPr>
      <w:ins w:id="197" w:author="Stefan Jollet" w:date="2022-08-24T14:50:00Z">
        <w:r>
          <w:t xml:space="preserve">Sonst wird die Lieferung mit Verspätung eingeplant. </w:t>
        </w:r>
      </w:ins>
    </w:p>
    <w:p w14:paraId="48E5DBFF" w14:textId="05D747D5" w:rsidR="00C50AED" w:rsidRDefault="00C50AED" w:rsidP="00F774F8">
      <w:pPr>
        <w:pStyle w:val="Listenabsatz"/>
        <w:numPr>
          <w:ilvl w:val="0"/>
          <w:numId w:val="29"/>
        </w:numPr>
        <w:rPr>
          <w:ins w:id="198" w:author="Stefan Jollet" w:date="2022-08-24T14:51:00Z"/>
        </w:rPr>
      </w:pPr>
      <w:ins w:id="199" w:author="Stefan Jollet" w:date="2022-08-25T09:05:00Z">
        <w:r>
          <w:lastRenderedPageBreak/>
          <w:t>Parameter für Max Verspätun</w:t>
        </w:r>
      </w:ins>
      <w:ins w:id="200" w:author="Stefan Jollet" w:date="2022-08-26T09:49:00Z">
        <w:r w:rsidR="00C51EBB">
          <w:t>g</w:t>
        </w:r>
      </w:ins>
      <w:ins w:id="201" w:author="Stefan Jollet" w:date="2022-08-26T09:50:00Z">
        <w:r w:rsidR="00C51EBB">
          <w:t xml:space="preserve"> für erste Lieferung und für Folge Lieferungen, muss hochgesetzt </w:t>
        </w:r>
        <w:proofErr w:type="gramStart"/>
        <w:r w:rsidR="00C51EBB">
          <w:t>werden</w:t>
        </w:r>
        <w:proofErr w:type="gramEnd"/>
        <w:r w:rsidR="00C51EBB">
          <w:t xml:space="preserve"> wenn er nicht greifen soll</w:t>
        </w:r>
      </w:ins>
    </w:p>
    <w:p w14:paraId="461B4BFB" w14:textId="2EA242EE" w:rsidR="00AF422F" w:rsidRDefault="00AF422F" w:rsidP="00F774F8">
      <w:pPr>
        <w:pStyle w:val="Listenabsatz"/>
        <w:numPr>
          <w:ilvl w:val="0"/>
          <w:numId w:val="29"/>
        </w:numPr>
        <w:rPr>
          <w:ins w:id="202" w:author="Stefan Jollet" w:date="2022-08-24T14:46:00Z"/>
        </w:rPr>
      </w:pPr>
      <w:ins w:id="203" w:author="Stefan Jollet" w:date="2022-08-24T14:51:00Z">
        <w:del w:id="204" w:author="Stefan" w:date="2022-08-25T11:21:00Z">
          <w:r w:rsidDel="001C1226">
            <w:delText>Deadline…</w:delText>
          </w:r>
        </w:del>
      </w:ins>
      <w:ins w:id="205" w:author="Stefan" w:date="2022-08-25T11:21:00Z">
        <w:r w:rsidR="001C1226">
          <w:t xml:space="preserve">Die Deadline eines Auftrags wird ignoriert. </w:t>
        </w:r>
      </w:ins>
    </w:p>
    <w:p w14:paraId="5B1641BC" w14:textId="77777777" w:rsidR="00545DC0" w:rsidRDefault="00545DC0" w:rsidP="005A6F34">
      <w:pPr>
        <w:rPr>
          <w:ins w:id="206" w:author="Stefan Jollet" w:date="2022-08-24T14:46:00Z"/>
        </w:rPr>
      </w:pPr>
    </w:p>
    <w:p w14:paraId="3B04A6F7" w14:textId="6F7448B5" w:rsidR="00DA5D02" w:rsidRDefault="00834A32" w:rsidP="005A6F34">
      <w:pPr>
        <w:rPr>
          <w:ins w:id="207" w:author="Stefan Jollet" w:date="2022-08-24T14:13:00Z"/>
        </w:rPr>
      </w:pPr>
      <w:del w:id="208" w:author="Stefan Jollet" w:date="2022-08-24T14:01:00Z">
        <w:r w:rsidDel="00C804C5">
          <w:delText>Jede</w:delText>
        </w:r>
        <w:r w:rsidR="00670917" w:rsidDel="00C804C5">
          <w:delText xml:space="preserve">r Auftrag in SyncroTESS enthält ein Lieferzeitfenster. Ein Auftrag kann aus einer oder mehreren Lieferungen bestehen. Das angegebene Lieferzeitfenster soll für die erste Lieferung des Auftrags gelten. Die folgenden Lieferzeitfenster werden mit Hilfe des Lieferflusses (siehe nächster Abschnitt) berechnet. </w:delText>
        </w:r>
      </w:del>
      <w:del w:id="209" w:author="Stefan Jollet" w:date="2022-08-24T14:07:00Z">
        <w:r w:rsidR="00EA5C58" w:rsidDel="00252C6C">
          <w:delText xml:space="preserve">Die Entladung </w:delText>
        </w:r>
        <w:r w:rsidR="007057F0" w:rsidDel="00252C6C">
          <w:delText>jede</w:delText>
        </w:r>
        <w:r w:rsidR="000D41B1" w:rsidDel="00252C6C">
          <w:delText>r</w:delText>
        </w:r>
        <w:r w:rsidR="00EA5C58" w:rsidDel="00252C6C">
          <w:delText xml:space="preserve"> Lieferung </w:delText>
        </w:r>
        <w:r w:rsidR="00C16DA2" w:rsidDel="00252C6C">
          <w:delText>soll,</w:delText>
        </w:r>
        <w:r w:rsidR="00EA5C58" w:rsidDel="00252C6C">
          <w:delText xml:space="preserve"> wenn möglich</w:delText>
        </w:r>
        <w:r w:rsidR="00C16DA2" w:rsidDel="00252C6C">
          <w:delText>,</w:delText>
        </w:r>
        <w:r w:rsidR="00EA5C58" w:rsidDel="00252C6C">
          <w:delText xml:space="preserve"> in </w:delText>
        </w:r>
        <w:r w:rsidR="005629E9" w:rsidDel="00252C6C">
          <w:delText xml:space="preserve">das entsprechende </w:delText>
        </w:r>
        <w:r w:rsidR="000A0C09" w:rsidDel="00252C6C">
          <w:delText>Zeitf</w:delText>
        </w:r>
        <w:r w:rsidR="00C16DA2" w:rsidDel="00252C6C">
          <w:delText xml:space="preserve">enster geplant werden. </w:delText>
        </w:r>
      </w:del>
    </w:p>
    <w:p w14:paraId="722042B9" w14:textId="09907E4C" w:rsidR="00981B66" w:rsidRPr="00ED34AA" w:rsidDel="00C50AED" w:rsidRDefault="00C16DA2" w:rsidP="005A6F34">
      <w:pPr>
        <w:rPr>
          <w:del w:id="210" w:author="Stefan Jollet" w:date="2022-08-25T09:04:00Z"/>
        </w:rPr>
      </w:pPr>
      <w:del w:id="211" w:author="Stefan Jollet" w:date="2022-08-24T14:39:00Z">
        <w:r w:rsidDel="007F73C2">
          <w:delText>Verspätungen</w:delText>
        </w:r>
        <w:r w:rsidR="000975BE" w:rsidDel="007F73C2">
          <w:delText xml:space="preserve"> von Lieferungen</w:delText>
        </w:r>
        <w:r w:rsidR="00BC47E8" w:rsidDel="007F73C2">
          <w:delText xml:space="preserve"> </w:delText>
        </w:r>
        <w:r w:rsidR="00051175" w:rsidDel="007F73C2">
          <w:delText xml:space="preserve">sollen vermieden werden, sind aber </w:delText>
        </w:r>
        <w:r w:rsidR="00DB13D7" w:rsidDel="007F73C2">
          <w:delText>erlaubt</w:delText>
        </w:r>
        <w:r w:rsidDel="007F73C2">
          <w:delText>.</w:delText>
        </w:r>
        <w:r w:rsidR="00C610D3" w:rsidDel="007F73C2">
          <w:delText xml:space="preserve"> </w:delText>
        </w:r>
      </w:del>
      <w:del w:id="212" w:author="Stefan Jollet" w:date="2022-08-24T14:41:00Z">
        <w:r w:rsidR="00843217" w:rsidDel="00A90206">
          <w:delText>Wichtig ist dabei, dass Verspätungen nicht rein auf Lieferungsebene bewertet werden, sondern auch kumuliert auf Auftragsebene. Es soll damit vermieden werden, dass 5 verspätete Lieferungen eines Auftrags gleich gewichtet werden, wie 5 verspätete Einzellieferungen (siehe Australien SCR 212).</w:delText>
        </w:r>
        <w:r w:rsidR="00F44E15" w:rsidDel="00A90206">
          <w:delText xml:space="preserve"> </w:delText>
        </w:r>
      </w:del>
      <w:del w:id="213" w:author="Stefan Jollet" w:date="2022-08-24T14:44:00Z">
        <w:r w:rsidR="00BF79E3" w:rsidDel="00A90206">
          <w:delText>Des Weiteren soll gep</w:delText>
        </w:r>
        <w:r w:rsidR="00FC4A17" w:rsidDel="00A90206">
          <w:delText>rüf</w:delText>
        </w:r>
        <w:r w:rsidR="00BF79E3" w:rsidDel="00A90206">
          <w:delText>t werden,</w:delText>
        </w:r>
        <w:r w:rsidR="00FC4A17" w:rsidDel="00A90206">
          <w:delText xml:space="preserve"> inwiefern eine maximale Verspätung pro Lieferung sinnvoll ist, damit der Li</w:delText>
        </w:r>
        <w:r w:rsidR="001D0118" w:rsidDel="00A90206">
          <w:delText>e</w:delText>
        </w:r>
        <w:r w:rsidR="00FC4A17" w:rsidDel="00A90206">
          <w:delText xml:space="preserve">ferfluss nicht vollständig abgebrochen wird. </w:delText>
        </w:r>
      </w:del>
      <w:del w:id="214" w:author="Stefan Jollet" w:date="2022-08-26T09:50:00Z">
        <w:r w:rsidR="00A94ECF" w:rsidDel="001E6B49">
          <w:delText>I</w:delText>
        </w:r>
        <w:r w:rsidR="00DB13D7" w:rsidDel="001E6B49">
          <w:delText>n der Transferoptimierung</w:delText>
        </w:r>
        <w:r w:rsidR="00A94ECF" w:rsidDel="001E6B49">
          <w:delText xml:space="preserve"> wird die Deadline aktuell nicht berücksichtigt. Im Betonbereich ist es auch nicht sinnvoll</w:delText>
        </w:r>
        <w:r w:rsidR="0039094D" w:rsidDel="001E6B49">
          <w:delText xml:space="preserve"> </w:delText>
        </w:r>
        <w:r w:rsidR="00A94ECF" w:rsidDel="001E6B49">
          <w:delText xml:space="preserve">Aufträge nur halb einzuplanen. </w:delText>
        </w:r>
        <w:r w:rsidR="00843217" w:rsidDel="001E6B49">
          <w:delText xml:space="preserve">Daher soll die Deadline in der neuen Optimierung ebenfalls nicht eingehalten werden müssen. Allerdings wird im PP-Modus eine Lieferung nur eingeplant, wenn sie direkt ins Zeitfenster passt oder liegen gelassen. </w:delText>
        </w:r>
      </w:del>
      <w:del w:id="215" w:author="Stefan Jollet" w:date="2022-08-24T14:22:00Z">
        <w:r w:rsidR="00BF79E3" w:rsidDel="00345F56">
          <w:delText>Zu frühes Laden soll nicht kategorisch ausgeschlossen werden, muss aber durch einen Gruppen</w:delText>
        </w:r>
        <w:r w:rsidR="00F6444A" w:rsidDel="00345F56">
          <w:delText>p</w:delText>
        </w:r>
        <w:r w:rsidR="00BF79E3" w:rsidDel="00345F56">
          <w:delText xml:space="preserve">arameter </w:delText>
        </w:r>
        <w:r w:rsidR="00C76E2A" w:rsidDel="00345F56">
          <w:delText xml:space="preserve">(„shelftime“) </w:delText>
        </w:r>
        <w:r w:rsidR="00BF79E3" w:rsidDel="00345F56">
          <w:delText>begrenzt sein.</w:delText>
        </w:r>
      </w:del>
    </w:p>
    <w:p w14:paraId="07E11749" w14:textId="1D4AD933" w:rsidR="00AE645A" w:rsidRDefault="0077117C" w:rsidP="008A0FB7">
      <w:pPr>
        <w:pStyle w:val="berschrift4"/>
      </w:pPr>
      <w:del w:id="216" w:author="Stefan Jollet" w:date="2022-08-25T09:04:00Z">
        <w:r w:rsidDel="00C50AED">
          <w:delText xml:space="preserve"> </w:delText>
        </w:r>
      </w:del>
      <w:r w:rsidR="00AE645A">
        <w:t>Lieferfluss</w:t>
      </w:r>
    </w:p>
    <w:p w14:paraId="143704C1" w14:textId="1FF2585E" w:rsidR="00F03093" w:rsidRPr="00ED34AA" w:rsidRDefault="00232E47" w:rsidP="005A6F34">
      <w:r>
        <w:t xml:space="preserve">In der Betonbranche ist es unerlässlich, dass an der Baustelle ein steter Lieferfluss eingehalten wird. </w:t>
      </w:r>
      <w:r w:rsidR="00064502">
        <w:t>Daher wird nur „</w:t>
      </w:r>
      <w:proofErr w:type="spellStart"/>
      <w:r w:rsidR="00064502">
        <w:t>Precise</w:t>
      </w:r>
      <w:proofErr w:type="spellEnd"/>
      <w:r w:rsidR="00064502">
        <w:t xml:space="preserve"> </w:t>
      </w:r>
      <w:proofErr w:type="spellStart"/>
      <w:r w:rsidR="00064502">
        <w:t>Loadspacing</w:t>
      </w:r>
      <w:proofErr w:type="spellEnd"/>
      <w:r w:rsidR="00064502">
        <w:t xml:space="preserve">“ unterstützt. </w:t>
      </w:r>
      <w:r w:rsidR="00BA363C">
        <w:t>Der Lieferfluss kann wie bisher im Auftrag über ein Zeitintervall</w:t>
      </w:r>
      <w:r w:rsidR="002F74C9">
        <w:t xml:space="preserve"> (alle 15 Minuten)</w:t>
      </w:r>
      <w:r w:rsidR="00BA363C">
        <w:t xml:space="preserve"> oder eine zu liefernde Menge pro Stunde angegeben werden</w:t>
      </w:r>
      <w:r w:rsidR="00AE21E3">
        <w:t xml:space="preserve"> (intern wird immer nur der Lieferfluss gespeichert)</w:t>
      </w:r>
      <w:r w:rsidR="00BA363C">
        <w:t>.</w:t>
      </w:r>
      <w:r w:rsidR="002F74C9">
        <w:t xml:space="preserve"> Ist der Lieferfluss als Menge gegeben, wird das Zeitintervall berechnet, indem die Kapazität des Fahrzeugtyps durch den Lieferfluss geteilt und mit 60 multipliziert wird (z.B. 8/32*60).</w:t>
      </w:r>
      <w:r w:rsidR="004976F8">
        <w:t xml:space="preserve"> Daraus werden für die Folgelieferungen eines Auftrages die Lieferzeitfenster berechnet</w:t>
      </w:r>
      <w:r w:rsidR="00133FB4">
        <w:t xml:space="preserve"> und wie oben beschrieben eingeplant.</w:t>
      </w:r>
      <w:r w:rsidR="00986B55">
        <w:t xml:space="preserve"> </w:t>
      </w:r>
      <w:r w:rsidR="00986B55">
        <w:lastRenderedPageBreak/>
        <w:t>Zusätzlich sollen ganze Lieferketten bevorzugt werden</w:t>
      </w:r>
      <w:r w:rsidR="00183543">
        <w:t>, was bedeutet, dass versucht werden soll ein Auftrag komplett einzuplanen anstatt zwei Aufträge halb.</w:t>
      </w:r>
      <w:r w:rsidR="00986B55">
        <w:t xml:space="preserve"> </w:t>
      </w:r>
      <w:r w:rsidR="00CC4640">
        <w:t xml:space="preserve">Daraus folgt, dass das Liegenlassen oder Verspäten einer ersten Lieferung weniger „teuer“ sein muss, als wenn es sich um eine Lieferung handelt, die nicht die erste Lieferung eines Auftrags ist. </w:t>
      </w:r>
      <w:r w:rsidR="00986B55">
        <w:t>Wenn</w:t>
      </w:r>
      <w:r w:rsidR="00B65EB0">
        <w:t xml:space="preserve"> im RT-Betrieb ein</w:t>
      </w:r>
      <w:r w:rsidR="00986B55">
        <w:t xml:space="preserve"> Auftrag einmal gestartet wurde, sollen die Lieferungen dieses Auftrags gegenüber den Lieferungen eines nicht gestarteten Auftrags bevorzugt werden. </w:t>
      </w:r>
      <w:r w:rsidR="006241BB">
        <w:t xml:space="preserve">Es soll im Interface über einen </w:t>
      </w:r>
      <w:r w:rsidR="009A3698">
        <w:t>Gruppenp</w:t>
      </w:r>
      <w:r w:rsidR="006241BB">
        <w:t xml:space="preserve">arameter </w:t>
      </w:r>
      <w:r w:rsidR="009A3698">
        <w:t>festgelegt</w:t>
      </w:r>
      <w:r w:rsidR="006241BB">
        <w:t xml:space="preserve"> werden, ob die Toleranz des Lieferflusses nur rechts oder auch links/mittig eingeplant werden soll.</w:t>
      </w:r>
    </w:p>
    <w:p w14:paraId="5B8B9F49" w14:textId="2EC31AFD" w:rsidR="00334EC5" w:rsidRDefault="0077117C" w:rsidP="008A0FB7">
      <w:pPr>
        <w:pStyle w:val="berschrift4"/>
      </w:pPr>
      <w:r>
        <w:t xml:space="preserve"> </w:t>
      </w:r>
      <w:r w:rsidR="00334EC5">
        <w:t>Properties</w:t>
      </w:r>
      <w:r w:rsidR="00516A08">
        <w:t>/</w:t>
      </w:r>
      <w:proofErr w:type="spellStart"/>
      <w:r w:rsidR="00516A08">
        <w:t>Exclusions</w:t>
      </w:r>
      <w:proofErr w:type="spellEnd"/>
    </w:p>
    <w:p w14:paraId="5FC7F490" w14:textId="255B33E6" w:rsidR="00DB6BEC" w:rsidRDefault="00B773B7" w:rsidP="00B773B7">
      <w:r>
        <w:t>Fahrzeuge,</w:t>
      </w:r>
      <w:r w:rsidR="00384FA7">
        <w:t xml:space="preserve"> Schichten,</w:t>
      </w:r>
      <w:r>
        <w:t xml:space="preserve"> Aufträge, Werke und Fahrer können verschieden</w:t>
      </w:r>
      <w:r w:rsidR="00466919">
        <w:t>e</w:t>
      </w:r>
      <w:r>
        <w:t xml:space="preserve"> </w:t>
      </w:r>
      <w:r w:rsidR="00792465">
        <w:t xml:space="preserve">Properties und </w:t>
      </w:r>
      <w:proofErr w:type="spellStart"/>
      <w:r w:rsidR="00792465">
        <w:t>Exclusions</w:t>
      </w:r>
      <w:proofErr w:type="spellEnd"/>
      <w:r>
        <w:t xml:space="preserve"> haben. Die Optimierung muss diese berücksichtigen und darf Aufträge </w:t>
      </w:r>
      <w:r w:rsidR="00887040">
        <w:t>nur</w:t>
      </w:r>
      <w:r>
        <w:t xml:space="preserve"> verplanen, wenn</w:t>
      </w:r>
      <w:r w:rsidR="004B7492">
        <w:t xml:space="preserve"> folgende Bedingungen erfüllt sind</w:t>
      </w:r>
      <w:r w:rsidR="00DB6BEC">
        <w:t>:</w:t>
      </w:r>
    </w:p>
    <w:p w14:paraId="0150D267" w14:textId="55FDA5F6" w:rsidR="00BB3E57" w:rsidRDefault="001B5D55" w:rsidP="00DB6BEC">
      <w:pPr>
        <w:pStyle w:val="Listenabsatz"/>
        <w:numPr>
          <w:ilvl w:val="0"/>
          <w:numId w:val="8"/>
        </w:numPr>
      </w:pPr>
      <w:r>
        <w:t>D</w:t>
      </w:r>
      <w:r w:rsidR="00BB3E57">
        <w:t xml:space="preserve">ie </w:t>
      </w:r>
      <w:r w:rsidR="00BB3E57" w:rsidRPr="00BB3E57">
        <w:t xml:space="preserve">Properties und </w:t>
      </w:r>
      <w:proofErr w:type="spellStart"/>
      <w:r w:rsidR="00BB3E57" w:rsidRPr="00BB3E57">
        <w:t>Exclusions</w:t>
      </w:r>
      <w:proofErr w:type="spellEnd"/>
      <w:r w:rsidR="00BB3E57" w:rsidRPr="00BB3E57">
        <w:t xml:space="preserve"> von Aufträgen </w:t>
      </w:r>
      <w:r w:rsidR="004B7492">
        <w:t xml:space="preserve">müssen </w:t>
      </w:r>
      <w:r w:rsidR="00BB3E57">
        <w:t>mit den</w:t>
      </w:r>
      <w:r w:rsidR="00BB3E57" w:rsidRPr="00BB3E57">
        <w:t xml:space="preserve"> Properties </w:t>
      </w:r>
      <w:r w:rsidR="00BB3E57">
        <w:t>der</w:t>
      </w:r>
      <w:r w:rsidR="00BB3E57" w:rsidRPr="00BB3E57">
        <w:t xml:space="preserve"> Fahrer, Schicht</w:t>
      </w:r>
      <w:r w:rsidR="00BB3E57">
        <w:t>en</w:t>
      </w:r>
      <w:r w:rsidR="00BB3E57" w:rsidRPr="00BB3E57">
        <w:t xml:space="preserve"> und Fahrzeug</w:t>
      </w:r>
      <w:r w:rsidR="00BB3E57">
        <w:t>e übereinstimmen</w:t>
      </w:r>
      <w:r w:rsidR="00BB3E57" w:rsidRPr="00BB3E57">
        <w:t>.</w:t>
      </w:r>
    </w:p>
    <w:p w14:paraId="0B484FB2" w14:textId="244FF2E0" w:rsidR="00BB3E57" w:rsidRDefault="00BB3E57" w:rsidP="00DB6BEC">
      <w:pPr>
        <w:pStyle w:val="Listenabsatz"/>
        <w:numPr>
          <w:ilvl w:val="0"/>
          <w:numId w:val="8"/>
        </w:numPr>
      </w:pPr>
      <w:r w:rsidRPr="00BB3E57">
        <w:t xml:space="preserve">Properties und </w:t>
      </w:r>
      <w:proofErr w:type="spellStart"/>
      <w:r w:rsidRPr="00BB3E57">
        <w:t>Exclusions</w:t>
      </w:r>
      <w:proofErr w:type="spellEnd"/>
      <w:r w:rsidRPr="00BB3E57">
        <w:t xml:space="preserve"> von Locations </w:t>
      </w:r>
      <w:r w:rsidR="001B5D55">
        <w:t xml:space="preserve">müssen </w:t>
      </w:r>
      <w:r>
        <w:t>mit den</w:t>
      </w:r>
      <w:r w:rsidRPr="00BB3E57">
        <w:t xml:space="preserve"> Properties </w:t>
      </w:r>
      <w:r>
        <w:t>der</w:t>
      </w:r>
      <w:r w:rsidRPr="00BB3E57">
        <w:t xml:space="preserve"> Fahrer, Schicht</w:t>
      </w:r>
      <w:r>
        <w:t>en</w:t>
      </w:r>
      <w:r w:rsidRPr="00BB3E57">
        <w:t xml:space="preserve"> und Fahrzeug</w:t>
      </w:r>
      <w:r>
        <w:t>e übereinstimmen</w:t>
      </w:r>
      <w:r w:rsidRPr="00BB3E57">
        <w:t>.</w:t>
      </w:r>
    </w:p>
    <w:p w14:paraId="011852F9" w14:textId="5192616D" w:rsidR="009E6D9D" w:rsidRDefault="00E87D2C" w:rsidP="009C046D">
      <w:pPr>
        <w:rPr>
          <w:ins w:id="217" w:author="Stefan Jollet" w:date="2022-08-15T13:23:00Z"/>
        </w:rPr>
      </w:pPr>
      <w:r w:rsidRPr="00E87D2C">
        <w:t xml:space="preserve">Nicht verglichen werden Properties und </w:t>
      </w:r>
      <w:proofErr w:type="spellStart"/>
      <w:r w:rsidRPr="00E87D2C">
        <w:t>Exclusions</w:t>
      </w:r>
      <w:proofErr w:type="spellEnd"/>
      <w:r w:rsidRPr="00E87D2C">
        <w:t xml:space="preserve"> von Aufträgen und Locations.</w:t>
      </w:r>
      <w:r w:rsidR="00BB3E57">
        <w:t xml:space="preserve"> Fahrzeuge und Fahrer haben keine </w:t>
      </w:r>
      <w:proofErr w:type="spellStart"/>
      <w:r w:rsidR="00BB3E57">
        <w:t>Exclusions</w:t>
      </w:r>
      <w:proofErr w:type="spellEnd"/>
      <w:r w:rsidR="00BB3E57">
        <w:t>.</w:t>
      </w:r>
      <w:r>
        <w:t xml:space="preserve"> </w:t>
      </w:r>
      <w:r w:rsidR="00F351F7">
        <w:t>Eine besondere Bedeutung haben in diesem Zusammenhang Fahrzeugtypen.</w:t>
      </w:r>
      <w:r w:rsidR="001A2F58">
        <w:t xml:space="preserve"> Jedes Fahrzeug hat einen bestimmten Ty</w:t>
      </w:r>
      <w:r w:rsidR="001C3D20">
        <w:t>p</w:t>
      </w:r>
      <w:r w:rsidR="001A2F58">
        <w:t xml:space="preserve"> und jeder Auftrag fordert einen bestimmten Typ. </w:t>
      </w:r>
      <w:r w:rsidR="009E6D9D">
        <w:t>Jedoch sollen Substitutionen zwischen den einzelnen Typen möglich sein und berücksichtigt werden.</w:t>
      </w:r>
      <w:r w:rsidR="009C046D">
        <w:t xml:space="preserve"> Für </w:t>
      </w:r>
      <w:proofErr w:type="spellStart"/>
      <w:r w:rsidR="009C046D">
        <w:t>Exclusions</w:t>
      </w:r>
      <w:proofErr w:type="spellEnd"/>
      <w:r w:rsidR="009C046D">
        <w:t xml:space="preserve"> müssen hierbei die Sonderbehandlungen des </w:t>
      </w:r>
      <w:proofErr w:type="spellStart"/>
      <w:r w:rsidR="009C046D">
        <w:t>tserv</w:t>
      </w:r>
      <w:proofErr w:type="spellEnd"/>
      <w:r w:rsidR="009C046D">
        <w:t xml:space="preserve"> von „Own Properties“ in der Black Box Optimierung nachgebaut werden.</w:t>
      </w:r>
      <w:r w:rsidR="00A07D06">
        <w:t xml:space="preserve"> Fahrer werden weiterhin nicht explizit auf Autos geplant, sondern werden nur über ihre Eigenschaften in der jeweiligen Schicht berücksichtig</w:t>
      </w:r>
      <w:r w:rsidR="00254D60">
        <w:t xml:space="preserve">t. </w:t>
      </w:r>
    </w:p>
    <w:p w14:paraId="77B06B89" w14:textId="595F21D1" w:rsidR="00357066" w:rsidRPr="00ED34AA" w:rsidRDefault="00357066" w:rsidP="009C046D">
      <w:proofErr w:type="spellStart"/>
      <w:ins w:id="218" w:author="Stefan Jollet" w:date="2022-08-15T13:23:00Z">
        <w:r>
          <w:t>Vllt</w:t>
        </w:r>
        <w:proofErr w:type="spellEnd"/>
        <w:r>
          <w:t xml:space="preserve"> bereits korrekt so.</w:t>
        </w:r>
      </w:ins>
    </w:p>
    <w:p w14:paraId="44BAEBC1" w14:textId="5EA9AF9E" w:rsidR="00330B5E" w:rsidRDefault="0077117C" w:rsidP="008A0FB7">
      <w:pPr>
        <w:pStyle w:val="berschrift4"/>
      </w:pPr>
      <w:r>
        <w:t xml:space="preserve"> </w:t>
      </w:r>
      <w:r w:rsidR="00330B5E">
        <w:t>Fahrzeugkapazitäten</w:t>
      </w:r>
      <w:r w:rsidR="00080662">
        <w:t>/Restmengen</w:t>
      </w:r>
    </w:p>
    <w:p w14:paraId="5A1DEC7B" w14:textId="34833D48" w:rsidR="00AB006D" w:rsidRPr="00ED34AA" w:rsidRDefault="00330B5E" w:rsidP="00AB006D">
      <w:r>
        <w:t xml:space="preserve">Jedes Fahrzeug hat eine </w:t>
      </w:r>
      <w:r w:rsidR="008D349B">
        <w:t xml:space="preserve">bestimmte </w:t>
      </w:r>
      <w:r w:rsidR="00F0317A">
        <w:t>Kapazität,</w:t>
      </w:r>
      <w:r w:rsidR="008D349B">
        <w:t xml:space="preserve"> die </w:t>
      </w:r>
      <w:r w:rsidR="00E43676">
        <w:t>von</w:t>
      </w:r>
      <w:r w:rsidR="008D349B">
        <w:t xml:space="preserve"> der Optimierung eingehalten werden muss. </w:t>
      </w:r>
      <w:r w:rsidR="00F0317A">
        <w:t xml:space="preserve">Teilweise haben die Kunden im Betonbereich Fahrzeuge mit sehr </w:t>
      </w:r>
      <w:r w:rsidR="00F0317A">
        <w:lastRenderedPageBreak/>
        <w:t xml:space="preserve">unterschiedlichen Fahrzeugkapazitäten. </w:t>
      </w:r>
      <w:r w:rsidR="00E4620A">
        <w:t xml:space="preserve">Dies soll insofern Berücksichtigung finden, dass </w:t>
      </w:r>
      <w:r w:rsidR="00AB4F31">
        <w:t xml:space="preserve">beispielsweise kleine Aufträge </w:t>
      </w:r>
      <w:r w:rsidR="004B7492">
        <w:t xml:space="preserve">bevorzugt </w:t>
      </w:r>
      <w:r w:rsidR="00AB4F31">
        <w:t>auf kleinere Fahrzeuge geplant werden.</w:t>
      </w:r>
      <w:r w:rsidR="00E4620A">
        <w:t xml:space="preserve"> </w:t>
      </w:r>
      <w:r w:rsidR="00854779">
        <w:t>Daneben soll für</w:t>
      </w:r>
      <w:r w:rsidR="00E4620A">
        <w:t xml:space="preserve"> zwei </w:t>
      </w:r>
      <w:r w:rsidR="00854779">
        <w:t xml:space="preserve">etwa </w:t>
      </w:r>
      <w:r w:rsidR="00592CE8">
        <w:t>gleichgroße Aufträge</w:t>
      </w:r>
      <w:r w:rsidR="00E4620A">
        <w:t xml:space="preserve">, von denen einer weiter </w:t>
      </w:r>
      <w:r w:rsidR="00854779">
        <w:t>entfernt</w:t>
      </w:r>
      <w:r w:rsidR="00E4620A">
        <w:t xml:space="preserve"> liegt als der andere</w:t>
      </w:r>
      <w:r w:rsidR="00854779">
        <w:t>,</w:t>
      </w:r>
      <w:r w:rsidR="00BE387E">
        <w:t xml:space="preserve"> die lange Strecke </w:t>
      </w:r>
      <w:r w:rsidR="00854779">
        <w:t>bevorzugt</w:t>
      </w:r>
      <w:r w:rsidR="00BE387E">
        <w:t xml:space="preserve"> mit großen Autos abgefahren werden, während die kurze Strecke mit kleinen Autos bedient wird.</w:t>
      </w:r>
      <w:r w:rsidR="00080662">
        <w:t xml:space="preserve"> </w:t>
      </w:r>
      <w:r w:rsidR="00990496">
        <w:t xml:space="preserve">Restmengen </w:t>
      </w:r>
      <w:r w:rsidR="00F0484E">
        <w:t>müssen</w:t>
      </w:r>
      <w:r w:rsidR="00990496">
        <w:t xml:space="preserve"> </w:t>
      </w:r>
      <w:r w:rsidR="00DF6FAB">
        <w:t>in</w:t>
      </w:r>
      <w:r w:rsidR="00990496">
        <w:t xml:space="preserve"> der Optimierung nicht </w:t>
      </w:r>
      <w:r w:rsidR="00DF6FAB">
        <w:t>einbezogen</w:t>
      </w:r>
      <w:r w:rsidR="00990496">
        <w:t xml:space="preserve"> werden.</w:t>
      </w:r>
      <w:r w:rsidR="00F0484E">
        <w:t xml:space="preserve"> </w:t>
      </w:r>
      <w:r w:rsidR="0028073D">
        <w:t>Fahrzeug bezogene „</w:t>
      </w:r>
      <w:proofErr w:type="spellStart"/>
      <w:r w:rsidR="0028073D">
        <w:t>Capacity</w:t>
      </w:r>
      <w:proofErr w:type="spellEnd"/>
      <w:r w:rsidR="0028073D">
        <w:t xml:space="preserve"> </w:t>
      </w:r>
      <w:proofErr w:type="spellStart"/>
      <w:r w:rsidR="0028073D">
        <w:t>Reduction</w:t>
      </w:r>
      <w:proofErr w:type="spellEnd"/>
      <w:r w:rsidR="0028073D">
        <w:t xml:space="preserve"> </w:t>
      </w:r>
      <w:proofErr w:type="spellStart"/>
      <w:r w:rsidR="0028073D">
        <w:t>Factors</w:t>
      </w:r>
      <w:proofErr w:type="spellEnd"/>
      <w:r w:rsidR="0028073D">
        <w:t>“ werden nicht berücksichtigt.</w:t>
      </w:r>
      <w:r w:rsidR="00F93664">
        <w:t xml:space="preserve"> Die Menge, mit der ein Fahrzeug beladen werden kann, hängt jedoch auch von der Produktdichte ab, die je nach Werk unterschied</w:t>
      </w:r>
      <w:r w:rsidR="00A0655E">
        <w:t>l</w:t>
      </w:r>
      <w:r w:rsidR="00F93664">
        <w:t xml:space="preserve">ich sein kann (Dynamic Density). </w:t>
      </w:r>
      <w:r w:rsidR="00A0655E">
        <w:t xml:space="preserve">Zusätzlich gibt es die so genannte „Max Fill </w:t>
      </w:r>
      <w:proofErr w:type="spellStart"/>
      <w:r w:rsidR="00A0655E">
        <w:t>Percentage</w:t>
      </w:r>
      <w:proofErr w:type="spellEnd"/>
      <w:r w:rsidR="00A0655E">
        <w:t xml:space="preserve">“ die besagt, zu wieviel Prozent ein Fahrzeug in Abhängigkeit von Werk und Produkt beladen werden darf. </w:t>
      </w:r>
      <w:r w:rsidR="00A831A8">
        <w:t>Beide Faktoren müssen in die Berechnung der zulässigen Lademenge einbezogen werden.</w:t>
      </w:r>
    </w:p>
    <w:p w14:paraId="7BCDB85F" w14:textId="00159855" w:rsidR="003224B4" w:rsidRDefault="0077117C" w:rsidP="008A0FB7">
      <w:pPr>
        <w:pStyle w:val="berschrift4"/>
      </w:pPr>
      <w:r>
        <w:t xml:space="preserve"> </w:t>
      </w:r>
      <w:r w:rsidR="003224B4">
        <w:t>Öffnungszeiten</w:t>
      </w:r>
    </w:p>
    <w:p w14:paraId="7DF18608" w14:textId="4BE50C30" w:rsidR="00E56AF2" w:rsidRPr="00ED34AA" w:rsidRDefault="003224B4" w:rsidP="00E56AF2">
      <w:r>
        <w:t>Werke</w:t>
      </w:r>
      <w:r w:rsidR="00C21403">
        <w:t xml:space="preserve">, </w:t>
      </w:r>
      <w:proofErr w:type="spellStart"/>
      <w:r w:rsidR="00C21403">
        <w:t>Parkings</w:t>
      </w:r>
      <w:proofErr w:type="spellEnd"/>
      <w:r>
        <w:t xml:space="preserve"> und die Baustellen der Kunden werden im System als </w:t>
      </w:r>
      <w:r w:rsidR="005768B7">
        <w:t>„</w:t>
      </w:r>
      <w:r>
        <w:t>Locations</w:t>
      </w:r>
      <w:r w:rsidR="005768B7">
        <w:t>“</w:t>
      </w:r>
      <w:r>
        <w:t xml:space="preserve"> hinterlegt. </w:t>
      </w:r>
      <w:r w:rsidR="001C25CA">
        <w:t xml:space="preserve">Jede Location </w:t>
      </w:r>
      <w:r w:rsidR="00717E28">
        <w:t>besitzt</w:t>
      </w:r>
      <w:r w:rsidR="001C25CA">
        <w:t xml:space="preserve"> Öffnungszeiten pro Wochentag. Diese müssen von der Optimi</w:t>
      </w:r>
      <w:r w:rsidR="00343494">
        <w:t>e</w:t>
      </w:r>
      <w:r w:rsidR="001C25CA">
        <w:t xml:space="preserve">rung </w:t>
      </w:r>
      <w:r w:rsidR="00CC047A">
        <w:t xml:space="preserve">unterschiedlich </w:t>
      </w:r>
      <w:r w:rsidR="001C25CA">
        <w:t>berücksichtigt werden.</w:t>
      </w:r>
      <w:r w:rsidR="006D2AD6">
        <w:t xml:space="preserve"> </w:t>
      </w:r>
    </w:p>
    <w:p w14:paraId="3212EBBE" w14:textId="6272C40B" w:rsidR="00851783" w:rsidRDefault="00851783" w:rsidP="00B773B7">
      <w:r>
        <w:t xml:space="preserve"> Für Werke sollen verschiedene Öffnungszeit</w:t>
      </w:r>
      <w:r w:rsidR="004E2FA4">
        <w:t>-</w:t>
      </w:r>
      <w:r>
        <w:t xml:space="preserve">Intervalle </w:t>
      </w:r>
      <w:r w:rsidR="000226E2">
        <w:t xml:space="preserve">wie folgt </w:t>
      </w:r>
      <w:r>
        <w:t>berücksichtigt werden</w:t>
      </w:r>
      <w:r w:rsidR="00406323">
        <w:t>:</w:t>
      </w:r>
    </w:p>
    <w:p w14:paraId="54E9C687" w14:textId="5B06E5EB" w:rsidR="008A5A7D" w:rsidRDefault="00851783" w:rsidP="00851783">
      <w:pPr>
        <w:pStyle w:val="Listenabsatz"/>
        <w:numPr>
          <w:ilvl w:val="0"/>
          <w:numId w:val="18"/>
        </w:numPr>
      </w:pPr>
      <w:r>
        <w:t xml:space="preserve">Wenn </w:t>
      </w:r>
      <w:ins w:id="219" w:author="Stefan Jollet" w:date="2022-08-15T13:28:00Z">
        <w:r w:rsidR="003E1388">
          <w:t>das Hauptwerk</w:t>
        </w:r>
      </w:ins>
      <w:del w:id="220" w:author="Stefan Jollet" w:date="2022-08-15T13:28:00Z">
        <w:r w:rsidDel="003E1388">
          <w:delText>ein Werk</w:delText>
        </w:r>
      </w:del>
      <w:r>
        <w:t xml:space="preserve"> geschlossen ist, soll aus alternativen Lieferwerken geliefert werden, um Verspätungen zu verhindern</w:t>
      </w:r>
      <w:r w:rsidR="008576AC">
        <w:t>.</w:t>
      </w:r>
      <w:ins w:id="221" w:author="Stefan Jollet" w:date="2022-08-15T13:27:00Z">
        <w:r w:rsidR="003A275D">
          <w:t xml:space="preserve"> Sortiert nach </w:t>
        </w:r>
      </w:ins>
      <w:ins w:id="222" w:author="Stefan Jollet" w:date="2022-08-15T13:28:00Z">
        <w:r w:rsidR="0096273D">
          <w:t>N</w:t>
        </w:r>
      </w:ins>
      <w:ins w:id="223" w:author="Stefan Jollet" w:date="2022-08-15T13:27:00Z">
        <w:r w:rsidR="003A275D">
          <w:t>ähe zum K</w:t>
        </w:r>
      </w:ins>
      <w:ins w:id="224" w:author="Stefan Jollet" w:date="2022-08-15T13:28:00Z">
        <w:r w:rsidR="003A275D">
          <w:t xml:space="preserve">unden. </w:t>
        </w:r>
      </w:ins>
    </w:p>
    <w:p w14:paraId="3823CEFC" w14:textId="7D1AD04E" w:rsidR="00406323" w:rsidRDefault="00272E67" w:rsidP="00851783">
      <w:pPr>
        <w:pStyle w:val="Listenabsatz"/>
        <w:numPr>
          <w:ilvl w:val="0"/>
          <w:numId w:val="18"/>
        </w:numPr>
      </w:pPr>
      <w:r>
        <w:t xml:space="preserve">Wenn </w:t>
      </w:r>
      <w:del w:id="225" w:author="Stefan Jollet" w:date="2022-08-15T13:28:00Z">
        <w:r w:rsidDel="003E1388">
          <w:delText>ein Werk</w:delText>
        </w:r>
      </w:del>
      <w:ins w:id="226" w:author="Stefan Jollet" w:date="2022-08-15T13:28:00Z">
        <w:r w:rsidR="003E1388">
          <w:t>das Hauptwerk</w:t>
        </w:r>
      </w:ins>
      <w:r>
        <w:t xml:space="preserve"> geschlossen ist, aber keine alternativen Lieferwerke eingetragen </w:t>
      </w:r>
      <w:ins w:id="227" w:author="Stefan Jollet" w:date="2022-08-15T13:28:00Z">
        <w:r w:rsidR="003E1388">
          <w:t>oder verfügba</w:t>
        </w:r>
      </w:ins>
      <w:ins w:id="228" w:author="Stefan Jollet" w:date="2022-08-15T13:29:00Z">
        <w:r w:rsidR="003E1388">
          <w:t xml:space="preserve">r </w:t>
        </w:r>
      </w:ins>
      <w:r w:rsidR="007C0FA8">
        <w:t>sind, wird die Werksschließung berücksichtigt und der Lieferfluss gebrochen</w:t>
      </w:r>
      <w:r w:rsidR="000226E2">
        <w:t>.</w:t>
      </w:r>
    </w:p>
    <w:p w14:paraId="47F2E7DB" w14:textId="2953E3F4" w:rsidR="00CC047A" w:rsidRDefault="00CC047A" w:rsidP="00CC047A">
      <w:r w:rsidRPr="00CC047A">
        <w:t xml:space="preserve">Der Ladebeginn muss jeweils innerhalb der Öffnungszeiten liegen. Das </w:t>
      </w:r>
      <w:proofErr w:type="spellStart"/>
      <w:r w:rsidRPr="00CC047A">
        <w:t>Ladeende</w:t>
      </w:r>
      <w:proofErr w:type="spellEnd"/>
      <w:r w:rsidRPr="00CC047A">
        <w:t xml:space="preserve"> kann über das Intervall hinausragen.</w:t>
      </w:r>
      <w:r w:rsidR="001B2249">
        <w:t xml:space="preserve"> Die Öffnungszeiten gelten nur in Bezug auf den Start der Beladung. In Bezug auf die Verfügbarkeit von Fahrzeugen gelten Sie nicht. Fahrzeuge können also unabhängig der Öffnungszeiten zu anderen Werken geschickt werden.</w:t>
      </w:r>
    </w:p>
    <w:p w14:paraId="48EBDEFB" w14:textId="76DF527B" w:rsidR="00221221" w:rsidRDefault="00631E90" w:rsidP="00B773B7">
      <w:pPr>
        <w:rPr>
          <w:ins w:id="229" w:author="Stefan Jollet" w:date="2022-08-15T13:23:00Z"/>
        </w:rPr>
      </w:pPr>
      <w:r>
        <w:t xml:space="preserve">Für Kunden </w:t>
      </w:r>
      <w:r w:rsidR="00203C71">
        <w:t>werden Öffnungszeiten generell ignoriert.</w:t>
      </w:r>
      <w:ins w:id="230" w:author="Stefan Jollet" w:date="2022-08-15T13:25:00Z">
        <w:r w:rsidR="00837258">
          <w:t xml:space="preserve"> Wieso? </w:t>
        </w:r>
      </w:ins>
    </w:p>
    <w:p w14:paraId="05E033D3" w14:textId="6459686C" w:rsidR="00837258" w:rsidRDefault="00837258" w:rsidP="00B773B7">
      <w:pPr>
        <w:rPr>
          <w:ins w:id="231" w:author="Stefan Jollet" w:date="2022-08-15T13:23:00Z"/>
        </w:rPr>
      </w:pPr>
    </w:p>
    <w:p w14:paraId="5507F231" w14:textId="3A26EB56" w:rsidR="00837258" w:rsidRDefault="00837258" w:rsidP="00B773B7">
      <w:pPr>
        <w:rPr>
          <w:ins w:id="232" w:author="Stefan Jollet" w:date="2022-08-15T13:23:00Z"/>
        </w:rPr>
      </w:pPr>
    </w:p>
    <w:p w14:paraId="021F07A1" w14:textId="77777777" w:rsidR="00837258" w:rsidRPr="00ED34AA" w:rsidRDefault="00837258" w:rsidP="00B773B7"/>
    <w:p w14:paraId="65115DD4" w14:textId="57EF4FFB" w:rsidR="0033072E" w:rsidRDefault="00CE572B" w:rsidP="008A0FB7">
      <w:pPr>
        <w:pStyle w:val="berschrift4"/>
      </w:pPr>
      <w:r>
        <w:t xml:space="preserve"> </w:t>
      </w:r>
      <w:r w:rsidR="0033072E">
        <w:t>Werksrestriktionen</w:t>
      </w:r>
    </w:p>
    <w:p w14:paraId="7F6A072C" w14:textId="77777777" w:rsidR="008C2BD2" w:rsidRDefault="00C220DF" w:rsidP="008C2BD2">
      <w:pPr>
        <w:pStyle w:val="Listenabsatz"/>
        <w:numPr>
          <w:ilvl w:val="0"/>
          <w:numId w:val="9"/>
        </w:numPr>
      </w:pPr>
      <w:r>
        <w:t>Ein Werk hat zum einen als Restriktion wieviel Material pro Stunde geladen werden kann.</w:t>
      </w:r>
    </w:p>
    <w:p w14:paraId="2FE896DD" w14:textId="751D6CE8" w:rsidR="00C220DF" w:rsidRDefault="00C220DF" w:rsidP="008C2BD2">
      <w:pPr>
        <w:pStyle w:val="Listenabsatz"/>
        <w:numPr>
          <w:ilvl w:val="0"/>
          <w:numId w:val="9"/>
        </w:numPr>
        <w:rPr>
          <w:ins w:id="233" w:author="Stefan Jollet" w:date="2022-08-15T13:30:00Z"/>
        </w:rPr>
      </w:pPr>
      <w:r>
        <w:t xml:space="preserve">Eine </w:t>
      </w:r>
      <w:r w:rsidR="00ED4C87">
        <w:t>zusätzliche</w:t>
      </w:r>
      <w:r>
        <w:t xml:space="preserve"> Restriktion ist</w:t>
      </w:r>
      <w:r w:rsidR="00ED4C87">
        <w:t>,</w:t>
      </w:r>
      <w:r>
        <w:t xml:space="preserve"> wie viele Fahrzeuge gleichzeitig beladen werden können.</w:t>
      </w:r>
      <w:r w:rsidR="00ED4C87">
        <w:t xml:space="preserve"> Beide Restriktionen wirken zusammen und müssen stets eingehalten werden.</w:t>
      </w:r>
    </w:p>
    <w:p w14:paraId="04E7E510" w14:textId="7C9FB9E1" w:rsidR="00A936D3" w:rsidRPr="00ED34AA" w:rsidRDefault="00A936D3" w:rsidP="008076F3">
      <w:ins w:id="234" w:author="Stefan Jollet" w:date="2022-08-15T13:30:00Z">
        <w:r>
          <w:t>TBD mit Benedikt</w:t>
        </w:r>
        <w:r w:rsidR="00B13450">
          <w:t xml:space="preserve"> besprechen</w:t>
        </w:r>
      </w:ins>
    </w:p>
    <w:p w14:paraId="59298312" w14:textId="5326C0AE" w:rsidR="00005924" w:rsidRDefault="00005924" w:rsidP="008A0FB7">
      <w:pPr>
        <w:pStyle w:val="berschrift4"/>
      </w:pPr>
      <w:r>
        <w:t>Alternative Lieferwerke</w:t>
      </w:r>
    </w:p>
    <w:p w14:paraId="52544409" w14:textId="3427CEA2" w:rsidR="00411F34" w:rsidRDefault="00005924" w:rsidP="00005924">
      <w:r>
        <w:t>Falls eine Lieferung von mehreren Werken aus bedient werden kann, sollen diese in der Optimierung einbezogen werden. Es soll eine Unterscheidung zwischen den verschiedenen Modi</w:t>
      </w:r>
      <w:r w:rsidR="00751E52">
        <w:t xml:space="preserve"> (</w:t>
      </w:r>
      <w:proofErr w:type="spellStart"/>
      <w:r w:rsidR="00751E52">
        <w:t>Princip</w:t>
      </w:r>
      <w:r w:rsidR="00371856">
        <w:t>al</w:t>
      </w:r>
      <w:proofErr w:type="spellEnd"/>
      <w:r w:rsidR="00371856">
        <w:t>,</w:t>
      </w:r>
      <w:r w:rsidR="0068651F">
        <w:t xml:space="preserve"> </w:t>
      </w:r>
      <w:r w:rsidR="00751E52">
        <w:t>Single,</w:t>
      </w:r>
      <w:r w:rsidR="0068651F">
        <w:t xml:space="preserve"> </w:t>
      </w:r>
      <w:r w:rsidR="00751E52">
        <w:t>Multiple,</w:t>
      </w:r>
      <w:r w:rsidR="0068651F">
        <w:t xml:space="preserve"> </w:t>
      </w:r>
      <w:r w:rsidR="00751E52">
        <w:t>Manual Swap)</w:t>
      </w:r>
      <w:r>
        <w:t xml:space="preserve"> geben.</w:t>
      </w:r>
      <w:r w:rsidR="00411F34">
        <w:t xml:space="preserve"> Die unterschiedlichen Modi bedeuten </w:t>
      </w:r>
      <w:r w:rsidR="0072123B">
        <w:t>F</w:t>
      </w:r>
      <w:r w:rsidR="00411F34">
        <w:t>olgendes:</w:t>
      </w:r>
    </w:p>
    <w:p w14:paraId="7317C455" w14:textId="590C8863" w:rsidR="00411F34" w:rsidRDefault="00411F34" w:rsidP="00411F34">
      <w:pPr>
        <w:pStyle w:val="Listenabsatz"/>
        <w:numPr>
          <w:ilvl w:val="0"/>
          <w:numId w:val="20"/>
        </w:numPr>
      </w:pPr>
      <w:proofErr w:type="spellStart"/>
      <w:r>
        <w:t>Principal</w:t>
      </w:r>
      <w:proofErr w:type="spellEnd"/>
      <w:r>
        <w:t>: Alle Lieferungen müssen aus dem Hauptwerk geliefert werden</w:t>
      </w:r>
      <w:r w:rsidR="0072123B">
        <w:t>.</w:t>
      </w:r>
    </w:p>
    <w:p w14:paraId="719E273B" w14:textId="60F39EEB" w:rsidR="00B0786E" w:rsidRDefault="00411F34" w:rsidP="00B0786E">
      <w:pPr>
        <w:pStyle w:val="Listenabsatz"/>
        <w:numPr>
          <w:ilvl w:val="0"/>
          <w:numId w:val="20"/>
        </w:numPr>
      </w:pPr>
      <w:r>
        <w:t>Single: Die Optimierung kann wählen aus welchem</w:t>
      </w:r>
      <w:r w:rsidR="00D257E9">
        <w:t xml:space="preserve"> der angegebenen</w:t>
      </w:r>
      <w:r>
        <w:t xml:space="preserve"> Werk</w:t>
      </w:r>
      <w:r w:rsidR="00D257E9">
        <w:t>e</w:t>
      </w:r>
      <w:r>
        <w:t xml:space="preserve"> die Lieferungen geliefert werden. </w:t>
      </w:r>
      <w:r w:rsidR="002E26E0">
        <w:t>Alle Lieferungen müssen aber aus dem gleichen Werk geliefert werden.</w:t>
      </w:r>
      <w:r w:rsidR="0008442E">
        <w:t xml:space="preserve"> Wenn bereits eine Lieferung angewiesen ist, besteht also keine Wahlmöglichkeit mehr und das Werk ist fixiert</w:t>
      </w:r>
      <w:r w:rsidR="0072123B">
        <w:t>.</w:t>
      </w:r>
      <w:r w:rsidR="00041119">
        <w:t xml:space="preserve"> Falls ein Nutzer manuell </w:t>
      </w:r>
      <w:r w:rsidR="0013095B">
        <w:t xml:space="preserve">eine Lieferung von einem anderen Werk anweist, gilt für die Optimierung jedoch weiterhin das Werk der ersten Anweisung. </w:t>
      </w:r>
    </w:p>
    <w:p w14:paraId="2BBCFDA6" w14:textId="5D0B6BD7" w:rsidR="00B10E53" w:rsidRDefault="00D257E9" w:rsidP="00411F34">
      <w:pPr>
        <w:pStyle w:val="Listenabsatz"/>
        <w:numPr>
          <w:ilvl w:val="0"/>
          <w:numId w:val="20"/>
        </w:numPr>
      </w:pPr>
      <w:r>
        <w:t xml:space="preserve">Multiple: Die Optimierung kann für jede Lieferung aus </w:t>
      </w:r>
      <w:r w:rsidR="000D2535">
        <w:t>den angegebenen Werken wählen.</w:t>
      </w:r>
    </w:p>
    <w:p w14:paraId="1A34FFB5" w14:textId="67BD800C" w:rsidR="00B0786E" w:rsidRDefault="00B0786E" w:rsidP="00411F34">
      <w:pPr>
        <w:pStyle w:val="Listenabsatz"/>
        <w:numPr>
          <w:ilvl w:val="0"/>
          <w:numId w:val="20"/>
        </w:numPr>
      </w:pPr>
      <w:r w:rsidRPr="00B0786E">
        <w:t>Manual Swap: Es muss g</w:t>
      </w:r>
      <w:r w:rsidRPr="0011266C">
        <w:t>rund</w:t>
      </w:r>
      <w:r>
        <w:t xml:space="preserve">sätzlich vom Hauptwerk geliefert werden. Sobald ein Disponent eine manuelle Anweisung von einem anderen Werk aus macht, müssen alle anderen </w:t>
      </w:r>
      <w:r w:rsidR="00056EAC">
        <w:t>Optimierer Vorschläge</w:t>
      </w:r>
      <w:r>
        <w:t xml:space="preserve"> von diesem Werk</w:t>
      </w:r>
      <w:r w:rsidR="00257847">
        <w:t xml:space="preserve"> </w:t>
      </w:r>
      <w:r>
        <w:t>ausgehen. Die Optimierung hat also keine freie Wahl.</w:t>
      </w:r>
    </w:p>
    <w:p w14:paraId="6BE648F6" w14:textId="11070FEC" w:rsidR="00765CFF" w:rsidRPr="00B0786E" w:rsidRDefault="00765CFF" w:rsidP="00411F34">
      <w:pPr>
        <w:pStyle w:val="Listenabsatz"/>
        <w:numPr>
          <w:ilvl w:val="0"/>
          <w:numId w:val="20"/>
        </w:numPr>
      </w:pPr>
      <w:r>
        <w:t>Es müssen maximal acht alternative Lieferwerke berücksichtigt werden.</w:t>
      </w:r>
    </w:p>
    <w:p w14:paraId="47D6D0CC" w14:textId="00ADB89A" w:rsidR="00B2595F" w:rsidRDefault="007140A9" w:rsidP="008A0FB7">
      <w:pPr>
        <w:pStyle w:val="berschrift4"/>
      </w:pPr>
      <w:r w:rsidRPr="00B0786E">
        <w:lastRenderedPageBreak/>
        <w:t xml:space="preserve"> </w:t>
      </w:r>
      <w:proofErr w:type="spellStart"/>
      <w:ins w:id="235" w:author="Stefan Jollet" w:date="2022-08-24T16:21:00Z">
        <w:r w:rsidR="0078578B">
          <w:t>Splitload</w:t>
        </w:r>
      </w:ins>
      <w:proofErr w:type="spellEnd"/>
      <w:ins w:id="236" w:author="Stefan Jollet" w:date="2022-08-24T16:22:00Z">
        <w:r w:rsidR="0078578B">
          <w:t xml:space="preserve"> and </w:t>
        </w:r>
      </w:ins>
      <w:del w:id="237" w:author="Stefan Jollet" w:date="2022-08-24T16:21:00Z">
        <w:r w:rsidR="00B2595F" w:rsidDel="0078578B">
          <w:delText>Milkrun/</w:delText>
        </w:r>
      </w:del>
      <w:proofErr w:type="spellStart"/>
      <w:r w:rsidR="00B2595F">
        <w:t>Multidrop</w:t>
      </w:r>
      <w:proofErr w:type="spellEnd"/>
    </w:p>
    <w:p w14:paraId="56F27952" w14:textId="3650CC9B" w:rsidR="003657E9" w:rsidRDefault="0078578B" w:rsidP="00B2595F">
      <w:pPr>
        <w:rPr>
          <w:ins w:id="238" w:author="Stefan Jollet" w:date="2022-08-24T16:37:00Z"/>
        </w:rPr>
      </w:pPr>
      <w:ins w:id="239" w:author="Stefan Jollet" w:date="2022-08-24T16:22:00Z">
        <w:r>
          <w:t>Ein</w:t>
        </w:r>
      </w:ins>
      <w:ins w:id="240" w:author="Stefan Jollet" w:date="2022-08-24T16:27:00Z">
        <w:r w:rsidR="00F4488C">
          <w:t xml:space="preserve"> </w:t>
        </w:r>
        <w:proofErr w:type="spellStart"/>
        <w:r w:rsidR="00F4488C">
          <w:t>One</w:t>
        </w:r>
      </w:ins>
      <w:ins w:id="241" w:author="Stefan Jollet" w:date="2022-08-24T16:28:00Z">
        <w:r w:rsidR="00F4488C">
          <w:t>-Shipto-</w:t>
        </w:r>
      </w:ins>
      <w:ins w:id="242" w:author="Stefan Jollet" w:date="2022-08-24T16:22:00Z">
        <w:r>
          <w:t>Split</w:t>
        </w:r>
      </w:ins>
      <w:ins w:id="243" w:author="Stefan Jollet" w:date="2022-08-24T16:23:00Z">
        <w:r>
          <w:t>load</w:t>
        </w:r>
        <w:proofErr w:type="spellEnd"/>
        <w:r>
          <w:t xml:space="preserve"> bedeutet in SYNCROTESS eine</w:t>
        </w:r>
      </w:ins>
      <w:ins w:id="244" w:author="Stefan Jollet" w:date="2022-08-25T06:05:00Z">
        <w:r w:rsidR="0010578C">
          <w:t xml:space="preserve"> zusammenhängende</w:t>
        </w:r>
      </w:ins>
      <w:ins w:id="245" w:author="Stefan Jollet" w:date="2022-08-24T16:23:00Z">
        <w:r>
          <w:t xml:space="preserve"> </w:t>
        </w:r>
      </w:ins>
      <w:ins w:id="246" w:author="Stefan Jollet" w:date="2022-08-24T16:31:00Z">
        <w:r w:rsidR="00F4488C">
          <w:t>Menge von Aufträgen</w:t>
        </w:r>
      </w:ins>
      <w:ins w:id="247" w:author="Stefan Jollet" w:date="2022-08-25T06:05:00Z">
        <w:r w:rsidR="0010578C">
          <w:t xml:space="preserve">, </w:t>
        </w:r>
      </w:ins>
      <w:ins w:id="248" w:author="Stefan Jollet" w:date="2022-08-25T06:06:00Z">
        <w:r w:rsidR="004C36A0">
          <w:t>bei denen vom gleichen Werk zum gleichen Kunden, unterschiedliche Materialien geliefert werden müssen.</w:t>
        </w:r>
      </w:ins>
    </w:p>
    <w:p w14:paraId="77A4A74A" w14:textId="1B4EA0DC" w:rsidR="0078578B" w:rsidRDefault="00F4488C" w:rsidP="00B2595F">
      <w:pPr>
        <w:rPr>
          <w:ins w:id="249" w:author="Stefan Jollet" w:date="2022-08-24T16:22:00Z"/>
        </w:rPr>
      </w:pPr>
      <w:ins w:id="250" w:author="Stefan Jollet" w:date="2022-08-24T16:31:00Z">
        <w:r>
          <w:t xml:space="preserve"> </w:t>
        </w:r>
      </w:ins>
      <w:ins w:id="251" w:author="Stefan Jollet" w:date="2022-08-24T16:50:00Z">
        <w:r w:rsidR="00F04AB7">
          <w:t xml:space="preserve">Die neue Betonoptimierung muss einen </w:t>
        </w:r>
        <w:proofErr w:type="spellStart"/>
        <w:r w:rsidR="00F04AB7">
          <w:t>One-Shipto-Splitload</w:t>
        </w:r>
        <w:proofErr w:type="spellEnd"/>
        <w:r w:rsidR="00F04AB7">
          <w:t xml:space="preserve"> als </w:t>
        </w:r>
      </w:ins>
      <w:ins w:id="252" w:author="Stefan Jollet" w:date="2022-08-24T16:51:00Z">
        <w:r w:rsidR="00F04AB7">
          <w:t xml:space="preserve">genau </w:t>
        </w:r>
      </w:ins>
      <w:ins w:id="253" w:author="Stefan Jollet" w:date="2022-08-24T16:50:00Z">
        <w:r w:rsidR="00F04AB7">
          <w:t xml:space="preserve">eine Lieferung </w:t>
        </w:r>
      </w:ins>
      <w:ins w:id="254" w:author="Stefan Jollet" w:date="2022-08-24T16:51:00Z">
        <w:r w:rsidR="00F04AB7">
          <w:t>vom Liefer</w:t>
        </w:r>
      </w:ins>
      <w:ins w:id="255" w:author="Stefan Jollet" w:date="2022-08-24T16:52:00Z">
        <w:r w:rsidR="00F04AB7">
          <w:t>werk</w:t>
        </w:r>
      </w:ins>
      <w:ins w:id="256" w:author="Stefan Jollet" w:date="2022-08-24T16:50:00Z">
        <w:r w:rsidR="00F04AB7">
          <w:t xml:space="preserve"> z</w:t>
        </w:r>
      </w:ins>
      <w:ins w:id="257" w:author="Stefan Jollet" w:date="2022-08-24T16:51:00Z">
        <w:r w:rsidR="00F04AB7">
          <w:t>u</w:t>
        </w:r>
      </w:ins>
      <w:ins w:id="258" w:author="Stefan Jollet" w:date="2022-08-24T16:52:00Z">
        <w:r w:rsidR="00F04AB7">
          <w:t xml:space="preserve">m </w:t>
        </w:r>
      </w:ins>
      <w:ins w:id="259" w:author="Stefan Jollet" w:date="2022-08-24T16:51:00Z">
        <w:r w:rsidR="00F04AB7">
          <w:t xml:space="preserve">Kunden mit verschiedenen Materialien einplanen. </w:t>
        </w:r>
      </w:ins>
      <w:ins w:id="260" w:author="Stefan Jollet" w:date="2022-08-24T16:52:00Z">
        <w:r w:rsidR="00F04AB7">
          <w:t xml:space="preserve">Die Dauer der Lade- und Entladezeiten werden summiert. </w:t>
        </w:r>
      </w:ins>
      <w:ins w:id="261" w:author="Stefan Jollet" w:date="2022-08-24T16:51:00Z">
        <w:r w:rsidR="00F04AB7">
          <w:t xml:space="preserve"> </w:t>
        </w:r>
      </w:ins>
    </w:p>
    <w:p w14:paraId="2EFAB5AE" w14:textId="039EE22D" w:rsidR="008B479F" w:rsidRDefault="008B479F" w:rsidP="00B2595F">
      <w:pPr>
        <w:rPr>
          <w:ins w:id="262" w:author="Stefan Jollet" w:date="2022-08-25T06:13:00Z"/>
        </w:rPr>
      </w:pPr>
      <w:ins w:id="263" w:author="Stefan Jollet" w:date="2022-08-25T06:07:00Z">
        <w:r>
          <w:t xml:space="preserve">Ein </w:t>
        </w:r>
        <w:proofErr w:type="spellStart"/>
        <w:r>
          <w:t>Multidrop</w:t>
        </w:r>
        <w:proofErr w:type="spellEnd"/>
        <w:r>
          <w:t xml:space="preserve"> bedeutet in SYNCROTESS eine zusa</w:t>
        </w:r>
      </w:ins>
      <w:ins w:id="264" w:author="Stefan Jollet" w:date="2022-08-25T06:08:00Z">
        <w:r>
          <w:t xml:space="preserve">mmenhängende Menge von Aufträgen, bei denen vom gleichen </w:t>
        </w:r>
        <w:r w:rsidR="00AE53EF">
          <w:t xml:space="preserve">Werk zu </w:t>
        </w:r>
      </w:ins>
      <w:ins w:id="265" w:author="Stefan Jollet" w:date="2022-08-25T06:09:00Z">
        <w:r w:rsidR="00AE53EF">
          <w:t>unterschiedlichen</w:t>
        </w:r>
      </w:ins>
      <w:ins w:id="266" w:author="Stefan Jollet" w:date="2022-08-25T06:08:00Z">
        <w:r w:rsidR="00AE53EF">
          <w:t xml:space="preserve"> Kunden das gleiche </w:t>
        </w:r>
      </w:ins>
      <w:ins w:id="267" w:author="Stefan Jollet" w:date="2022-08-25T06:09:00Z">
        <w:r w:rsidR="00AE53EF">
          <w:t>Ma</w:t>
        </w:r>
      </w:ins>
      <w:ins w:id="268" w:author="Stefan Jollet" w:date="2022-08-25T06:08:00Z">
        <w:r w:rsidR="00AE53EF">
          <w:t>terial geliefert werden</w:t>
        </w:r>
      </w:ins>
      <w:ins w:id="269" w:author="Stefan Jollet" w:date="2022-08-25T06:09:00Z">
        <w:r w:rsidR="00AE53EF">
          <w:t xml:space="preserve"> muss. </w:t>
        </w:r>
      </w:ins>
      <w:ins w:id="270" w:author="Stefan Jollet" w:date="2022-08-25T06:11:00Z">
        <w:r w:rsidR="003467C6">
          <w:t>Die Abfahrreihenfolge der Kunden is</w:t>
        </w:r>
      </w:ins>
      <w:ins w:id="271" w:author="Stefan Jollet" w:date="2022-08-25T06:12:00Z">
        <w:r w:rsidR="003467C6">
          <w:t xml:space="preserve">t </w:t>
        </w:r>
        <w:r w:rsidR="00F3793C">
          <w:t xml:space="preserve">fest </w:t>
        </w:r>
        <w:r w:rsidR="003467C6">
          <w:t>vorgegeben.</w:t>
        </w:r>
      </w:ins>
    </w:p>
    <w:p w14:paraId="01577952" w14:textId="672290FA" w:rsidR="0035120C" w:rsidRDefault="0035120C" w:rsidP="00B2595F">
      <w:pPr>
        <w:rPr>
          <w:ins w:id="272" w:author="Stefan Jollet" w:date="2022-08-25T06:07:00Z"/>
        </w:rPr>
      </w:pPr>
      <w:ins w:id="273" w:author="Stefan Jollet" w:date="2022-08-25T06:13:00Z">
        <w:r>
          <w:t xml:space="preserve">Die neue Betonoptimierung muss einen </w:t>
        </w:r>
        <w:proofErr w:type="spellStart"/>
        <w:r>
          <w:t>Multidrop</w:t>
        </w:r>
        <w:proofErr w:type="spellEnd"/>
        <w:r>
          <w:t xml:space="preserve"> als genau eine Lieferung vom Lieferwerk zum letzten Kunden der Entladereihenfolge </w:t>
        </w:r>
        <w:r w:rsidR="000624FA">
          <w:t>einplanen. Die Fahr</w:t>
        </w:r>
      </w:ins>
      <w:ins w:id="274" w:author="Stefan Jollet" w:date="2022-08-25T06:14:00Z">
        <w:r w:rsidR="000624FA">
          <w:t xml:space="preserve">tdauer wird aus den einzelnen Fahrzeiten und den Entladezeiten summiert. </w:t>
        </w:r>
      </w:ins>
    </w:p>
    <w:p w14:paraId="4A9EE5DB" w14:textId="04C1303A" w:rsidR="00777AA8" w:rsidRPr="00777AA8" w:rsidRDefault="00777AA8" w:rsidP="00B2595F">
      <w:pPr>
        <w:rPr>
          <w:ins w:id="275" w:author="Stefan Jollet" w:date="2022-08-25T06:15:00Z"/>
          <w:b/>
          <w:bCs/>
        </w:rPr>
      </w:pPr>
      <w:ins w:id="276" w:author="Stefan Jollet" w:date="2022-08-25T06:15:00Z">
        <w:r w:rsidRPr="00777AA8">
          <w:rPr>
            <w:b/>
            <w:bCs/>
          </w:rPr>
          <w:t>Umsetzung</w:t>
        </w:r>
      </w:ins>
    </w:p>
    <w:p w14:paraId="0263C62A" w14:textId="58A6F8BD" w:rsidR="00777AA8" w:rsidRDefault="00777AA8" w:rsidP="00B2595F">
      <w:pPr>
        <w:rPr>
          <w:ins w:id="277" w:author="Stefan Jollet" w:date="2022-08-25T06:15:00Z"/>
        </w:rPr>
      </w:pPr>
      <w:ins w:id="278" w:author="Stefan Jollet" w:date="2022-08-25T06:15:00Z">
        <w:r w:rsidRPr="00777AA8">
          <w:t>Die Distanz zwischen den Entladeorten der Kunden</w:t>
        </w:r>
      </w:ins>
      <w:ins w:id="279" w:author="Stefan Jollet" w:date="2022-08-25T06:16:00Z">
        <w:r w:rsidR="00B93650">
          <w:t xml:space="preserve"> bei einem </w:t>
        </w:r>
        <w:proofErr w:type="spellStart"/>
        <w:r w:rsidR="00B93650">
          <w:t>Multidrop</w:t>
        </w:r>
      </w:ins>
      <w:proofErr w:type="spellEnd"/>
      <w:ins w:id="280" w:author="Stefan Jollet" w:date="2022-08-25T06:15:00Z">
        <w:r w:rsidRPr="00777AA8">
          <w:t xml:space="preserve"> wird mittels Luftlinienkalkulation errechnet (inkl. Durchschnittsgeschwindigkeit und Approximationsfaktor).</w:t>
        </w:r>
      </w:ins>
    </w:p>
    <w:p w14:paraId="170B9F6F" w14:textId="451ED359" w:rsidR="00856DD1" w:rsidDel="003467C6" w:rsidRDefault="00571105" w:rsidP="00B2595F">
      <w:pPr>
        <w:rPr>
          <w:del w:id="281" w:author="Stefan Jollet" w:date="2022-08-25T06:09:00Z"/>
        </w:rPr>
      </w:pPr>
      <w:del w:id="282" w:author="Stefan Jollet" w:date="2022-08-25T06:09:00Z">
        <w:r w:rsidDel="003467C6">
          <w:delText xml:space="preserve">Bei Mörtellieferungen werden verschiedene Kunden hintereinander von einem Fahrzeug aus angefahren bevor das Fahrzeug wieder leer zu einem Werk zurückkehrt. Mörtel wird aus den gleichen Werken und von den gleichen Fahrzeugen geliefert wie Beton. </w:delText>
        </w:r>
        <w:r w:rsidR="002F0FDD" w:rsidDel="003467C6">
          <w:delText xml:space="preserve">Da das Geschäft in Summe </w:delText>
        </w:r>
        <w:r w:rsidR="005B5C1C" w:rsidDel="003467C6">
          <w:delText>sehr klein</w:delText>
        </w:r>
        <w:r w:rsidR="002F0FDD" w:rsidDel="003467C6">
          <w:delText xml:space="preserve"> ist </w:delText>
        </w:r>
        <w:r w:rsidR="00AE21E3" w:rsidRPr="00AE21E3" w:rsidDel="003467C6">
          <w:delText xml:space="preserve">und weil Mörtel mit den gleichen Fahrzeugen ausgeliefert wird, wie Transportbeton, </w:delText>
        </w:r>
        <w:r w:rsidR="002F0FDD" w:rsidDel="003467C6">
          <w:delText xml:space="preserve">gibt es dazu keine eigene LTL-Optimierung. </w:delText>
        </w:r>
        <w:r w:rsidR="00856DD1" w:rsidDel="003467C6">
          <w:delText>Daher werden Mörtellieferungen auch in Betondispositionsgruppen abgebildet. Dazu werden folgende Vereinfachungen getroffen:</w:delText>
        </w:r>
      </w:del>
    </w:p>
    <w:p w14:paraId="26E49094" w14:textId="0EC83774" w:rsidR="00040CED" w:rsidDel="00F3793C" w:rsidRDefault="00040CED" w:rsidP="003467C6">
      <w:pPr>
        <w:pStyle w:val="Listenabsatz"/>
        <w:numPr>
          <w:ilvl w:val="0"/>
          <w:numId w:val="21"/>
        </w:numPr>
        <w:rPr>
          <w:del w:id="283" w:author="Stefan Jollet" w:date="2022-08-25T06:12:00Z"/>
        </w:rPr>
      </w:pPr>
      <w:del w:id="284" w:author="Stefan Jollet" w:date="2022-08-25T06:12:00Z">
        <w:r w:rsidDel="00F3793C">
          <w:delText>Ein Milkrun ist im Vorhinein vorgegeben. Es kommen mehrere Aufträge, die miteinander verknüpft sind und deren Abfahrreihenfolge fest vorgegeben ist.</w:delText>
        </w:r>
      </w:del>
    </w:p>
    <w:p w14:paraId="40DED931" w14:textId="05A7ED09" w:rsidR="00111F2A" w:rsidDel="00777AA8" w:rsidRDefault="00111F2A" w:rsidP="00111F2A">
      <w:pPr>
        <w:pStyle w:val="Listenabsatz"/>
        <w:numPr>
          <w:ilvl w:val="0"/>
          <w:numId w:val="21"/>
        </w:numPr>
        <w:rPr>
          <w:del w:id="285" w:author="Stefan Jollet" w:date="2022-08-25T06:15:00Z"/>
        </w:rPr>
      </w:pPr>
      <w:del w:id="286" w:author="Stefan Jollet" w:date="2022-08-25T06:15:00Z">
        <w:r w:rsidDel="00777AA8">
          <w:delText xml:space="preserve">Die Distanz zwischen den Entladeorten der Kunden </w:delText>
        </w:r>
        <w:r w:rsidR="005A6A57" w:rsidDel="00777AA8">
          <w:delText>wird mittels Luftlinienkalkulation errechnet (inkl. Durchschnittsgeschwindigkeit und Approximationsfaktor).</w:delText>
        </w:r>
      </w:del>
    </w:p>
    <w:p w14:paraId="7390C1D8" w14:textId="5B659DD3" w:rsidR="0022249F" w:rsidDel="005C5B28" w:rsidRDefault="00D2796D" w:rsidP="00111F2A">
      <w:pPr>
        <w:pStyle w:val="Listenabsatz"/>
        <w:numPr>
          <w:ilvl w:val="0"/>
          <w:numId w:val="21"/>
        </w:numPr>
        <w:rPr>
          <w:del w:id="287" w:author="Stefan Jollet" w:date="2022-08-25T06:14:00Z"/>
        </w:rPr>
      </w:pPr>
      <w:del w:id="288" w:author="Stefan Jollet" w:date="2022-08-25T06:14:00Z">
        <w:r w:rsidDel="005C5B28">
          <w:lastRenderedPageBreak/>
          <w:delText>Die Optimierung behandelt den Milkrun als einen Auftrag</w:delText>
        </w:r>
        <w:r w:rsidR="0022249F" w:rsidDel="005C5B28">
          <w:delText>,</w:delText>
        </w:r>
        <w:r w:rsidDel="005C5B28">
          <w:delText xml:space="preserve"> dessen Ladewerk </w:delText>
        </w:r>
        <w:r w:rsidR="005E3E8E" w:rsidDel="005C5B28">
          <w:delText>das Hauptwerk</w:delText>
        </w:r>
        <w:r w:rsidR="002C1D31" w:rsidDel="005C5B28">
          <w:delText xml:space="preserve"> ist.</w:delText>
        </w:r>
      </w:del>
    </w:p>
    <w:p w14:paraId="0DAE4BF6" w14:textId="2DDB68C6" w:rsidR="00D2796D" w:rsidDel="005C5B28" w:rsidRDefault="0022249F" w:rsidP="00111F2A">
      <w:pPr>
        <w:pStyle w:val="Listenabsatz"/>
        <w:numPr>
          <w:ilvl w:val="0"/>
          <w:numId w:val="21"/>
        </w:numPr>
        <w:rPr>
          <w:del w:id="289" w:author="Stefan Jollet" w:date="2022-08-25T06:15:00Z"/>
        </w:rPr>
      </w:pPr>
      <w:del w:id="290" w:author="Stefan Jollet" w:date="2022-08-25T06:15:00Z">
        <w:r w:rsidDel="005C5B28">
          <w:delText>Als Entladeort, wird die letzte Entladung der Reihenfolge gewählt. Die Fahrzeit errechnet sich als Summe aus den einzelnen Distanzen und Lade- bzw. Entladezeiten</w:delText>
        </w:r>
        <w:r w:rsidR="002C1D31" w:rsidDel="005C5B28">
          <w:delText>.</w:delText>
        </w:r>
      </w:del>
    </w:p>
    <w:p w14:paraId="773ED3A3" w14:textId="35FECB43" w:rsidR="003625A6" w:rsidRDefault="003625A6" w:rsidP="008A0FB7">
      <w:pPr>
        <w:pStyle w:val="berschrift4"/>
      </w:pPr>
      <w:r>
        <w:t>Waschzeiten</w:t>
      </w:r>
    </w:p>
    <w:p w14:paraId="747E40F6" w14:textId="5CDE6641" w:rsidR="002348E7" w:rsidRDefault="005515E6" w:rsidP="002348E7">
      <w:r>
        <w:t xml:space="preserve">Je nachdem welches Produkt ein Fahrzeug geladen hatte und welches Produkt als nächstes geladen werden soll, muss das Fahrzeug zwischen diesen zwei Lieferungen gereinigt werden. </w:t>
      </w:r>
      <w:r w:rsidR="003625A6">
        <w:t xml:space="preserve">Die bestehende Waschfunktionalität </w:t>
      </w:r>
      <w:r w:rsidR="00253E2D">
        <w:t>(</w:t>
      </w:r>
      <w:r w:rsidR="00FF0A14">
        <w:t>Waschen bei Rückkehr zum Werk und vor der Beladung</w:t>
      </w:r>
      <w:r w:rsidR="00253E2D">
        <w:t>)</w:t>
      </w:r>
      <w:r w:rsidR="00FF0A14">
        <w:t xml:space="preserve"> </w:t>
      </w:r>
      <w:r w:rsidR="003625A6">
        <w:t>soll auch in der neuen Optimierung enthalten sein.</w:t>
      </w:r>
      <w:r w:rsidR="00AD2CAA">
        <w:t xml:space="preserve"> Zu Beginn einer Schicht werden die Fahrzeuge stets als sauber angenommen</w:t>
      </w:r>
      <w:r w:rsidR="00387E01">
        <w:t>, ohne dass zum Ende der vorherigen Schicht explizit gewaschen werden muss.</w:t>
      </w:r>
      <w:r w:rsidR="002348E7">
        <w:t xml:space="preserve"> </w:t>
      </w:r>
      <w:r w:rsidR="00CE58A9">
        <w:t>Es darf an jedem Werk gewaschen werden.</w:t>
      </w:r>
      <w:r w:rsidR="00154D49">
        <w:t xml:space="preserve"> Die </w:t>
      </w:r>
      <w:proofErr w:type="spellStart"/>
      <w:r w:rsidR="00154D49">
        <w:t>Cleaning</w:t>
      </w:r>
      <w:proofErr w:type="spellEnd"/>
      <w:r w:rsidR="00154D49">
        <w:t xml:space="preserve"> Facility Matrix wird ignoriert. </w:t>
      </w:r>
      <w:r w:rsidR="00CE58A9">
        <w:t xml:space="preserve"> </w:t>
      </w:r>
      <w:r w:rsidR="002348E7">
        <w:t>Die Funktionalität ist wie folgt:</w:t>
      </w:r>
    </w:p>
    <w:p w14:paraId="7E20B147" w14:textId="17385525" w:rsidR="002348E7" w:rsidRDefault="002348E7" w:rsidP="00F763E8">
      <w:pPr>
        <w:pStyle w:val="Listenabsatz"/>
        <w:numPr>
          <w:ilvl w:val="0"/>
          <w:numId w:val="27"/>
        </w:numPr>
      </w:pPr>
      <w:r>
        <w:t>Im System können vier Materialarten hinterlegt werden. Jeder Auftrag enthält eine dieser vier Materialarten.</w:t>
      </w:r>
      <w:r w:rsidR="00F763E8">
        <w:t xml:space="preserve"> Für diese vier Materialarten kann eine 4x4 Matrix hinterlegt werden, in der festgelegt ist wie viel Zeit ein Waschvorgang in Abhängigkeit der Materialarten zwei</w:t>
      </w:r>
      <w:r w:rsidR="00D538B6">
        <w:t>er</w:t>
      </w:r>
      <w:r w:rsidR="00F763E8">
        <w:t xml:space="preserve"> aufeinander folgender Lieferungen benötigt. </w:t>
      </w:r>
    </w:p>
    <w:p w14:paraId="0064DFFA" w14:textId="659E0DE8" w:rsidR="002348E7" w:rsidRDefault="00F763E8" w:rsidP="002348E7">
      <w:pPr>
        <w:pStyle w:val="Listenabsatz"/>
        <w:numPr>
          <w:ilvl w:val="0"/>
          <w:numId w:val="27"/>
        </w:numPr>
      </w:pPr>
      <w:r>
        <w:t>Zusätzlich gibt es f</w:t>
      </w:r>
      <w:r w:rsidR="002348E7">
        <w:t>ür jeden Auftrag eine Produkt ID und eine Rezeptnummer</w:t>
      </w:r>
      <w:r>
        <w:t>. Je nach Systemkonfiguration ist entweder die Rezeptnummer oder die Produkt ID dafür entscheidend</w:t>
      </w:r>
      <w:r w:rsidR="007445EC">
        <w:t>,</w:t>
      </w:r>
      <w:r>
        <w:t xml:space="preserve"> ob zwischen zwei Lieferungen gewaschen werden muss oder nicht.</w:t>
      </w:r>
      <w:r w:rsidR="00F83B44">
        <w:t xml:space="preserve"> Die Entscheidungsregeln sind aber gleich und werden daher am Beispiel der Produkt ID beschrieben:</w:t>
      </w:r>
    </w:p>
    <w:p w14:paraId="6B766356" w14:textId="572A30B3" w:rsidR="00F83B44" w:rsidRDefault="00FF2F09" w:rsidP="00F83B44">
      <w:pPr>
        <w:pStyle w:val="Listenabsatz"/>
        <w:numPr>
          <w:ilvl w:val="1"/>
          <w:numId w:val="27"/>
        </w:numPr>
      </w:pPr>
      <w:r>
        <w:t>Gleiche Produkt ID gleiche Materialart: kein Waschen</w:t>
      </w:r>
      <w:r w:rsidR="007445EC">
        <w:t>.</w:t>
      </w:r>
    </w:p>
    <w:p w14:paraId="7465605A" w14:textId="089B2D48" w:rsidR="00FF2F09" w:rsidRDefault="00FF2F09" w:rsidP="00F83B44">
      <w:pPr>
        <w:pStyle w:val="Listenabsatz"/>
        <w:numPr>
          <w:ilvl w:val="1"/>
          <w:numId w:val="27"/>
        </w:numPr>
      </w:pPr>
      <w:r>
        <w:t>Gleiche Produkt ID unterschiedliche Materialart:</w:t>
      </w:r>
      <w:r w:rsidR="00ED534A">
        <w:t xml:space="preserve"> kein</w:t>
      </w:r>
      <w:r>
        <w:t xml:space="preserve"> Waschen</w:t>
      </w:r>
      <w:r w:rsidR="007445EC">
        <w:t>.</w:t>
      </w:r>
    </w:p>
    <w:p w14:paraId="1EB3D76B" w14:textId="4424C5FF" w:rsidR="00FF2F09" w:rsidRDefault="00FF2F09" w:rsidP="00F83B44">
      <w:pPr>
        <w:pStyle w:val="Listenabsatz"/>
        <w:numPr>
          <w:ilvl w:val="1"/>
          <w:numId w:val="27"/>
        </w:numPr>
      </w:pPr>
      <w:r>
        <w:t>Unterschiedliche Produkt ID gleiche Materialart: Waschen</w:t>
      </w:r>
      <w:r w:rsidR="007445EC">
        <w:t>.</w:t>
      </w:r>
    </w:p>
    <w:p w14:paraId="39DD63C8" w14:textId="51CCB33C" w:rsidR="00FF2F09" w:rsidRDefault="00FF2F09" w:rsidP="00FF2F09">
      <w:pPr>
        <w:pStyle w:val="Listenabsatz"/>
        <w:numPr>
          <w:ilvl w:val="1"/>
          <w:numId w:val="27"/>
        </w:numPr>
      </w:pPr>
      <w:r>
        <w:t>Unterschiedliche Produkt ID unterschiedliche Materialart: Waschen</w:t>
      </w:r>
      <w:r w:rsidR="007445EC">
        <w:t>.</w:t>
      </w:r>
    </w:p>
    <w:p w14:paraId="37308C3E" w14:textId="1E8BEA87" w:rsidR="002348E7" w:rsidRDefault="00A77EC8" w:rsidP="00C20F25">
      <w:pPr>
        <w:pStyle w:val="Listenabsatz"/>
        <w:numPr>
          <w:ilvl w:val="0"/>
          <w:numId w:val="27"/>
        </w:numPr>
      </w:pPr>
      <w:r>
        <w:t xml:space="preserve">Des Weiteren existiert ein </w:t>
      </w:r>
      <w:proofErr w:type="spellStart"/>
      <w:r>
        <w:t>Flag</w:t>
      </w:r>
      <w:proofErr w:type="spellEnd"/>
      <w:r>
        <w:t xml:space="preserve"> „</w:t>
      </w:r>
      <w:proofErr w:type="spellStart"/>
      <w:r>
        <w:t>Contamination</w:t>
      </w:r>
      <w:proofErr w:type="spellEnd"/>
      <w:r>
        <w:t xml:space="preserve"> </w:t>
      </w:r>
      <w:proofErr w:type="spellStart"/>
      <w:r>
        <w:t>allowed</w:t>
      </w:r>
      <w:proofErr w:type="spellEnd"/>
      <w:r>
        <w:t xml:space="preserve">“ auf dem Auftrag. Wenn dieses </w:t>
      </w:r>
      <w:proofErr w:type="spellStart"/>
      <w:r>
        <w:t>Flag</w:t>
      </w:r>
      <w:proofErr w:type="spellEnd"/>
      <w:r>
        <w:t xml:space="preserve"> gesetzt ist, muss vor der Ladung einer Lieferung dieses Auftrags nie gewaschen werden</w:t>
      </w:r>
      <w:r w:rsidR="006E13AB">
        <w:t xml:space="preserve"> (unabhängig von den </w:t>
      </w:r>
      <w:r w:rsidR="008D7BAE">
        <w:t>obigen</w:t>
      </w:r>
      <w:r w:rsidR="00AF0D9A">
        <w:t xml:space="preserve"> </w:t>
      </w:r>
      <w:r w:rsidR="006E13AB">
        <w:t>Einstellungen)</w:t>
      </w:r>
      <w:r w:rsidR="00AF0D9A">
        <w:t>.</w:t>
      </w:r>
    </w:p>
    <w:p w14:paraId="78B10233" w14:textId="57802EFC" w:rsidR="00E85456" w:rsidRDefault="00E85456" w:rsidP="00E85456">
      <w:pPr>
        <w:ind w:left="360"/>
      </w:pPr>
      <w:r>
        <w:lastRenderedPageBreak/>
        <w:t xml:space="preserve">Beim Waschen darf von der </w:t>
      </w:r>
      <w:proofErr w:type="spellStart"/>
      <w:r>
        <w:t>FiFo</w:t>
      </w:r>
      <w:proofErr w:type="spellEnd"/>
      <w:r>
        <w:t>-Regel abgewichen werden, wenn ein</w:t>
      </w:r>
      <w:r w:rsidRPr="00E85456">
        <w:t xml:space="preserve"> Fahrzeug zum Werk</w:t>
      </w:r>
      <w:r>
        <w:t xml:space="preserve"> kommt</w:t>
      </w:r>
      <w:r w:rsidRPr="00E85456">
        <w:t xml:space="preserve"> und erst noch gewaschen werden</w:t>
      </w:r>
      <w:r>
        <w:t xml:space="preserve"> </w:t>
      </w:r>
      <w:proofErr w:type="gramStart"/>
      <w:r>
        <w:t>muss</w:t>
      </w:r>
      <w:proofErr w:type="gramEnd"/>
      <w:r w:rsidRPr="00E85456">
        <w:t xml:space="preserve"> bevor es wieder laden kann. Vor Ende des Waschvorgangs kommen neue Fahrzeuge am Werk an, die direkt Laden können. Die Waschzeit fällt nach der Rückkehr am Werk an. Die Dauer ist abhängig von der Lieferung, die einem Fahrzeug als nächstes zugeteilt wird. Das Entscheidungskriterium für den </w:t>
      </w:r>
      <w:proofErr w:type="spellStart"/>
      <w:r w:rsidRPr="00E85456">
        <w:t>FiFo</w:t>
      </w:r>
      <w:proofErr w:type="spellEnd"/>
      <w:r w:rsidRPr="00E85456">
        <w:t xml:space="preserve"> ist also der Zeitpunkt, an dem das Fahrzeug am Werk eintrifft.</w:t>
      </w:r>
    </w:p>
    <w:p w14:paraId="1E042863" w14:textId="7F904591" w:rsidR="00047749" w:rsidRDefault="00047749" w:rsidP="008A0FB7">
      <w:pPr>
        <w:pStyle w:val="berschrift4"/>
      </w:pPr>
      <w:proofErr w:type="spellStart"/>
      <w:r>
        <w:t>Predecessor</w:t>
      </w:r>
      <w:proofErr w:type="spellEnd"/>
    </w:p>
    <w:p w14:paraId="5CC9C356" w14:textId="370C0948" w:rsidR="00047749" w:rsidRDefault="00047749" w:rsidP="00047749">
      <w:pPr>
        <w:rPr>
          <w:ins w:id="291" w:author="Stefan Jollet" w:date="2022-08-15T13:34:00Z"/>
        </w:rPr>
      </w:pPr>
      <w:r>
        <w:t>Für einen Auftrag A kann</w:t>
      </w:r>
      <w:r w:rsidR="00850E50">
        <w:t xml:space="preserve"> in der Praxis</w:t>
      </w:r>
      <w:r>
        <w:t xml:space="preserve"> ein Vorgängerauftrag B definier</w:t>
      </w:r>
      <w:r w:rsidR="00850E50">
        <w:t>t sein</w:t>
      </w:r>
      <w:r>
        <w:t>, der abgeschlossen sein muss</w:t>
      </w:r>
      <w:r w:rsidR="0016095E">
        <w:t>,</w:t>
      </w:r>
      <w:r>
        <w:t xml:space="preserve"> bevor die Belieferung des eigentlichen Auftrags beginnen kann. Dazu kann man eine Zeitspanne angeben, die zwischen Entladeende der letzten Lieferung von B und Entladestart der ersten Lieferung von A liegen muss. </w:t>
      </w:r>
      <w:r w:rsidR="000E251E">
        <w:t>Falls solch ein Fall vorliegt, darf d</w:t>
      </w:r>
      <w:r w:rsidR="00EF13CD">
        <w:t>ie Optimierung A stets nur nach B einplanen und muss die angegeben</w:t>
      </w:r>
      <w:r w:rsidR="00320642">
        <w:t>e</w:t>
      </w:r>
      <w:r w:rsidR="00EF13CD">
        <w:t xml:space="preserve"> Zeit ebenfalls einbeziehen.</w:t>
      </w:r>
      <w:r w:rsidR="002B7118">
        <w:t xml:space="preserve"> Die Zeitspanne gibt exakt an, wann die erste Lieferung des Auftrags A eingeplant werden muss. Das Lieferzeitfenster wird nicht mehr berücksichtigt.</w:t>
      </w:r>
      <w:r w:rsidR="0016095E">
        <w:t xml:space="preserve"> Die einzelnen Lieferungen der Aufträge A und B bilden also eine gemeinsame Lieferkette.</w:t>
      </w:r>
      <w:r w:rsidR="008351DE">
        <w:t xml:space="preserve"> </w:t>
      </w:r>
      <w:del w:id="292" w:author="Stefan Jollet" w:date="2022-08-15T13:34:00Z">
        <w:r w:rsidR="008351DE" w:rsidDel="004955E0">
          <w:delText xml:space="preserve">Unterschiedliche Zielorte der beiden Aufträge sollen nur dann erlaubt sein, wenn die Optimierung dadurch nicht zu komplex wird. </w:delText>
        </w:r>
        <w:r w:rsidR="00683013" w:rsidDel="004955E0">
          <w:delText>Sonst ist auch eine Einschränkung auf den gleichen Zielort möglich.</w:delText>
        </w:r>
      </w:del>
    </w:p>
    <w:p w14:paraId="63CCD669" w14:textId="0D76F17D" w:rsidR="004955E0" w:rsidRDefault="004955E0" w:rsidP="00047749">
      <w:ins w:id="293" w:author="Stefan Jollet" w:date="2022-08-15T13:34:00Z">
        <w:r>
          <w:t>TBD</w:t>
        </w:r>
      </w:ins>
      <w:ins w:id="294" w:author="Stefan Jollet" w:date="2022-08-15T13:35:00Z">
        <w:r w:rsidR="00F46957">
          <w:t>:</w:t>
        </w:r>
      </w:ins>
      <w:ins w:id="295" w:author="Stefan Jollet" w:date="2022-08-15T13:34:00Z">
        <w:r>
          <w:t xml:space="preserve"> </w:t>
        </w:r>
      </w:ins>
      <w:ins w:id="296" w:author="Stefan Jollet" w:date="2022-08-15T13:35:00Z">
        <w:r>
          <w:t>abklären</w:t>
        </w:r>
        <w:r w:rsidR="00D908B3">
          <w:t xml:space="preserve"> mit Benedikt</w:t>
        </w:r>
        <w:r>
          <w:t xml:space="preserve">, ob es eine Beschränkung des Zielortes gibt oder nicht. </w:t>
        </w:r>
      </w:ins>
    </w:p>
    <w:p w14:paraId="510DCE71" w14:textId="77777777" w:rsidR="005F2072" w:rsidRDefault="005F2072" w:rsidP="008A0FB7">
      <w:pPr>
        <w:pStyle w:val="berschrift4"/>
      </w:pPr>
      <w:r>
        <w:t>Schichtzeit</w:t>
      </w:r>
    </w:p>
    <w:p w14:paraId="41360941" w14:textId="43BB2FDD" w:rsidR="005F2072" w:rsidRDefault="005F2072" w:rsidP="007B0AED">
      <w:r>
        <w:t xml:space="preserve">Der Optimierung wird durch den Fahrzeugkalender ein Zeitintervall als Schichtzeit übergeben. </w:t>
      </w:r>
      <w:r w:rsidR="00804134">
        <w:t xml:space="preserve">Jegliche Operationen eines Fahrzeugs müssen von der Optimierung innerhalb </w:t>
      </w:r>
      <w:r w:rsidR="000206FE">
        <w:t xml:space="preserve">dieses </w:t>
      </w:r>
      <w:r w:rsidR="00804134">
        <w:t>Intervalls vorgeschlagen werden</w:t>
      </w:r>
      <w:r w:rsidR="000206FE">
        <w:t>.</w:t>
      </w:r>
      <w:r w:rsidR="003E6311">
        <w:t xml:space="preserve"> Über ein </w:t>
      </w:r>
      <w:proofErr w:type="spellStart"/>
      <w:r w:rsidR="003E6311">
        <w:t>Flag</w:t>
      </w:r>
      <w:proofErr w:type="spellEnd"/>
      <w:r w:rsidR="003E6311">
        <w:t xml:space="preserve"> soll festgelegt werden, ob das Intervall nach hinten überschritten werden darf.</w:t>
      </w:r>
      <w:r w:rsidR="009E5770">
        <w:t xml:space="preserve"> Für die Überschreitung gibt es einen Parameter, der die maximale Überschreitungsdauer angibt. Die Überschreitung der Schichtzeit wird einmal pauschal bestraft. </w:t>
      </w:r>
    </w:p>
    <w:p w14:paraId="664FB67A" w14:textId="608B8CEA" w:rsidR="00A262B6" w:rsidRDefault="00A262B6" w:rsidP="008A0FB7">
      <w:pPr>
        <w:pStyle w:val="berschrift4"/>
      </w:pPr>
      <w:r>
        <w:t>Arbeitszeit</w:t>
      </w:r>
    </w:p>
    <w:p w14:paraId="75571112" w14:textId="14CD7724" w:rsidR="001F05CA" w:rsidRDefault="00417323" w:rsidP="005F2072">
      <w:r>
        <w:t>Der Optimierung wird durch den Fahrzeugkalender eine Dauer als Arbeitszeit übergeben.</w:t>
      </w:r>
      <w:r w:rsidR="007D3E5E">
        <w:t xml:space="preserve"> Die Zeitspanne zwischen Anmeldung und Abmeldung des Fahrzeugs, darf </w:t>
      </w:r>
      <w:r w:rsidR="007D3E5E">
        <w:lastRenderedPageBreak/>
        <w:t>diese Dauer nicht überschreiten.</w:t>
      </w:r>
      <w:r>
        <w:t xml:space="preserve"> Falls das Schichtintervall größer als die Arbeitszeit ist, kann die Optimierung </w:t>
      </w:r>
      <w:r w:rsidR="005456EE">
        <w:t>d</w:t>
      </w:r>
      <w:r>
        <w:t xml:space="preserve">ie vorgegebene Arbeitszeit innerhalb dieser Schicht frei </w:t>
      </w:r>
      <w:r w:rsidR="005456EE">
        <w:t>ein</w:t>
      </w:r>
      <w:r>
        <w:t xml:space="preserve">planen. </w:t>
      </w:r>
      <w:r w:rsidR="005456EE">
        <w:t xml:space="preserve">Falls die Arbeitszeit größer als die Zeitspanne des Arbeitszeitintervalls ist, wird sie durch das Schichtintervall begrenzt. </w:t>
      </w:r>
      <w:r w:rsidR="00247521">
        <w:t>Dies gilt auch bei einer erlaubten Überschreitung der Arbeitszeit</w:t>
      </w:r>
      <w:r w:rsidR="00721D98">
        <w:t xml:space="preserve">. </w:t>
      </w:r>
      <w:r>
        <w:t xml:space="preserve">Über ein </w:t>
      </w:r>
      <w:proofErr w:type="spellStart"/>
      <w:r>
        <w:t>Flag</w:t>
      </w:r>
      <w:proofErr w:type="spellEnd"/>
      <w:r>
        <w:t xml:space="preserve"> soll festgelegt werden, ob </w:t>
      </w:r>
      <w:r w:rsidR="00312E70">
        <w:t>die Arbeitszeit</w:t>
      </w:r>
      <w:r>
        <w:t xml:space="preserve"> überschritten werden darf.</w:t>
      </w:r>
      <w:r w:rsidR="002A50F7" w:rsidRPr="002A50F7">
        <w:t xml:space="preserve"> </w:t>
      </w:r>
      <w:r w:rsidR="002A50F7">
        <w:t>Für die Überschreitung gibt es einen Parameter, der die maximale Überschreitungsdauer angibt. Die Überschreitung der Arbeitszeit wird einmal pauschal bestraft.</w:t>
      </w:r>
    </w:p>
    <w:p w14:paraId="40F6F90E" w14:textId="393DFEA4" w:rsidR="007E2339" w:rsidRDefault="001F05CA" w:rsidP="008A0FB7">
      <w:pPr>
        <w:pStyle w:val="berschrift4"/>
      </w:pPr>
      <w:r>
        <w:t>Variable Entladezeit</w:t>
      </w:r>
    </w:p>
    <w:p w14:paraId="3AF1422D" w14:textId="2652AC16" w:rsidR="003B1FCE" w:rsidRDefault="003B1FCE" w:rsidP="000678E1">
      <w:r>
        <w:t>Die Entladezeit einer Lieferung ergibt sich durch folgende Formel:</w:t>
      </w:r>
    </w:p>
    <w:p w14:paraId="4CA099E3" w14:textId="4CF673CA" w:rsidR="003B1FCE" w:rsidRPr="00867B7C" w:rsidRDefault="003137AB" w:rsidP="00867B7C">
      <w:pPr>
        <w:ind w:left="1416"/>
        <w:rPr>
          <w:rFonts w:eastAsiaTheme="minorEastAsia"/>
        </w:rPr>
      </w:pPr>
      <m:oMathPara>
        <m:oMathParaPr>
          <m:jc m:val="left"/>
        </m:oMathParaPr>
        <m:oMath>
          <m:sSub>
            <m:sSubPr>
              <m:ctrlPr>
                <w:rPr>
                  <w:rFonts w:ascii="Cambria Math" w:hAnsi="Cambria Math"/>
                  <w:i/>
                </w:rPr>
              </m:ctrlPr>
            </m:sSubPr>
            <m:e>
              <m:r>
                <w:rPr>
                  <w:rFonts w:ascii="Cambria Math" w:hAnsi="Cambria Math"/>
                </w:rPr>
                <m:t>duration</m:t>
              </m:r>
            </m:e>
            <m:sub>
              <m:r>
                <w:rPr>
                  <w:rFonts w:ascii="Cambria Math" w:hAnsi="Cambria Math"/>
                </w:rPr>
                <m:t>total</m:t>
              </m:r>
            </m:sub>
          </m:sSub>
          <m:r>
            <w:rPr>
              <w:rFonts w:ascii="Cambria Math" w:hAnsi="Cambria Math"/>
            </w:rPr>
            <m:t xml:space="preserve">:= </m:t>
          </m:r>
          <w:bookmarkStart w:id="297" w:name="_Hlk44927542"/>
          <m:sSub>
            <m:sSubPr>
              <m:ctrlPr>
                <w:rPr>
                  <w:rFonts w:ascii="Cambria Math" w:hAnsi="Cambria Math"/>
                  <w:i/>
                </w:rPr>
              </m:ctrlPr>
            </m:sSubPr>
            <m:e>
              <m:r>
                <w:rPr>
                  <w:rFonts w:ascii="Cambria Math" w:hAnsi="Cambria Math"/>
                </w:rPr>
                <m:t>duration</m:t>
              </m:r>
            </m:e>
            <m:sub>
              <m:r>
                <w:rPr>
                  <w:rFonts w:ascii="Cambria Math" w:hAnsi="Cambria Math"/>
                </w:rPr>
                <m:t>var</m:t>
              </m:r>
            </m:sub>
          </m:sSub>
          <w:bookmarkEnd w:id="297"/>
          <m:r>
            <w:rPr>
              <w:rFonts w:ascii="Cambria Math" w:hAnsi="Cambria Math"/>
            </w:rPr>
            <m:t xml:space="preserve">+ </m:t>
          </m:r>
          <m:sSub>
            <m:sSubPr>
              <m:ctrlPr>
                <w:rPr>
                  <w:rFonts w:ascii="Cambria Math" w:hAnsi="Cambria Math"/>
                  <w:i/>
                </w:rPr>
              </m:ctrlPr>
            </m:sSubPr>
            <m:e>
              <m:r>
                <w:rPr>
                  <w:rFonts w:ascii="Cambria Math" w:hAnsi="Cambria Math"/>
                </w:rPr>
                <m:t>duration</m:t>
              </m:r>
            </m:e>
            <m:sub>
              <m:r>
                <w:rPr>
                  <w:rFonts w:ascii="Cambria Math" w:hAnsi="Cambria Math"/>
                </w:rPr>
                <m:t>fix</m:t>
              </m:r>
            </m:sub>
          </m:sSub>
        </m:oMath>
      </m:oMathPara>
    </w:p>
    <w:p w14:paraId="3B454F9D" w14:textId="328B18A4" w:rsidR="003B1FCE" w:rsidRPr="00867B7C" w:rsidRDefault="003137AB" w:rsidP="00867B7C">
      <w:pPr>
        <w:ind w:left="1416"/>
        <w:rPr>
          <w:rFonts w:eastAsiaTheme="minorEastAsia"/>
        </w:rPr>
      </w:pPr>
      <m:oMathPara>
        <m:oMathParaPr>
          <m:jc m:val="left"/>
        </m:oMathParaPr>
        <m:oMath>
          <m:sSub>
            <m:sSubPr>
              <m:ctrlPr>
                <w:rPr>
                  <w:rFonts w:ascii="Cambria Math" w:hAnsi="Cambria Math"/>
                  <w:i/>
                </w:rPr>
              </m:ctrlPr>
            </m:sSubPr>
            <m:e>
              <m:r>
                <w:rPr>
                  <w:rFonts w:ascii="Cambria Math" w:hAnsi="Cambria Math"/>
                </w:rPr>
                <m:t>duration</m:t>
              </m:r>
            </m:e>
            <m:sub>
              <m:r>
                <w:rPr>
                  <w:rFonts w:ascii="Cambria Math" w:hAnsi="Cambria Math"/>
                </w:rPr>
                <m:t>var</m:t>
              </m:r>
            </m:sub>
          </m:sSub>
          <m:r>
            <w:rPr>
              <w:rFonts w:ascii="Cambria Math" w:hAnsi="Cambria Math"/>
            </w:rPr>
            <m:t xml:space="preserve">:= </m:t>
          </m:r>
          <m:sSub>
            <m:sSubPr>
              <m:ctrlPr>
                <w:rPr>
                  <w:rFonts w:ascii="Cambria Math" w:hAnsi="Cambria Math"/>
                  <w:i/>
                </w:rPr>
              </m:ctrlPr>
            </m:sSubPr>
            <m:e>
              <m:r>
                <w:rPr>
                  <w:rFonts w:ascii="Cambria Math" w:hAnsi="Cambria Math"/>
                </w:rPr>
                <m:t>VARUNLDTIME</m:t>
              </m:r>
            </m:e>
            <m:sub>
              <m:r>
                <w:rPr>
                  <w:rFonts w:ascii="Cambria Math" w:hAnsi="Cambria Math"/>
                </w:rPr>
                <m:t>order</m:t>
              </m:r>
            </m:sub>
          </m:sSub>
          <m:r>
            <w:rPr>
              <w:rFonts w:ascii="Cambria Math" w:hAnsi="Cambria Math"/>
            </w:rPr>
            <m:t xml:space="preserve">* </m:t>
          </m:r>
          <m:sSub>
            <m:sSubPr>
              <m:ctrlPr>
                <w:rPr>
                  <w:rFonts w:ascii="Cambria Math" w:hAnsi="Cambria Math"/>
                  <w:i/>
                </w:rPr>
              </m:ctrlPr>
            </m:sSubPr>
            <m:e>
              <m:r>
                <w:rPr>
                  <w:rFonts w:ascii="Cambria Math" w:hAnsi="Cambria Math"/>
                </w:rPr>
                <m:t>quantity</m:t>
              </m:r>
            </m:e>
            <m:sub>
              <m:r>
                <w:rPr>
                  <w:rFonts w:ascii="Cambria Math" w:hAnsi="Cambria Math"/>
                </w:rPr>
                <m:t>delivery</m:t>
              </m:r>
            </m:sub>
          </m:sSub>
        </m:oMath>
      </m:oMathPara>
    </w:p>
    <w:p w14:paraId="7D519E3C" w14:textId="182C118D" w:rsidR="003B1FCE" w:rsidRPr="00867B7C" w:rsidRDefault="003137AB" w:rsidP="00867B7C">
      <w:pPr>
        <w:ind w:left="1416"/>
        <w:rPr>
          <w:rFonts w:eastAsiaTheme="minorEastAsia"/>
        </w:rPr>
      </w:pPr>
      <m:oMathPara>
        <m:oMathParaPr>
          <m:jc m:val="left"/>
        </m:oMathParaPr>
        <m:oMath>
          <m:sSub>
            <m:sSubPr>
              <m:ctrlPr>
                <w:rPr>
                  <w:rFonts w:ascii="Cambria Math" w:hAnsi="Cambria Math"/>
                  <w:i/>
                </w:rPr>
              </m:ctrlPr>
            </m:sSubPr>
            <m:e>
              <m:r>
                <w:rPr>
                  <w:rFonts w:ascii="Cambria Math" w:hAnsi="Cambria Math"/>
                </w:rPr>
                <m:t>duration</m:t>
              </m:r>
            </m:e>
            <m:sub>
              <m:r>
                <w:rPr>
                  <w:rFonts w:ascii="Cambria Math" w:hAnsi="Cambria Math"/>
                </w:rPr>
                <m:t>fix</m:t>
              </m:r>
            </m:sub>
          </m:sSub>
          <m:r>
            <w:rPr>
              <w:rFonts w:ascii="Cambria Math" w:hAnsi="Cambria Math"/>
            </w:rPr>
            <m:t xml:space="preserve">:= </m:t>
          </m:r>
          <m:sSub>
            <m:sSubPr>
              <m:ctrlPr>
                <w:rPr>
                  <w:rFonts w:ascii="Cambria Math" w:hAnsi="Cambria Math"/>
                  <w:i/>
                </w:rPr>
              </m:ctrlPr>
            </m:sSubPr>
            <m:e>
              <m:r>
                <w:rPr>
                  <w:rFonts w:ascii="Cambria Math" w:hAnsi="Cambria Math"/>
                </w:rPr>
                <m:t>UNLDTIME</m:t>
              </m:r>
            </m:e>
            <m:sub>
              <m:r>
                <w:rPr>
                  <w:rFonts w:ascii="Cambria Math" w:hAnsi="Cambria Math"/>
                </w:rPr>
                <m:t>order</m:t>
              </m:r>
            </m:sub>
          </m:sSub>
        </m:oMath>
      </m:oMathPara>
    </w:p>
    <w:p w14:paraId="1A5EBBBD" w14:textId="0964155D" w:rsidR="000F5904" w:rsidRPr="000F5904" w:rsidRDefault="006514DF" w:rsidP="000678E1">
      <w:r>
        <w:t>Die gesamte Entladezeit ist</w:t>
      </w:r>
      <w:r w:rsidR="00935A89">
        <w:t xml:space="preserve"> also</w:t>
      </w:r>
      <w:r>
        <w:t xml:space="preserve"> abhängig vom gewählten Fahrzeug</w:t>
      </w:r>
      <w:r w:rsidR="00935A89">
        <w:t xml:space="preserve"> und somit Teil der Optimierungsentscheidung. Falls sich herausstellt, dass die Optimierung durch diese Anforderung erheblich langsamer oder die Qualität schlechter wird, soll die Anforderung erneut diskutiert werden.</w:t>
      </w:r>
    </w:p>
    <w:p w14:paraId="1F1F0BE6" w14:textId="73CA6EEA" w:rsidR="00726EDD" w:rsidRDefault="00726EDD" w:rsidP="008A0FB7">
      <w:pPr>
        <w:pStyle w:val="berschrift4"/>
      </w:pPr>
      <w:proofErr w:type="spellStart"/>
      <w:r>
        <w:t>Plusload</w:t>
      </w:r>
      <w:proofErr w:type="spellEnd"/>
    </w:p>
    <w:p w14:paraId="4C703539" w14:textId="7ED63775" w:rsidR="00495922" w:rsidRDefault="00B624EB" w:rsidP="005E18DF">
      <w:pPr>
        <w:rPr>
          <w:ins w:id="298" w:author="Stefan Jollet" w:date="2022-08-17T15:59:00Z"/>
        </w:rPr>
      </w:pPr>
      <w:del w:id="299" w:author="Stefan Jollet" w:date="2022-08-17T15:49:00Z">
        <w:r w:rsidDel="001D0620">
          <w:delText xml:space="preserve">Ein Plusload bedeutet, dass </w:delText>
        </w:r>
        <w:r w:rsidR="001C29A3" w:rsidDel="001D0620">
          <w:delText>eine weitere Lieferung am Ende des Lieferflusses eingeplant</w:delText>
        </w:r>
        <w:r w:rsidR="000058B6" w:rsidDel="001D0620">
          <w:delText xml:space="preserve"> werden soll. </w:delText>
        </w:r>
        <w:r w:rsidR="002E7930" w:rsidDel="001D0620">
          <w:delText>Das Spacing für diese Zusatzlieferung w</w:delText>
        </w:r>
        <w:r w:rsidR="007664D9" w:rsidDel="001D0620">
          <w:delText>e</w:delText>
        </w:r>
        <w:r w:rsidR="002E7930" w:rsidDel="001D0620">
          <w:delText xml:space="preserve">icht vom Spacing der eigentlichen Lieferkette ab. </w:delText>
        </w:r>
      </w:del>
      <w:del w:id="300" w:author="Stefan Jollet" w:date="2022-08-17T16:20:00Z">
        <w:r w:rsidR="002E7930" w:rsidDel="00344B0E">
          <w:delText xml:space="preserve">Hier soll gelten, dass die Beladung erst begonnen werden darf, wenn die Entladung der vorherigen Lieferung abgeschlossen </w:delText>
        </w:r>
        <w:r w:rsidR="00292970" w:rsidDel="00344B0E">
          <w:delText xml:space="preserve">ist. </w:delText>
        </w:r>
        <w:r w:rsidR="00AB3396" w:rsidDel="00344B0E">
          <w:delText xml:space="preserve">Zusätzlich wirkt der Parameter „Plusload Percentage“, sodass die </w:delText>
        </w:r>
        <w:r w:rsidR="005E18DF" w:rsidDel="00344B0E">
          <w:delText>Menge dieser Lieferung nur die durchschnittliche Kapazität des Fahrzeugtyps multipliziert mit dem Prozentsatz ergibt.</w:delText>
        </w:r>
      </w:del>
    </w:p>
    <w:p w14:paraId="1EF62DBA" w14:textId="32A0A759" w:rsidR="00495922" w:rsidRDefault="00495922" w:rsidP="00495922">
      <w:pPr>
        <w:rPr>
          <w:ins w:id="301" w:author="Stefan Jollet" w:date="2022-08-17T15:59:00Z"/>
        </w:rPr>
      </w:pPr>
      <w:proofErr w:type="spellStart"/>
      <w:ins w:id="302" w:author="Stefan Jollet" w:date="2022-08-17T15:59:00Z">
        <w:r>
          <w:t>Plusload</w:t>
        </w:r>
        <w:proofErr w:type="spellEnd"/>
        <w:r>
          <w:t xml:space="preserve"> bedeutet im Vorplanungsmodus von SYNCROTESS, eine </w:t>
        </w:r>
      </w:ins>
      <w:ins w:id="303" w:author="Timm Ziarnetzky" w:date="2022-08-23T08:39:00Z">
        <w:r w:rsidR="00A952EF">
          <w:t>Erhöhung der</w:t>
        </w:r>
      </w:ins>
      <w:ins w:id="304" w:author="Stefan Jollet" w:date="2022-08-17T15:59:00Z">
        <w:r>
          <w:t xml:space="preserve"> Liefer</w:t>
        </w:r>
      </w:ins>
      <w:ins w:id="305" w:author="Timm Ziarnetzky" w:date="2022-08-23T08:39:00Z">
        <w:r w:rsidR="00A952EF">
          <w:t>m</w:t>
        </w:r>
      </w:ins>
      <w:ins w:id="306" w:author="Stefan Jollet" w:date="2022-08-17T16:18:00Z">
        <w:r w:rsidR="001C23CA">
          <w:t>enge</w:t>
        </w:r>
      </w:ins>
      <w:ins w:id="307" w:author="Stefan Jollet" w:date="2022-08-24T13:27:00Z">
        <w:r w:rsidR="002C4F11">
          <w:t xml:space="preserve"> </w:t>
        </w:r>
      </w:ins>
      <w:ins w:id="308" w:author="Stefan Jollet" w:date="2022-08-24T13:28:00Z">
        <w:r w:rsidR="002C4F11">
          <w:t>eines Auftrags</w:t>
        </w:r>
      </w:ins>
      <w:ins w:id="309" w:author="Timm Ziarnetzky" w:date="2022-08-23T08:39:00Z">
        <w:r w:rsidR="00A952EF">
          <w:t>, die</w:t>
        </w:r>
      </w:ins>
      <w:ins w:id="310" w:author="Stefan Jollet" w:date="2022-08-17T16:18:00Z">
        <w:r w:rsidR="001C23CA">
          <w:t xml:space="preserve"> sich aus der </w:t>
        </w:r>
      </w:ins>
      <w:ins w:id="311" w:author="Stefan Jollet" w:date="2022-08-17T16:19:00Z">
        <w:r w:rsidR="00C02776">
          <w:t>m</w:t>
        </w:r>
        <w:r w:rsidR="001C23CA">
          <w:t xml:space="preserve">ittleren Volumenkapazität des im Auftrag geforderten Fahrzeugtyps </w:t>
        </w:r>
        <w:r w:rsidR="00C02776">
          <w:t>multipliziert</w:t>
        </w:r>
        <w:r w:rsidR="001C23CA">
          <w:t xml:space="preserve"> mit dem </w:t>
        </w:r>
        <w:r w:rsidR="00C02776">
          <w:t>Faktor</w:t>
        </w:r>
        <w:r w:rsidR="001C23CA">
          <w:t xml:space="preserve"> </w:t>
        </w:r>
      </w:ins>
      <w:ins w:id="312" w:author="Stefan Jollet" w:date="2022-08-17T16:20:00Z">
        <w:r w:rsidR="00C02776">
          <w:t>„</w:t>
        </w:r>
      </w:ins>
      <w:ins w:id="313" w:author="Stefan Jollet" w:date="2022-08-17T16:19:00Z">
        <w:r w:rsidR="001C23CA">
          <w:t xml:space="preserve">Plus Load </w:t>
        </w:r>
        <w:proofErr w:type="spellStart"/>
        <w:r w:rsidR="001C23CA">
          <w:t>Percentag</w:t>
        </w:r>
      </w:ins>
      <w:ins w:id="314" w:author="Stefan Jollet" w:date="2022-08-17T16:20:00Z">
        <w:r w:rsidR="00C02776">
          <w:t>e</w:t>
        </w:r>
        <w:proofErr w:type="spellEnd"/>
        <w:r w:rsidR="00C02776">
          <w:t>“</w:t>
        </w:r>
      </w:ins>
      <w:ins w:id="315" w:author="Stefan Jollet" w:date="2022-08-17T16:19:00Z">
        <w:r w:rsidR="001C23CA">
          <w:t xml:space="preserve"> ergibt und</w:t>
        </w:r>
      </w:ins>
      <w:ins w:id="316" w:author="Stefan Jollet" w:date="2022-08-24T13:31:00Z">
        <w:r w:rsidR="005D2616">
          <w:t xml:space="preserve"> falls erforderlich</w:t>
        </w:r>
      </w:ins>
      <w:ins w:id="317" w:author="Stefan Jollet" w:date="2022-08-17T16:19:00Z">
        <w:r w:rsidR="001C23CA">
          <w:t xml:space="preserve"> </w:t>
        </w:r>
      </w:ins>
      <w:ins w:id="318" w:author="Timm Ziarnetzky" w:date="2022-08-23T08:39:00Z">
        <w:r w:rsidR="00A952EF">
          <w:t>als zu</w:t>
        </w:r>
      </w:ins>
      <w:ins w:id="319" w:author="Timm Ziarnetzky" w:date="2022-08-23T08:40:00Z">
        <w:r w:rsidR="00A952EF">
          <w:t>sätzliche Lieferung</w:t>
        </w:r>
      </w:ins>
      <w:ins w:id="320" w:author="Stefan Jollet" w:date="2022-08-17T15:59:00Z">
        <w:r>
          <w:t xml:space="preserve"> am Ende der Lieferkette ohne exaktes </w:t>
        </w:r>
        <w:proofErr w:type="spellStart"/>
        <w:r>
          <w:t>Spacing</w:t>
        </w:r>
        <w:proofErr w:type="spellEnd"/>
        <w:r>
          <w:t xml:space="preserve"> eingeplant </w:t>
        </w:r>
      </w:ins>
      <w:ins w:id="321" w:author="Stefan Jollet" w:date="2022-08-17T16:19:00Z">
        <w:r w:rsidR="001C23CA">
          <w:t xml:space="preserve">wird. </w:t>
        </w:r>
      </w:ins>
      <w:ins w:id="322" w:author="Stefan Jollet" w:date="2022-08-17T16:03:00Z">
        <w:r>
          <w:t xml:space="preserve"> </w:t>
        </w:r>
      </w:ins>
    </w:p>
    <w:p w14:paraId="6544EB5F" w14:textId="56DFE2CA" w:rsidR="00495922" w:rsidDel="00A952EF" w:rsidRDefault="00495922" w:rsidP="00495922">
      <w:pPr>
        <w:rPr>
          <w:ins w:id="323" w:author="Stefan Jollet" w:date="2022-08-17T15:59:00Z"/>
          <w:del w:id="324" w:author="Timm Ziarnetzky" w:date="2022-08-23T08:42:00Z"/>
        </w:rPr>
      </w:pPr>
      <w:ins w:id="325" w:author="Stefan Jollet" w:date="2022-08-17T15:59:00Z">
        <w:r>
          <w:lastRenderedPageBreak/>
          <w:t xml:space="preserve">Für einen Auftrag mit </w:t>
        </w:r>
        <w:proofErr w:type="spellStart"/>
        <w:r>
          <w:t>Plusload</w:t>
        </w:r>
      </w:ins>
      <w:proofErr w:type="spellEnd"/>
      <w:ins w:id="326" w:author="Stefan Jollet" w:date="2022-08-17T16:21:00Z">
        <w:r w:rsidR="00A40725">
          <w:t xml:space="preserve"> </w:t>
        </w:r>
      </w:ins>
      <w:proofErr w:type="spellStart"/>
      <w:ins w:id="327" w:author="Stefan Jollet" w:date="2022-08-17T15:59:00Z">
        <w:r>
          <w:t>Flag</w:t>
        </w:r>
        <w:proofErr w:type="spellEnd"/>
        <w:r>
          <w:t xml:space="preserve"> muss die neue Betonoptimierung im Vorplanungsmodus </w:t>
        </w:r>
      </w:ins>
      <w:ins w:id="328" w:author="Stefan Jollet" w:date="2022-08-17T16:30:00Z">
        <w:r w:rsidR="002E5649">
          <w:t>maximal</w:t>
        </w:r>
      </w:ins>
      <w:ins w:id="329" w:author="Stefan Jollet" w:date="2022-08-17T15:59:00Z">
        <w:r>
          <w:t xml:space="preserve"> eine zusätzliche Lieferung einplanen, deren Start Load frühestens zum Zeitpunkt des Finish Load der letzten regulären Lieferung der Lieferkette liegen darf.</w:t>
        </w:r>
      </w:ins>
    </w:p>
    <w:p w14:paraId="6D7B4BE6" w14:textId="77777777" w:rsidR="00495922" w:rsidRDefault="00495922" w:rsidP="005E18DF">
      <w:pPr>
        <w:rPr>
          <w:ins w:id="330" w:author="Stefan Jollet" w:date="2022-08-17T15:59:00Z"/>
        </w:rPr>
      </w:pPr>
    </w:p>
    <w:p w14:paraId="67794A77" w14:textId="7CC133D8" w:rsidR="00495922" w:rsidRDefault="00D01ACB" w:rsidP="005E18DF">
      <w:pPr>
        <w:rPr>
          <w:ins w:id="331" w:author="Stefan" w:date="2022-08-25T11:08:00Z"/>
        </w:rPr>
      </w:pPr>
      <w:ins w:id="332" w:author="Stefan Jollet" w:date="2022-08-17T16:21:00Z">
        <w:r>
          <w:t xml:space="preserve">Wenn die </w:t>
        </w:r>
      </w:ins>
      <w:ins w:id="333" w:author="Stefan Jollet" w:date="2022-08-17T16:31:00Z">
        <w:r w:rsidR="00B563FA">
          <w:t xml:space="preserve">Menge der </w:t>
        </w:r>
      </w:ins>
      <w:ins w:id="334" w:author="Stefan Jollet" w:date="2022-08-17T16:21:00Z">
        <w:r>
          <w:t>letzte</w:t>
        </w:r>
      </w:ins>
      <w:ins w:id="335" w:author="Stefan Jollet" w:date="2022-08-17T16:33:00Z">
        <w:r w:rsidR="002F590C">
          <w:t>n</w:t>
        </w:r>
      </w:ins>
      <w:ins w:id="336" w:author="Stefan Jollet" w:date="2022-08-17T16:21:00Z">
        <w:r>
          <w:t xml:space="preserve"> Lieferung </w:t>
        </w:r>
      </w:ins>
      <w:ins w:id="337" w:author="Stefan Jollet" w:date="2022-08-17T16:31:00Z">
        <w:r w:rsidR="00B563FA">
          <w:t>eines Auftrags</w:t>
        </w:r>
        <w:del w:id="338" w:author="Timm Ziarnetzky" w:date="2022-08-23T08:41:00Z">
          <w:r w:rsidR="00B563FA" w:rsidDel="00A952EF">
            <w:delText>,</w:delText>
          </w:r>
        </w:del>
        <w:r w:rsidR="00B563FA">
          <w:t xml:space="preserve"> die Kapazität des Fahrzeugs nicht komplett ausfüllt, </w:t>
        </w:r>
        <w:r w:rsidR="002F590C">
          <w:t>muss die neue Betonop</w:t>
        </w:r>
      </w:ins>
      <w:ins w:id="339" w:author="Stefan Jollet" w:date="2022-08-17T16:32:00Z">
        <w:r w:rsidR="002F590C">
          <w:t>timierung</w:t>
        </w:r>
        <w:del w:id="340" w:author="Timm Ziarnetzky" w:date="2022-08-23T08:41:00Z">
          <w:r w:rsidR="002F590C" w:rsidDel="00A952EF">
            <w:delText>,</w:delText>
          </w:r>
        </w:del>
        <w:r w:rsidR="002F590C">
          <w:t xml:space="preserve"> die Kapazität des Fahrzeugs</w:t>
        </w:r>
        <w:del w:id="341" w:author="Timm Ziarnetzky" w:date="2022-08-23T08:41:00Z">
          <w:r w:rsidR="002F590C" w:rsidDel="00A952EF">
            <w:delText>,</w:delText>
          </w:r>
        </w:del>
        <w:r w:rsidR="002F590C">
          <w:t xml:space="preserve"> mit </w:t>
        </w:r>
      </w:ins>
      <w:ins w:id="342" w:author="Stefan Jollet" w:date="2022-08-19T14:52:00Z">
        <w:r w:rsidR="005F3BFF">
          <w:t>einer Teilm</w:t>
        </w:r>
      </w:ins>
      <w:ins w:id="343" w:author="Stefan Jollet" w:date="2022-08-17T16:33:00Z">
        <w:r w:rsidR="002F590C">
          <w:t xml:space="preserve">enge aus der </w:t>
        </w:r>
        <w:r w:rsidR="002E55F4">
          <w:t xml:space="preserve">Lieferung des </w:t>
        </w:r>
        <w:proofErr w:type="spellStart"/>
        <w:r w:rsidR="002E55F4">
          <w:t>Plusloads</w:t>
        </w:r>
        <w:proofErr w:type="spellEnd"/>
        <w:r w:rsidR="002E55F4">
          <w:t xml:space="preserve"> </w:t>
        </w:r>
        <w:r w:rsidR="002F590C">
          <w:t xml:space="preserve">auffüllen. </w:t>
        </w:r>
      </w:ins>
      <w:ins w:id="344" w:author="Timm Ziarnetzky" w:date="2022-08-23T08:42:00Z">
        <w:r w:rsidR="00345775">
          <w:t xml:space="preserve">Wird dadurch bereits die zusätzlich erforderliche </w:t>
        </w:r>
      </w:ins>
      <w:ins w:id="345" w:author="Timm Ziarnetzky" w:date="2022-08-23T08:43:00Z">
        <w:r w:rsidR="00345775">
          <w:t xml:space="preserve">Menge aus dem </w:t>
        </w:r>
        <w:proofErr w:type="spellStart"/>
        <w:r w:rsidR="00345775">
          <w:t>Plusload</w:t>
        </w:r>
        <w:proofErr w:type="spellEnd"/>
        <w:r w:rsidR="00345775">
          <w:t xml:space="preserve"> verplant, ist keine weitere Lieferung notwendig.</w:t>
        </w:r>
      </w:ins>
    </w:p>
    <w:p w14:paraId="1AEEDE8E" w14:textId="555E3241" w:rsidR="00DE7163" w:rsidRDefault="00DE7163" w:rsidP="005E18DF">
      <w:pPr>
        <w:rPr>
          <w:ins w:id="346" w:author="Stefan" w:date="2022-08-25T11:08:00Z"/>
        </w:rPr>
      </w:pPr>
      <w:ins w:id="347" w:author="Stefan" w:date="2022-08-25T11:08:00Z">
        <w:r>
          <w:t>Umsetzung</w:t>
        </w:r>
      </w:ins>
      <w:ins w:id="348" w:author="Stefan Jollet" w:date="2022-08-26T10:01:00Z">
        <w:r w:rsidR="00EE4CA9">
          <w:t xml:space="preserve"> Vorplanung</w:t>
        </w:r>
      </w:ins>
      <w:ins w:id="349" w:author="Stefan" w:date="2022-08-25T11:08:00Z">
        <w:r>
          <w:t>:</w:t>
        </w:r>
      </w:ins>
    </w:p>
    <w:p w14:paraId="19225C9B" w14:textId="1B189AB7" w:rsidR="00C74EA9" w:rsidRDefault="00C74EA9" w:rsidP="005E18DF">
      <w:pPr>
        <w:rPr>
          <w:ins w:id="350" w:author="Stefan Jollet" w:date="2022-08-26T10:00:00Z"/>
        </w:rPr>
      </w:pPr>
      <w:ins w:id="351" w:author="Stefan Jollet" w:date="2022-08-26T10:00:00Z">
        <w:r>
          <w:t>Auftragsmenge wird erhöht, wenn diese erfüllt, gibt es keine weitere Lieferung</w:t>
        </w:r>
      </w:ins>
    </w:p>
    <w:p w14:paraId="35B76B72" w14:textId="5C653B53" w:rsidR="00D2105B" w:rsidRDefault="00DE7163" w:rsidP="005E18DF">
      <w:pPr>
        <w:rPr>
          <w:ins w:id="352" w:author="Stefan Jollet" w:date="2022-08-17T15:59:00Z"/>
        </w:rPr>
      </w:pPr>
      <w:ins w:id="353" w:author="Stefan" w:date="2022-08-25T11:08:00Z">
        <w:r>
          <w:t>Lieferzeitfenster</w:t>
        </w:r>
      </w:ins>
      <w:ins w:id="354" w:author="Stefan" w:date="2022-08-25T11:11:00Z">
        <w:r w:rsidR="00D2105B">
          <w:t xml:space="preserve"> errechnet</w:t>
        </w:r>
      </w:ins>
      <w:ins w:id="355" w:author="Stefan Jollet" w:date="2022-08-26T09:59:00Z">
        <w:r w:rsidR="00AC34D1">
          <w:t xml:space="preserve"> aus Ladezeitfenster</w:t>
        </w:r>
      </w:ins>
      <w:ins w:id="356" w:author="Stefan Jollet" w:date="2022-08-26T10:02:00Z">
        <w:r w:rsidR="00EE4CA9">
          <w:t xml:space="preserve"> und</w:t>
        </w:r>
      </w:ins>
      <w:ins w:id="357" w:author="Stefan" w:date="2022-08-25T11:11:00Z">
        <w:del w:id="358" w:author="Stefan Jollet" w:date="2022-08-26T10:02:00Z">
          <w:r w:rsidR="00D2105B" w:rsidDel="00EE4CA9">
            <w:delText>,</w:delText>
          </w:r>
        </w:del>
        <w:r w:rsidR="00D2105B">
          <w:t xml:space="preserve"> </w:t>
        </w:r>
      </w:ins>
      <w:proofErr w:type="spellStart"/>
      <w:ins w:id="359" w:author="Stefan Jollet" w:date="2022-08-26T09:59:00Z">
        <w:r w:rsidR="00AC34D1">
          <w:t>travel</w:t>
        </w:r>
        <w:proofErr w:type="spellEnd"/>
        <w:r w:rsidR="00AC34D1">
          <w:t xml:space="preserve"> </w:t>
        </w:r>
      </w:ins>
      <w:ins w:id="360" w:author="Stefan" w:date="2022-08-25T11:11:00Z">
        <w:r w:rsidR="00D2105B">
          <w:t>vom nächst</w:t>
        </w:r>
        <w:r w:rsidR="00E346AA">
          <w:t>liegenden</w:t>
        </w:r>
        <w:r w:rsidR="00D2105B">
          <w:t xml:space="preserve"> Werk</w:t>
        </w:r>
      </w:ins>
      <w:ins w:id="361" w:author="Stefan" w:date="2022-08-25T11:12:00Z">
        <w:r w:rsidR="00886887">
          <w:t xml:space="preserve"> </w:t>
        </w:r>
        <w:del w:id="362" w:author="Stefan Jollet" w:date="2022-08-26T10:02:00Z">
          <w:r w:rsidR="00886887" w:rsidDel="00EE4CA9">
            <w:delText>aus</w:delText>
          </w:r>
        </w:del>
      </w:ins>
      <w:ins w:id="363" w:author="Stefan Jollet" w:date="2022-08-26T09:59:00Z">
        <w:r w:rsidR="00AC34D1">
          <w:t xml:space="preserve"> + Toleranz</w:t>
        </w:r>
      </w:ins>
      <w:ins w:id="364" w:author="Stefan" w:date="2022-08-25T11:12:00Z">
        <w:r w:rsidR="00886887">
          <w:t xml:space="preserve">. </w:t>
        </w:r>
      </w:ins>
    </w:p>
    <w:p w14:paraId="6EC82267" w14:textId="77777777" w:rsidR="00EE4CA9" w:rsidRDefault="00EE4CA9" w:rsidP="005E18DF">
      <w:pPr>
        <w:rPr>
          <w:ins w:id="365" w:author="Stefan Jollet" w:date="2022-08-26T10:01:00Z"/>
        </w:rPr>
      </w:pPr>
    </w:p>
    <w:p w14:paraId="65E4F9B3" w14:textId="71A55559" w:rsidR="001A7E00" w:rsidRDefault="00A83BF1" w:rsidP="005E18DF">
      <w:pPr>
        <w:rPr>
          <w:ins w:id="366" w:author="Stefan Jollet" w:date="2022-08-17T15:39:00Z"/>
        </w:rPr>
      </w:pPr>
      <w:r>
        <w:t xml:space="preserve">Im Echtzeit Betrieb wird die Priorität des Auftrags auf 0 gesetzt, wenn die </w:t>
      </w:r>
      <w:proofErr w:type="spellStart"/>
      <w:r>
        <w:t>Plusload</w:t>
      </w:r>
      <w:proofErr w:type="spellEnd"/>
      <w:r>
        <w:t xml:space="preserve">-Lieferung benötigt wird. </w:t>
      </w:r>
      <w:r w:rsidR="0081797A">
        <w:t>Aktuell wird d</w:t>
      </w:r>
      <w:r>
        <w:t xml:space="preserve">ie Lieferung </w:t>
      </w:r>
      <w:r w:rsidR="0081797A">
        <w:t>dann sofort eingeplant, da sie dem Werk als nächste Lieferung zugeordnet wird. In der neuen Optimierung soll ebenfalls sichergestellt sein, dass eine solche Lieferung als nächstes eingeplant wird.</w:t>
      </w:r>
    </w:p>
    <w:p w14:paraId="4A220344" w14:textId="5A6EA08F" w:rsidR="00A91B4B" w:rsidRDefault="0081797A" w:rsidP="005E18DF">
      <w:del w:id="367" w:author="Stefan Jollet" w:date="2022-08-17T15:45:00Z">
        <w:r w:rsidDel="00325C02">
          <w:delText xml:space="preserve"> </w:delText>
        </w:r>
      </w:del>
    </w:p>
    <w:p w14:paraId="718C8A5F" w14:textId="77777777" w:rsidR="002F4816" w:rsidRDefault="002F4816" w:rsidP="002F4816">
      <w:pPr>
        <w:pStyle w:val="berschrift4"/>
      </w:pPr>
      <w:r>
        <w:t>Prioritäten</w:t>
      </w:r>
    </w:p>
    <w:p w14:paraId="37A54C82" w14:textId="77777777" w:rsidR="002F4816" w:rsidRDefault="002F4816" w:rsidP="002F4816">
      <w:r>
        <w:t>Fahrzeugprioritäten werden nicht berücksichtigt.</w:t>
      </w:r>
    </w:p>
    <w:p w14:paraId="5B74E394" w14:textId="1989B7E1" w:rsidR="002F4816" w:rsidRDefault="002F4816" w:rsidP="002F4816">
      <w:r>
        <w:t xml:space="preserve">Auftragsprioritäten </w:t>
      </w:r>
      <w:r w:rsidR="00551F69">
        <w:t>müssen</w:t>
      </w:r>
      <w:r>
        <w:t xml:space="preserve"> berücksichtigt werden. Die Anforderung ist wie folgt:</w:t>
      </w:r>
    </w:p>
    <w:p w14:paraId="2E4B8221" w14:textId="77777777" w:rsidR="002F4816" w:rsidRDefault="002F4816" w:rsidP="002F4816">
      <w:pPr>
        <w:pStyle w:val="Listenabsatz"/>
        <w:numPr>
          <w:ilvl w:val="0"/>
          <w:numId w:val="19"/>
        </w:numPr>
      </w:pPr>
      <w:r>
        <w:t>Das Verspäten eines Auftrags mit Priorität 1 ist „teurer“ als das Verspäten eines Auftrags mit Priorität 2 (Prioritäten 2, 3 analog).</w:t>
      </w:r>
    </w:p>
    <w:p w14:paraId="16405FCA" w14:textId="2E84B46A" w:rsidR="00FF1B9D" w:rsidRDefault="002F4816" w:rsidP="005E18DF">
      <w:pPr>
        <w:pStyle w:val="Listenabsatz"/>
        <w:numPr>
          <w:ilvl w:val="0"/>
          <w:numId w:val="19"/>
        </w:numPr>
      </w:pPr>
      <w:r>
        <w:t>Das Liegenlassen eines Auftrags mit Priorität 1 ist „teurer“ als das Liegenlassen eines Auftrags mit Priorität 2 (Prioritäten 2, 3 analog).</w:t>
      </w:r>
    </w:p>
    <w:p w14:paraId="340A1B07" w14:textId="25F44602" w:rsidR="00B643F4" w:rsidRDefault="00B643F4" w:rsidP="00B643F4">
      <w:pPr>
        <w:pStyle w:val="berschrift4"/>
      </w:pPr>
      <w:r>
        <w:lastRenderedPageBreak/>
        <w:t>Variable Ladezeit</w:t>
      </w:r>
    </w:p>
    <w:p w14:paraId="587BB8F3" w14:textId="3D9C0A66" w:rsidR="00AE4EFD" w:rsidRPr="00B624EB" w:rsidRDefault="001D6918" w:rsidP="00AE4EFD">
      <w:r>
        <w:t>Variable Ladezeit bedeutet, dass die Ladezeit einer Lieferung von der zu ladenden Menge der Lieferung selbst abhängig ist</w:t>
      </w:r>
      <w:r w:rsidR="00854704">
        <w:t xml:space="preserve">. Mittels einer </w:t>
      </w:r>
      <w:proofErr w:type="spellStart"/>
      <w:r w:rsidR="00854704">
        <w:t>Laderate</w:t>
      </w:r>
      <w:proofErr w:type="spellEnd"/>
      <w:r w:rsidR="00854704">
        <w:t xml:space="preserve">, die bestimmt wie lange es </w:t>
      </w:r>
      <w:r w:rsidR="00C47955">
        <w:t>dauert,</w:t>
      </w:r>
      <w:r w:rsidR="00854704">
        <w:t xml:space="preserve"> einen Kubikmeter zu laden, wird die Ladedauer einer Lieferung berechnet.</w:t>
      </w:r>
      <w:r>
        <w:t xml:space="preserve"> Die neue Betonoptimierung soll die variable Ladezeit berücksichtigen</w:t>
      </w:r>
      <w:r w:rsidR="00FF38BB">
        <w:t xml:space="preserve"> können</w:t>
      </w:r>
      <w:r>
        <w:t>. Das bedeutet, dass bei Vorschlägen der neuen Betonoptimierung, die Ladezeit immer auf die Größe der Lieferung angepasst ist.</w:t>
      </w:r>
      <w:r w:rsidR="00FF38BB">
        <w:t xml:space="preserve"> Voraussetzung ist, dass das Ladezeitmodell in der </w:t>
      </w:r>
      <w:proofErr w:type="spellStart"/>
      <w:r w:rsidR="00FF38BB">
        <w:t>Dispatchgruppe</w:t>
      </w:r>
      <w:proofErr w:type="spellEnd"/>
      <w:r w:rsidR="00FF38BB">
        <w:t xml:space="preserve"> entsprechend auf variable eingestellt ist und für das Werk variable Zeiten vorliegen. Ansonsten sollen die fixen Zeiten verwendet werden.</w:t>
      </w:r>
    </w:p>
    <w:p w14:paraId="7DB5FEA1" w14:textId="2493B75D" w:rsidR="005F2072" w:rsidRDefault="008A0FB7" w:rsidP="008A0FB7">
      <w:pPr>
        <w:pStyle w:val="berschrift3"/>
      </w:pPr>
      <w:bookmarkStart w:id="368" w:name="_Toc44923853"/>
      <w:r>
        <w:t>Optionale Anforderungen</w:t>
      </w:r>
      <w:bookmarkEnd w:id="368"/>
    </w:p>
    <w:p w14:paraId="3F6A4DC4" w14:textId="5AEC7758" w:rsidR="008A0FB7" w:rsidRDefault="004D507F" w:rsidP="008A0FB7">
      <w:pPr>
        <w:pStyle w:val="berschrift4"/>
      </w:pPr>
      <w:r>
        <w:t xml:space="preserve"> </w:t>
      </w:r>
      <w:proofErr w:type="spellStart"/>
      <w:r w:rsidR="00D43FEF">
        <w:t>Bore</w:t>
      </w:r>
      <w:proofErr w:type="spellEnd"/>
      <w:r w:rsidR="00D43FEF">
        <w:t xml:space="preserve"> Pile Jobs</w:t>
      </w:r>
    </w:p>
    <w:p w14:paraId="092C7D4F" w14:textId="4E26B030" w:rsidR="003924E9" w:rsidRDefault="00AE4EFD" w:rsidP="008A0FB7">
      <w:pPr>
        <w:pStyle w:val="Listenabsatz"/>
        <w:numPr>
          <w:ilvl w:val="0"/>
          <w:numId w:val="19"/>
        </w:numPr>
      </w:pPr>
      <w:r>
        <w:t xml:space="preserve">Die Abbildung von so genannten </w:t>
      </w:r>
      <w:proofErr w:type="spellStart"/>
      <w:r>
        <w:t>Bore</w:t>
      </w:r>
      <w:proofErr w:type="spellEnd"/>
      <w:r>
        <w:t xml:space="preserve"> Pile Jobs hat in der </w:t>
      </w:r>
      <w:proofErr w:type="spellStart"/>
      <w:r>
        <w:t>FiFo</w:t>
      </w:r>
      <w:proofErr w:type="spellEnd"/>
      <w:r>
        <w:t xml:space="preserve"> Optimierung nicht gut funktioniert. Zu einem späteren Zeitpunkt muss </w:t>
      </w:r>
      <w:r w:rsidR="00045B92">
        <w:t>analysiert werden, inwiefern die Anforderung, dass manche Aufträge in jedem Fall eingeplant werden müssen</w:t>
      </w:r>
      <w:r w:rsidR="00E17D41">
        <w:t xml:space="preserve"> und der Lieferfluss nicht gebrochen werden darf</w:t>
      </w:r>
      <w:r w:rsidR="00045B92">
        <w:t>, abgebildet werden kann.</w:t>
      </w:r>
    </w:p>
    <w:p w14:paraId="402B84BF" w14:textId="5A34EE57" w:rsidR="00F545D5" w:rsidRDefault="00F545D5" w:rsidP="00F545D5">
      <w:pPr>
        <w:pStyle w:val="berschrift4"/>
      </w:pPr>
      <w:r>
        <w:t xml:space="preserve"> Fahrzeug-Einspar-Modus</w:t>
      </w:r>
    </w:p>
    <w:p w14:paraId="4BE5F6BA" w14:textId="1A5E1613" w:rsidR="004F5221" w:rsidRDefault="008F1106" w:rsidP="0066300E">
      <w:r>
        <w:t xml:space="preserve">Falls es möglich ist, soll im </w:t>
      </w:r>
      <w:proofErr w:type="spellStart"/>
      <w:r>
        <w:t>Preplanning</w:t>
      </w:r>
      <w:proofErr w:type="spellEnd"/>
      <w:r>
        <w:t xml:space="preserve"> ein</w:t>
      </w:r>
      <w:r w:rsidRPr="008F1106">
        <w:t xml:space="preserve"> Fahrzeug-Einspar-Modus</w:t>
      </w:r>
      <w:r>
        <w:t xml:space="preserve"> aktiviert werden können, der zusätzlich dahingehend optimiert, </w:t>
      </w:r>
      <w:r w:rsidR="00F545D5">
        <w:t>möglichst wenig Fahrzeuge zu benutzen, um das Auftragsbuch erfüllen zu können. Rote und Orange Verspätungen dürfen durch das Einsparen eines Fahrzeuges nicht entstehen. Gelbe Verspätungen sind vertretbar.</w:t>
      </w:r>
    </w:p>
    <w:p w14:paraId="3FDC0D5B" w14:textId="77777777" w:rsidR="003C59D9" w:rsidRPr="00F545D5" w:rsidRDefault="003C59D9" w:rsidP="003C59D9">
      <w:pPr>
        <w:pStyle w:val="berschrift4"/>
      </w:pPr>
      <w:proofErr w:type="gramStart"/>
      <w:r>
        <w:t>Toll</w:t>
      </w:r>
      <w:proofErr w:type="gramEnd"/>
      <w:r>
        <w:t xml:space="preserve"> Fees </w:t>
      </w:r>
    </w:p>
    <w:p w14:paraId="77F93E70" w14:textId="77777777" w:rsidR="003C59D9" w:rsidRDefault="003C59D9" w:rsidP="003C59D9">
      <w:r>
        <w:t xml:space="preserve">Eine Berücksichtigung von Mautkosten soll in der </w:t>
      </w:r>
      <w:proofErr w:type="spellStart"/>
      <w:r>
        <w:t>Zulunft</w:t>
      </w:r>
      <w:proofErr w:type="spellEnd"/>
      <w:r>
        <w:t xml:space="preserve"> geprüft und die Umsetzbarkeit erörtert werden. </w:t>
      </w:r>
    </w:p>
    <w:p w14:paraId="2FDD3B7C" w14:textId="77777777" w:rsidR="003C59D9" w:rsidRDefault="003C59D9" w:rsidP="003C59D9">
      <w:pPr>
        <w:pStyle w:val="berschrift4"/>
      </w:pPr>
      <w:r>
        <w:t xml:space="preserve"> Parameter Einstellungen</w:t>
      </w:r>
    </w:p>
    <w:p w14:paraId="268186A2" w14:textId="0CB4B036" w:rsidR="003C59D9" w:rsidRDefault="003C59D9" w:rsidP="0066300E">
      <w:r>
        <w:t>Es soll zukünftig möglich sein, mehrere Parametersätze pro Gruppe zu definieren, um die Optimierung an unterschiedliche Datenlagen (z.B. saisonale Unterschiede) anpassen zu können.</w:t>
      </w:r>
    </w:p>
    <w:p w14:paraId="58BD7890" w14:textId="750A0977" w:rsidR="00934F4A" w:rsidRDefault="00934F4A" w:rsidP="005A6F34">
      <w:pPr>
        <w:pStyle w:val="berschrift2"/>
      </w:pPr>
      <w:bookmarkStart w:id="369" w:name="_Toc44923855"/>
      <w:r>
        <w:lastRenderedPageBreak/>
        <w:t>Ausschluss</w:t>
      </w:r>
      <w:r w:rsidR="004A6273">
        <w:t xml:space="preserve"> L</w:t>
      </w:r>
      <w:r>
        <w:t>iste</w:t>
      </w:r>
      <w:bookmarkEnd w:id="369"/>
    </w:p>
    <w:p w14:paraId="1D1A1C89" w14:textId="42273A92" w:rsidR="005A6F34" w:rsidRPr="005A6F34" w:rsidRDefault="005A6F34" w:rsidP="005A6F34">
      <w:r>
        <w:t>In diesem Abschn</w:t>
      </w:r>
      <w:r w:rsidR="007B22C2">
        <w:t>itt werden explizit diejenigen Anfo</w:t>
      </w:r>
      <w:r w:rsidR="00BB44F4">
        <w:t>r</w:t>
      </w:r>
      <w:r w:rsidR="007B22C2">
        <w:t>derungen aufgel</w:t>
      </w:r>
      <w:r w:rsidR="00BB44F4">
        <w:t>i</w:t>
      </w:r>
      <w:r w:rsidR="007B22C2">
        <w:t>stet, die nicht berücksichtigt werden sollen.</w:t>
      </w:r>
    </w:p>
    <w:p w14:paraId="7EC172B6" w14:textId="25D25E18" w:rsidR="008C6B05" w:rsidRDefault="008C6B05" w:rsidP="005A6F34">
      <w:pPr>
        <w:pStyle w:val="berschrift3"/>
      </w:pPr>
      <w:bookmarkStart w:id="370" w:name="_Toc44923856"/>
      <w:r>
        <w:t>Preloads</w:t>
      </w:r>
      <w:bookmarkEnd w:id="370"/>
    </w:p>
    <w:p w14:paraId="1270786B" w14:textId="6A10E5F6" w:rsidR="00F92DE7" w:rsidRDefault="00F92DE7" w:rsidP="005A6F34">
      <w:r>
        <w:t>Wenn am Ende einer Schicht nur noch ein kleiner Teil der Schichtzeit übrigbleibt, werden Fahrzeuge noch beladen, um am nächsten Morgen direkt mit der Fahrt zum Kunden beginnen zu können.</w:t>
      </w:r>
    </w:p>
    <w:p w14:paraId="2552F09A" w14:textId="44B1ACC1" w:rsidR="00B62CCA" w:rsidRPr="00B62CCA" w:rsidRDefault="00B62CCA" w:rsidP="005A6F34">
      <w:r w:rsidRPr="00B62CCA">
        <w:rPr>
          <w:b/>
          <w:bCs/>
        </w:rPr>
        <w:t>Begründung</w:t>
      </w:r>
      <w:r>
        <w:rPr>
          <w:b/>
          <w:bCs/>
        </w:rPr>
        <w:t xml:space="preserve">: </w:t>
      </w:r>
      <w:r>
        <w:t>Keine Anforderung für</w:t>
      </w:r>
      <w:r w:rsidR="009A32E9">
        <w:t xml:space="preserve"> das</w:t>
      </w:r>
      <w:r>
        <w:t xml:space="preserve"> B</w:t>
      </w:r>
      <w:r w:rsidR="009A32E9">
        <w:t>e</w:t>
      </w:r>
      <w:r>
        <w:t>ton</w:t>
      </w:r>
      <w:r w:rsidR="009A32E9">
        <w:t>geschäft</w:t>
      </w:r>
      <w:r w:rsidR="003F558D">
        <w:t>.</w:t>
      </w:r>
    </w:p>
    <w:p w14:paraId="739649EB" w14:textId="148A8769" w:rsidR="008C6B05" w:rsidRDefault="008C6B05" w:rsidP="005A6F34">
      <w:pPr>
        <w:pStyle w:val="berschrift3"/>
      </w:pPr>
      <w:bookmarkStart w:id="371" w:name="_Toc44923857"/>
      <w:proofErr w:type="spellStart"/>
      <w:r>
        <w:t>Shunting</w:t>
      </w:r>
      <w:bookmarkEnd w:id="371"/>
      <w:proofErr w:type="spellEnd"/>
    </w:p>
    <w:p w14:paraId="21797B26" w14:textId="10F88CF3" w:rsidR="00F92DE7" w:rsidRDefault="004E1D31" w:rsidP="005A6F34">
      <w:r>
        <w:t>Fahrzeuge werden nachts am Werk außerhalb eine</w:t>
      </w:r>
      <w:r w:rsidR="000025BC">
        <w:t>r</w:t>
      </w:r>
      <w:r>
        <w:t xml:space="preserve"> aktiven Schicht beladen</w:t>
      </w:r>
      <w:r w:rsidR="000025BC">
        <w:t>.</w:t>
      </w:r>
    </w:p>
    <w:p w14:paraId="42CA767D" w14:textId="6F3D4DF0" w:rsidR="004E1D31" w:rsidRPr="00F92DE7" w:rsidRDefault="000025BC" w:rsidP="005A6F34">
      <w:r w:rsidRPr="00B62CCA">
        <w:rPr>
          <w:b/>
          <w:bCs/>
        </w:rPr>
        <w:t>Begründung</w:t>
      </w:r>
      <w:r>
        <w:rPr>
          <w:b/>
          <w:bCs/>
        </w:rPr>
        <w:t xml:space="preserve">: </w:t>
      </w:r>
      <w:r>
        <w:t>Keine Anforderung für das Betongeschäft</w:t>
      </w:r>
      <w:r w:rsidR="003F558D">
        <w:t>.</w:t>
      </w:r>
    </w:p>
    <w:p w14:paraId="5F464B7B" w14:textId="255AB3C8" w:rsidR="008C6B05" w:rsidRDefault="008C6B05" w:rsidP="005A6F34">
      <w:pPr>
        <w:pStyle w:val="berschrift3"/>
      </w:pPr>
      <w:bookmarkStart w:id="372" w:name="_Toc44923858"/>
      <w:r>
        <w:t>Roaming</w:t>
      </w:r>
      <w:bookmarkEnd w:id="372"/>
    </w:p>
    <w:p w14:paraId="23AFCC4F" w14:textId="254F905B" w:rsidR="000025BC" w:rsidRDefault="000025BC" w:rsidP="005A6F34">
      <w:r>
        <w:t>Fahrzeuge kehren am Ende einer Schicht nicht zum Werk zurück, sondern bleiben irgendwo stehen.</w:t>
      </w:r>
    </w:p>
    <w:p w14:paraId="737EDAC3" w14:textId="1DE3EA9F" w:rsidR="000025BC" w:rsidRPr="000025BC" w:rsidRDefault="000025BC" w:rsidP="005A6F34">
      <w:r w:rsidRPr="00B62CCA">
        <w:rPr>
          <w:b/>
          <w:bCs/>
        </w:rPr>
        <w:t>Begründung</w:t>
      </w:r>
      <w:r>
        <w:rPr>
          <w:b/>
          <w:bCs/>
        </w:rPr>
        <w:t xml:space="preserve">: </w:t>
      </w:r>
      <w:r>
        <w:t>Keine Anforderung für das Betongeschäft</w:t>
      </w:r>
      <w:r w:rsidR="003F558D">
        <w:t>.</w:t>
      </w:r>
    </w:p>
    <w:p w14:paraId="3F6DE9DF" w14:textId="3163061D" w:rsidR="004E1D31" w:rsidRDefault="004E1D31" w:rsidP="005A6F34">
      <w:pPr>
        <w:pStyle w:val="berschrift3"/>
      </w:pPr>
      <w:bookmarkStart w:id="373" w:name="_Toc44923859"/>
      <w:proofErr w:type="spellStart"/>
      <w:r>
        <w:t>Predrive</w:t>
      </w:r>
      <w:bookmarkEnd w:id="373"/>
      <w:proofErr w:type="spellEnd"/>
    </w:p>
    <w:p w14:paraId="3EEE5788" w14:textId="68ED71A4" w:rsidR="00B023BD" w:rsidRDefault="00B023BD" w:rsidP="005A6F34">
      <w:r>
        <w:t xml:space="preserve">Fahrzeuge </w:t>
      </w:r>
      <w:r w:rsidR="00042E53">
        <w:t>beenden die Schicht mit einer Leerfahrt zum Werk, bl</w:t>
      </w:r>
      <w:r w:rsidR="00272C1F">
        <w:t>ei</w:t>
      </w:r>
      <w:r w:rsidR="00042E53">
        <w:t>ben über Nacht aber draußen</w:t>
      </w:r>
      <w:r w:rsidR="00272C1F">
        <w:t>.</w:t>
      </w:r>
    </w:p>
    <w:p w14:paraId="1653EFCF" w14:textId="4BACA81C" w:rsidR="00B023BD" w:rsidRPr="00B023BD" w:rsidRDefault="00B023BD" w:rsidP="005A6F34">
      <w:r w:rsidRPr="00B62CCA">
        <w:rPr>
          <w:b/>
          <w:bCs/>
        </w:rPr>
        <w:t>Begründung</w:t>
      </w:r>
      <w:r>
        <w:rPr>
          <w:b/>
          <w:bCs/>
        </w:rPr>
        <w:t xml:space="preserve">: </w:t>
      </w:r>
      <w:r>
        <w:t>Geht nur für Roaming</w:t>
      </w:r>
      <w:r w:rsidR="002006A6">
        <w:t xml:space="preserve"> </w:t>
      </w:r>
      <w:r w:rsidR="00731CDB">
        <w:t>F</w:t>
      </w:r>
      <w:r>
        <w:t>ahrzeuge</w:t>
      </w:r>
      <w:r w:rsidR="009E71F1">
        <w:t>; Keine Anforderung für das Betongeschäft</w:t>
      </w:r>
      <w:r w:rsidR="003F558D">
        <w:t>.</w:t>
      </w:r>
    </w:p>
    <w:p w14:paraId="5C74442C" w14:textId="5CB43CCF" w:rsidR="008C6B05" w:rsidRDefault="008C6B05" w:rsidP="005A6F34">
      <w:pPr>
        <w:pStyle w:val="berschrift3"/>
      </w:pPr>
      <w:bookmarkStart w:id="374" w:name="_Toc44923860"/>
      <w:proofErr w:type="spellStart"/>
      <w:r>
        <w:t>Waste</w:t>
      </w:r>
      <w:proofErr w:type="spellEnd"/>
      <w:r>
        <w:t xml:space="preserve"> Orders</w:t>
      </w:r>
      <w:bookmarkEnd w:id="374"/>
    </w:p>
    <w:p w14:paraId="098DC09F" w14:textId="517D2563" w:rsidR="008C6B05" w:rsidRDefault="005C68B4" w:rsidP="005A6F34">
      <w:r>
        <w:t>Aufträge, bei denen beim Kunden geladen und am Werk entladen wird.</w:t>
      </w:r>
    </w:p>
    <w:p w14:paraId="49103A6E" w14:textId="39BA058D" w:rsidR="005C68B4" w:rsidRDefault="005C68B4" w:rsidP="005A6F34">
      <w:r w:rsidRPr="00B62CCA">
        <w:rPr>
          <w:b/>
          <w:bCs/>
        </w:rPr>
        <w:t>Begründung</w:t>
      </w:r>
      <w:r>
        <w:rPr>
          <w:b/>
          <w:bCs/>
        </w:rPr>
        <w:t xml:space="preserve">: </w:t>
      </w:r>
      <w:r>
        <w:t>Keine Anforderung für das Betongeschäft</w:t>
      </w:r>
      <w:r w:rsidR="003F558D">
        <w:t>.</w:t>
      </w:r>
    </w:p>
    <w:p w14:paraId="360013AF" w14:textId="323F789E" w:rsidR="00165AEC" w:rsidRDefault="00165AEC" w:rsidP="00165AEC">
      <w:pPr>
        <w:pStyle w:val="berschrift3"/>
      </w:pPr>
      <w:bookmarkStart w:id="375" w:name="_Toc44923861"/>
      <w:r>
        <w:t xml:space="preserve">Customer </w:t>
      </w:r>
      <w:proofErr w:type="spellStart"/>
      <w:r>
        <w:t>Managed</w:t>
      </w:r>
      <w:proofErr w:type="spellEnd"/>
      <w:r>
        <w:t xml:space="preserve"> </w:t>
      </w:r>
      <w:proofErr w:type="spellStart"/>
      <w:r>
        <w:t>Assignment</w:t>
      </w:r>
      <w:proofErr w:type="spellEnd"/>
      <w:r>
        <w:t xml:space="preserve"> (CMA)</w:t>
      </w:r>
      <w:bookmarkEnd w:id="375"/>
    </w:p>
    <w:p w14:paraId="090EBA18" w14:textId="6DAEB8C9" w:rsidR="00B10E98" w:rsidRDefault="00165AEC" w:rsidP="00165AEC">
      <w:r>
        <w:t>Eine Art Dummy Auftrag</w:t>
      </w:r>
      <w:r w:rsidR="00172C84">
        <w:t>,</w:t>
      </w:r>
      <w:r>
        <w:t xml:space="preserve"> der ein Fahrzeug für eine gewisse Zeit belegt. </w:t>
      </w:r>
      <w:r w:rsidR="00894C2E">
        <w:t>Was mit dem Fahrzeug in dieser Zeit passiert, ist dem Kunden überlassen.</w:t>
      </w:r>
    </w:p>
    <w:p w14:paraId="1ED362B3" w14:textId="5855D7F3" w:rsidR="00B10E98" w:rsidRDefault="00B10E98" w:rsidP="00165AEC">
      <w:r w:rsidRPr="00394E1E">
        <w:rPr>
          <w:b/>
          <w:bCs/>
        </w:rPr>
        <w:lastRenderedPageBreak/>
        <w:t>Begründung:</w:t>
      </w:r>
      <w:r>
        <w:t xml:space="preserve"> Hat für Beton bis jetzt noch nie jemand angefragt. Daher wird es als nicht relevant angesehen.</w:t>
      </w:r>
    </w:p>
    <w:p w14:paraId="704A6961" w14:textId="551C8AF8" w:rsidR="00C50647" w:rsidRDefault="00C50647" w:rsidP="00C50647">
      <w:pPr>
        <w:pStyle w:val="berschrift3"/>
      </w:pPr>
      <w:bookmarkStart w:id="376" w:name="_Toc44923862"/>
      <w:proofErr w:type="spellStart"/>
      <w:r>
        <w:t>Splitloads</w:t>
      </w:r>
      <w:bookmarkEnd w:id="376"/>
      <w:proofErr w:type="spellEnd"/>
      <w:r>
        <w:t xml:space="preserve"> </w:t>
      </w:r>
    </w:p>
    <w:p w14:paraId="430C3179" w14:textId="5F1521CC" w:rsidR="00C50647" w:rsidDel="0010578C" w:rsidRDefault="00307DCB" w:rsidP="00C50647">
      <w:pPr>
        <w:rPr>
          <w:del w:id="377" w:author="Stefan Jollet" w:date="2022-08-25T06:03:00Z"/>
        </w:rPr>
      </w:pPr>
      <w:del w:id="378" w:author="Stefan Jollet" w:date="2022-08-25T06:03:00Z">
        <w:r w:rsidDel="0010578C">
          <w:delText xml:space="preserve">Version 1: </w:delText>
        </w:r>
        <w:r w:rsidR="00C50647" w:rsidDel="0010578C">
          <w:delText xml:space="preserve">Ein Fahrzeug lädt an einem Werk </w:delText>
        </w:r>
        <w:r w:rsidR="006456A3" w:rsidDel="0010578C">
          <w:delText xml:space="preserve">mehrere unterschiedliche </w:delText>
        </w:r>
        <w:r w:rsidR="00C50647" w:rsidDel="0010578C">
          <w:delText>Produkte</w:delText>
        </w:r>
        <w:r w:rsidR="00FF232B" w:rsidDel="0010578C">
          <w:delText>.</w:delText>
        </w:r>
      </w:del>
    </w:p>
    <w:p w14:paraId="7C0C9253" w14:textId="0AB400B9" w:rsidR="00307DCB" w:rsidRDefault="00307DCB" w:rsidP="00C50647">
      <w:r>
        <w:t>Version 2: Ein Fahrzeug lädt an mehreren Werken (ein oder mehr</w:t>
      </w:r>
      <w:r w:rsidR="005D55C9">
        <w:t>ere</w:t>
      </w:r>
      <w:r>
        <w:t xml:space="preserve"> unterschiedliche Produkte).</w:t>
      </w:r>
    </w:p>
    <w:p w14:paraId="6E180C1D" w14:textId="3073C1B9" w:rsidR="00C50647" w:rsidRDefault="00C50647" w:rsidP="00C50647">
      <w:r w:rsidRPr="00B62CCA">
        <w:rPr>
          <w:b/>
          <w:bCs/>
        </w:rPr>
        <w:t>Begründung</w:t>
      </w:r>
      <w:r>
        <w:rPr>
          <w:b/>
          <w:bCs/>
        </w:rPr>
        <w:t xml:space="preserve">: </w:t>
      </w:r>
      <w:r>
        <w:t>Keine Anforderung für das Betongeschäft</w:t>
      </w:r>
      <w:r w:rsidR="00F64332">
        <w:t xml:space="preserve"> (</w:t>
      </w:r>
      <w:r w:rsidR="00F64332" w:rsidRPr="00F64332">
        <w:t>Ein Sonderfall von Version 1 ist das Mörtel-Geschäft, bei dem identisches Material geladen wird. Dazu steht weiter oben eine Anforderung</w:t>
      </w:r>
      <w:r w:rsidR="00F64332">
        <w:t>)</w:t>
      </w:r>
      <w:r w:rsidR="003F558D">
        <w:t>.</w:t>
      </w:r>
    </w:p>
    <w:p w14:paraId="052951A6" w14:textId="77777777" w:rsidR="00CB6A8C" w:rsidRDefault="00CB6A8C" w:rsidP="00CB6A8C">
      <w:pPr>
        <w:pStyle w:val="berschrift3"/>
      </w:pPr>
      <w:bookmarkStart w:id="379" w:name="_Toc44923863"/>
      <w:r>
        <w:t>Fahrzeit</w:t>
      </w:r>
      <w:bookmarkEnd w:id="379"/>
    </w:p>
    <w:p w14:paraId="29FA5F5E" w14:textId="4290E7C6" w:rsidR="00CB6A8C" w:rsidRPr="00F92DE7" w:rsidRDefault="00CB6A8C" w:rsidP="00C50647">
      <w:r>
        <w:t>Die reine Fahrzeit eines Trucks soll die Lenkzeit der Fahrer repräsentieren</w:t>
      </w:r>
      <w:r w:rsidR="0061717A">
        <w:t>.</w:t>
      </w:r>
    </w:p>
    <w:p w14:paraId="1FCA9095" w14:textId="400DA379" w:rsidR="00C50647" w:rsidRDefault="00CB6A8C" w:rsidP="00C50647">
      <w:r w:rsidRPr="00B62CCA">
        <w:rPr>
          <w:b/>
          <w:bCs/>
        </w:rPr>
        <w:t>Begründung</w:t>
      </w:r>
      <w:r>
        <w:rPr>
          <w:b/>
          <w:bCs/>
        </w:rPr>
        <w:t xml:space="preserve">: </w:t>
      </w:r>
      <w:r>
        <w:t xml:space="preserve">Konnten bis jetzt weder </w:t>
      </w:r>
      <w:r w:rsidR="003F558D">
        <w:t>Transferoptimierer</w:t>
      </w:r>
      <w:r>
        <w:t xml:space="preserve"> noch </w:t>
      </w:r>
      <w:proofErr w:type="spellStart"/>
      <w:r>
        <w:t>Regret</w:t>
      </w:r>
      <w:proofErr w:type="spellEnd"/>
      <w:r>
        <w:t>, wird von Betonkunden nicht angefragt</w:t>
      </w:r>
      <w:r w:rsidR="003F558D">
        <w:t>.</w:t>
      </w:r>
    </w:p>
    <w:p w14:paraId="2E121E89" w14:textId="55C82831" w:rsidR="00DE7F78" w:rsidRDefault="00DE7F78" w:rsidP="00DE7F78">
      <w:pPr>
        <w:pStyle w:val="berschrift3"/>
      </w:pPr>
      <w:bookmarkStart w:id="380" w:name="_Toc44923864"/>
      <w:r>
        <w:t>Minimum Rip</w:t>
      </w:r>
      <w:bookmarkEnd w:id="380"/>
    </w:p>
    <w:p w14:paraId="496FCE31" w14:textId="35C98E92" w:rsidR="007E6857" w:rsidRDefault="007E6857" w:rsidP="00DE7F78">
      <w:r>
        <w:t>Als Minimum Rip wird eine Menge definiert, die an einem Stück aus dem gleichen Werk geliefert werden muss. Danach dürfen alternative Lieferwerke benutzt werden.</w:t>
      </w:r>
    </w:p>
    <w:p w14:paraId="7E3FE2E6" w14:textId="0E49A429" w:rsidR="00274C5C" w:rsidRDefault="00DE7F78" w:rsidP="00DE7F78">
      <w:r>
        <w:t>Begründung: Die frühere „Minimum Rip“ Funktionalität wird nicht mehr berücksichtigt, da sie nicht genutzt wird.</w:t>
      </w:r>
    </w:p>
    <w:p w14:paraId="49774DC3" w14:textId="4BC92291" w:rsidR="00274C5C" w:rsidRPr="00ED34AA" w:rsidRDefault="00274C5C" w:rsidP="00274C5C">
      <w:pPr>
        <w:pStyle w:val="berschrift3"/>
      </w:pPr>
      <w:r>
        <w:t>Produktionskosten</w:t>
      </w:r>
    </w:p>
    <w:p w14:paraId="2C199189" w14:textId="407E3885" w:rsidR="00DE7F78" w:rsidRDefault="00274C5C" w:rsidP="00DE7F78">
      <w:r>
        <w:t>Für die Produktion von Beton an den verschiedenen Werken können unterschiedliche Kosten anfallen. In der Theorie kann es also günstiger sein für die Auslieferung Umwege in Kauf zu nehmen, da die Produktion an manchen Standorten günstiger ist.</w:t>
      </w:r>
    </w:p>
    <w:p w14:paraId="34BD42EF" w14:textId="6CBBE01C" w:rsidR="00274C5C" w:rsidRDefault="00422826" w:rsidP="00DE7F78">
      <w:r>
        <w:t>Begründung:</w:t>
      </w:r>
      <w:r w:rsidR="00E11E95">
        <w:t xml:space="preserve"> </w:t>
      </w:r>
      <w:r w:rsidR="00420A5F">
        <w:t>Es ist nicht gesichert, dass die Produktionskosten sich de</w:t>
      </w:r>
      <w:r w:rsidR="009F5D63">
        <w:t>r</w:t>
      </w:r>
      <w:r w:rsidR="00420A5F">
        <w:t xml:space="preserve">art stark unterscheiden, dass </w:t>
      </w:r>
      <w:r w:rsidR="003F558D">
        <w:t>s</w:t>
      </w:r>
      <w:r w:rsidR="00420A5F">
        <w:t xml:space="preserve">ignifikante Umwege dafür in Kauf genommen werden. Zusätzlich wird die Komplexität der Optimierung dadurch erheblich erhöht. </w:t>
      </w:r>
      <w:r>
        <w:t xml:space="preserve"> </w:t>
      </w:r>
    </w:p>
    <w:p w14:paraId="6253F77D" w14:textId="5D0E1587" w:rsidR="00175E0F" w:rsidRDefault="00175E0F" w:rsidP="00175E0F">
      <w:pPr>
        <w:pStyle w:val="berschrift3"/>
        <w:rPr>
          <w:lang w:val="en-GB"/>
        </w:rPr>
      </w:pPr>
      <w:r w:rsidRPr="00585723">
        <w:rPr>
          <w:lang w:val="en-GB"/>
        </w:rPr>
        <w:t xml:space="preserve"> </w:t>
      </w:r>
      <w:r w:rsidRPr="00175E0F">
        <w:rPr>
          <w:lang w:val="en-GB"/>
        </w:rPr>
        <w:t>Orders for more than o</w:t>
      </w:r>
      <w:r>
        <w:rPr>
          <w:lang w:val="en-GB"/>
        </w:rPr>
        <w:t>ne Day</w:t>
      </w:r>
    </w:p>
    <w:p w14:paraId="005CBAFB" w14:textId="78A8C082" w:rsidR="00175E0F" w:rsidRDefault="00175E0F" w:rsidP="00175E0F">
      <w:r w:rsidRPr="00175E0F">
        <w:t>Aufträge deren Menge so groß ist, dass Sie innerhalb eines Optim</w:t>
      </w:r>
      <w:r>
        <w:t>ierungsintervalls nicht komplett eingeplant werden können.</w:t>
      </w:r>
      <w:r w:rsidRPr="00175E0F">
        <w:t xml:space="preserve"> </w:t>
      </w:r>
    </w:p>
    <w:p w14:paraId="7CEE247F" w14:textId="6BD89170" w:rsidR="00175E0F" w:rsidRDefault="00175E0F" w:rsidP="00175E0F">
      <w:r>
        <w:lastRenderedPageBreak/>
        <w:t>Begrü</w:t>
      </w:r>
      <w:r w:rsidR="000A3004">
        <w:t>n</w:t>
      </w:r>
      <w:r>
        <w:t>dung</w:t>
      </w:r>
      <w:r w:rsidR="007113F8">
        <w:t>: Gibt es bei den Bestandskunden aktuell nicht im System. Falls das notwendig wird, kann der Auftrag im Interface auf zwei Optimierungsintervalle aufgeteilt werden.</w:t>
      </w:r>
    </w:p>
    <w:p w14:paraId="1F65C1F9" w14:textId="77777777" w:rsidR="005B42B2" w:rsidRDefault="005B42B2" w:rsidP="005B42B2">
      <w:pPr>
        <w:pStyle w:val="berschrift3"/>
        <w:rPr>
          <w:lang w:val="en-GB"/>
        </w:rPr>
      </w:pPr>
      <w:r w:rsidRPr="007B0AED">
        <w:rPr>
          <w:lang w:val="en-GB"/>
        </w:rPr>
        <w:t>Max Number of Trucks/ V</w:t>
      </w:r>
      <w:r>
        <w:rPr>
          <w:lang w:val="en-GB"/>
        </w:rPr>
        <w:t>ehicle List</w:t>
      </w:r>
    </w:p>
    <w:p w14:paraId="6E507357" w14:textId="542F30C4" w:rsidR="005B42B2" w:rsidRDefault="005B42B2" w:rsidP="005B42B2">
      <w:r w:rsidRPr="007B0AED">
        <w:t xml:space="preserve">Ein Auftrag kann </w:t>
      </w:r>
      <w:r>
        <w:t xml:space="preserve">der Optimierung über das Feld „Max </w:t>
      </w:r>
      <w:proofErr w:type="spellStart"/>
      <w:r>
        <w:t>Number</w:t>
      </w:r>
      <w:proofErr w:type="spellEnd"/>
      <w:r>
        <w:t xml:space="preserve"> </w:t>
      </w:r>
      <w:proofErr w:type="spellStart"/>
      <w:r>
        <w:t>of</w:t>
      </w:r>
      <w:proofErr w:type="spellEnd"/>
      <w:r>
        <w:t xml:space="preserve"> Truck“ einen Zahlenwert übergeben. Dieser besagt, auf wie viele unterschiedliche Fahrzeuge die Lieferungen dieses Auftrages maximal verteilt werden dürfen. Eine 3 in diesem Feld bedeutet also, dass nur 3 unterschiedliche Fahrzeuge für diesen Auftrag von der Optimierung eingeplant werden dürfen. Welche Fahrzeuge das sind, ist aber nicht explizit eingeschränkt.</w:t>
      </w:r>
    </w:p>
    <w:p w14:paraId="316EAFA3" w14:textId="4623A832" w:rsidR="005B42B2" w:rsidRPr="00175E0F" w:rsidRDefault="005B42B2" w:rsidP="005B42B2">
      <w:r>
        <w:t xml:space="preserve">Begründung: Wird von der </w:t>
      </w:r>
      <w:r w:rsidR="00645450">
        <w:t>Transfer</w:t>
      </w:r>
      <w:r w:rsidR="004E25D2">
        <w:t>o</w:t>
      </w:r>
      <w:r>
        <w:t>ptimierung nicht unterstützt und das Feld wird in keine</w:t>
      </w:r>
      <w:r w:rsidR="001B67D8">
        <w:t>r</w:t>
      </w:r>
      <w:r>
        <w:t xml:space="preserve"> Gruppe benutzt.</w:t>
      </w:r>
    </w:p>
    <w:p w14:paraId="70331077" w14:textId="7086C117" w:rsidR="00112833" w:rsidRDefault="00112833" w:rsidP="005A6F34">
      <w:pPr>
        <w:pStyle w:val="berschrift2"/>
      </w:pPr>
      <w:bookmarkStart w:id="381" w:name="_Toc44923865"/>
      <w:r>
        <w:t>Optimierungsziele</w:t>
      </w:r>
      <w:bookmarkEnd w:id="381"/>
    </w:p>
    <w:p w14:paraId="2139DE0C" w14:textId="310B2CA0" w:rsidR="00617528" w:rsidRPr="0096739E" w:rsidRDefault="003B4696" w:rsidP="00142784">
      <w:r>
        <w:t>Ziel der Optimierung soll es sein</w:t>
      </w:r>
      <w:r w:rsidR="004A230A">
        <w:t xml:space="preserve">, neben der Einhaltung der </w:t>
      </w:r>
      <w:proofErr w:type="spellStart"/>
      <w:r w:rsidR="004A230A">
        <w:t>FiFo</w:t>
      </w:r>
      <w:proofErr w:type="spellEnd"/>
      <w:r w:rsidR="004A230A">
        <w:t>-Regel,</w:t>
      </w:r>
      <w:r>
        <w:t xml:space="preserve"> die Anzahl der </w:t>
      </w:r>
      <w:proofErr w:type="spellStart"/>
      <w:r>
        <w:t>Remainings</w:t>
      </w:r>
      <w:proofErr w:type="spellEnd"/>
      <w:r w:rsidR="009A48BB">
        <w:t>, die zurückgelegte Strecke</w:t>
      </w:r>
      <w:r w:rsidR="0040054F">
        <w:t xml:space="preserve"> </w:t>
      </w:r>
      <w:r w:rsidR="00540403">
        <w:t>(in Zeit und/oder Distanz)</w:t>
      </w:r>
      <w:r w:rsidR="007E3841">
        <w:t xml:space="preserve"> </w:t>
      </w:r>
      <w:r w:rsidR="0040054F">
        <w:t xml:space="preserve">und </w:t>
      </w:r>
      <w:r w:rsidR="00CC0F3A">
        <w:t>das Ausmaß</w:t>
      </w:r>
      <w:r w:rsidR="0040054F">
        <w:t xml:space="preserve"> </w:t>
      </w:r>
      <w:r>
        <w:t>der Verspätungen zu minimieren</w:t>
      </w:r>
      <w:r w:rsidR="007F10B1">
        <w:t xml:space="preserve">. Die bisherige quadratische Kostenfunktion der Verspätungen soll dabei hinterfragt und andere Abbildungsmöglichkeiten geprüft und verglichen </w:t>
      </w:r>
      <w:proofErr w:type="gramStart"/>
      <w:r w:rsidR="007F10B1">
        <w:t>werden.</w:t>
      </w:r>
      <w:r w:rsidR="00FC02C4">
        <w:t>.</w:t>
      </w:r>
      <w:proofErr w:type="gramEnd"/>
      <w:r w:rsidR="009A48BB">
        <w:t xml:space="preserve"> </w:t>
      </w:r>
    </w:p>
    <w:sectPr w:rsidR="00617528" w:rsidRPr="0096739E" w:rsidSect="00574927">
      <w:footerReference w:type="default" r:id="rId16"/>
      <w:pgSz w:w="11906" w:h="16838"/>
      <w:pgMar w:top="1417" w:right="1417" w:bottom="1134" w:left="1417" w:header="708" w:footer="708" w:gutter="0"/>
      <w:pgNumType w:start="1"/>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56" w:author="Timm Ziarnetzky" w:date="2022-08-23T08:04:00Z" w:initials="TZ">
    <w:p w14:paraId="493312A8" w14:textId="30B00DD2" w:rsidR="00603C85" w:rsidRDefault="00603C85" w:rsidP="003D7915">
      <w:pPr>
        <w:pStyle w:val="Kommentartext"/>
        <w:jc w:val="left"/>
      </w:pPr>
      <w:r>
        <w:rPr>
          <w:rStyle w:val="Kommentarzeichen"/>
        </w:rPr>
        <w:annotationRef/>
      </w:r>
      <w:r>
        <w:t xml:space="preserve">Lieferungen werden den Werken wie folgt zugeordnet (Stand Plant Dispatch): Erst wird das Stammwerk ausprobiert, d.h. die Verfügbarkeit des Werkes geprüft. Ist dieses nicht verfügbar, werden die alternativen Werke analog geprüft in der Reihenfolge ihrer Distanz zum Kunden mit dem dichtesten beginnend. </w:t>
      </w:r>
    </w:p>
  </w:comment>
  <w:comment w:id="57" w:author="Stefan Jollet" w:date="2022-08-25T08:58:00Z" w:initials="SJ">
    <w:p w14:paraId="0F061C8C" w14:textId="77777777" w:rsidR="00EF3B40" w:rsidRDefault="00EF3B40">
      <w:pPr>
        <w:pStyle w:val="Kommentartext"/>
        <w:jc w:val="left"/>
      </w:pPr>
      <w:r>
        <w:rPr>
          <w:rStyle w:val="Kommentarzeichen"/>
        </w:rPr>
        <w:annotationRef/>
      </w:r>
      <w:r>
        <w:t xml:space="preserve">Aktuell keine Modi unterschieden. </w:t>
      </w:r>
    </w:p>
    <w:p w14:paraId="5D4A6AE0" w14:textId="77777777" w:rsidR="00EF3B40" w:rsidRDefault="00EF3B40" w:rsidP="001473D2">
      <w:pPr>
        <w:pStyle w:val="Kommentartext"/>
        <w:jc w:val="left"/>
      </w:pPr>
      <w:r>
        <w:t>Auch bei Principal werden alternative Werke genommen</w:t>
      </w:r>
    </w:p>
  </w:comment>
  <w:comment w:id="58" w:author="Stefan Jollet" w:date="2022-08-25T09:00:00Z" w:initials="SJ">
    <w:p w14:paraId="13D0FA95" w14:textId="77777777" w:rsidR="00B843DF" w:rsidRDefault="00B843DF" w:rsidP="004C708D">
      <w:pPr>
        <w:pStyle w:val="Kommentartext"/>
        <w:jc w:val="left"/>
      </w:pPr>
      <w:r>
        <w:rPr>
          <w:rStyle w:val="Kommentarzeichen"/>
        </w:rPr>
        <w:annotationRef/>
      </w:r>
      <w:r>
        <w:t>Nicht nur Verfügbarkeit, es wird auch evrsucht verspätungen zu vermeiden.</w:t>
      </w:r>
    </w:p>
  </w:comment>
  <w:comment w:id="59" w:author="Stefan" w:date="2022-08-25T12:07:00Z" w:initials="S">
    <w:p w14:paraId="37F7416D" w14:textId="77777777" w:rsidR="00541C0A" w:rsidRDefault="00541C0A">
      <w:pPr>
        <w:pStyle w:val="Kommentartext"/>
        <w:jc w:val="left"/>
      </w:pPr>
      <w:r>
        <w:rPr>
          <w:rStyle w:val="Kommentarzeichen"/>
        </w:rPr>
        <w:annotationRef/>
      </w:r>
      <w:r>
        <w:t>Plant Dispatch Multiple: Zuerst Hauptwerk. Es sei denn Verspätung. Dann wird alternative gesucht. Falls alle zu spät , wird geringste Verspätung gewählt.</w:t>
      </w:r>
    </w:p>
    <w:p w14:paraId="2E0E5CDC" w14:textId="77777777" w:rsidR="00541C0A" w:rsidRDefault="00541C0A" w:rsidP="00157BD1">
      <w:pPr>
        <w:pStyle w:val="Kommentartext"/>
        <w:jc w:val="left"/>
      </w:pPr>
      <w:r>
        <w:t xml:space="preserve">Single: noch nicht </w:t>
      </w:r>
    </w:p>
  </w:comment>
  <w:comment w:id="125" w:author="Timm Ziarnetzky" w:date="2022-09-02T14:39:00Z" w:initials="TZ">
    <w:p w14:paraId="1BA0CF0A" w14:textId="77777777" w:rsidR="004863F0" w:rsidRDefault="004863F0">
      <w:pPr>
        <w:pStyle w:val="Kommentartext"/>
        <w:jc w:val="left"/>
      </w:pPr>
      <w:r>
        <w:rPr>
          <w:rStyle w:val="Kommentarzeichen"/>
        </w:rPr>
        <w:annotationRef/>
      </w:r>
      <w:r>
        <w:t>Soll wirklich Truck-Fifo gebrochen werden?</w:t>
      </w:r>
    </w:p>
    <w:p w14:paraId="267CA1FB" w14:textId="77777777" w:rsidR="004863F0" w:rsidRDefault="004863F0" w:rsidP="00CA7ABC">
      <w:pPr>
        <w:pStyle w:val="Kommentartext"/>
        <w:jc w:val="left"/>
      </w:pPr>
      <w:r>
        <w:t>TB meinte doch die Lieferungen sollten einfach vertauscht werden, was dann aber zu sehr spät geladenen Fahrzeugen führen kann!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493312A8" w15:done="0"/>
  <w15:commentEx w15:paraId="5D4A6AE0" w15:paraIdParent="493312A8" w15:done="0"/>
  <w15:commentEx w15:paraId="13D0FA95" w15:paraIdParent="493312A8" w15:done="0"/>
  <w15:commentEx w15:paraId="2E0E5CDC" w15:paraIdParent="493312A8" w15:done="0"/>
  <w15:commentEx w15:paraId="267CA1F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6AF0897" w16cex:dateUtc="2022-08-23T06:04:00Z"/>
  <w16cex:commentExtensible w16cex:durableId="26B1B81B" w16cex:dateUtc="2022-08-25T06:58:00Z"/>
  <w16cex:commentExtensible w16cex:durableId="26B1B8BF" w16cex:dateUtc="2022-08-25T07:00:00Z"/>
  <w16cex:commentExtensible w16cex:durableId="26B1E47C" w16cex:dateUtc="2022-08-25T10:07:00Z"/>
  <w16cex:commentExtensible w16cex:durableId="26BC941F" w16cex:dateUtc="2022-09-02T12:3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93312A8" w16cid:durableId="26AF0897"/>
  <w16cid:commentId w16cid:paraId="5D4A6AE0" w16cid:durableId="26B1B81B"/>
  <w16cid:commentId w16cid:paraId="13D0FA95" w16cid:durableId="26B1B8BF"/>
  <w16cid:commentId w16cid:paraId="2E0E5CDC" w16cid:durableId="26B1E47C"/>
  <w16cid:commentId w16cid:paraId="267CA1FB" w16cid:durableId="26BC941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0BA0D9" w14:textId="77777777" w:rsidR="00664402" w:rsidRDefault="00664402" w:rsidP="00011BF5">
      <w:pPr>
        <w:spacing w:after="0" w:line="240" w:lineRule="auto"/>
      </w:pPr>
      <w:r>
        <w:separator/>
      </w:r>
    </w:p>
  </w:endnote>
  <w:endnote w:type="continuationSeparator" w:id="0">
    <w:p w14:paraId="79B1825D" w14:textId="77777777" w:rsidR="00664402" w:rsidRDefault="00664402" w:rsidP="00011B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15126530"/>
      <w:docPartObj>
        <w:docPartGallery w:val="Page Numbers (Bottom of Page)"/>
        <w:docPartUnique/>
      </w:docPartObj>
    </w:sdtPr>
    <w:sdtEndPr/>
    <w:sdtContent>
      <w:p w14:paraId="0716E3FB" w14:textId="507A789F" w:rsidR="00F46DF0" w:rsidRDefault="003137AB">
        <w:pPr>
          <w:pStyle w:val="Fuzeile"/>
          <w:jc w:val="right"/>
        </w:pPr>
      </w:p>
    </w:sdtContent>
  </w:sdt>
  <w:p w14:paraId="40E401E1" w14:textId="77777777" w:rsidR="00F46DF0" w:rsidRDefault="00F46DF0">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62438429"/>
      <w:docPartObj>
        <w:docPartGallery w:val="Page Numbers (Bottom of Page)"/>
        <w:docPartUnique/>
      </w:docPartObj>
    </w:sdtPr>
    <w:sdtEndPr/>
    <w:sdtContent>
      <w:p w14:paraId="1A9C4D8B" w14:textId="302BFD67" w:rsidR="00F46DF0" w:rsidRDefault="00F46DF0">
        <w:pPr>
          <w:pStyle w:val="Fuzeile"/>
          <w:jc w:val="right"/>
        </w:pPr>
        <w:r>
          <w:fldChar w:fldCharType="begin"/>
        </w:r>
        <w:r>
          <w:instrText>PAGE   \* MERGEFORMAT</w:instrText>
        </w:r>
        <w:r>
          <w:fldChar w:fldCharType="separate"/>
        </w:r>
        <w:r>
          <w:t>2</w:t>
        </w:r>
        <w:r>
          <w:fldChar w:fldCharType="end"/>
        </w:r>
      </w:p>
    </w:sdtContent>
  </w:sdt>
  <w:p w14:paraId="3D581044" w14:textId="77777777" w:rsidR="00F46DF0" w:rsidRDefault="00F46DF0">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82605525"/>
      <w:docPartObj>
        <w:docPartGallery w:val="Page Numbers (Bottom of Page)"/>
        <w:docPartUnique/>
      </w:docPartObj>
    </w:sdtPr>
    <w:sdtEndPr/>
    <w:sdtContent>
      <w:p w14:paraId="5AC5AAC1" w14:textId="77777777" w:rsidR="00F46DF0" w:rsidRDefault="00F46DF0">
        <w:pPr>
          <w:pStyle w:val="Fuzeile"/>
          <w:jc w:val="right"/>
        </w:pPr>
        <w:r>
          <w:fldChar w:fldCharType="begin"/>
        </w:r>
        <w:r>
          <w:instrText>PAGE   \* MERGEFORMAT</w:instrText>
        </w:r>
        <w:r>
          <w:fldChar w:fldCharType="separate"/>
        </w:r>
        <w:r>
          <w:t>2</w:t>
        </w:r>
        <w:r>
          <w:fldChar w:fldCharType="end"/>
        </w:r>
      </w:p>
    </w:sdtContent>
  </w:sdt>
  <w:p w14:paraId="6C348374" w14:textId="77777777" w:rsidR="00F46DF0" w:rsidRDefault="00F46DF0">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D6A1B5" w14:textId="77777777" w:rsidR="00664402" w:rsidRDefault="00664402" w:rsidP="00011BF5">
      <w:pPr>
        <w:spacing w:after="0" w:line="240" w:lineRule="auto"/>
      </w:pPr>
      <w:r>
        <w:separator/>
      </w:r>
    </w:p>
  </w:footnote>
  <w:footnote w:type="continuationSeparator" w:id="0">
    <w:p w14:paraId="301FE9F6" w14:textId="77777777" w:rsidR="00664402" w:rsidRDefault="00664402" w:rsidP="00011BF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583AAA" w14:textId="77777777" w:rsidR="00F46DF0" w:rsidRDefault="00F46DF0" w:rsidP="00011BF5">
    <w:pPr>
      <w:jc w:val="right"/>
    </w:pPr>
    <w:r>
      <w:rPr>
        <w:noProof/>
      </w:rPr>
      <w:drawing>
        <wp:inline distT="0" distB="0" distL="0" distR="0" wp14:anchorId="1AD55CFB" wp14:editId="065CBEE9">
          <wp:extent cx="1861185" cy="664709"/>
          <wp:effectExtent l="0" t="0" r="5715" b="2540"/>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NFORM_RGB-HZweiss.png"/>
                  <pic:cNvPicPr/>
                </pic:nvPicPr>
                <pic:blipFill>
                  <a:blip r:embed="rId1">
                    <a:extLst>
                      <a:ext uri="{28A0092B-C50C-407E-A947-70E740481C1C}">
                        <a14:useLocalDpi xmlns:a14="http://schemas.microsoft.com/office/drawing/2010/main" val="0"/>
                      </a:ext>
                    </a:extLst>
                  </a:blip>
                  <a:stretch>
                    <a:fillRect/>
                  </a:stretch>
                </pic:blipFill>
                <pic:spPr>
                  <a:xfrm>
                    <a:off x="0" y="0"/>
                    <a:ext cx="1968119" cy="7029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0E1360"/>
    <w:multiLevelType w:val="hybridMultilevel"/>
    <w:tmpl w:val="EE48D9D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05A06F69"/>
    <w:multiLevelType w:val="multilevel"/>
    <w:tmpl w:val="98102AE0"/>
    <w:lvl w:ilvl="0">
      <w:start w:val="1"/>
      <w:numFmt w:val="decimal"/>
      <w:pStyle w:val="berschrift1"/>
      <w:lvlText w:val="%1"/>
      <w:lvlJc w:val="left"/>
      <w:pPr>
        <w:ind w:left="432" w:hanging="432"/>
      </w:pPr>
    </w:lvl>
    <w:lvl w:ilvl="1">
      <w:start w:val="1"/>
      <w:numFmt w:val="decimal"/>
      <w:pStyle w:val="berschrift2"/>
      <w:lvlText w:val="%1.%2"/>
      <w:lvlJc w:val="left"/>
      <w:pPr>
        <w:ind w:left="576" w:hanging="576"/>
      </w:pPr>
    </w:lvl>
    <w:lvl w:ilvl="2">
      <w:start w:val="1"/>
      <w:numFmt w:val="decimal"/>
      <w:pStyle w:val="berschrift3"/>
      <w:lvlText w:val="%1.%2.%3"/>
      <w:lvlJc w:val="left"/>
      <w:pPr>
        <w:ind w:left="720" w:hanging="720"/>
      </w:pPr>
    </w:lvl>
    <w:lvl w:ilvl="3">
      <w:start w:val="1"/>
      <w:numFmt w:val="decimal"/>
      <w:pStyle w:val="berschrift4"/>
      <w:lvlText w:val="%1.%2.%3.%4"/>
      <w:lvlJc w:val="left"/>
      <w:pPr>
        <w:ind w:left="1147" w:hanging="864"/>
      </w:pPr>
    </w:lvl>
    <w:lvl w:ilvl="4">
      <w:start w:val="1"/>
      <w:numFmt w:val="decimal"/>
      <w:pStyle w:val="berschrift5"/>
      <w:lvlText w:val="%1.%2.%3.%4.%5"/>
      <w:lvlJc w:val="left"/>
      <w:pPr>
        <w:ind w:left="1008" w:hanging="1008"/>
      </w:pPr>
    </w:lvl>
    <w:lvl w:ilvl="5">
      <w:start w:val="1"/>
      <w:numFmt w:val="decimal"/>
      <w:pStyle w:val="berschrift6"/>
      <w:lvlText w:val="%1.%2.%3.%4.%5.%6"/>
      <w:lvlJc w:val="left"/>
      <w:pPr>
        <w:ind w:left="1152" w:hanging="1152"/>
      </w:pPr>
    </w:lvl>
    <w:lvl w:ilvl="6">
      <w:start w:val="1"/>
      <w:numFmt w:val="decimal"/>
      <w:pStyle w:val="berschrift7"/>
      <w:lvlText w:val="%1.%2.%3.%4.%5.%6.%7"/>
      <w:lvlJc w:val="left"/>
      <w:pPr>
        <w:ind w:left="1296" w:hanging="1296"/>
      </w:pPr>
    </w:lvl>
    <w:lvl w:ilvl="7">
      <w:start w:val="1"/>
      <w:numFmt w:val="decimal"/>
      <w:pStyle w:val="berschrift8"/>
      <w:lvlText w:val="%1.%2.%3.%4.%5.%6.%7.%8"/>
      <w:lvlJc w:val="left"/>
      <w:pPr>
        <w:ind w:left="1440" w:hanging="1440"/>
      </w:pPr>
    </w:lvl>
    <w:lvl w:ilvl="8">
      <w:start w:val="1"/>
      <w:numFmt w:val="decimal"/>
      <w:pStyle w:val="berschrift9"/>
      <w:lvlText w:val="%1.%2.%3.%4.%5.%6.%7.%8.%9"/>
      <w:lvlJc w:val="left"/>
      <w:pPr>
        <w:ind w:left="1584" w:hanging="1584"/>
      </w:pPr>
    </w:lvl>
  </w:abstractNum>
  <w:abstractNum w:abstractNumId="2" w15:restartNumberingAfterBreak="0">
    <w:nsid w:val="05C22134"/>
    <w:multiLevelType w:val="hybridMultilevel"/>
    <w:tmpl w:val="E6F0219C"/>
    <w:lvl w:ilvl="0" w:tplc="04070001">
      <w:start w:val="1"/>
      <w:numFmt w:val="bullet"/>
      <w:lvlText w:val=""/>
      <w:lvlJc w:val="left"/>
      <w:pPr>
        <w:ind w:left="780" w:hanging="360"/>
      </w:pPr>
      <w:rPr>
        <w:rFonts w:ascii="Symbol" w:hAnsi="Symbol" w:hint="default"/>
      </w:rPr>
    </w:lvl>
    <w:lvl w:ilvl="1" w:tplc="04070003" w:tentative="1">
      <w:start w:val="1"/>
      <w:numFmt w:val="bullet"/>
      <w:lvlText w:val="o"/>
      <w:lvlJc w:val="left"/>
      <w:pPr>
        <w:ind w:left="1500" w:hanging="360"/>
      </w:pPr>
      <w:rPr>
        <w:rFonts w:ascii="Courier New" w:hAnsi="Courier New" w:cs="Courier New" w:hint="default"/>
      </w:rPr>
    </w:lvl>
    <w:lvl w:ilvl="2" w:tplc="04070005" w:tentative="1">
      <w:start w:val="1"/>
      <w:numFmt w:val="bullet"/>
      <w:lvlText w:val=""/>
      <w:lvlJc w:val="left"/>
      <w:pPr>
        <w:ind w:left="2220" w:hanging="360"/>
      </w:pPr>
      <w:rPr>
        <w:rFonts w:ascii="Wingdings" w:hAnsi="Wingdings" w:hint="default"/>
      </w:rPr>
    </w:lvl>
    <w:lvl w:ilvl="3" w:tplc="04070001" w:tentative="1">
      <w:start w:val="1"/>
      <w:numFmt w:val="bullet"/>
      <w:lvlText w:val=""/>
      <w:lvlJc w:val="left"/>
      <w:pPr>
        <w:ind w:left="2940" w:hanging="360"/>
      </w:pPr>
      <w:rPr>
        <w:rFonts w:ascii="Symbol" w:hAnsi="Symbol" w:hint="default"/>
      </w:rPr>
    </w:lvl>
    <w:lvl w:ilvl="4" w:tplc="04070003" w:tentative="1">
      <w:start w:val="1"/>
      <w:numFmt w:val="bullet"/>
      <w:lvlText w:val="o"/>
      <w:lvlJc w:val="left"/>
      <w:pPr>
        <w:ind w:left="3660" w:hanging="360"/>
      </w:pPr>
      <w:rPr>
        <w:rFonts w:ascii="Courier New" w:hAnsi="Courier New" w:cs="Courier New" w:hint="default"/>
      </w:rPr>
    </w:lvl>
    <w:lvl w:ilvl="5" w:tplc="04070005" w:tentative="1">
      <w:start w:val="1"/>
      <w:numFmt w:val="bullet"/>
      <w:lvlText w:val=""/>
      <w:lvlJc w:val="left"/>
      <w:pPr>
        <w:ind w:left="4380" w:hanging="360"/>
      </w:pPr>
      <w:rPr>
        <w:rFonts w:ascii="Wingdings" w:hAnsi="Wingdings" w:hint="default"/>
      </w:rPr>
    </w:lvl>
    <w:lvl w:ilvl="6" w:tplc="04070001" w:tentative="1">
      <w:start w:val="1"/>
      <w:numFmt w:val="bullet"/>
      <w:lvlText w:val=""/>
      <w:lvlJc w:val="left"/>
      <w:pPr>
        <w:ind w:left="5100" w:hanging="360"/>
      </w:pPr>
      <w:rPr>
        <w:rFonts w:ascii="Symbol" w:hAnsi="Symbol" w:hint="default"/>
      </w:rPr>
    </w:lvl>
    <w:lvl w:ilvl="7" w:tplc="04070003" w:tentative="1">
      <w:start w:val="1"/>
      <w:numFmt w:val="bullet"/>
      <w:lvlText w:val="o"/>
      <w:lvlJc w:val="left"/>
      <w:pPr>
        <w:ind w:left="5820" w:hanging="360"/>
      </w:pPr>
      <w:rPr>
        <w:rFonts w:ascii="Courier New" w:hAnsi="Courier New" w:cs="Courier New" w:hint="default"/>
      </w:rPr>
    </w:lvl>
    <w:lvl w:ilvl="8" w:tplc="04070005" w:tentative="1">
      <w:start w:val="1"/>
      <w:numFmt w:val="bullet"/>
      <w:lvlText w:val=""/>
      <w:lvlJc w:val="left"/>
      <w:pPr>
        <w:ind w:left="6540" w:hanging="360"/>
      </w:pPr>
      <w:rPr>
        <w:rFonts w:ascii="Wingdings" w:hAnsi="Wingdings" w:hint="default"/>
      </w:rPr>
    </w:lvl>
  </w:abstractNum>
  <w:abstractNum w:abstractNumId="3" w15:restartNumberingAfterBreak="0">
    <w:nsid w:val="06691BF7"/>
    <w:multiLevelType w:val="hybridMultilevel"/>
    <w:tmpl w:val="206E690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076F51F7"/>
    <w:multiLevelType w:val="hybridMultilevel"/>
    <w:tmpl w:val="829ADB38"/>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077543BE"/>
    <w:multiLevelType w:val="multilevel"/>
    <w:tmpl w:val="05A61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F531A29"/>
    <w:multiLevelType w:val="hybridMultilevel"/>
    <w:tmpl w:val="8384D408"/>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7" w15:restartNumberingAfterBreak="0">
    <w:nsid w:val="1421757C"/>
    <w:multiLevelType w:val="multilevel"/>
    <w:tmpl w:val="C3B6A7A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8" w15:restartNumberingAfterBreak="0">
    <w:nsid w:val="14FE7699"/>
    <w:multiLevelType w:val="hybridMultilevel"/>
    <w:tmpl w:val="33DC01DE"/>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9" w15:restartNumberingAfterBreak="0">
    <w:nsid w:val="1C077919"/>
    <w:multiLevelType w:val="hybridMultilevel"/>
    <w:tmpl w:val="F8B6F3C2"/>
    <w:lvl w:ilvl="0" w:tplc="04070011">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0" w15:restartNumberingAfterBreak="0">
    <w:nsid w:val="1E3E7ABF"/>
    <w:multiLevelType w:val="hybridMultilevel"/>
    <w:tmpl w:val="69FA353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24E50ED6"/>
    <w:multiLevelType w:val="hybridMultilevel"/>
    <w:tmpl w:val="D4DED5E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 w15:restartNumberingAfterBreak="0">
    <w:nsid w:val="264E29D1"/>
    <w:multiLevelType w:val="hybridMultilevel"/>
    <w:tmpl w:val="C0F89702"/>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3" w15:restartNumberingAfterBreak="0">
    <w:nsid w:val="2A8E4BE1"/>
    <w:multiLevelType w:val="hybridMultilevel"/>
    <w:tmpl w:val="681A1AF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4" w15:restartNumberingAfterBreak="0">
    <w:nsid w:val="2D0257D7"/>
    <w:multiLevelType w:val="hybridMultilevel"/>
    <w:tmpl w:val="78921132"/>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5" w15:restartNumberingAfterBreak="0">
    <w:nsid w:val="35A13158"/>
    <w:multiLevelType w:val="hybridMultilevel"/>
    <w:tmpl w:val="6DA4AF8C"/>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6" w15:restartNumberingAfterBreak="0">
    <w:nsid w:val="35CC0BEC"/>
    <w:multiLevelType w:val="multilevel"/>
    <w:tmpl w:val="B7CC90DA"/>
    <w:lvl w:ilvl="0">
      <w:start w:val="1"/>
      <w:numFmt w:val="decimal"/>
      <w:suff w:val="space"/>
      <w:lvlText w:val="Kapitel %1"/>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17" w15:restartNumberingAfterBreak="0">
    <w:nsid w:val="3B36367D"/>
    <w:multiLevelType w:val="hybridMultilevel"/>
    <w:tmpl w:val="45AEA4D0"/>
    <w:lvl w:ilvl="0" w:tplc="04070001">
      <w:start w:val="1"/>
      <w:numFmt w:val="bullet"/>
      <w:lvlText w:val=""/>
      <w:lvlJc w:val="left"/>
      <w:pPr>
        <w:ind w:left="360" w:hanging="360"/>
      </w:pPr>
      <w:rPr>
        <w:rFonts w:ascii="Symbol" w:hAnsi="Symbol" w:hint="default"/>
      </w:rPr>
    </w:lvl>
    <w:lvl w:ilvl="1" w:tplc="04070003">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18" w15:restartNumberingAfterBreak="0">
    <w:nsid w:val="3F223C84"/>
    <w:multiLevelType w:val="hybridMultilevel"/>
    <w:tmpl w:val="96A8583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9" w15:restartNumberingAfterBreak="0">
    <w:nsid w:val="402E5F40"/>
    <w:multiLevelType w:val="multilevel"/>
    <w:tmpl w:val="04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44733242"/>
    <w:multiLevelType w:val="hybridMultilevel"/>
    <w:tmpl w:val="A30A670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1" w15:restartNumberingAfterBreak="0">
    <w:nsid w:val="47A71FA5"/>
    <w:multiLevelType w:val="hybridMultilevel"/>
    <w:tmpl w:val="64521AC6"/>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2" w15:restartNumberingAfterBreak="0">
    <w:nsid w:val="498B0CED"/>
    <w:multiLevelType w:val="hybridMultilevel"/>
    <w:tmpl w:val="07A0F78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3" w15:restartNumberingAfterBreak="0">
    <w:nsid w:val="4F165582"/>
    <w:multiLevelType w:val="hybridMultilevel"/>
    <w:tmpl w:val="D270C1AE"/>
    <w:lvl w:ilvl="0" w:tplc="EBC23262">
      <w:start w:val="1"/>
      <w:numFmt w:val="decimal"/>
      <w:pStyle w:val="Informberschrift"/>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4" w15:restartNumberingAfterBreak="0">
    <w:nsid w:val="5EA1095D"/>
    <w:multiLevelType w:val="multilevel"/>
    <w:tmpl w:val="4CC80C62"/>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5" w15:restartNumberingAfterBreak="0">
    <w:nsid w:val="60DE795A"/>
    <w:multiLevelType w:val="hybridMultilevel"/>
    <w:tmpl w:val="ACF00F6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6" w15:restartNumberingAfterBreak="0">
    <w:nsid w:val="6BA84887"/>
    <w:multiLevelType w:val="hybridMultilevel"/>
    <w:tmpl w:val="40B6E794"/>
    <w:lvl w:ilvl="0" w:tplc="FCA27530">
      <w:numFmt w:val="bullet"/>
      <w:lvlText w:val=""/>
      <w:lvlJc w:val="left"/>
      <w:pPr>
        <w:ind w:left="720" w:hanging="360"/>
      </w:pPr>
      <w:rPr>
        <w:rFonts w:ascii="Symbol" w:eastAsiaTheme="minorHAnsi" w:hAnsi="Symbol"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7" w15:restartNumberingAfterBreak="0">
    <w:nsid w:val="70D617B9"/>
    <w:multiLevelType w:val="multilevel"/>
    <w:tmpl w:val="D5F48EA2"/>
    <w:lvl w:ilvl="0">
      <w:start w:val="1"/>
      <w:numFmt w:val="decimal"/>
      <w:lvlText w:val="%1."/>
      <w:lvlJc w:val="left"/>
      <w:pPr>
        <w:ind w:left="360" w:hanging="360"/>
      </w:pPr>
      <w:rPr>
        <w:rFonts w:hint="default"/>
      </w:rPr>
    </w:lvl>
    <w:lvl w:ilvl="1">
      <w:start w:val="1"/>
      <w:numFmt w:val="decimal"/>
      <w:isLgl/>
      <w:lvlText w:val="%1.%2"/>
      <w:lvlJc w:val="left"/>
      <w:pPr>
        <w:ind w:left="465" w:hanging="46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28" w15:restartNumberingAfterBreak="0">
    <w:nsid w:val="72B601DA"/>
    <w:multiLevelType w:val="hybridMultilevel"/>
    <w:tmpl w:val="78921132"/>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1531648002">
    <w:abstractNumId w:val="23"/>
  </w:num>
  <w:num w:numId="2" w16cid:durableId="2116514425">
    <w:abstractNumId w:val="27"/>
  </w:num>
  <w:num w:numId="3" w16cid:durableId="1909269901">
    <w:abstractNumId w:val="16"/>
  </w:num>
  <w:num w:numId="4" w16cid:durableId="462116638">
    <w:abstractNumId w:val="19"/>
  </w:num>
  <w:num w:numId="5" w16cid:durableId="2045321807">
    <w:abstractNumId w:val="7"/>
  </w:num>
  <w:num w:numId="6" w16cid:durableId="676998265">
    <w:abstractNumId w:val="24"/>
  </w:num>
  <w:num w:numId="7" w16cid:durableId="1088187942">
    <w:abstractNumId w:val="1"/>
  </w:num>
  <w:num w:numId="8" w16cid:durableId="171530164">
    <w:abstractNumId w:val="8"/>
  </w:num>
  <w:num w:numId="9" w16cid:durableId="1193375072">
    <w:abstractNumId w:val="21"/>
  </w:num>
  <w:num w:numId="10" w16cid:durableId="1842623595">
    <w:abstractNumId w:val="9"/>
  </w:num>
  <w:num w:numId="11" w16cid:durableId="1368143014">
    <w:abstractNumId w:val="6"/>
  </w:num>
  <w:num w:numId="12" w16cid:durableId="476192532">
    <w:abstractNumId w:val="26"/>
  </w:num>
  <w:num w:numId="13" w16cid:durableId="833183975">
    <w:abstractNumId w:val="0"/>
  </w:num>
  <w:num w:numId="14" w16cid:durableId="501235625">
    <w:abstractNumId w:val="12"/>
  </w:num>
  <w:num w:numId="15" w16cid:durableId="1555503082">
    <w:abstractNumId w:val="22"/>
  </w:num>
  <w:num w:numId="16" w16cid:durableId="733700552">
    <w:abstractNumId w:val="28"/>
  </w:num>
  <w:num w:numId="17" w16cid:durableId="1404135614">
    <w:abstractNumId w:val="14"/>
  </w:num>
  <w:num w:numId="18" w16cid:durableId="1345403954">
    <w:abstractNumId w:val="10"/>
  </w:num>
  <w:num w:numId="19" w16cid:durableId="982082558">
    <w:abstractNumId w:val="18"/>
  </w:num>
  <w:num w:numId="20" w16cid:durableId="2047565218">
    <w:abstractNumId w:val="2"/>
  </w:num>
  <w:num w:numId="21" w16cid:durableId="1134105677">
    <w:abstractNumId w:val="3"/>
  </w:num>
  <w:num w:numId="22" w16cid:durableId="367335327">
    <w:abstractNumId w:val="17"/>
  </w:num>
  <w:num w:numId="23" w16cid:durableId="2028213702">
    <w:abstractNumId w:val="11"/>
  </w:num>
  <w:num w:numId="24" w16cid:durableId="1143810915">
    <w:abstractNumId w:val="15"/>
  </w:num>
  <w:num w:numId="25" w16cid:durableId="1441608936">
    <w:abstractNumId w:val="25"/>
  </w:num>
  <w:num w:numId="26" w16cid:durableId="931624489">
    <w:abstractNumId w:val="13"/>
  </w:num>
  <w:num w:numId="27" w16cid:durableId="1318412318">
    <w:abstractNumId w:val="4"/>
  </w:num>
  <w:num w:numId="28" w16cid:durableId="504320498">
    <w:abstractNumId w:val="5"/>
  </w:num>
  <w:num w:numId="29" w16cid:durableId="187068791">
    <w:abstractNumId w:val="2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Stefan Jollet">
    <w15:presenceInfo w15:providerId="AD" w15:userId="S::Stefan.Jollet@inform-software.com::07ca4864-ae20-4d2b-99e5-e0e49953204c"/>
  </w15:person>
  <w15:person w15:author="Timm Ziarnetzky">
    <w15:presenceInfo w15:providerId="AD" w15:userId="S::Timm.Ziarnetzky@inform-software.com::aec35307-a43a-4d63-891b-eec9cbfc423f"/>
  </w15:person>
  <w15:person w15:author="Stefan">
    <w15:presenceInfo w15:providerId="AD" w15:userId="S::Stefan.Jollet@inform-software.com::07ca4864-ae20-4d2b-99e5-e0e49953204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trackRevisions/>
  <w:defaultTabStop w:val="708"/>
  <w:hyphenationZone w:val="425"/>
  <w:characterSpacingControl w:val="doNotCompress"/>
  <w:hdrShapeDefaults>
    <o:shapedefaults v:ext="edit" spidmax="573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1BF5"/>
    <w:rsid w:val="0000031D"/>
    <w:rsid w:val="000013A8"/>
    <w:rsid w:val="000025BC"/>
    <w:rsid w:val="0000334C"/>
    <w:rsid w:val="000058B6"/>
    <w:rsid w:val="00005924"/>
    <w:rsid w:val="00005A63"/>
    <w:rsid w:val="00011355"/>
    <w:rsid w:val="00011742"/>
    <w:rsid w:val="00011BF5"/>
    <w:rsid w:val="00012301"/>
    <w:rsid w:val="00014E3E"/>
    <w:rsid w:val="000161E2"/>
    <w:rsid w:val="00020251"/>
    <w:rsid w:val="000206FE"/>
    <w:rsid w:val="0002081C"/>
    <w:rsid w:val="00021E6C"/>
    <w:rsid w:val="00022003"/>
    <w:rsid w:val="000226E2"/>
    <w:rsid w:val="000227B9"/>
    <w:rsid w:val="00022E8F"/>
    <w:rsid w:val="00023826"/>
    <w:rsid w:val="0002606A"/>
    <w:rsid w:val="00031CB1"/>
    <w:rsid w:val="0003500E"/>
    <w:rsid w:val="00037A31"/>
    <w:rsid w:val="00040CED"/>
    <w:rsid w:val="00041119"/>
    <w:rsid w:val="00042902"/>
    <w:rsid w:val="00042E53"/>
    <w:rsid w:val="00043C66"/>
    <w:rsid w:val="00044226"/>
    <w:rsid w:val="00045978"/>
    <w:rsid w:val="00045B92"/>
    <w:rsid w:val="00046E8B"/>
    <w:rsid w:val="00047749"/>
    <w:rsid w:val="0005066C"/>
    <w:rsid w:val="00051175"/>
    <w:rsid w:val="00053B33"/>
    <w:rsid w:val="000546C2"/>
    <w:rsid w:val="00054AC3"/>
    <w:rsid w:val="0005611F"/>
    <w:rsid w:val="0005688B"/>
    <w:rsid w:val="00056EAC"/>
    <w:rsid w:val="00062203"/>
    <w:rsid w:val="000624FA"/>
    <w:rsid w:val="00063C28"/>
    <w:rsid w:val="00064502"/>
    <w:rsid w:val="00064AFE"/>
    <w:rsid w:val="000670F3"/>
    <w:rsid w:val="000678E1"/>
    <w:rsid w:val="00067D67"/>
    <w:rsid w:val="000760A7"/>
    <w:rsid w:val="000767BD"/>
    <w:rsid w:val="00077EAD"/>
    <w:rsid w:val="00080662"/>
    <w:rsid w:val="0008233F"/>
    <w:rsid w:val="0008442E"/>
    <w:rsid w:val="000875F2"/>
    <w:rsid w:val="00091266"/>
    <w:rsid w:val="000941FA"/>
    <w:rsid w:val="00095BBD"/>
    <w:rsid w:val="000975BE"/>
    <w:rsid w:val="0009792D"/>
    <w:rsid w:val="000A0C09"/>
    <w:rsid w:val="000A3004"/>
    <w:rsid w:val="000A3057"/>
    <w:rsid w:val="000B5366"/>
    <w:rsid w:val="000B6F9A"/>
    <w:rsid w:val="000C0CB7"/>
    <w:rsid w:val="000C6DA5"/>
    <w:rsid w:val="000D02EC"/>
    <w:rsid w:val="000D052E"/>
    <w:rsid w:val="000D2535"/>
    <w:rsid w:val="000D35FC"/>
    <w:rsid w:val="000D41B1"/>
    <w:rsid w:val="000D5B7C"/>
    <w:rsid w:val="000D65D8"/>
    <w:rsid w:val="000D7924"/>
    <w:rsid w:val="000E251E"/>
    <w:rsid w:val="000E5F78"/>
    <w:rsid w:val="000E7EE4"/>
    <w:rsid w:val="000F3B5C"/>
    <w:rsid w:val="000F4CB3"/>
    <w:rsid w:val="000F5904"/>
    <w:rsid w:val="000F5A12"/>
    <w:rsid w:val="00103252"/>
    <w:rsid w:val="001047D8"/>
    <w:rsid w:val="0010578C"/>
    <w:rsid w:val="0010742C"/>
    <w:rsid w:val="00111F2A"/>
    <w:rsid w:val="0011266C"/>
    <w:rsid w:val="00112833"/>
    <w:rsid w:val="001141DE"/>
    <w:rsid w:val="00116119"/>
    <w:rsid w:val="00126E65"/>
    <w:rsid w:val="0013095B"/>
    <w:rsid w:val="0013165B"/>
    <w:rsid w:val="001320F5"/>
    <w:rsid w:val="00133FB4"/>
    <w:rsid w:val="0013473C"/>
    <w:rsid w:val="00140550"/>
    <w:rsid w:val="00142784"/>
    <w:rsid w:val="00146AF3"/>
    <w:rsid w:val="00154262"/>
    <w:rsid w:val="00154D49"/>
    <w:rsid w:val="0016095E"/>
    <w:rsid w:val="00164216"/>
    <w:rsid w:val="00165AEC"/>
    <w:rsid w:val="00167FAC"/>
    <w:rsid w:val="00172C84"/>
    <w:rsid w:val="00175E0F"/>
    <w:rsid w:val="00183543"/>
    <w:rsid w:val="00192016"/>
    <w:rsid w:val="001A2F58"/>
    <w:rsid w:val="001A344C"/>
    <w:rsid w:val="001A7E00"/>
    <w:rsid w:val="001B1B26"/>
    <w:rsid w:val="001B2249"/>
    <w:rsid w:val="001B5D55"/>
    <w:rsid w:val="001B67D8"/>
    <w:rsid w:val="001B6C5A"/>
    <w:rsid w:val="001B739D"/>
    <w:rsid w:val="001B7EE1"/>
    <w:rsid w:val="001C1226"/>
    <w:rsid w:val="001C23CA"/>
    <w:rsid w:val="001C25CA"/>
    <w:rsid w:val="001C29A3"/>
    <w:rsid w:val="001C3D20"/>
    <w:rsid w:val="001C5B1C"/>
    <w:rsid w:val="001D0118"/>
    <w:rsid w:val="001D0620"/>
    <w:rsid w:val="001D6918"/>
    <w:rsid w:val="001D6C7C"/>
    <w:rsid w:val="001D6F3C"/>
    <w:rsid w:val="001E1C3D"/>
    <w:rsid w:val="001E1CE9"/>
    <w:rsid w:val="001E56CE"/>
    <w:rsid w:val="001E6B49"/>
    <w:rsid w:val="001F00AF"/>
    <w:rsid w:val="001F05CA"/>
    <w:rsid w:val="001F7C41"/>
    <w:rsid w:val="00200690"/>
    <w:rsid w:val="002006A6"/>
    <w:rsid w:val="00201D5F"/>
    <w:rsid w:val="002023D7"/>
    <w:rsid w:val="002025DF"/>
    <w:rsid w:val="00203262"/>
    <w:rsid w:val="00203C71"/>
    <w:rsid w:val="00207EFD"/>
    <w:rsid w:val="00221221"/>
    <w:rsid w:val="0022249F"/>
    <w:rsid w:val="0022449F"/>
    <w:rsid w:val="00225EE1"/>
    <w:rsid w:val="0023236E"/>
    <w:rsid w:val="00232E47"/>
    <w:rsid w:val="002348E7"/>
    <w:rsid w:val="00236AF5"/>
    <w:rsid w:val="00236F28"/>
    <w:rsid w:val="0024510C"/>
    <w:rsid w:val="00246F1D"/>
    <w:rsid w:val="00247521"/>
    <w:rsid w:val="002476AF"/>
    <w:rsid w:val="00250A23"/>
    <w:rsid w:val="00252C6C"/>
    <w:rsid w:val="00253E2D"/>
    <w:rsid w:val="00254940"/>
    <w:rsid w:val="00254D60"/>
    <w:rsid w:val="00257847"/>
    <w:rsid w:val="0025784B"/>
    <w:rsid w:val="0026024E"/>
    <w:rsid w:val="00260D3D"/>
    <w:rsid w:val="00260FB4"/>
    <w:rsid w:val="002610D4"/>
    <w:rsid w:val="0026137A"/>
    <w:rsid w:val="00263439"/>
    <w:rsid w:val="002646E2"/>
    <w:rsid w:val="00265E34"/>
    <w:rsid w:val="0027295B"/>
    <w:rsid w:val="00272C1F"/>
    <w:rsid w:val="00272E67"/>
    <w:rsid w:val="0027415D"/>
    <w:rsid w:val="00274C5C"/>
    <w:rsid w:val="00277A60"/>
    <w:rsid w:val="0028073D"/>
    <w:rsid w:val="00282A48"/>
    <w:rsid w:val="00285096"/>
    <w:rsid w:val="00292970"/>
    <w:rsid w:val="00296F5B"/>
    <w:rsid w:val="002A29CB"/>
    <w:rsid w:val="002A3756"/>
    <w:rsid w:val="002A50F7"/>
    <w:rsid w:val="002A6CB0"/>
    <w:rsid w:val="002B5A80"/>
    <w:rsid w:val="002B7118"/>
    <w:rsid w:val="002B71E0"/>
    <w:rsid w:val="002C1A26"/>
    <w:rsid w:val="002C1D31"/>
    <w:rsid w:val="002C4F11"/>
    <w:rsid w:val="002D2681"/>
    <w:rsid w:val="002D3A68"/>
    <w:rsid w:val="002E0FD7"/>
    <w:rsid w:val="002E1AEB"/>
    <w:rsid w:val="002E26E0"/>
    <w:rsid w:val="002E55F4"/>
    <w:rsid w:val="002E5649"/>
    <w:rsid w:val="002E7930"/>
    <w:rsid w:val="002F0FDD"/>
    <w:rsid w:val="002F4816"/>
    <w:rsid w:val="002F590C"/>
    <w:rsid w:val="002F74C9"/>
    <w:rsid w:val="00303262"/>
    <w:rsid w:val="00303DD4"/>
    <w:rsid w:val="00306BF3"/>
    <w:rsid w:val="00307DCB"/>
    <w:rsid w:val="00310001"/>
    <w:rsid w:val="0031049E"/>
    <w:rsid w:val="00312E70"/>
    <w:rsid w:val="003137AB"/>
    <w:rsid w:val="003201F1"/>
    <w:rsid w:val="00320642"/>
    <w:rsid w:val="00320B6A"/>
    <w:rsid w:val="003211C3"/>
    <w:rsid w:val="00321814"/>
    <w:rsid w:val="00322071"/>
    <w:rsid w:val="003224B4"/>
    <w:rsid w:val="003225DC"/>
    <w:rsid w:val="00322684"/>
    <w:rsid w:val="003243D6"/>
    <w:rsid w:val="00325C02"/>
    <w:rsid w:val="00330354"/>
    <w:rsid w:val="0033072E"/>
    <w:rsid w:val="00330B5E"/>
    <w:rsid w:val="00330BCC"/>
    <w:rsid w:val="00331BEA"/>
    <w:rsid w:val="00334EC5"/>
    <w:rsid w:val="00335E03"/>
    <w:rsid w:val="003362D7"/>
    <w:rsid w:val="003364C8"/>
    <w:rsid w:val="00343494"/>
    <w:rsid w:val="00343C24"/>
    <w:rsid w:val="00344B0E"/>
    <w:rsid w:val="00345775"/>
    <w:rsid w:val="00345F56"/>
    <w:rsid w:val="003467C6"/>
    <w:rsid w:val="0035120C"/>
    <w:rsid w:val="00353204"/>
    <w:rsid w:val="00357066"/>
    <w:rsid w:val="00357C7E"/>
    <w:rsid w:val="00360920"/>
    <w:rsid w:val="003611EE"/>
    <w:rsid w:val="00362584"/>
    <w:rsid w:val="003625A6"/>
    <w:rsid w:val="00363480"/>
    <w:rsid w:val="00365174"/>
    <w:rsid w:val="003657E9"/>
    <w:rsid w:val="00371856"/>
    <w:rsid w:val="003746E3"/>
    <w:rsid w:val="00376ABD"/>
    <w:rsid w:val="00380EA1"/>
    <w:rsid w:val="003813CB"/>
    <w:rsid w:val="00382BA2"/>
    <w:rsid w:val="00384FA7"/>
    <w:rsid w:val="00387E01"/>
    <w:rsid w:val="0039094D"/>
    <w:rsid w:val="003924E9"/>
    <w:rsid w:val="00394E1E"/>
    <w:rsid w:val="003965D9"/>
    <w:rsid w:val="00396776"/>
    <w:rsid w:val="003A130E"/>
    <w:rsid w:val="003A275D"/>
    <w:rsid w:val="003A4D74"/>
    <w:rsid w:val="003A5204"/>
    <w:rsid w:val="003A56ED"/>
    <w:rsid w:val="003B1FCE"/>
    <w:rsid w:val="003B26EE"/>
    <w:rsid w:val="003B4692"/>
    <w:rsid w:val="003B4696"/>
    <w:rsid w:val="003C1598"/>
    <w:rsid w:val="003C4ACC"/>
    <w:rsid w:val="003C59D9"/>
    <w:rsid w:val="003C7E62"/>
    <w:rsid w:val="003D2885"/>
    <w:rsid w:val="003D756D"/>
    <w:rsid w:val="003D75AA"/>
    <w:rsid w:val="003D79C5"/>
    <w:rsid w:val="003D79EE"/>
    <w:rsid w:val="003E1388"/>
    <w:rsid w:val="003E4223"/>
    <w:rsid w:val="003E6311"/>
    <w:rsid w:val="003E7C5F"/>
    <w:rsid w:val="003F3C19"/>
    <w:rsid w:val="003F558D"/>
    <w:rsid w:val="003F6516"/>
    <w:rsid w:val="0040054F"/>
    <w:rsid w:val="00405C85"/>
    <w:rsid w:val="00406323"/>
    <w:rsid w:val="004064A4"/>
    <w:rsid w:val="00406DB0"/>
    <w:rsid w:val="00411F34"/>
    <w:rsid w:val="00412521"/>
    <w:rsid w:val="00412CFC"/>
    <w:rsid w:val="00413D6A"/>
    <w:rsid w:val="004140C0"/>
    <w:rsid w:val="00415133"/>
    <w:rsid w:val="00415741"/>
    <w:rsid w:val="00417323"/>
    <w:rsid w:val="00417A9C"/>
    <w:rsid w:val="00420A5F"/>
    <w:rsid w:val="00422826"/>
    <w:rsid w:val="00423782"/>
    <w:rsid w:val="00423806"/>
    <w:rsid w:val="00423AC1"/>
    <w:rsid w:val="00426DDD"/>
    <w:rsid w:val="00433D6B"/>
    <w:rsid w:val="00436BD9"/>
    <w:rsid w:val="00437AA4"/>
    <w:rsid w:val="004417E7"/>
    <w:rsid w:val="00442AAE"/>
    <w:rsid w:val="00442B2D"/>
    <w:rsid w:val="0044384B"/>
    <w:rsid w:val="0045088C"/>
    <w:rsid w:val="00454EB2"/>
    <w:rsid w:val="00455E3B"/>
    <w:rsid w:val="00462F8D"/>
    <w:rsid w:val="00463BE5"/>
    <w:rsid w:val="00465CB2"/>
    <w:rsid w:val="00466919"/>
    <w:rsid w:val="0046775D"/>
    <w:rsid w:val="004709D4"/>
    <w:rsid w:val="00473C26"/>
    <w:rsid w:val="0047411D"/>
    <w:rsid w:val="004752D5"/>
    <w:rsid w:val="00480BF1"/>
    <w:rsid w:val="004863F0"/>
    <w:rsid w:val="00486C51"/>
    <w:rsid w:val="00493E0E"/>
    <w:rsid w:val="004955E0"/>
    <w:rsid w:val="00495922"/>
    <w:rsid w:val="004963A9"/>
    <w:rsid w:val="00497695"/>
    <w:rsid w:val="004976F8"/>
    <w:rsid w:val="004A230A"/>
    <w:rsid w:val="004A5D61"/>
    <w:rsid w:val="004A606F"/>
    <w:rsid w:val="004A6273"/>
    <w:rsid w:val="004B0125"/>
    <w:rsid w:val="004B19FE"/>
    <w:rsid w:val="004B3A47"/>
    <w:rsid w:val="004B7492"/>
    <w:rsid w:val="004C0222"/>
    <w:rsid w:val="004C06C2"/>
    <w:rsid w:val="004C36A0"/>
    <w:rsid w:val="004C629B"/>
    <w:rsid w:val="004C66E5"/>
    <w:rsid w:val="004C6B57"/>
    <w:rsid w:val="004D4671"/>
    <w:rsid w:val="004D507F"/>
    <w:rsid w:val="004D5C1B"/>
    <w:rsid w:val="004D63C3"/>
    <w:rsid w:val="004E1BDF"/>
    <w:rsid w:val="004E1D31"/>
    <w:rsid w:val="004E20C6"/>
    <w:rsid w:val="004E25D2"/>
    <w:rsid w:val="004E2FA4"/>
    <w:rsid w:val="004E2FDD"/>
    <w:rsid w:val="004E60E0"/>
    <w:rsid w:val="004F3D62"/>
    <w:rsid w:val="004F5221"/>
    <w:rsid w:val="004F71DF"/>
    <w:rsid w:val="00503176"/>
    <w:rsid w:val="00506C50"/>
    <w:rsid w:val="005113DE"/>
    <w:rsid w:val="005122F9"/>
    <w:rsid w:val="005137A5"/>
    <w:rsid w:val="00513B44"/>
    <w:rsid w:val="005143D8"/>
    <w:rsid w:val="00516A08"/>
    <w:rsid w:val="00516CBB"/>
    <w:rsid w:val="00520BF4"/>
    <w:rsid w:val="0052120B"/>
    <w:rsid w:val="00532494"/>
    <w:rsid w:val="0054021B"/>
    <w:rsid w:val="00540403"/>
    <w:rsid w:val="00541C0A"/>
    <w:rsid w:val="005432E6"/>
    <w:rsid w:val="0054540F"/>
    <w:rsid w:val="005456EE"/>
    <w:rsid w:val="00545DC0"/>
    <w:rsid w:val="00547788"/>
    <w:rsid w:val="00550710"/>
    <w:rsid w:val="005515E6"/>
    <w:rsid w:val="00551F69"/>
    <w:rsid w:val="00552A3B"/>
    <w:rsid w:val="0055377C"/>
    <w:rsid w:val="005562F9"/>
    <w:rsid w:val="005579B1"/>
    <w:rsid w:val="00557EF6"/>
    <w:rsid w:val="00560B5A"/>
    <w:rsid w:val="005629E9"/>
    <w:rsid w:val="00562D1A"/>
    <w:rsid w:val="00567C4A"/>
    <w:rsid w:val="00570FEF"/>
    <w:rsid w:val="00571105"/>
    <w:rsid w:val="00574927"/>
    <w:rsid w:val="005760CB"/>
    <w:rsid w:val="005768B7"/>
    <w:rsid w:val="00577706"/>
    <w:rsid w:val="00584684"/>
    <w:rsid w:val="00585723"/>
    <w:rsid w:val="0058588A"/>
    <w:rsid w:val="0058624F"/>
    <w:rsid w:val="005872CF"/>
    <w:rsid w:val="00592CE8"/>
    <w:rsid w:val="00595504"/>
    <w:rsid w:val="00595DAC"/>
    <w:rsid w:val="005A095A"/>
    <w:rsid w:val="005A2B0F"/>
    <w:rsid w:val="005A5DB0"/>
    <w:rsid w:val="005A6A57"/>
    <w:rsid w:val="005A6F34"/>
    <w:rsid w:val="005A749B"/>
    <w:rsid w:val="005B2DFB"/>
    <w:rsid w:val="005B3348"/>
    <w:rsid w:val="005B42B2"/>
    <w:rsid w:val="005B5C1C"/>
    <w:rsid w:val="005B66FC"/>
    <w:rsid w:val="005C0AC4"/>
    <w:rsid w:val="005C123E"/>
    <w:rsid w:val="005C5B28"/>
    <w:rsid w:val="005C68B4"/>
    <w:rsid w:val="005D126F"/>
    <w:rsid w:val="005D2616"/>
    <w:rsid w:val="005D55C9"/>
    <w:rsid w:val="005D69CE"/>
    <w:rsid w:val="005D6D67"/>
    <w:rsid w:val="005D736C"/>
    <w:rsid w:val="005E18DF"/>
    <w:rsid w:val="005E3788"/>
    <w:rsid w:val="005E3E8E"/>
    <w:rsid w:val="005E5075"/>
    <w:rsid w:val="005E77CE"/>
    <w:rsid w:val="005F2072"/>
    <w:rsid w:val="005F3079"/>
    <w:rsid w:val="005F3BFF"/>
    <w:rsid w:val="005F6632"/>
    <w:rsid w:val="005F6769"/>
    <w:rsid w:val="00600A56"/>
    <w:rsid w:val="00603C85"/>
    <w:rsid w:val="00604A35"/>
    <w:rsid w:val="00610E72"/>
    <w:rsid w:val="00613B67"/>
    <w:rsid w:val="0061717A"/>
    <w:rsid w:val="00617528"/>
    <w:rsid w:val="006220B4"/>
    <w:rsid w:val="00623F42"/>
    <w:rsid w:val="006241BB"/>
    <w:rsid w:val="00626A13"/>
    <w:rsid w:val="006270F0"/>
    <w:rsid w:val="00630E25"/>
    <w:rsid w:val="00631E90"/>
    <w:rsid w:val="00635B81"/>
    <w:rsid w:val="006371DD"/>
    <w:rsid w:val="0063740F"/>
    <w:rsid w:val="00643E89"/>
    <w:rsid w:val="00645450"/>
    <w:rsid w:val="006456A3"/>
    <w:rsid w:val="006512FF"/>
    <w:rsid w:val="006514DF"/>
    <w:rsid w:val="00653FFD"/>
    <w:rsid w:val="00654122"/>
    <w:rsid w:val="00662648"/>
    <w:rsid w:val="0066300E"/>
    <w:rsid w:val="00663FD7"/>
    <w:rsid w:val="00664402"/>
    <w:rsid w:val="0066594A"/>
    <w:rsid w:val="00666D03"/>
    <w:rsid w:val="00666FF0"/>
    <w:rsid w:val="00670917"/>
    <w:rsid w:val="00671037"/>
    <w:rsid w:val="00672959"/>
    <w:rsid w:val="00673116"/>
    <w:rsid w:val="00681930"/>
    <w:rsid w:val="00683013"/>
    <w:rsid w:val="00684BCA"/>
    <w:rsid w:val="006858E4"/>
    <w:rsid w:val="006862E3"/>
    <w:rsid w:val="0068651F"/>
    <w:rsid w:val="006865CE"/>
    <w:rsid w:val="006872D2"/>
    <w:rsid w:val="0069319A"/>
    <w:rsid w:val="006940E1"/>
    <w:rsid w:val="00695C66"/>
    <w:rsid w:val="006A1D80"/>
    <w:rsid w:val="006A2DAD"/>
    <w:rsid w:val="006A574D"/>
    <w:rsid w:val="006A633D"/>
    <w:rsid w:val="006A63AD"/>
    <w:rsid w:val="006A78DB"/>
    <w:rsid w:val="006A7E2A"/>
    <w:rsid w:val="006B1C0B"/>
    <w:rsid w:val="006B4E61"/>
    <w:rsid w:val="006B5AEE"/>
    <w:rsid w:val="006B7F81"/>
    <w:rsid w:val="006C4CF9"/>
    <w:rsid w:val="006C7BA9"/>
    <w:rsid w:val="006D0D8C"/>
    <w:rsid w:val="006D2AD6"/>
    <w:rsid w:val="006E1190"/>
    <w:rsid w:val="006E13AB"/>
    <w:rsid w:val="006E1BED"/>
    <w:rsid w:val="006E2110"/>
    <w:rsid w:val="006F1963"/>
    <w:rsid w:val="006F430A"/>
    <w:rsid w:val="007013BB"/>
    <w:rsid w:val="007057F0"/>
    <w:rsid w:val="00705B46"/>
    <w:rsid w:val="007100D3"/>
    <w:rsid w:val="007113F8"/>
    <w:rsid w:val="00713804"/>
    <w:rsid w:val="007140A9"/>
    <w:rsid w:val="00717E28"/>
    <w:rsid w:val="0072123B"/>
    <w:rsid w:val="00721D98"/>
    <w:rsid w:val="00722DF3"/>
    <w:rsid w:val="0072307E"/>
    <w:rsid w:val="007267F9"/>
    <w:rsid w:val="00726EDD"/>
    <w:rsid w:val="00731CDB"/>
    <w:rsid w:val="00735687"/>
    <w:rsid w:val="0073655B"/>
    <w:rsid w:val="007377C1"/>
    <w:rsid w:val="00741F92"/>
    <w:rsid w:val="007421DE"/>
    <w:rsid w:val="00742475"/>
    <w:rsid w:val="007445EC"/>
    <w:rsid w:val="00751E52"/>
    <w:rsid w:val="00752B07"/>
    <w:rsid w:val="0075544E"/>
    <w:rsid w:val="00765CFF"/>
    <w:rsid w:val="007664D9"/>
    <w:rsid w:val="0077117C"/>
    <w:rsid w:val="00771F68"/>
    <w:rsid w:val="0077408A"/>
    <w:rsid w:val="00777AA8"/>
    <w:rsid w:val="00782366"/>
    <w:rsid w:val="00783D39"/>
    <w:rsid w:val="00784817"/>
    <w:rsid w:val="00784D2E"/>
    <w:rsid w:val="0078578B"/>
    <w:rsid w:val="00790C55"/>
    <w:rsid w:val="00792465"/>
    <w:rsid w:val="007936B9"/>
    <w:rsid w:val="00794C71"/>
    <w:rsid w:val="00795431"/>
    <w:rsid w:val="007965F6"/>
    <w:rsid w:val="007A1626"/>
    <w:rsid w:val="007A65A2"/>
    <w:rsid w:val="007A765F"/>
    <w:rsid w:val="007B0AED"/>
    <w:rsid w:val="007B22C2"/>
    <w:rsid w:val="007B5459"/>
    <w:rsid w:val="007B6B5F"/>
    <w:rsid w:val="007C0FA8"/>
    <w:rsid w:val="007C4237"/>
    <w:rsid w:val="007C5101"/>
    <w:rsid w:val="007C5ADF"/>
    <w:rsid w:val="007C6C54"/>
    <w:rsid w:val="007D2408"/>
    <w:rsid w:val="007D2B07"/>
    <w:rsid w:val="007D3E5E"/>
    <w:rsid w:val="007D5190"/>
    <w:rsid w:val="007D6AB5"/>
    <w:rsid w:val="007E03B6"/>
    <w:rsid w:val="007E05E4"/>
    <w:rsid w:val="007E1AC5"/>
    <w:rsid w:val="007E2339"/>
    <w:rsid w:val="007E2CEE"/>
    <w:rsid w:val="007E3690"/>
    <w:rsid w:val="007E3841"/>
    <w:rsid w:val="007E3C79"/>
    <w:rsid w:val="007E6857"/>
    <w:rsid w:val="007F10B1"/>
    <w:rsid w:val="007F25E5"/>
    <w:rsid w:val="007F4A93"/>
    <w:rsid w:val="007F73C2"/>
    <w:rsid w:val="00801034"/>
    <w:rsid w:val="00804134"/>
    <w:rsid w:val="00804B8C"/>
    <w:rsid w:val="008076F3"/>
    <w:rsid w:val="0081013E"/>
    <w:rsid w:val="00810F48"/>
    <w:rsid w:val="00810F93"/>
    <w:rsid w:val="008174C6"/>
    <w:rsid w:val="008175BC"/>
    <w:rsid w:val="0081797A"/>
    <w:rsid w:val="008207BC"/>
    <w:rsid w:val="00820B35"/>
    <w:rsid w:val="00822449"/>
    <w:rsid w:val="00823D4D"/>
    <w:rsid w:val="00823F7E"/>
    <w:rsid w:val="00825955"/>
    <w:rsid w:val="008306EC"/>
    <w:rsid w:val="0083333E"/>
    <w:rsid w:val="008342E4"/>
    <w:rsid w:val="00834A32"/>
    <w:rsid w:val="008351DE"/>
    <w:rsid w:val="00837258"/>
    <w:rsid w:val="00840501"/>
    <w:rsid w:val="00843217"/>
    <w:rsid w:val="00844371"/>
    <w:rsid w:val="0084716F"/>
    <w:rsid w:val="00847676"/>
    <w:rsid w:val="00850A9E"/>
    <w:rsid w:val="00850E50"/>
    <w:rsid w:val="00851783"/>
    <w:rsid w:val="00851839"/>
    <w:rsid w:val="00852D6A"/>
    <w:rsid w:val="00854704"/>
    <w:rsid w:val="00854779"/>
    <w:rsid w:val="00855F0C"/>
    <w:rsid w:val="00856A3B"/>
    <w:rsid w:val="00856DD1"/>
    <w:rsid w:val="008576AC"/>
    <w:rsid w:val="00860B62"/>
    <w:rsid w:val="00861C61"/>
    <w:rsid w:val="008648EC"/>
    <w:rsid w:val="00865555"/>
    <w:rsid w:val="00866BEF"/>
    <w:rsid w:val="00867428"/>
    <w:rsid w:val="00867B7C"/>
    <w:rsid w:val="00877B11"/>
    <w:rsid w:val="00877CE8"/>
    <w:rsid w:val="0088091F"/>
    <w:rsid w:val="00881CBE"/>
    <w:rsid w:val="008823BC"/>
    <w:rsid w:val="00882E92"/>
    <w:rsid w:val="0088450C"/>
    <w:rsid w:val="00884E02"/>
    <w:rsid w:val="008855B8"/>
    <w:rsid w:val="00886887"/>
    <w:rsid w:val="00886F6B"/>
    <w:rsid w:val="00887040"/>
    <w:rsid w:val="0088730B"/>
    <w:rsid w:val="00887B74"/>
    <w:rsid w:val="00894C2E"/>
    <w:rsid w:val="0089656C"/>
    <w:rsid w:val="008A00D1"/>
    <w:rsid w:val="008A0FB7"/>
    <w:rsid w:val="008A1758"/>
    <w:rsid w:val="008A1935"/>
    <w:rsid w:val="008A3171"/>
    <w:rsid w:val="008A3414"/>
    <w:rsid w:val="008A51F3"/>
    <w:rsid w:val="008A5A7D"/>
    <w:rsid w:val="008B13B0"/>
    <w:rsid w:val="008B2EB4"/>
    <w:rsid w:val="008B4586"/>
    <w:rsid w:val="008B479F"/>
    <w:rsid w:val="008B783F"/>
    <w:rsid w:val="008B7EB7"/>
    <w:rsid w:val="008C2BD2"/>
    <w:rsid w:val="008C6B05"/>
    <w:rsid w:val="008C74AF"/>
    <w:rsid w:val="008D243A"/>
    <w:rsid w:val="008D349B"/>
    <w:rsid w:val="008D7BAE"/>
    <w:rsid w:val="008E2427"/>
    <w:rsid w:val="008E27CA"/>
    <w:rsid w:val="008E36ED"/>
    <w:rsid w:val="008E4B85"/>
    <w:rsid w:val="008E75AE"/>
    <w:rsid w:val="008F1106"/>
    <w:rsid w:val="008F35FA"/>
    <w:rsid w:val="008F3BF3"/>
    <w:rsid w:val="008F404B"/>
    <w:rsid w:val="008F4153"/>
    <w:rsid w:val="008F5EDF"/>
    <w:rsid w:val="00904554"/>
    <w:rsid w:val="0090564A"/>
    <w:rsid w:val="009065F1"/>
    <w:rsid w:val="00906F03"/>
    <w:rsid w:val="00910A99"/>
    <w:rsid w:val="00911143"/>
    <w:rsid w:val="00912214"/>
    <w:rsid w:val="0091592A"/>
    <w:rsid w:val="009163A9"/>
    <w:rsid w:val="00920883"/>
    <w:rsid w:val="00922B1C"/>
    <w:rsid w:val="0092655E"/>
    <w:rsid w:val="009329D5"/>
    <w:rsid w:val="00932E64"/>
    <w:rsid w:val="00933284"/>
    <w:rsid w:val="0093498A"/>
    <w:rsid w:val="00934F4A"/>
    <w:rsid w:val="00935265"/>
    <w:rsid w:val="00935A89"/>
    <w:rsid w:val="00944552"/>
    <w:rsid w:val="00951724"/>
    <w:rsid w:val="0095322B"/>
    <w:rsid w:val="00954257"/>
    <w:rsid w:val="009547F3"/>
    <w:rsid w:val="009570B2"/>
    <w:rsid w:val="009610D8"/>
    <w:rsid w:val="00961A0D"/>
    <w:rsid w:val="0096273D"/>
    <w:rsid w:val="0096739E"/>
    <w:rsid w:val="00970832"/>
    <w:rsid w:val="00980222"/>
    <w:rsid w:val="00981B66"/>
    <w:rsid w:val="009835DB"/>
    <w:rsid w:val="00983DD7"/>
    <w:rsid w:val="00985742"/>
    <w:rsid w:val="00986B55"/>
    <w:rsid w:val="00990134"/>
    <w:rsid w:val="00990496"/>
    <w:rsid w:val="00995A89"/>
    <w:rsid w:val="00997F2A"/>
    <w:rsid w:val="009A266B"/>
    <w:rsid w:val="009A32E9"/>
    <w:rsid w:val="009A3698"/>
    <w:rsid w:val="009A3C75"/>
    <w:rsid w:val="009A48BB"/>
    <w:rsid w:val="009B201E"/>
    <w:rsid w:val="009B2691"/>
    <w:rsid w:val="009B5B04"/>
    <w:rsid w:val="009C046D"/>
    <w:rsid w:val="009C6348"/>
    <w:rsid w:val="009C636C"/>
    <w:rsid w:val="009C6A2B"/>
    <w:rsid w:val="009D4710"/>
    <w:rsid w:val="009D79B6"/>
    <w:rsid w:val="009E0C01"/>
    <w:rsid w:val="009E1741"/>
    <w:rsid w:val="009E4AAB"/>
    <w:rsid w:val="009E5770"/>
    <w:rsid w:val="009E6D9D"/>
    <w:rsid w:val="009E71F1"/>
    <w:rsid w:val="009F27B7"/>
    <w:rsid w:val="009F409E"/>
    <w:rsid w:val="009F5D63"/>
    <w:rsid w:val="00A03D39"/>
    <w:rsid w:val="00A0485C"/>
    <w:rsid w:val="00A06363"/>
    <w:rsid w:val="00A0655E"/>
    <w:rsid w:val="00A07D06"/>
    <w:rsid w:val="00A105AE"/>
    <w:rsid w:val="00A113A1"/>
    <w:rsid w:val="00A1302C"/>
    <w:rsid w:val="00A156EA"/>
    <w:rsid w:val="00A20308"/>
    <w:rsid w:val="00A24722"/>
    <w:rsid w:val="00A261A7"/>
    <w:rsid w:val="00A262B6"/>
    <w:rsid w:val="00A30994"/>
    <w:rsid w:val="00A32F0B"/>
    <w:rsid w:val="00A33FA6"/>
    <w:rsid w:val="00A37737"/>
    <w:rsid w:val="00A40167"/>
    <w:rsid w:val="00A40725"/>
    <w:rsid w:val="00A4076E"/>
    <w:rsid w:val="00A41C58"/>
    <w:rsid w:val="00A41D06"/>
    <w:rsid w:val="00A44877"/>
    <w:rsid w:val="00A44BFA"/>
    <w:rsid w:val="00A5345D"/>
    <w:rsid w:val="00A615E2"/>
    <w:rsid w:val="00A61F6F"/>
    <w:rsid w:val="00A64704"/>
    <w:rsid w:val="00A72136"/>
    <w:rsid w:val="00A731D3"/>
    <w:rsid w:val="00A7675D"/>
    <w:rsid w:val="00A77B3A"/>
    <w:rsid w:val="00A77EC8"/>
    <w:rsid w:val="00A82648"/>
    <w:rsid w:val="00A831A8"/>
    <w:rsid w:val="00A83977"/>
    <w:rsid w:val="00A83BF1"/>
    <w:rsid w:val="00A90206"/>
    <w:rsid w:val="00A91B4B"/>
    <w:rsid w:val="00A91EF7"/>
    <w:rsid w:val="00A936D3"/>
    <w:rsid w:val="00A9495B"/>
    <w:rsid w:val="00A94ECF"/>
    <w:rsid w:val="00A952EF"/>
    <w:rsid w:val="00AA0CDE"/>
    <w:rsid w:val="00AA1696"/>
    <w:rsid w:val="00AA3E3B"/>
    <w:rsid w:val="00AA47D1"/>
    <w:rsid w:val="00AB006D"/>
    <w:rsid w:val="00AB1833"/>
    <w:rsid w:val="00AB1C7B"/>
    <w:rsid w:val="00AB3396"/>
    <w:rsid w:val="00AB419F"/>
    <w:rsid w:val="00AB4F31"/>
    <w:rsid w:val="00AC0413"/>
    <w:rsid w:val="00AC13FB"/>
    <w:rsid w:val="00AC3325"/>
    <w:rsid w:val="00AC34D1"/>
    <w:rsid w:val="00AC6890"/>
    <w:rsid w:val="00AD2CAA"/>
    <w:rsid w:val="00AD2F6E"/>
    <w:rsid w:val="00AD582D"/>
    <w:rsid w:val="00AE0F96"/>
    <w:rsid w:val="00AE21E3"/>
    <w:rsid w:val="00AE3E0E"/>
    <w:rsid w:val="00AE4081"/>
    <w:rsid w:val="00AE4E92"/>
    <w:rsid w:val="00AE4EFD"/>
    <w:rsid w:val="00AE53EF"/>
    <w:rsid w:val="00AE645A"/>
    <w:rsid w:val="00AE651F"/>
    <w:rsid w:val="00AF0D9A"/>
    <w:rsid w:val="00AF3152"/>
    <w:rsid w:val="00AF32EC"/>
    <w:rsid w:val="00AF35D8"/>
    <w:rsid w:val="00AF3DE0"/>
    <w:rsid w:val="00AF422F"/>
    <w:rsid w:val="00B01325"/>
    <w:rsid w:val="00B023BD"/>
    <w:rsid w:val="00B027E3"/>
    <w:rsid w:val="00B04BBD"/>
    <w:rsid w:val="00B0512E"/>
    <w:rsid w:val="00B05C38"/>
    <w:rsid w:val="00B0786E"/>
    <w:rsid w:val="00B10471"/>
    <w:rsid w:val="00B10E53"/>
    <w:rsid w:val="00B10E98"/>
    <w:rsid w:val="00B13450"/>
    <w:rsid w:val="00B136D4"/>
    <w:rsid w:val="00B16150"/>
    <w:rsid w:val="00B16C3B"/>
    <w:rsid w:val="00B20E76"/>
    <w:rsid w:val="00B23765"/>
    <w:rsid w:val="00B2595F"/>
    <w:rsid w:val="00B31DA2"/>
    <w:rsid w:val="00B33782"/>
    <w:rsid w:val="00B36009"/>
    <w:rsid w:val="00B36B67"/>
    <w:rsid w:val="00B36EE8"/>
    <w:rsid w:val="00B3737D"/>
    <w:rsid w:val="00B41CD2"/>
    <w:rsid w:val="00B42C6F"/>
    <w:rsid w:val="00B42E4D"/>
    <w:rsid w:val="00B434F7"/>
    <w:rsid w:val="00B44659"/>
    <w:rsid w:val="00B47523"/>
    <w:rsid w:val="00B52F53"/>
    <w:rsid w:val="00B552A4"/>
    <w:rsid w:val="00B563FA"/>
    <w:rsid w:val="00B624EB"/>
    <w:rsid w:val="00B62CCA"/>
    <w:rsid w:val="00B63E65"/>
    <w:rsid w:val="00B643F4"/>
    <w:rsid w:val="00B64EC3"/>
    <w:rsid w:val="00B6502A"/>
    <w:rsid w:val="00B65EB0"/>
    <w:rsid w:val="00B70F32"/>
    <w:rsid w:val="00B715A0"/>
    <w:rsid w:val="00B773B7"/>
    <w:rsid w:val="00B77FEE"/>
    <w:rsid w:val="00B82186"/>
    <w:rsid w:val="00B82AF4"/>
    <w:rsid w:val="00B843DF"/>
    <w:rsid w:val="00B84FBF"/>
    <w:rsid w:val="00B855F6"/>
    <w:rsid w:val="00B90C5A"/>
    <w:rsid w:val="00B90D59"/>
    <w:rsid w:val="00B90F61"/>
    <w:rsid w:val="00B93650"/>
    <w:rsid w:val="00B955C9"/>
    <w:rsid w:val="00B95D31"/>
    <w:rsid w:val="00B9745E"/>
    <w:rsid w:val="00BA363C"/>
    <w:rsid w:val="00BA3F1A"/>
    <w:rsid w:val="00BA7F78"/>
    <w:rsid w:val="00BB32EA"/>
    <w:rsid w:val="00BB3E57"/>
    <w:rsid w:val="00BB44F4"/>
    <w:rsid w:val="00BB49AE"/>
    <w:rsid w:val="00BB58B0"/>
    <w:rsid w:val="00BC17F4"/>
    <w:rsid w:val="00BC31DF"/>
    <w:rsid w:val="00BC328B"/>
    <w:rsid w:val="00BC47E8"/>
    <w:rsid w:val="00BD232A"/>
    <w:rsid w:val="00BD2FA7"/>
    <w:rsid w:val="00BD5C70"/>
    <w:rsid w:val="00BD6FE1"/>
    <w:rsid w:val="00BE1B7B"/>
    <w:rsid w:val="00BE244D"/>
    <w:rsid w:val="00BE387E"/>
    <w:rsid w:val="00BF1DBC"/>
    <w:rsid w:val="00BF4A24"/>
    <w:rsid w:val="00BF714C"/>
    <w:rsid w:val="00BF79E3"/>
    <w:rsid w:val="00C02776"/>
    <w:rsid w:val="00C05405"/>
    <w:rsid w:val="00C064E0"/>
    <w:rsid w:val="00C159D8"/>
    <w:rsid w:val="00C16DA2"/>
    <w:rsid w:val="00C17D32"/>
    <w:rsid w:val="00C20F25"/>
    <w:rsid w:val="00C21403"/>
    <w:rsid w:val="00C220DF"/>
    <w:rsid w:val="00C307F2"/>
    <w:rsid w:val="00C32374"/>
    <w:rsid w:val="00C43E03"/>
    <w:rsid w:val="00C47955"/>
    <w:rsid w:val="00C50647"/>
    <w:rsid w:val="00C50AED"/>
    <w:rsid w:val="00C51C67"/>
    <w:rsid w:val="00C51EBB"/>
    <w:rsid w:val="00C52886"/>
    <w:rsid w:val="00C55AB2"/>
    <w:rsid w:val="00C55B3A"/>
    <w:rsid w:val="00C56B54"/>
    <w:rsid w:val="00C606FA"/>
    <w:rsid w:val="00C61080"/>
    <w:rsid w:val="00C610D3"/>
    <w:rsid w:val="00C67F05"/>
    <w:rsid w:val="00C7037F"/>
    <w:rsid w:val="00C70E26"/>
    <w:rsid w:val="00C74EA9"/>
    <w:rsid w:val="00C75E04"/>
    <w:rsid w:val="00C76E2A"/>
    <w:rsid w:val="00C77689"/>
    <w:rsid w:val="00C804C5"/>
    <w:rsid w:val="00C87AC0"/>
    <w:rsid w:val="00C907C0"/>
    <w:rsid w:val="00CA10C0"/>
    <w:rsid w:val="00CB6A8C"/>
    <w:rsid w:val="00CB6AC7"/>
    <w:rsid w:val="00CB71F4"/>
    <w:rsid w:val="00CC047A"/>
    <w:rsid w:val="00CC0C44"/>
    <w:rsid w:val="00CC0F3A"/>
    <w:rsid w:val="00CC3EA2"/>
    <w:rsid w:val="00CC4640"/>
    <w:rsid w:val="00CC5BDD"/>
    <w:rsid w:val="00CC75A3"/>
    <w:rsid w:val="00CC7D3C"/>
    <w:rsid w:val="00CD3231"/>
    <w:rsid w:val="00CD60F1"/>
    <w:rsid w:val="00CD6E52"/>
    <w:rsid w:val="00CD7A6B"/>
    <w:rsid w:val="00CE03A9"/>
    <w:rsid w:val="00CE572B"/>
    <w:rsid w:val="00CE58A9"/>
    <w:rsid w:val="00CE6F95"/>
    <w:rsid w:val="00CF5829"/>
    <w:rsid w:val="00D01333"/>
    <w:rsid w:val="00D01ACB"/>
    <w:rsid w:val="00D01EAF"/>
    <w:rsid w:val="00D01F22"/>
    <w:rsid w:val="00D06E39"/>
    <w:rsid w:val="00D1264B"/>
    <w:rsid w:val="00D17612"/>
    <w:rsid w:val="00D20729"/>
    <w:rsid w:val="00D2105B"/>
    <w:rsid w:val="00D2176F"/>
    <w:rsid w:val="00D22B7E"/>
    <w:rsid w:val="00D257E9"/>
    <w:rsid w:val="00D2796D"/>
    <w:rsid w:val="00D31EF1"/>
    <w:rsid w:val="00D345B7"/>
    <w:rsid w:val="00D408FF"/>
    <w:rsid w:val="00D43FEF"/>
    <w:rsid w:val="00D45483"/>
    <w:rsid w:val="00D46353"/>
    <w:rsid w:val="00D538B6"/>
    <w:rsid w:val="00D5710E"/>
    <w:rsid w:val="00D572EE"/>
    <w:rsid w:val="00D607DB"/>
    <w:rsid w:val="00D60C3E"/>
    <w:rsid w:val="00D6355D"/>
    <w:rsid w:val="00D64F07"/>
    <w:rsid w:val="00D665AE"/>
    <w:rsid w:val="00D76CBA"/>
    <w:rsid w:val="00D8190F"/>
    <w:rsid w:val="00D823DF"/>
    <w:rsid w:val="00D82E3F"/>
    <w:rsid w:val="00D83B8B"/>
    <w:rsid w:val="00D8421C"/>
    <w:rsid w:val="00D8476D"/>
    <w:rsid w:val="00D857F1"/>
    <w:rsid w:val="00D8748E"/>
    <w:rsid w:val="00D908B3"/>
    <w:rsid w:val="00D94009"/>
    <w:rsid w:val="00D953C0"/>
    <w:rsid w:val="00DA08E2"/>
    <w:rsid w:val="00DA1CFB"/>
    <w:rsid w:val="00DA2BAB"/>
    <w:rsid w:val="00DA5D02"/>
    <w:rsid w:val="00DA5FED"/>
    <w:rsid w:val="00DA716C"/>
    <w:rsid w:val="00DB13D7"/>
    <w:rsid w:val="00DB6BEC"/>
    <w:rsid w:val="00DB7F14"/>
    <w:rsid w:val="00DC7013"/>
    <w:rsid w:val="00DD095A"/>
    <w:rsid w:val="00DD16CB"/>
    <w:rsid w:val="00DD4029"/>
    <w:rsid w:val="00DD433C"/>
    <w:rsid w:val="00DE47F5"/>
    <w:rsid w:val="00DE532B"/>
    <w:rsid w:val="00DE5AAB"/>
    <w:rsid w:val="00DE7163"/>
    <w:rsid w:val="00DE7923"/>
    <w:rsid w:val="00DE7F78"/>
    <w:rsid w:val="00DF10CB"/>
    <w:rsid w:val="00DF23FF"/>
    <w:rsid w:val="00DF33F0"/>
    <w:rsid w:val="00DF523B"/>
    <w:rsid w:val="00DF6FAB"/>
    <w:rsid w:val="00E02C1E"/>
    <w:rsid w:val="00E11E95"/>
    <w:rsid w:val="00E161C5"/>
    <w:rsid w:val="00E1626C"/>
    <w:rsid w:val="00E17D41"/>
    <w:rsid w:val="00E17FAC"/>
    <w:rsid w:val="00E20855"/>
    <w:rsid w:val="00E23031"/>
    <w:rsid w:val="00E25B32"/>
    <w:rsid w:val="00E2713E"/>
    <w:rsid w:val="00E27F53"/>
    <w:rsid w:val="00E32723"/>
    <w:rsid w:val="00E33BA6"/>
    <w:rsid w:val="00E346AA"/>
    <w:rsid w:val="00E35ED0"/>
    <w:rsid w:val="00E36DBE"/>
    <w:rsid w:val="00E41815"/>
    <w:rsid w:val="00E41BDA"/>
    <w:rsid w:val="00E435C4"/>
    <w:rsid w:val="00E43676"/>
    <w:rsid w:val="00E43EAF"/>
    <w:rsid w:val="00E44795"/>
    <w:rsid w:val="00E451BD"/>
    <w:rsid w:val="00E460F5"/>
    <w:rsid w:val="00E4620A"/>
    <w:rsid w:val="00E51EAF"/>
    <w:rsid w:val="00E52618"/>
    <w:rsid w:val="00E555DC"/>
    <w:rsid w:val="00E5642A"/>
    <w:rsid w:val="00E56AF2"/>
    <w:rsid w:val="00E60938"/>
    <w:rsid w:val="00E62A04"/>
    <w:rsid w:val="00E71F38"/>
    <w:rsid w:val="00E74AE6"/>
    <w:rsid w:val="00E75665"/>
    <w:rsid w:val="00E75CC2"/>
    <w:rsid w:val="00E81550"/>
    <w:rsid w:val="00E82DC2"/>
    <w:rsid w:val="00E85456"/>
    <w:rsid w:val="00E86158"/>
    <w:rsid w:val="00E87D2C"/>
    <w:rsid w:val="00E95663"/>
    <w:rsid w:val="00EA0F33"/>
    <w:rsid w:val="00EA13DA"/>
    <w:rsid w:val="00EA14E3"/>
    <w:rsid w:val="00EA5C58"/>
    <w:rsid w:val="00EA7A59"/>
    <w:rsid w:val="00EB201E"/>
    <w:rsid w:val="00EB2566"/>
    <w:rsid w:val="00EB43FD"/>
    <w:rsid w:val="00EC18B0"/>
    <w:rsid w:val="00EC3386"/>
    <w:rsid w:val="00EC5FFE"/>
    <w:rsid w:val="00ED0FA2"/>
    <w:rsid w:val="00ED19C9"/>
    <w:rsid w:val="00ED1F9B"/>
    <w:rsid w:val="00ED2A46"/>
    <w:rsid w:val="00ED34AA"/>
    <w:rsid w:val="00ED4C87"/>
    <w:rsid w:val="00ED4D88"/>
    <w:rsid w:val="00ED534A"/>
    <w:rsid w:val="00EE1D80"/>
    <w:rsid w:val="00EE350F"/>
    <w:rsid w:val="00EE3569"/>
    <w:rsid w:val="00EE4CA9"/>
    <w:rsid w:val="00EE51C8"/>
    <w:rsid w:val="00EE55BB"/>
    <w:rsid w:val="00EF13CD"/>
    <w:rsid w:val="00EF3B40"/>
    <w:rsid w:val="00EF76CC"/>
    <w:rsid w:val="00F00652"/>
    <w:rsid w:val="00F016B9"/>
    <w:rsid w:val="00F03093"/>
    <w:rsid w:val="00F0317A"/>
    <w:rsid w:val="00F0484E"/>
    <w:rsid w:val="00F04AB7"/>
    <w:rsid w:val="00F0674E"/>
    <w:rsid w:val="00F078A9"/>
    <w:rsid w:val="00F1799A"/>
    <w:rsid w:val="00F2258D"/>
    <w:rsid w:val="00F3120B"/>
    <w:rsid w:val="00F31B8C"/>
    <w:rsid w:val="00F33479"/>
    <w:rsid w:val="00F351F7"/>
    <w:rsid w:val="00F3793C"/>
    <w:rsid w:val="00F4488C"/>
    <w:rsid w:val="00F44E15"/>
    <w:rsid w:val="00F46957"/>
    <w:rsid w:val="00F46DF0"/>
    <w:rsid w:val="00F47880"/>
    <w:rsid w:val="00F47F06"/>
    <w:rsid w:val="00F50843"/>
    <w:rsid w:val="00F51E92"/>
    <w:rsid w:val="00F52A95"/>
    <w:rsid w:val="00F542CC"/>
    <w:rsid w:val="00F545D5"/>
    <w:rsid w:val="00F56B99"/>
    <w:rsid w:val="00F57C97"/>
    <w:rsid w:val="00F60F32"/>
    <w:rsid w:val="00F64332"/>
    <w:rsid w:val="00F6444A"/>
    <w:rsid w:val="00F648F1"/>
    <w:rsid w:val="00F64B3C"/>
    <w:rsid w:val="00F658E3"/>
    <w:rsid w:val="00F6643A"/>
    <w:rsid w:val="00F6666D"/>
    <w:rsid w:val="00F66CD2"/>
    <w:rsid w:val="00F713C9"/>
    <w:rsid w:val="00F763E8"/>
    <w:rsid w:val="00F774F8"/>
    <w:rsid w:val="00F801A9"/>
    <w:rsid w:val="00F80F2A"/>
    <w:rsid w:val="00F83B44"/>
    <w:rsid w:val="00F92DE7"/>
    <w:rsid w:val="00F93664"/>
    <w:rsid w:val="00F93DAB"/>
    <w:rsid w:val="00F952D6"/>
    <w:rsid w:val="00F97789"/>
    <w:rsid w:val="00FA2A18"/>
    <w:rsid w:val="00FA67DF"/>
    <w:rsid w:val="00FB0743"/>
    <w:rsid w:val="00FB14BF"/>
    <w:rsid w:val="00FB347E"/>
    <w:rsid w:val="00FB4811"/>
    <w:rsid w:val="00FB5925"/>
    <w:rsid w:val="00FC02C4"/>
    <w:rsid w:val="00FC2699"/>
    <w:rsid w:val="00FC4A17"/>
    <w:rsid w:val="00FC5FDD"/>
    <w:rsid w:val="00FD01D5"/>
    <w:rsid w:val="00FD3DD1"/>
    <w:rsid w:val="00FE2D44"/>
    <w:rsid w:val="00FE42F4"/>
    <w:rsid w:val="00FE53FB"/>
    <w:rsid w:val="00FE6BF9"/>
    <w:rsid w:val="00FF0A14"/>
    <w:rsid w:val="00FF1B9D"/>
    <w:rsid w:val="00FF232B"/>
    <w:rsid w:val="00FF2F09"/>
    <w:rsid w:val="00FF38BB"/>
    <w:rsid w:val="00FF4C58"/>
    <w:rsid w:val="00FF596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57345"/>
    <o:shapelayout v:ext="edit">
      <o:idmap v:ext="edit" data="1"/>
    </o:shapelayout>
  </w:shapeDefaults>
  <w:decimalSymbol w:val=","/>
  <w:listSeparator w:val=";"/>
  <w14:docId w14:val="4744DB49"/>
  <w15:chartTrackingRefBased/>
  <w15:docId w15:val="{4715A89F-B878-40D2-BA95-40FD6F9AD4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922B1C"/>
    <w:pPr>
      <w:spacing w:line="360" w:lineRule="auto"/>
      <w:jc w:val="both"/>
    </w:pPr>
    <w:rPr>
      <w:rFonts w:ascii="Arial" w:hAnsi="Arial"/>
      <w:sz w:val="24"/>
    </w:rPr>
  </w:style>
  <w:style w:type="paragraph" w:styleId="berschrift1">
    <w:name w:val="heading 1"/>
    <w:basedOn w:val="Standard"/>
    <w:next w:val="Standard"/>
    <w:link w:val="berschrift1Zchn"/>
    <w:uiPriority w:val="9"/>
    <w:qFormat/>
    <w:rsid w:val="00F47F06"/>
    <w:pPr>
      <w:keepNext/>
      <w:keepLines/>
      <w:numPr>
        <w:numId w:val="7"/>
      </w:numPr>
      <w:spacing w:before="240" w:after="0"/>
      <w:outlineLvl w:val="0"/>
    </w:pPr>
    <w:rPr>
      <w:rFonts w:eastAsiaTheme="majorEastAsia" w:cstheme="majorBidi"/>
      <w:color w:val="000000" w:themeColor="text1"/>
      <w:sz w:val="36"/>
      <w:szCs w:val="32"/>
    </w:rPr>
  </w:style>
  <w:style w:type="paragraph" w:styleId="berschrift2">
    <w:name w:val="heading 2"/>
    <w:basedOn w:val="Standard"/>
    <w:next w:val="Standard"/>
    <w:link w:val="berschrift2Zchn"/>
    <w:uiPriority w:val="9"/>
    <w:unhideWhenUsed/>
    <w:qFormat/>
    <w:rsid w:val="00C56B54"/>
    <w:pPr>
      <w:keepNext/>
      <w:keepLines/>
      <w:numPr>
        <w:ilvl w:val="1"/>
        <w:numId w:val="7"/>
      </w:numPr>
      <w:spacing w:before="240" w:after="0"/>
      <w:ind w:left="578" w:hanging="578"/>
      <w:outlineLvl w:val="1"/>
    </w:pPr>
    <w:rPr>
      <w:rFonts w:eastAsiaTheme="majorEastAsia" w:cstheme="majorBidi"/>
      <w:color w:val="000000" w:themeColor="text1"/>
      <w:sz w:val="32"/>
      <w:szCs w:val="26"/>
    </w:rPr>
  </w:style>
  <w:style w:type="paragraph" w:styleId="berschrift3">
    <w:name w:val="heading 3"/>
    <w:basedOn w:val="Standard"/>
    <w:next w:val="Standard"/>
    <w:link w:val="berschrift3Zchn"/>
    <w:uiPriority w:val="9"/>
    <w:unhideWhenUsed/>
    <w:qFormat/>
    <w:rsid w:val="00112833"/>
    <w:pPr>
      <w:keepNext/>
      <w:keepLines/>
      <w:numPr>
        <w:ilvl w:val="2"/>
        <w:numId w:val="7"/>
      </w:numPr>
      <w:spacing w:before="40" w:after="0"/>
      <w:outlineLvl w:val="2"/>
    </w:pPr>
    <w:rPr>
      <w:rFonts w:eastAsiaTheme="majorEastAsia" w:cstheme="majorBidi"/>
      <w:color w:val="000000" w:themeColor="text1"/>
      <w:sz w:val="28"/>
      <w:szCs w:val="24"/>
    </w:rPr>
  </w:style>
  <w:style w:type="paragraph" w:styleId="berschrift4">
    <w:name w:val="heading 4"/>
    <w:basedOn w:val="Standard"/>
    <w:next w:val="Standard"/>
    <w:link w:val="berschrift4Zchn"/>
    <w:uiPriority w:val="9"/>
    <w:unhideWhenUsed/>
    <w:qFormat/>
    <w:rsid w:val="007A65A2"/>
    <w:pPr>
      <w:keepNext/>
      <w:keepLines/>
      <w:numPr>
        <w:ilvl w:val="3"/>
        <w:numId w:val="7"/>
      </w:numPr>
      <w:spacing w:before="40" w:after="0"/>
      <w:ind w:left="864"/>
      <w:outlineLvl w:val="3"/>
    </w:pPr>
    <w:rPr>
      <w:rFonts w:eastAsiaTheme="majorEastAsia" w:cstheme="majorBidi"/>
      <w:iCs/>
      <w:color w:val="000000" w:themeColor="text1"/>
      <w:sz w:val="28"/>
    </w:rPr>
  </w:style>
  <w:style w:type="paragraph" w:styleId="berschrift5">
    <w:name w:val="heading 5"/>
    <w:basedOn w:val="Standard"/>
    <w:next w:val="Standard"/>
    <w:link w:val="berschrift5Zchn"/>
    <w:uiPriority w:val="9"/>
    <w:semiHidden/>
    <w:unhideWhenUsed/>
    <w:qFormat/>
    <w:rsid w:val="0005066C"/>
    <w:pPr>
      <w:keepNext/>
      <w:keepLines/>
      <w:numPr>
        <w:ilvl w:val="4"/>
        <w:numId w:val="7"/>
      </w:numPr>
      <w:spacing w:before="40" w:after="0"/>
      <w:outlineLvl w:val="4"/>
    </w:pPr>
    <w:rPr>
      <w:rFonts w:asciiTheme="majorHAnsi" w:eastAsiaTheme="majorEastAsia" w:hAnsiTheme="majorHAnsi" w:cstheme="majorBidi"/>
      <w:color w:val="2F5496" w:themeColor="accent1" w:themeShade="BF"/>
    </w:rPr>
  </w:style>
  <w:style w:type="paragraph" w:styleId="berschrift6">
    <w:name w:val="heading 6"/>
    <w:basedOn w:val="Standard"/>
    <w:next w:val="Standard"/>
    <w:link w:val="berschrift6Zchn"/>
    <w:uiPriority w:val="9"/>
    <w:semiHidden/>
    <w:unhideWhenUsed/>
    <w:qFormat/>
    <w:rsid w:val="0005066C"/>
    <w:pPr>
      <w:keepNext/>
      <w:keepLines/>
      <w:numPr>
        <w:ilvl w:val="5"/>
        <w:numId w:val="7"/>
      </w:numPr>
      <w:spacing w:before="40" w:after="0"/>
      <w:outlineLvl w:val="5"/>
    </w:pPr>
    <w:rPr>
      <w:rFonts w:asciiTheme="majorHAnsi" w:eastAsiaTheme="majorEastAsia" w:hAnsiTheme="majorHAnsi" w:cstheme="majorBidi"/>
      <w:color w:val="1F3763" w:themeColor="accent1" w:themeShade="7F"/>
    </w:rPr>
  </w:style>
  <w:style w:type="paragraph" w:styleId="berschrift7">
    <w:name w:val="heading 7"/>
    <w:basedOn w:val="Standard"/>
    <w:next w:val="Standard"/>
    <w:link w:val="berschrift7Zchn"/>
    <w:uiPriority w:val="9"/>
    <w:semiHidden/>
    <w:unhideWhenUsed/>
    <w:qFormat/>
    <w:rsid w:val="0005066C"/>
    <w:pPr>
      <w:keepNext/>
      <w:keepLines/>
      <w:numPr>
        <w:ilvl w:val="6"/>
        <w:numId w:val="7"/>
      </w:numPr>
      <w:spacing w:before="40" w:after="0"/>
      <w:outlineLvl w:val="6"/>
    </w:pPr>
    <w:rPr>
      <w:rFonts w:asciiTheme="majorHAnsi" w:eastAsiaTheme="majorEastAsia" w:hAnsiTheme="majorHAnsi" w:cstheme="majorBidi"/>
      <w:i/>
      <w:iCs/>
      <w:color w:val="1F3763" w:themeColor="accent1" w:themeShade="7F"/>
    </w:rPr>
  </w:style>
  <w:style w:type="paragraph" w:styleId="berschrift8">
    <w:name w:val="heading 8"/>
    <w:basedOn w:val="Standard"/>
    <w:next w:val="Standard"/>
    <w:link w:val="berschrift8Zchn"/>
    <w:uiPriority w:val="9"/>
    <w:semiHidden/>
    <w:unhideWhenUsed/>
    <w:qFormat/>
    <w:rsid w:val="0005066C"/>
    <w:pPr>
      <w:keepNext/>
      <w:keepLines/>
      <w:numPr>
        <w:ilvl w:val="7"/>
        <w:numId w:val="7"/>
      </w:numPr>
      <w:spacing w:before="40" w:after="0"/>
      <w:outlineLvl w:val="7"/>
    </w:pPr>
    <w:rPr>
      <w:rFonts w:asciiTheme="majorHAnsi" w:eastAsiaTheme="majorEastAsia" w:hAnsiTheme="majorHAnsi" w:cstheme="majorBidi"/>
      <w:color w:val="272727" w:themeColor="text1" w:themeTint="D8"/>
      <w:sz w:val="21"/>
      <w:szCs w:val="21"/>
    </w:rPr>
  </w:style>
  <w:style w:type="paragraph" w:styleId="berschrift9">
    <w:name w:val="heading 9"/>
    <w:basedOn w:val="Standard"/>
    <w:next w:val="Standard"/>
    <w:link w:val="berschrift9Zchn"/>
    <w:uiPriority w:val="9"/>
    <w:semiHidden/>
    <w:unhideWhenUsed/>
    <w:qFormat/>
    <w:rsid w:val="0005066C"/>
    <w:pPr>
      <w:keepNext/>
      <w:keepLines/>
      <w:numPr>
        <w:ilvl w:val="8"/>
        <w:numId w:val="7"/>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011BF5"/>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011BF5"/>
  </w:style>
  <w:style w:type="paragraph" w:styleId="Fuzeile">
    <w:name w:val="footer"/>
    <w:basedOn w:val="Standard"/>
    <w:link w:val="FuzeileZchn"/>
    <w:uiPriority w:val="99"/>
    <w:unhideWhenUsed/>
    <w:rsid w:val="00011BF5"/>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011BF5"/>
  </w:style>
  <w:style w:type="table" w:styleId="Tabellenraster">
    <w:name w:val="Table Grid"/>
    <w:basedOn w:val="NormaleTabelle"/>
    <w:uiPriority w:val="39"/>
    <w:rsid w:val="00722D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itternetztabelle1hell">
    <w:name w:val="Grid Table 1 Light"/>
    <w:basedOn w:val="NormaleTabelle"/>
    <w:uiPriority w:val="46"/>
    <w:rsid w:val="00722DF3"/>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Listenabsatz">
    <w:name w:val="List Paragraph"/>
    <w:basedOn w:val="Standard"/>
    <w:link w:val="ListenabsatzZchn"/>
    <w:uiPriority w:val="34"/>
    <w:qFormat/>
    <w:rsid w:val="008A00D1"/>
    <w:pPr>
      <w:ind w:left="720"/>
      <w:contextualSpacing/>
    </w:pPr>
  </w:style>
  <w:style w:type="paragraph" w:customStyle="1" w:styleId="Informberschrift">
    <w:name w:val="Inform Überschrift"/>
    <w:basedOn w:val="Listenabsatz"/>
    <w:link w:val="InformberschriftZchn"/>
    <w:qFormat/>
    <w:rsid w:val="008A00D1"/>
    <w:pPr>
      <w:numPr>
        <w:numId w:val="1"/>
      </w:numPr>
      <w:ind w:left="360"/>
    </w:pPr>
    <w:rPr>
      <w:rFonts w:cs="Arial"/>
      <w:bCs/>
      <w:sz w:val="32"/>
      <w:szCs w:val="28"/>
    </w:rPr>
  </w:style>
  <w:style w:type="character" w:customStyle="1" w:styleId="berschrift1Zchn">
    <w:name w:val="Überschrift 1 Zchn"/>
    <w:basedOn w:val="Absatz-Standardschriftart"/>
    <w:link w:val="berschrift1"/>
    <w:uiPriority w:val="9"/>
    <w:rsid w:val="00F47F06"/>
    <w:rPr>
      <w:rFonts w:ascii="Arial" w:eastAsiaTheme="majorEastAsia" w:hAnsi="Arial" w:cstheme="majorBidi"/>
      <w:color w:val="000000" w:themeColor="text1"/>
      <w:sz w:val="36"/>
      <w:szCs w:val="32"/>
    </w:rPr>
  </w:style>
  <w:style w:type="character" w:customStyle="1" w:styleId="ListenabsatzZchn">
    <w:name w:val="Listenabsatz Zchn"/>
    <w:basedOn w:val="Absatz-Standardschriftart"/>
    <w:link w:val="Listenabsatz"/>
    <w:uiPriority w:val="34"/>
    <w:rsid w:val="008A00D1"/>
  </w:style>
  <w:style w:type="character" w:customStyle="1" w:styleId="InformberschriftZchn">
    <w:name w:val="Inform Überschrift Zchn"/>
    <w:basedOn w:val="ListenabsatzZchn"/>
    <w:link w:val="Informberschrift"/>
    <w:rsid w:val="008A00D1"/>
    <w:rPr>
      <w:rFonts w:ascii="Arial" w:hAnsi="Arial" w:cs="Arial"/>
      <w:bCs/>
      <w:sz w:val="32"/>
      <w:szCs w:val="28"/>
    </w:rPr>
  </w:style>
  <w:style w:type="character" w:customStyle="1" w:styleId="berschrift2Zchn">
    <w:name w:val="Überschrift 2 Zchn"/>
    <w:basedOn w:val="Absatz-Standardschriftart"/>
    <w:link w:val="berschrift2"/>
    <w:uiPriority w:val="9"/>
    <w:rsid w:val="00C56B54"/>
    <w:rPr>
      <w:rFonts w:ascii="Arial" w:eastAsiaTheme="majorEastAsia" w:hAnsi="Arial" w:cstheme="majorBidi"/>
      <w:color w:val="000000" w:themeColor="text1"/>
      <w:sz w:val="32"/>
      <w:szCs w:val="26"/>
    </w:rPr>
  </w:style>
  <w:style w:type="paragraph" w:styleId="Inhaltsverzeichnisberschrift">
    <w:name w:val="TOC Heading"/>
    <w:basedOn w:val="berschrift1"/>
    <w:next w:val="Standard"/>
    <w:uiPriority w:val="39"/>
    <w:unhideWhenUsed/>
    <w:qFormat/>
    <w:rsid w:val="00BD2FA7"/>
    <w:pPr>
      <w:outlineLvl w:val="9"/>
    </w:pPr>
    <w:rPr>
      <w:rFonts w:asciiTheme="majorHAnsi" w:hAnsiTheme="majorHAnsi"/>
      <w:color w:val="2F5496" w:themeColor="accent1" w:themeShade="BF"/>
      <w:lang w:eastAsia="de-DE"/>
    </w:rPr>
  </w:style>
  <w:style w:type="paragraph" w:styleId="Verzeichnis1">
    <w:name w:val="toc 1"/>
    <w:basedOn w:val="Standard"/>
    <w:next w:val="Standard"/>
    <w:autoRedefine/>
    <w:uiPriority w:val="39"/>
    <w:unhideWhenUsed/>
    <w:rsid w:val="00630E25"/>
    <w:pPr>
      <w:spacing w:after="100"/>
    </w:pPr>
  </w:style>
  <w:style w:type="paragraph" w:styleId="Verzeichnis2">
    <w:name w:val="toc 2"/>
    <w:basedOn w:val="Standard"/>
    <w:next w:val="Standard"/>
    <w:autoRedefine/>
    <w:uiPriority w:val="39"/>
    <w:unhideWhenUsed/>
    <w:rsid w:val="00630E25"/>
    <w:pPr>
      <w:spacing w:after="100"/>
      <w:ind w:left="220"/>
    </w:pPr>
  </w:style>
  <w:style w:type="character" w:styleId="Hyperlink">
    <w:name w:val="Hyperlink"/>
    <w:basedOn w:val="Absatz-Standardschriftart"/>
    <w:uiPriority w:val="99"/>
    <w:unhideWhenUsed/>
    <w:rsid w:val="00BD2FA7"/>
    <w:rPr>
      <w:color w:val="0563C1" w:themeColor="hyperlink"/>
      <w:u w:val="single"/>
    </w:rPr>
  </w:style>
  <w:style w:type="character" w:customStyle="1" w:styleId="berschrift3Zchn">
    <w:name w:val="Überschrift 3 Zchn"/>
    <w:basedOn w:val="Absatz-Standardschriftart"/>
    <w:link w:val="berschrift3"/>
    <w:uiPriority w:val="9"/>
    <w:rsid w:val="00112833"/>
    <w:rPr>
      <w:rFonts w:ascii="Arial" w:eastAsiaTheme="majorEastAsia" w:hAnsi="Arial" w:cstheme="majorBidi"/>
      <w:color w:val="000000" w:themeColor="text1"/>
      <w:sz w:val="28"/>
      <w:szCs w:val="24"/>
    </w:rPr>
  </w:style>
  <w:style w:type="paragraph" w:styleId="Verzeichnis3">
    <w:name w:val="toc 3"/>
    <w:basedOn w:val="Standard"/>
    <w:next w:val="Standard"/>
    <w:autoRedefine/>
    <w:uiPriority w:val="39"/>
    <w:unhideWhenUsed/>
    <w:rsid w:val="00112833"/>
    <w:pPr>
      <w:spacing w:after="100"/>
      <w:ind w:left="440"/>
    </w:pPr>
  </w:style>
  <w:style w:type="character" w:customStyle="1" w:styleId="berschrift4Zchn">
    <w:name w:val="Überschrift 4 Zchn"/>
    <w:basedOn w:val="Absatz-Standardschriftart"/>
    <w:link w:val="berschrift4"/>
    <w:uiPriority w:val="9"/>
    <w:rsid w:val="007A65A2"/>
    <w:rPr>
      <w:rFonts w:ascii="Arial" w:eastAsiaTheme="majorEastAsia" w:hAnsi="Arial" w:cstheme="majorBidi"/>
      <w:iCs/>
      <w:color w:val="000000" w:themeColor="text1"/>
      <w:sz w:val="28"/>
    </w:rPr>
  </w:style>
  <w:style w:type="character" w:customStyle="1" w:styleId="berschrift5Zchn">
    <w:name w:val="Überschrift 5 Zchn"/>
    <w:basedOn w:val="Absatz-Standardschriftart"/>
    <w:link w:val="berschrift5"/>
    <w:uiPriority w:val="9"/>
    <w:semiHidden/>
    <w:rsid w:val="0005066C"/>
    <w:rPr>
      <w:rFonts w:asciiTheme="majorHAnsi" w:eastAsiaTheme="majorEastAsia" w:hAnsiTheme="majorHAnsi" w:cstheme="majorBidi"/>
      <w:color w:val="2F5496" w:themeColor="accent1" w:themeShade="BF"/>
    </w:rPr>
  </w:style>
  <w:style w:type="character" w:customStyle="1" w:styleId="berschrift6Zchn">
    <w:name w:val="Überschrift 6 Zchn"/>
    <w:basedOn w:val="Absatz-Standardschriftart"/>
    <w:link w:val="berschrift6"/>
    <w:uiPriority w:val="9"/>
    <w:semiHidden/>
    <w:rsid w:val="0005066C"/>
    <w:rPr>
      <w:rFonts w:asciiTheme="majorHAnsi" w:eastAsiaTheme="majorEastAsia" w:hAnsiTheme="majorHAnsi" w:cstheme="majorBidi"/>
      <w:color w:val="1F3763" w:themeColor="accent1" w:themeShade="7F"/>
    </w:rPr>
  </w:style>
  <w:style w:type="character" w:customStyle="1" w:styleId="berschrift7Zchn">
    <w:name w:val="Überschrift 7 Zchn"/>
    <w:basedOn w:val="Absatz-Standardschriftart"/>
    <w:link w:val="berschrift7"/>
    <w:uiPriority w:val="9"/>
    <w:semiHidden/>
    <w:rsid w:val="0005066C"/>
    <w:rPr>
      <w:rFonts w:asciiTheme="majorHAnsi" w:eastAsiaTheme="majorEastAsia" w:hAnsiTheme="majorHAnsi" w:cstheme="majorBidi"/>
      <w:i/>
      <w:iCs/>
      <w:color w:val="1F3763" w:themeColor="accent1" w:themeShade="7F"/>
    </w:rPr>
  </w:style>
  <w:style w:type="character" w:customStyle="1" w:styleId="berschrift8Zchn">
    <w:name w:val="Überschrift 8 Zchn"/>
    <w:basedOn w:val="Absatz-Standardschriftart"/>
    <w:link w:val="berschrift8"/>
    <w:uiPriority w:val="9"/>
    <w:semiHidden/>
    <w:rsid w:val="0005066C"/>
    <w:rPr>
      <w:rFonts w:asciiTheme="majorHAnsi" w:eastAsiaTheme="majorEastAsia" w:hAnsiTheme="majorHAnsi" w:cstheme="majorBidi"/>
      <w:color w:val="272727" w:themeColor="text1" w:themeTint="D8"/>
      <w:sz w:val="21"/>
      <w:szCs w:val="21"/>
    </w:rPr>
  </w:style>
  <w:style w:type="character" w:customStyle="1" w:styleId="berschrift9Zchn">
    <w:name w:val="Überschrift 9 Zchn"/>
    <w:basedOn w:val="Absatz-Standardschriftart"/>
    <w:link w:val="berschrift9"/>
    <w:uiPriority w:val="9"/>
    <w:semiHidden/>
    <w:rsid w:val="0005066C"/>
    <w:rPr>
      <w:rFonts w:asciiTheme="majorHAnsi" w:eastAsiaTheme="majorEastAsia" w:hAnsiTheme="majorHAnsi" w:cstheme="majorBidi"/>
      <w:i/>
      <w:iCs/>
      <w:color w:val="272727" w:themeColor="text1" w:themeTint="D8"/>
      <w:sz w:val="21"/>
      <w:szCs w:val="21"/>
    </w:rPr>
  </w:style>
  <w:style w:type="paragraph" w:styleId="Sprechblasentext">
    <w:name w:val="Balloon Text"/>
    <w:basedOn w:val="Standard"/>
    <w:link w:val="SprechblasentextZchn"/>
    <w:uiPriority w:val="99"/>
    <w:semiHidden/>
    <w:unhideWhenUsed/>
    <w:rsid w:val="0005066C"/>
    <w:pPr>
      <w:spacing w:after="0" w:line="240" w:lineRule="auto"/>
    </w:pPr>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sid w:val="0005066C"/>
    <w:rPr>
      <w:rFonts w:ascii="Segoe UI" w:hAnsi="Segoe UI" w:cs="Segoe UI"/>
      <w:sz w:val="18"/>
      <w:szCs w:val="18"/>
    </w:rPr>
  </w:style>
  <w:style w:type="character" w:styleId="Kommentarzeichen">
    <w:name w:val="annotation reference"/>
    <w:basedOn w:val="Absatz-Standardschriftart"/>
    <w:uiPriority w:val="99"/>
    <w:semiHidden/>
    <w:unhideWhenUsed/>
    <w:rsid w:val="00C77689"/>
    <w:rPr>
      <w:sz w:val="16"/>
      <w:szCs w:val="16"/>
    </w:rPr>
  </w:style>
  <w:style w:type="paragraph" w:styleId="Kommentartext">
    <w:name w:val="annotation text"/>
    <w:basedOn w:val="Standard"/>
    <w:link w:val="KommentartextZchn"/>
    <w:uiPriority w:val="99"/>
    <w:unhideWhenUsed/>
    <w:rsid w:val="00C77689"/>
    <w:pPr>
      <w:spacing w:line="240" w:lineRule="auto"/>
    </w:pPr>
    <w:rPr>
      <w:sz w:val="20"/>
      <w:szCs w:val="20"/>
    </w:rPr>
  </w:style>
  <w:style w:type="character" w:customStyle="1" w:styleId="KommentartextZchn">
    <w:name w:val="Kommentartext Zchn"/>
    <w:basedOn w:val="Absatz-Standardschriftart"/>
    <w:link w:val="Kommentartext"/>
    <w:uiPriority w:val="99"/>
    <w:rsid w:val="00C77689"/>
    <w:rPr>
      <w:rFonts w:ascii="Arial" w:hAnsi="Arial"/>
      <w:sz w:val="20"/>
      <w:szCs w:val="20"/>
    </w:rPr>
  </w:style>
  <w:style w:type="paragraph" w:styleId="Kommentarthema">
    <w:name w:val="annotation subject"/>
    <w:basedOn w:val="Kommentartext"/>
    <w:next w:val="Kommentartext"/>
    <w:link w:val="KommentarthemaZchn"/>
    <w:uiPriority w:val="99"/>
    <w:semiHidden/>
    <w:unhideWhenUsed/>
    <w:rsid w:val="00C77689"/>
    <w:rPr>
      <w:b/>
      <w:bCs/>
    </w:rPr>
  </w:style>
  <w:style w:type="character" w:customStyle="1" w:styleId="KommentarthemaZchn">
    <w:name w:val="Kommentarthema Zchn"/>
    <w:basedOn w:val="KommentartextZchn"/>
    <w:link w:val="Kommentarthema"/>
    <w:uiPriority w:val="99"/>
    <w:semiHidden/>
    <w:rsid w:val="00C77689"/>
    <w:rPr>
      <w:rFonts w:ascii="Arial" w:hAnsi="Arial"/>
      <w:b/>
      <w:bCs/>
      <w:sz w:val="20"/>
      <w:szCs w:val="20"/>
    </w:rPr>
  </w:style>
  <w:style w:type="paragraph" w:styleId="berarbeitung">
    <w:name w:val="Revision"/>
    <w:hidden/>
    <w:uiPriority w:val="99"/>
    <w:semiHidden/>
    <w:rsid w:val="00423AC1"/>
    <w:pPr>
      <w:spacing w:after="0" w:line="240" w:lineRule="auto"/>
    </w:pPr>
    <w:rPr>
      <w:rFonts w:ascii="Arial" w:hAnsi="Arial"/>
      <w:sz w:val="24"/>
    </w:rPr>
  </w:style>
  <w:style w:type="paragraph" w:styleId="Beschriftung">
    <w:name w:val="caption"/>
    <w:basedOn w:val="Standard"/>
    <w:next w:val="Standard"/>
    <w:uiPriority w:val="35"/>
    <w:unhideWhenUsed/>
    <w:qFormat/>
    <w:rsid w:val="0069319A"/>
    <w:pPr>
      <w:spacing w:after="200" w:line="240" w:lineRule="auto"/>
    </w:pPr>
    <w:rPr>
      <w:i/>
      <w:iCs/>
      <w:color w:val="44546A" w:themeColor="text2"/>
      <w:sz w:val="18"/>
      <w:szCs w:val="18"/>
    </w:rPr>
  </w:style>
  <w:style w:type="character" w:styleId="Platzhaltertext">
    <w:name w:val="Placeholder Text"/>
    <w:basedOn w:val="Absatz-Standardschriftart"/>
    <w:uiPriority w:val="99"/>
    <w:semiHidden/>
    <w:rsid w:val="003B1FCE"/>
    <w:rPr>
      <w:color w:val="808080"/>
    </w:rPr>
  </w:style>
  <w:style w:type="paragraph" w:styleId="StandardWeb">
    <w:name w:val="Normal (Web)"/>
    <w:basedOn w:val="Standard"/>
    <w:uiPriority w:val="99"/>
    <w:semiHidden/>
    <w:unhideWhenUsed/>
    <w:rsid w:val="007D5190"/>
    <w:pPr>
      <w:spacing w:before="100" w:beforeAutospacing="1" w:after="100" w:afterAutospacing="1" w:line="240" w:lineRule="auto"/>
      <w:jc w:val="left"/>
    </w:pPr>
    <w:rPr>
      <w:rFonts w:ascii="Times New Roman" w:eastAsia="Times New Roman" w:hAnsi="Times New Roman" w:cs="Times New Roman"/>
      <w:szCs w:val="24"/>
      <w:lang w:eastAsia="de-DE"/>
    </w:rPr>
  </w:style>
  <w:style w:type="paragraph" w:styleId="KeinLeerraum">
    <w:name w:val="No Spacing"/>
    <w:uiPriority w:val="1"/>
    <w:qFormat/>
    <w:rsid w:val="00274C5C"/>
    <w:pPr>
      <w:spacing w:after="0" w:line="240" w:lineRule="auto"/>
      <w:jc w:val="both"/>
    </w:pPr>
    <w:rPr>
      <w:rFonts w:ascii="Arial" w:hAnsi="Arial"/>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57779275">
      <w:bodyDiv w:val="1"/>
      <w:marLeft w:val="0"/>
      <w:marRight w:val="0"/>
      <w:marTop w:val="0"/>
      <w:marBottom w:val="0"/>
      <w:divBdr>
        <w:top w:val="none" w:sz="0" w:space="0" w:color="auto"/>
        <w:left w:val="none" w:sz="0" w:space="0" w:color="auto"/>
        <w:bottom w:val="none" w:sz="0" w:space="0" w:color="auto"/>
        <w:right w:val="none" w:sz="0" w:space="0" w:color="auto"/>
      </w:divBdr>
    </w:div>
    <w:div w:id="13159919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microsoft.com/office/2011/relationships/commentsExtended" Target="commentsExtended.xml"/><Relationship Id="rId18"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omments" Target="comments.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5" Type="http://schemas.openxmlformats.org/officeDocument/2006/relationships/webSettings" Target="webSettings.xml"/><Relationship Id="rId15" Type="http://schemas.microsoft.com/office/2018/08/relationships/commentsExtensible" Target="commentsExtensible.xml"/><Relationship Id="rId10" Type="http://schemas.openxmlformats.org/officeDocument/2006/relationships/footer" Target="footer2.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microsoft.com/office/2016/09/relationships/commentsIds" Target="commentsId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334925-953F-4B87-B803-270F0890BC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25</Pages>
  <Words>5817</Words>
  <Characters>36650</Characters>
  <Application>Microsoft Office Word</Application>
  <DocSecurity>0</DocSecurity>
  <Lines>305</Lines>
  <Paragraphs>84</Paragraphs>
  <ScaleCrop>false</ScaleCrop>
  <HeadingPairs>
    <vt:vector size="2" baseType="variant">
      <vt:variant>
        <vt:lpstr>Titel</vt:lpstr>
      </vt:variant>
      <vt:variant>
        <vt:i4>1</vt:i4>
      </vt:variant>
    </vt:vector>
  </HeadingPairs>
  <TitlesOfParts>
    <vt:vector size="1" baseType="lpstr">
      <vt:lpstr>Konzeptpapier</vt:lpstr>
    </vt:vector>
  </TitlesOfParts>
  <Company/>
  <LinksUpToDate>false</LinksUpToDate>
  <CharactersWithSpaces>42383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Konzeptpapier</dc:title>
  <dc:subject>Betonoptimierung</dc:subject>
  <dc:creator>Stefan Jollet</dc:creator>
  <cp:keywords/>
  <dc:description/>
  <cp:lastModifiedBy>Timm Ziarnetzky</cp:lastModifiedBy>
  <cp:revision>130</cp:revision>
  <dcterms:created xsi:type="dcterms:W3CDTF">2022-08-15T11:00:00Z</dcterms:created>
  <dcterms:modified xsi:type="dcterms:W3CDTF">2022-09-02T14:04:00Z</dcterms:modified>
</cp:coreProperties>
</file>