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48"/>
        <w:gridCol w:w="2638"/>
        <w:gridCol w:w="2038"/>
        <w:gridCol w:w="2038"/>
      </w:tblGrid>
      <w:tr w:rsidR="00722DF3" w14:paraId="0EB8320E" w14:textId="77777777" w:rsidTr="0072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2638"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2038"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2638"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2038"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8"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2638"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2038"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EC3386" w:rsidRPr="00722DF3" w14:paraId="12E833F7"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575E7DD0" w14:textId="7C07560F" w:rsidR="00EC3386" w:rsidRPr="00D94009" w:rsidRDefault="00D94009" w:rsidP="005A6F34">
            <w:pPr>
              <w:rPr>
                <w:rFonts w:cs="Arial"/>
                <w:b w:val="0"/>
                <w:bCs w:val="0"/>
                <w:sz w:val="28"/>
                <w:szCs w:val="28"/>
              </w:rPr>
            </w:pPr>
            <w:r>
              <w:rPr>
                <w:rFonts w:cs="Arial"/>
                <w:b w:val="0"/>
                <w:bCs w:val="0"/>
                <w:sz w:val="28"/>
                <w:szCs w:val="28"/>
              </w:rPr>
              <w:t>Timm Ziarnetzky</w:t>
            </w:r>
          </w:p>
        </w:tc>
        <w:tc>
          <w:tcPr>
            <w:tcW w:w="2638" w:type="dxa"/>
          </w:tcPr>
          <w:p w14:paraId="5F0D7D50" w14:textId="3091F1C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2038" w:type="dxa"/>
          </w:tcPr>
          <w:p w14:paraId="238D3D5B" w14:textId="4B91FA2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7C7796FC" w14:textId="34549EA5"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06.11.2019</w:t>
            </w:r>
          </w:p>
        </w:tc>
      </w:tr>
      <w:tr w:rsidR="00EC3386" w:rsidRPr="00722DF3" w14:paraId="7C5BDE0E" w14:textId="77777777" w:rsidTr="00722DF3">
        <w:tc>
          <w:tcPr>
            <w:tcW w:w="2348" w:type="dxa"/>
          </w:tcPr>
          <w:p w14:paraId="38D7681F" w14:textId="1E976847" w:rsidR="00EC3386" w:rsidRPr="00D8421C" w:rsidRDefault="00D8421C" w:rsidP="005A6F34">
            <w:pPr>
              <w:cnfStyle w:val="001000000000" w:firstRow="0" w:lastRow="0" w:firstColumn="1"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Stefan Rupp</w:t>
            </w:r>
          </w:p>
        </w:tc>
        <w:tc>
          <w:tcPr>
            <w:tcW w:w="2638" w:type="dxa"/>
          </w:tcPr>
          <w:p w14:paraId="3AC23AE3" w14:textId="1560C9DE" w:rsidR="00EC3386" w:rsidRPr="00722DF3" w:rsidRDefault="00D8421C" w:rsidP="005A6F34">
            <w:pPr>
              <w:rPr>
                <w:rFonts w:cs="Arial"/>
                <w:sz w:val="28"/>
                <w:szCs w:val="28"/>
              </w:rPr>
            </w:pPr>
            <w:r>
              <w:rPr>
                <w:rFonts w:cs="Arial"/>
                <w:sz w:val="28"/>
                <w:szCs w:val="28"/>
              </w:rPr>
              <w:t>0.4</w:t>
            </w:r>
          </w:p>
        </w:tc>
        <w:tc>
          <w:tcPr>
            <w:tcW w:w="2038" w:type="dxa"/>
          </w:tcPr>
          <w:p w14:paraId="4859F732" w14:textId="3A479749" w:rsidR="00EC3386" w:rsidRPr="00722DF3" w:rsidRDefault="00D8421C" w:rsidP="005A6F34">
            <w:pPr>
              <w:rPr>
                <w:rFonts w:cs="Arial"/>
                <w:sz w:val="28"/>
                <w:szCs w:val="28"/>
              </w:rPr>
            </w:pPr>
            <w:r>
              <w:rPr>
                <w:rFonts w:cs="Arial"/>
                <w:sz w:val="28"/>
                <w:szCs w:val="28"/>
              </w:rPr>
              <w:t>Kommentare</w:t>
            </w:r>
          </w:p>
        </w:tc>
        <w:tc>
          <w:tcPr>
            <w:tcW w:w="2038" w:type="dxa"/>
          </w:tcPr>
          <w:p w14:paraId="3E6D261C" w14:textId="3B0BEC0B" w:rsidR="00EC3386" w:rsidRPr="00722DF3" w:rsidRDefault="00603333" w:rsidP="005A6F34">
            <w:pPr>
              <w:rPr>
                <w:rFonts w:cs="Arial"/>
                <w:sz w:val="28"/>
                <w:szCs w:val="28"/>
              </w:rPr>
            </w:pPr>
            <w:r>
              <w:rPr>
                <w:rFonts w:cs="Arial"/>
                <w:sz w:val="28"/>
                <w:szCs w:val="28"/>
              </w:rPr>
              <w:t>0</w:t>
            </w:r>
            <w:bookmarkStart w:id="0" w:name="_GoBack"/>
            <w:bookmarkEnd w:id="0"/>
            <w:r w:rsidR="00D8421C">
              <w:rPr>
                <w:rFonts w:cs="Arial"/>
                <w:sz w:val="28"/>
                <w:szCs w:val="28"/>
              </w:rPr>
              <w:t>2.01.2020</w:t>
            </w: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4132424E" w14:textId="79B336F9" w:rsidR="00D94009"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3934518" w:history="1">
            <w:r w:rsidR="00D94009" w:rsidRPr="00B9488B">
              <w:rPr>
                <w:rStyle w:val="Hyperlink"/>
                <w:noProof/>
              </w:rPr>
              <w:t>1</w:t>
            </w:r>
            <w:r w:rsidR="00D94009">
              <w:rPr>
                <w:rFonts w:asciiTheme="minorHAnsi" w:eastAsiaTheme="minorEastAsia" w:hAnsiTheme="minorHAnsi"/>
                <w:noProof/>
                <w:sz w:val="22"/>
                <w:lang w:eastAsia="de-DE"/>
              </w:rPr>
              <w:tab/>
            </w:r>
            <w:r w:rsidR="00D94009" w:rsidRPr="00B9488B">
              <w:rPr>
                <w:rStyle w:val="Hyperlink"/>
                <w:noProof/>
              </w:rPr>
              <w:t>Einleitung</w:t>
            </w:r>
            <w:r w:rsidR="00D94009">
              <w:rPr>
                <w:noProof/>
                <w:webHidden/>
              </w:rPr>
              <w:tab/>
            </w:r>
            <w:r w:rsidR="00D94009">
              <w:rPr>
                <w:noProof/>
                <w:webHidden/>
              </w:rPr>
              <w:fldChar w:fldCharType="begin"/>
            </w:r>
            <w:r w:rsidR="00D94009">
              <w:rPr>
                <w:noProof/>
                <w:webHidden/>
              </w:rPr>
              <w:instrText xml:space="preserve"> PAGEREF _Toc23934518 \h </w:instrText>
            </w:r>
            <w:r w:rsidR="00D94009">
              <w:rPr>
                <w:noProof/>
                <w:webHidden/>
              </w:rPr>
            </w:r>
            <w:r w:rsidR="00D94009">
              <w:rPr>
                <w:noProof/>
                <w:webHidden/>
              </w:rPr>
              <w:fldChar w:fldCharType="separate"/>
            </w:r>
            <w:r w:rsidR="00D94009">
              <w:rPr>
                <w:noProof/>
                <w:webHidden/>
              </w:rPr>
              <w:t>1</w:t>
            </w:r>
            <w:r w:rsidR="00D94009">
              <w:rPr>
                <w:noProof/>
                <w:webHidden/>
              </w:rPr>
              <w:fldChar w:fldCharType="end"/>
            </w:r>
          </w:hyperlink>
        </w:p>
        <w:p w14:paraId="40267377" w14:textId="4530B325" w:rsidR="00D94009" w:rsidRDefault="00603333">
          <w:pPr>
            <w:pStyle w:val="Verzeichnis1"/>
            <w:tabs>
              <w:tab w:val="left" w:pos="440"/>
              <w:tab w:val="right" w:leader="dot" w:pos="9062"/>
            </w:tabs>
            <w:rPr>
              <w:rFonts w:asciiTheme="minorHAnsi" w:eastAsiaTheme="minorEastAsia" w:hAnsiTheme="minorHAnsi"/>
              <w:noProof/>
              <w:sz w:val="22"/>
              <w:lang w:eastAsia="de-DE"/>
            </w:rPr>
          </w:pPr>
          <w:hyperlink w:anchor="_Toc23934519" w:history="1">
            <w:r w:rsidR="00D94009" w:rsidRPr="00B9488B">
              <w:rPr>
                <w:rStyle w:val="Hyperlink"/>
                <w:noProof/>
              </w:rPr>
              <w:t>2</w:t>
            </w:r>
            <w:r w:rsidR="00D94009">
              <w:rPr>
                <w:rFonts w:asciiTheme="minorHAnsi" w:eastAsiaTheme="minorEastAsia" w:hAnsiTheme="minorHAnsi"/>
                <w:noProof/>
                <w:sz w:val="22"/>
                <w:lang w:eastAsia="de-DE"/>
              </w:rPr>
              <w:tab/>
            </w:r>
            <w:r w:rsidR="00D94009" w:rsidRPr="00B9488B">
              <w:rPr>
                <w:rStyle w:val="Hyperlink"/>
                <w:noProof/>
              </w:rPr>
              <w:t>Konzept der Betonoptimierung</w:t>
            </w:r>
            <w:r w:rsidR="00D94009">
              <w:rPr>
                <w:noProof/>
                <w:webHidden/>
              </w:rPr>
              <w:tab/>
            </w:r>
            <w:r w:rsidR="00D94009">
              <w:rPr>
                <w:noProof/>
                <w:webHidden/>
              </w:rPr>
              <w:fldChar w:fldCharType="begin"/>
            </w:r>
            <w:r w:rsidR="00D94009">
              <w:rPr>
                <w:noProof/>
                <w:webHidden/>
              </w:rPr>
              <w:instrText xml:space="preserve"> PAGEREF _Toc23934519 \h </w:instrText>
            </w:r>
            <w:r w:rsidR="00D94009">
              <w:rPr>
                <w:noProof/>
                <w:webHidden/>
              </w:rPr>
            </w:r>
            <w:r w:rsidR="00D94009">
              <w:rPr>
                <w:noProof/>
                <w:webHidden/>
              </w:rPr>
              <w:fldChar w:fldCharType="separate"/>
            </w:r>
            <w:r w:rsidR="00D94009">
              <w:rPr>
                <w:noProof/>
                <w:webHidden/>
              </w:rPr>
              <w:t>2</w:t>
            </w:r>
            <w:r w:rsidR="00D94009">
              <w:rPr>
                <w:noProof/>
                <w:webHidden/>
              </w:rPr>
              <w:fldChar w:fldCharType="end"/>
            </w:r>
          </w:hyperlink>
        </w:p>
        <w:p w14:paraId="1E2880DD" w14:textId="3A9678AA" w:rsidR="00D94009" w:rsidRDefault="00603333">
          <w:pPr>
            <w:pStyle w:val="Verzeichnis2"/>
            <w:tabs>
              <w:tab w:val="left" w:pos="880"/>
              <w:tab w:val="right" w:leader="dot" w:pos="9062"/>
            </w:tabs>
            <w:rPr>
              <w:rFonts w:asciiTheme="minorHAnsi" w:eastAsiaTheme="minorEastAsia" w:hAnsiTheme="minorHAnsi"/>
              <w:noProof/>
              <w:sz w:val="22"/>
              <w:lang w:eastAsia="de-DE"/>
            </w:rPr>
          </w:pPr>
          <w:hyperlink w:anchor="_Toc23934520" w:history="1">
            <w:r w:rsidR="00D94009" w:rsidRPr="00B9488B">
              <w:rPr>
                <w:rStyle w:val="Hyperlink"/>
                <w:noProof/>
              </w:rPr>
              <w:t>2.1</w:t>
            </w:r>
            <w:r w:rsidR="00D94009">
              <w:rPr>
                <w:rFonts w:asciiTheme="minorHAnsi" w:eastAsiaTheme="minorEastAsia" w:hAnsiTheme="minorHAnsi"/>
                <w:noProof/>
                <w:sz w:val="22"/>
                <w:lang w:eastAsia="de-DE"/>
              </w:rPr>
              <w:tab/>
            </w:r>
            <w:r w:rsidR="00D94009" w:rsidRPr="00B9488B">
              <w:rPr>
                <w:rStyle w:val="Hyperlink"/>
                <w:noProof/>
              </w:rPr>
              <w:t>Allgemeine Anforderungen</w:t>
            </w:r>
            <w:r w:rsidR="00D94009">
              <w:rPr>
                <w:noProof/>
                <w:webHidden/>
              </w:rPr>
              <w:tab/>
            </w:r>
            <w:r w:rsidR="00D94009">
              <w:rPr>
                <w:noProof/>
                <w:webHidden/>
              </w:rPr>
              <w:fldChar w:fldCharType="begin"/>
            </w:r>
            <w:r w:rsidR="00D94009">
              <w:rPr>
                <w:noProof/>
                <w:webHidden/>
              </w:rPr>
              <w:instrText xml:space="preserve"> PAGEREF _Toc23934520 \h </w:instrText>
            </w:r>
            <w:r w:rsidR="00D94009">
              <w:rPr>
                <w:noProof/>
                <w:webHidden/>
              </w:rPr>
            </w:r>
            <w:r w:rsidR="00D94009">
              <w:rPr>
                <w:noProof/>
                <w:webHidden/>
              </w:rPr>
              <w:fldChar w:fldCharType="separate"/>
            </w:r>
            <w:r w:rsidR="00D94009">
              <w:rPr>
                <w:noProof/>
                <w:webHidden/>
              </w:rPr>
              <w:t>2</w:t>
            </w:r>
            <w:r w:rsidR="00D94009">
              <w:rPr>
                <w:noProof/>
                <w:webHidden/>
              </w:rPr>
              <w:fldChar w:fldCharType="end"/>
            </w:r>
          </w:hyperlink>
        </w:p>
        <w:p w14:paraId="12E44F97" w14:textId="5D969F4C" w:rsidR="00D94009" w:rsidRDefault="00603333">
          <w:pPr>
            <w:pStyle w:val="Verzeichnis2"/>
            <w:tabs>
              <w:tab w:val="left" w:pos="880"/>
              <w:tab w:val="right" w:leader="dot" w:pos="9062"/>
            </w:tabs>
            <w:rPr>
              <w:rFonts w:asciiTheme="minorHAnsi" w:eastAsiaTheme="minorEastAsia" w:hAnsiTheme="minorHAnsi"/>
              <w:noProof/>
              <w:sz w:val="22"/>
              <w:lang w:eastAsia="de-DE"/>
            </w:rPr>
          </w:pPr>
          <w:hyperlink w:anchor="_Toc23934521" w:history="1">
            <w:r w:rsidR="00D94009" w:rsidRPr="00B9488B">
              <w:rPr>
                <w:rStyle w:val="Hyperlink"/>
                <w:noProof/>
              </w:rPr>
              <w:t>2.2</w:t>
            </w:r>
            <w:r w:rsidR="00D94009">
              <w:rPr>
                <w:rFonts w:asciiTheme="minorHAnsi" w:eastAsiaTheme="minorEastAsia" w:hAnsiTheme="minorHAnsi"/>
                <w:noProof/>
                <w:sz w:val="22"/>
                <w:lang w:eastAsia="de-DE"/>
              </w:rPr>
              <w:tab/>
            </w:r>
            <w:r w:rsidR="00D94009" w:rsidRPr="00B9488B">
              <w:rPr>
                <w:rStyle w:val="Hyperlink"/>
                <w:noProof/>
              </w:rPr>
              <w:t>Feature Liste</w:t>
            </w:r>
            <w:r w:rsidR="00D94009">
              <w:rPr>
                <w:noProof/>
                <w:webHidden/>
              </w:rPr>
              <w:tab/>
            </w:r>
            <w:r w:rsidR="00D94009">
              <w:rPr>
                <w:noProof/>
                <w:webHidden/>
              </w:rPr>
              <w:fldChar w:fldCharType="begin"/>
            </w:r>
            <w:r w:rsidR="00D94009">
              <w:rPr>
                <w:noProof/>
                <w:webHidden/>
              </w:rPr>
              <w:instrText xml:space="preserve"> PAGEREF _Toc23934521 \h </w:instrText>
            </w:r>
            <w:r w:rsidR="00D94009">
              <w:rPr>
                <w:noProof/>
                <w:webHidden/>
              </w:rPr>
            </w:r>
            <w:r w:rsidR="00D94009">
              <w:rPr>
                <w:noProof/>
                <w:webHidden/>
              </w:rPr>
              <w:fldChar w:fldCharType="separate"/>
            </w:r>
            <w:r w:rsidR="00D94009">
              <w:rPr>
                <w:noProof/>
                <w:webHidden/>
              </w:rPr>
              <w:t>3</w:t>
            </w:r>
            <w:r w:rsidR="00D94009">
              <w:rPr>
                <w:noProof/>
                <w:webHidden/>
              </w:rPr>
              <w:fldChar w:fldCharType="end"/>
            </w:r>
          </w:hyperlink>
        </w:p>
        <w:p w14:paraId="5BCE1B43" w14:textId="7D469D06"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2" w:history="1">
            <w:r w:rsidR="00D94009" w:rsidRPr="00B9488B">
              <w:rPr>
                <w:rStyle w:val="Hyperlink"/>
                <w:noProof/>
              </w:rPr>
              <w:t>2.2.1</w:t>
            </w:r>
            <w:r w:rsidR="00D94009">
              <w:rPr>
                <w:rFonts w:asciiTheme="minorHAnsi" w:eastAsiaTheme="minorEastAsia" w:hAnsiTheme="minorHAnsi"/>
                <w:noProof/>
                <w:sz w:val="22"/>
                <w:lang w:eastAsia="de-DE"/>
              </w:rPr>
              <w:tab/>
            </w:r>
            <w:r w:rsidR="00D94009" w:rsidRPr="00B9488B">
              <w:rPr>
                <w:rStyle w:val="Hyperlink"/>
                <w:noProof/>
              </w:rPr>
              <w:t>Schichten</w:t>
            </w:r>
            <w:r w:rsidR="00D94009">
              <w:rPr>
                <w:noProof/>
                <w:webHidden/>
              </w:rPr>
              <w:tab/>
            </w:r>
            <w:r w:rsidR="00D94009">
              <w:rPr>
                <w:noProof/>
                <w:webHidden/>
              </w:rPr>
              <w:fldChar w:fldCharType="begin"/>
            </w:r>
            <w:r w:rsidR="00D94009">
              <w:rPr>
                <w:noProof/>
                <w:webHidden/>
              </w:rPr>
              <w:instrText xml:space="preserve"> PAGEREF _Toc23934522 \h </w:instrText>
            </w:r>
            <w:r w:rsidR="00D94009">
              <w:rPr>
                <w:noProof/>
                <w:webHidden/>
              </w:rPr>
            </w:r>
            <w:r w:rsidR="00D94009">
              <w:rPr>
                <w:noProof/>
                <w:webHidden/>
              </w:rPr>
              <w:fldChar w:fldCharType="separate"/>
            </w:r>
            <w:r w:rsidR="00D94009">
              <w:rPr>
                <w:noProof/>
                <w:webHidden/>
              </w:rPr>
              <w:t>3</w:t>
            </w:r>
            <w:r w:rsidR="00D94009">
              <w:rPr>
                <w:noProof/>
                <w:webHidden/>
              </w:rPr>
              <w:fldChar w:fldCharType="end"/>
            </w:r>
          </w:hyperlink>
        </w:p>
        <w:p w14:paraId="0CF8B727" w14:textId="6BF31674"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3" w:history="1">
            <w:r w:rsidR="00D94009" w:rsidRPr="00B9488B">
              <w:rPr>
                <w:rStyle w:val="Hyperlink"/>
                <w:noProof/>
              </w:rPr>
              <w:t>2.2.2</w:t>
            </w:r>
            <w:r w:rsidR="00D94009">
              <w:rPr>
                <w:rFonts w:asciiTheme="minorHAnsi" w:eastAsiaTheme="minorEastAsia" w:hAnsiTheme="minorHAnsi"/>
                <w:noProof/>
                <w:sz w:val="22"/>
                <w:lang w:eastAsia="de-DE"/>
              </w:rPr>
              <w:tab/>
            </w:r>
            <w:r w:rsidR="00D94009" w:rsidRPr="00B9488B">
              <w:rPr>
                <w:rStyle w:val="Hyperlink"/>
                <w:noProof/>
              </w:rPr>
              <w:t>FiFo-Regel</w:t>
            </w:r>
            <w:r w:rsidR="00D94009">
              <w:rPr>
                <w:noProof/>
                <w:webHidden/>
              </w:rPr>
              <w:tab/>
            </w:r>
            <w:r w:rsidR="00D94009">
              <w:rPr>
                <w:noProof/>
                <w:webHidden/>
              </w:rPr>
              <w:fldChar w:fldCharType="begin"/>
            </w:r>
            <w:r w:rsidR="00D94009">
              <w:rPr>
                <w:noProof/>
                <w:webHidden/>
              </w:rPr>
              <w:instrText xml:space="preserve"> PAGEREF _Toc23934523 \h </w:instrText>
            </w:r>
            <w:r w:rsidR="00D94009">
              <w:rPr>
                <w:noProof/>
                <w:webHidden/>
              </w:rPr>
            </w:r>
            <w:r w:rsidR="00D94009">
              <w:rPr>
                <w:noProof/>
                <w:webHidden/>
              </w:rPr>
              <w:fldChar w:fldCharType="separate"/>
            </w:r>
            <w:r w:rsidR="00D94009">
              <w:rPr>
                <w:noProof/>
                <w:webHidden/>
              </w:rPr>
              <w:t>3</w:t>
            </w:r>
            <w:r w:rsidR="00D94009">
              <w:rPr>
                <w:noProof/>
                <w:webHidden/>
              </w:rPr>
              <w:fldChar w:fldCharType="end"/>
            </w:r>
          </w:hyperlink>
        </w:p>
        <w:p w14:paraId="3C971687" w14:textId="263FC5B2"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4" w:history="1">
            <w:r w:rsidR="00D94009" w:rsidRPr="00B9488B">
              <w:rPr>
                <w:rStyle w:val="Hyperlink"/>
                <w:noProof/>
              </w:rPr>
              <w:t>2.2.3</w:t>
            </w:r>
            <w:r w:rsidR="00D94009">
              <w:rPr>
                <w:rFonts w:asciiTheme="minorHAnsi" w:eastAsiaTheme="minorEastAsia" w:hAnsiTheme="minorHAnsi"/>
                <w:noProof/>
                <w:sz w:val="22"/>
                <w:lang w:eastAsia="de-DE"/>
              </w:rPr>
              <w:tab/>
            </w:r>
            <w:r w:rsidR="00D94009" w:rsidRPr="00B9488B">
              <w:rPr>
                <w:rStyle w:val="Hyperlink"/>
                <w:noProof/>
              </w:rPr>
              <w:t>Pausenplanung</w:t>
            </w:r>
            <w:r w:rsidR="00D94009">
              <w:rPr>
                <w:noProof/>
                <w:webHidden/>
              </w:rPr>
              <w:tab/>
            </w:r>
            <w:r w:rsidR="00D94009">
              <w:rPr>
                <w:noProof/>
                <w:webHidden/>
              </w:rPr>
              <w:fldChar w:fldCharType="begin"/>
            </w:r>
            <w:r w:rsidR="00D94009">
              <w:rPr>
                <w:noProof/>
                <w:webHidden/>
              </w:rPr>
              <w:instrText xml:space="preserve"> PAGEREF _Toc23934524 \h </w:instrText>
            </w:r>
            <w:r w:rsidR="00D94009">
              <w:rPr>
                <w:noProof/>
                <w:webHidden/>
              </w:rPr>
            </w:r>
            <w:r w:rsidR="00D94009">
              <w:rPr>
                <w:noProof/>
                <w:webHidden/>
              </w:rPr>
              <w:fldChar w:fldCharType="separate"/>
            </w:r>
            <w:r w:rsidR="00D94009">
              <w:rPr>
                <w:noProof/>
                <w:webHidden/>
              </w:rPr>
              <w:t>4</w:t>
            </w:r>
            <w:r w:rsidR="00D94009">
              <w:rPr>
                <w:noProof/>
                <w:webHidden/>
              </w:rPr>
              <w:fldChar w:fldCharType="end"/>
            </w:r>
          </w:hyperlink>
        </w:p>
        <w:p w14:paraId="0B481E33" w14:textId="72D52F70"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5" w:history="1">
            <w:r w:rsidR="00D94009" w:rsidRPr="00B9488B">
              <w:rPr>
                <w:rStyle w:val="Hyperlink"/>
                <w:noProof/>
              </w:rPr>
              <w:t>2.2.4</w:t>
            </w:r>
            <w:r w:rsidR="00D94009">
              <w:rPr>
                <w:rFonts w:asciiTheme="minorHAnsi" w:eastAsiaTheme="minorEastAsia" w:hAnsiTheme="minorHAnsi"/>
                <w:noProof/>
                <w:sz w:val="22"/>
                <w:lang w:eastAsia="de-DE"/>
              </w:rPr>
              <w:tab/>
            </w:r>
            <w:r w:rsidR="00D94009" w:rsidRPr="00B9488B">
              <w:rPr>
                <w:rStyle w:val="Hyperlink"/>
                <w:noProof/>
              </w:rPr>
              <w:t>Zeitfenster/Deadline</w:t>
            </w:r>
            <w:r w:rsidR="00D94009">
              <w:rPr>
                <w:noProof/>
                <w:webHidden/>
              </w:rPr>
              <w:tab/>
            </w:r>
            <w:r w:rsidR="00D94009">
              <w:rPr>
                <w:noProof/>
                <w:webHidden/>
              </w:rPr>
              <w:fldChar w:fldCharType="begin"/>
            </w:r>
            <w:r w:rsidR="00D94009">
              <w:rPr>
                <w:noProof/>
                <w:webHidden/>
              </w:rPr>
              <w:instrText xml:space="preserve"> PAGEREF _Toc23934525 \h </w:instrText>
            </w:r>
            <w:r w:rsidR="00D94009">
              <w:rPr>
                <w:noProof/>
                <w:webHidden/>
              </w:rPr>
            </w:r>
            <w:r w:rsidR="00D94009">
              <w:rPr>
                <w:noProof/>
                <w:webHidden/>
              </w:rPr>
              <w:fldChar w:fldCharType="separate"/>
            </w:r>
            <w:r w:rsidR="00D94009">
              <w:rPr>
                <w:noProof/>
                <w:webHidden/>
              </w:rPr>
              <w:t>4</w:t>
            </w:r>
            <w:r w:rsidR="00D94009">
              <w:rPr>
                <w:noProof/>
                <w:webHidden/>
              </w:rPr>
              <w:fldChar w:fldCharType="end"/>
            </w:r>
          </w:hyperlink>
        </w:p>
        <w:p w14:paraId="68BB463E" w14:textId="6F147464"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6" w:history="1">
            <w:r w:rsidR="00D94009" w:rsidRPr="00B9488B">
              <w:rPr>
                <w:rStyle w:val="Hyperlink"/>
                <w:noProof/>
              </w:rPr>
              <w:t>2.2.5</w:t>
            </w:r>
            <w:r w:rsidR="00D94009">
              <w:rPr>
                <w:rFonts w:asciiTheme="minorHAnsi" w:eastAsiaTheme="minorEastAsia" w:hAnsiTheme="minorHAnsi"/>
                <w:noProof/>
                <w:sz w:val="22"/>
                <w:lang w:eastAsia="de-DE"/>
              </w:rPr>
              <w:tab/>
            </w:r>
            <w:r w:rsidR="00D94009" w:rsidRPr="00B9488B">
              <w:rPr>
                <w:rStyle w:val="Hyperlink"/>
                <w:noProof/>
              </w:rPr>
              <w:t>Lieferfluss</w:t>
            </w:r>
            <w:r w:rsidR="00D94009">
              <w:rPr>
                <w:noProof/>
                <w:webHidden/>
              </w:rPr>
              <w:tab/>
            </w:r>
            <w:r w:rsidR="00D94009">
              <w:rPr>
                <w:noProof/>
                <w:webHidden/>
              </w:rPr>
              <w:fldChar w:fldCharType="begin"/>
            </w:r>
            <w:r w:rsidR="00D94009">
              <w:rPr>
                <w:noProof/>
                <w:webHidden/>
              </w:rPr>
              <w:instrText xml:space="preserve"> PAGEREF _Toc23934526 \h </w:instrText>
            </w:r>
            <w:r w:rsidR="00D94009">
              <w:rPr>
                <w:noProof/>
                <w:webHidden/>
              </w:rPr>
            </w:r>
            <w:r w:rsidR="00D94009">
              <w:rPr>
                <w:noProof/>
                <w:webHidden/>
              </w:rPr>
              <w:fldChar w:fldCharType="separate"/>
            </w:r>
            <w:r w:rsidR="00D94009">
              <w:rPr>
                <w:noProof/>
                <w:webHidden/>
              </w:rPr>
              <w:t>4</w:t>
            </w:r>
            <w:r w:rsidR="00D94009">
              <w:rPr>
                <w:noProof/>
                <w:webHidden/>
              </w:rPr>
              <w:fldChar w:fldCharType="end"/>
            </w:r>
          </w:hyperlink>
        </w:p>
        <w:p w14:paraId="7382AFCE" w14:textId="56CC9429"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7" w:history="1">
            <w:r w:rsidR="00D94009" w:rsidRPr="00B9488B">
              <w:rPr>
                <w:rStyle w:val="Hyperlink"/>
                <w:noProof/>
              </w:rPr>
              <w:t>2.2.6</w:t>
            </w:r>
            <w:r w:rsidR="00D94009">
              <w:rPr>
                <w:rFonts w:asciiTheme="minorHAnsi" w:eastAsiaTheme="minorEastAsia" w:hAnsiTheme="minorHAnsi"/>
                <w:noProof/>
                <w:sz w:val="22"/>
                <w:lang w:eastAsia="de-DE"/>
              </w:rPr>
              <w:tab/>
            </w:r>
            <w:r w:rsidR="00D94009" w:rsidRPr="00B9488B">
              <w:rPr>
                <w:rStyle w:val="Hyperlink"/>
                <w:noProof/>
              </w:rPr>
              <w:t>Properties/Exclusions</w:t>
            </w:r>
            <w:r w:rsidR="00D94009">
              <w:rPr>
                <w:noProof/>
                <w:webHidden/>
              </w:rPr>
              <w:tab/>
            </w:r>
            <w:r w:rsidR="00D94009">
              <w:rPr>
                <w:noProof/>
                <w:webHidden/>
              </w:rPr>
              <w:fldChar w:fldCharType="begin"/>
            </w:r>
            <w:r w:rsidR="00D94009">
              <w:rPr>
                <w:noProof/>
                <w:webHidden/>
              </w:rPr>
              <w:instrText xml:space="preserve"> PAGEREF _Toc23934527 \h </w:instrText>
            </w:r>
            <w:r w:rsidR="00D94009">
              <w:rPr>
                <w:noProof/>
                <w:webHidden/>
              </w:rPr>
            </w:r>
            <w:r w:rsidR="00D94009">
              <w:rPr>
                <w:noProof/>
                <w:webHidden/>
              </w:rPr>
              <w:fldChar w:fldCharType="separate"/>
            </w:r>
            <w:r w:rsidR="00D94009">
              <w:rPr>
                <w:noProof/>
                <w:webHidden/>
              </w:rPr>
              <w:t>4</w:t>
            </w:r>
            <w:r w:rsidR="00D94009">
              <w:rPr>
                <w:noProof/>
                <w:webHidden/>
              </w:rPr>
              <w:fldChar w:fldCharType="end"/>
            </w:r>
          </w:hyperlink>
        </w:p>
        <w:p w14:paraId="779F78A1" w14:textId="3ABBA634"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8" w:history="1">
            <w:r w:rsidR="00D94009" w:rsidRPr="00B9488B">
              <w:rPr>
                <w:rStyle w:val="Hyperlink"/>
                <w:noProof/>
              </w:rPr>
              <w:t>2.2.7</w:t>
            </w:r>
            <w:r w:rsidR="00D94009">
              <w:rPr>
                <w:rFonts w:asciiTheme="minorHAnsi" w:eastAsiaTheme="minorEastAsia" w:hAnsiTheme="minorHAnsi"/>
                <w:noProof/>
                <w:sz w:val="22"/>
                <w:lang w:eastAsia="de-DE"/>
              </w:rPr>
              <w:tab/>
            </w:r>
            <w:r w:rsidR="00D94009" w:rsidRPr="00B9488B">
              <w:rPr>
                <w:rStyle w:val="Hyperlink"/>
                <w:noProof/>
              </w:rPr>
              <w:t>Fahrzeugkapazitäten/Restmengen</w:t>
            </w:r>
            <w:r w:rsidR="00D94009">
              <w:rPr>
                <w:noProof/>
                <w:webHidden/>
              </w:rPr>
              <w:tab/>
            </w:r>
            <w:r w:rsidR="00D94009">
              <w:rPr>
                <w:noProof/>
                <w:webHidden/>
              </w:rPr>
              <w:fldChar w:fldCharType="begin"/>
            </w:r>
            <w:r w:rsidR="00D94009">
              <w:rPr>
                <w:noProof/>
                <w:webHidden/>
              </w:rPr>
              <w:instrText xml:space="preserve"> PAGEREF _Toc23934528 \h </w:instrText>
            </w:r>
            <w:r w:rsidR="00D94009">
              <w:rPr>
                <w:noProof/>
                <w:webHidden/>
              </w:rPr>
            </w:r>
            <w:r w:rsidR="00D94009">
              <w:rPr>
                <w:noProof/>
                <w:webHidden/>
              </w:rPr>
              <w:fldChar w:fldCharType="separate"/>
            </w:r>
            <w:r w:rsidR="00D94009">
              <w:rPr>
                <w:noProof/>
                <w:webHidden/>
              </w:rPr>
              <w:t>5</w:t>
            </w:r>
            <w:r w:rsidR="00D94009">
              <w:rPr>
                <w:noProof/>
                <w:webHidden/>
              </w:rPr>
              <w:fldChar w:fldCharType="end"/>
            </w:r>
          </w:hyperlink>
        </w:p>
        <w:p w14:paraId="3BE3B000" w14:textId="3DFD8852"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29" w:history="1">
            <w:r w:rsidR="00D94009" w:rsidRPr="00B9488B">
              <w:rPr>
                <w:rStyle w:val="Hyperlink"/>
                <w:noProof/>
              </w:rPr>
              <w:t>2.2.8</w:t>
            </w:r>
            <w:r w:rsidR="00D94009">
              <w:rPr>
                <w:rFonts w:asciiTheme="minorHAnsi" w:eastAsiaTheme="minorEastAsia" w:hAnsiTheme="minorHAnsi"/>
                <w:noProof/>
                <w:sz w:val="22"/>
                <w:lang w:eastAsia="de-DE"/>
              </w:rPr>
              <w:tab/>
            </w:r>
            <w:r w:rsidR="00D94009" w:rsidRPr="00B9488B">
              <w:rPr>
                <w:rStyle w:val="Hyperlink"/>
                <w:noProof/>
              </w:rPr>
              <w:t>Öffnungszeiten</w:t>
            </w:r>
            <w:r w:rsidR="00D94009">
              <w:rPr>
                <w:noProof/>
                <w:webHidden/>
              </w:rPr>
              <w:tab/>
            </w:r>
            <w:r w:rsidR="00D94009">
              <w:rPr>
                <w:noProof/>
                <w:webHidden/>
              </w:rPr>
              <w:fldChar w:fldCharType="begin"/>
            </w:r>
            <w:r w:rsidR="00D94009">
              <w:rPr>
                <w:noProof/>
                <w:webHidden/>
              </w:rPr>
              <w:instrText xml:space="preserve"> PAGEREF _Toc23934529 \h </w:instrText>
            </w:r>
            <w:r w:rsidR="00D94009">
              <w:rPr>
                <w:noProof/>
                <w:webHidden/>
              </w:rPr>
            </w:r>
            <w:r w:rsidR="00D94009">
              <w:rPr>
                <w:noProof/>
                <w:webHidden/>
              </w:rPr>
              <w:fldChar w:fldCharType="separate"/>
            </w:r>
            <w:r w:rsidR="00D94009">
              <w:rPr>
                <w:noProof/>
                <w:webHidden/>
              </w:rPr>
              <w:t>5</w:t>
            </w:r>
            <w:r w:rsidR="00D94009">
              <w:rPr>
                <w:noProof/>
                <w:webHidden/>
              </w:rPr>
              <w:fldChar w:fldCharType="end"/>
            </w:r>
          </w:hyperlink>
        </w:p>
        <w:p w14:paraId="28E3BF0D" w14:textId="23548D92"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30" w:history="1">
            <w:r w:rsidR="00D94009" w:rsidRPr="00B9488B">
              <w:rPr>
                <w:rStyle w:val="Hyperlink"/>
                <w:noProof/>
              </w:rPr>
              <w:t>2.2.9</w:t>
            </w:r>
            <w:r w:rsidR="00D94009">
              <w:rPr>
                <w:rFonts w:asciiTheme="minorHAnsi" w:eastAsiaTheme="minorEastAsia" w:hAnsiTheme="minorHAnsi"/>
                <w:noProof/>
                <w:sz w:val="22"/>
                <w:lang w:eastAsia="de-DE"/>
              </w:rPr>
              <w:tab/>
            </w:r>
            <w:r w:rsidR="00D94009" w:rsidRPr="00B9488B">
              <w:rPr>
                <w:rStyle w:val="Hyperlink"/>
                <w:noProof/>
              </w:rPr>
              <w:t>Werksrestriktionen</w:t>
            </w:r>
            <w:r w:rsidR="00D94009">
              <w:rPr>
                <w:noProof/>
                <w:webHidden/>
              </w:rPr>
              <w:tab/>
            </w:r>
            <w:r w:rsidR="00D94009">
              <w:rPr>
                <w:noProof/>
                <w:webHidden/>
              </w:rPr>
              <w:fldChar w:fldCharType="begin"/>
            </w:r>
            <w:r w:rsidR="00D94009">
              <w:rPr>
                <w:noProof/>
                <w:webHidden/>
              </w:rPr>
              <w:instrText xml:space="preserve"> PAGEREF _Toc23934530 \h </w:instrText>
            </w:r>
            <w:r w:rsidR="00D94009">
              <w:rPr>
                <w:noProof/>
                <w:webHidden/>
              </w:rPr>
            </w:r>
            <w:r w:rsidR="00D94009">
              <w:rPr>
                <w:noProof/>
                <w:webHidden/>
              </w:rPr>
              <w:fldChar w:fldCharType="separate"/>
            </w:r>
            <w:r w:rsidR="00D94009">
              <w:rPr>
                <w:noProof/>
                <w:webHidden/>
              </w:rPr>
              <w:t>5</w:t>
            </w:r>
            <w:r w:rsidR="00D94009">
              <w:rPr>
                <w:noProof/>
                <w:webHidden/>
              </w:rPr>
              <w:fldChar w:fldCharType="end"/>
            </w:r>
          </w:hyperlink>
        </w:p>
        <w:p w14:paraId="44252166" w14:textId="30940F8C"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1" w:history="1">
            <w:r w:rsidR="00D94009" w:rsidRPr="00B9488B">
              <w:rPr>
                <w:rStyle w:val="Hyperlink"/>
                <w:noProof/>
              </w:rPr>
              <w:t>2.2.10</w:t>
            </w:r>
            <w:r w:rsidR="00D94009">
              <w:rPr>
                <w:rFonts w:asciiTheme="minorHAnsi" w:eastAsiaTheme="minorEastAsia" w:hAnsiTheme="minorHAnsi"/>
                <w:noProof/>
                <w:sz w:val="22"/>
                <w:lang w:eastAsia="de-DE"/>
              </w:rPr>
              <w:tab/>
            </w:r>
            <w:r w:rsidR="00D94009" w:rsidRPr="00B9488B">
              <w:rPr>
                <w:rStyle w:val="Hyperlink"/>
                <w:noProof/>
              </w:rPr>
              <w:t>Prioritäten</w:t>
            </w:r>
            <w:r w:rsidR="00D94009">
              <w:rPr>
                <w:noProof/>
                <w:webHidden/>
              </w:rPr>
              <w:tab/>
            </w:r>
            <w:r w:rsidR="00D94009">
              <w:rPr>
                <w:noProof/>
                <w:webHidden/>
              </w:rPr>
              <w:fldChar w:fldCharType="begin"/>
            </w:r>
            <w:r w:rsidR="00D94009">
              <w:rPr>
                <w:noProof/>
                <w:webHidden/>
              </w:rPr>
              <w:instrText xml:space="preserve"> PAGEREF _Toc23934531 \h </w:instrText>
            </w:r>
            <w:r w:rsidR="00D94009">
              <w:rPr>
                <w:noProof/>
                <w:webHidden/>
              </w:rPr>
            </w:r>
            <w:r w:rsidR="00D94009">
              <w:rPr>
                <w:noProof/>
                <w:webHidden/>
              </w:rPr>
              <w:fldChar w:fldCharType="separate"/>
            </w:r>
            <w:r w:rsidR="00D94009">
              <w:rPr>
                <w:noProof/>
                <w:webHidden/>
              </w:rPr>
              <w:t>5</w:t>
            </w:r>
            <w:r w:rsidR="00D94009">
              <w:rPr>
                <w:noProof/>
                <w:webHidden/>
              </w:rPr>
              <w:fldChar w:fldCharType="end"/>
            </w:r>
          </w:hyperlink>
        </w:p>
        <w:p w14:paraId="5F7F316D" w14:textId="1F3EAB7D"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2" w:history="1">
            <w:r w:rsidR="00D94009" w:rsidRPr="00B9488B">
              <w:rPr>
                <w:rStyle w:val="Hyperlink"/>
                <w:noProof/>
              </w:rPr>
              <w:t>2.2.11</w:t>
            </w:r>
            <w:r w:rsidR="00D94009">
              <w:rPr>
                <w:rFonts w:asciiTheme="minorHAnsi" w:eastAsiaTheme="minorEastAsia" w:hAnsiTheme="minorHAnsi"/>
                <w:noProof/>
                <w:sz w:val="22"/>
                <w:lang w:eastAsia="de-DE"/>
              </w:rPr>
              <w:tab/>
            </w:r>
            <w:r w:rsidR="00D94009" w:rsidRPr="00B9488B">
              <w:rPr>
                <w:rStyle w:val="Hyperlink"/>
                <w:noProof/>
              </w:rPr>
              <w:t>Alternative Lieferwerke/ Minimum Rip</w:t>
            </w:r>
            <w:r w:rsidR="00D94009">
              <w:rPr>
                <w:noProof/>
                <w:webHidden/>
              </w:rPr>
              <w:tab/>
            </w:r>
            <w:r w:rsidR="00D94009">
              <w:rPr>
                <w:noProof/>
                <w:webHidden/>
              </w:rPr>
              <w:fldChar w:fldCharType="begin"/>
            </w:r>
            <w:r w:rsidR="00D94009">
              <w:rPr>
                <w:noProof/>
                <w:webHidden/>
              </w:rPr>
              <w:instrText xml:space="preserve"> PAGEREF _Toc23934532 \h </w:instrText>
            </w:r>
            <w:r w:rsidR="00D94009">
              <w:rPr>
                <w:noProof/>
                <w:webHidden/>
              </w:rPr>
            </w:r>
            <w:r w:rsidR="00D94009">
              <w:rPr>
                <w:noProof/>
                <w:webHidden/>
              </w:rPr>
              <w:fldChar w:fldCharType="separate"/>
            </w:r>
            <w:r w:rsidR="00D94009">
              <w:rPr>
                <w:noProof/>
                <w:webHidden/>
              </w:rPr>
              <w:t>5</w:t>
            </w:r>
            <w:r w:rsidR="00D94009">
              <w:rPr>
                <w:noProof/>
                <w:webHidden/>
              </w:rPr>
              <w:fldChar w:fldCharType="end"/>
            </w:r>
          </w:hyperlink>
        </w:p>
        <w:p w14:paraId="2D98079A" w14:textId="650BE6C5"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3" w:history="1">
            <w:r w:rsidR="00D94009" w:rsidRPr="00B9488B">
              <w:rPr>
                <w:rStyle w:val="Hyperlink"/>
                <w:noProof/>
              </w:rPr>
              <w:t>2.2.12</w:t>
            </w:r>
            <w:r w:rsidR="00D94009">
              <w:rPr>
                <w:rFonts w:asciiTheme="minorHAnsi" w:eastAsiaTheme="minorEastAsia" w:hAnsiTheme="minorHAnsi"/>
                <w:noProof/>
                <w:sz w:val="22"/>
                <w:lang w:eastAsia="de-DE"/>
              </w:rPr>
              <w:tab/>
            </w:r>
            <w:r w:rsidR="00D94009" w:rsidRPr="00B9488B">
              <w:rPr>
                <w:rStyle w:val="Hyperlink"/>
                <w:noProof/>
              </w:rPr>
              <w:t>Milkrun/Multidrop</w:t>
            </w:r>
            <w:r w:rsidR="00D94009">
              <w:rPr>
                <w:noProof/>
                <w:webHidden/>
              </w:rPr>
              <w:tab/>
            </w:r>
            <w:r w:rsidR="00D94009">
              <w:rPr>
                <w:noProof/>
                <w:webHidden/>
              </w:rPr>
              <w:fldChar w:fldCharType="begin"/>
            </w:r>
            <w:r w:rsidR="00D94009">
              <w:rPr>
                <w:noProof/>
                <w:webHidden/>
              </w:rPr>
              <w:instrText xml:space="preserve"> PAGEREF _Toc23934533 \h </w:instrText>
            </w:r>
            <w:r w:rsidR="00D94009">
              <w:rPr>
                <w:noProof/>
                <w:webHidden/>
              </w:rPr>
            </w:r>
            <w:r w:rsidR="00D94009">
              <w:rPr>
                <w:noProof/>
                <w:webHidden/>
              </w:rPr>
              <w:fldChar w:fldCharType="separate"/>
            </w:r>
            <w:r w:rsidR="00D94009">
              <w:rPr>
                <w:noProof/>
                <w:webHidden/>
              </w:rPr>
              <w:t>6</w:t>
            </w:r>
            <w:r w:rsidR="00D94009">
              <w:rPr>
                <w:noProof/>
                <w:webHidden/>
              </w:rPr>
              <w:fldChar w:fldCharType="end"/>
            </w:r>
          </w:hyperlink>
        </w:p>
        <w:p w14:paraId="3C687317" w14:textId="6C1D7EB5"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4" w:history="1">
            <w:r w:rsidR="00D94009" w:rsidRPr="00B9488B">
              <w:rPr>
                <w:rStyle w:val="Hyperlink"/>
                <w:noProof/>
              </w:rPr>
              <w:t>2.2.13</w:t>
            </w:r>
            <w:r w:rsidR="00D94009">
              <w:rPr>
                <w:rFonts w:asciiTheme="minorHAnsi" w:eastAsiaTheme="minorEastAsia" w:hAnsiTheme="minorHAnsi"/>
                <w:noProof/>
                <w:sz w:val="22"/>
                <w:lang w:eastAsia="de-DE"/>
              </w:rPr>
              <w:tab/>
            </w:r>
            <w:r w:rsidR="00D94009" w:rsidRPr="00B9488B">
              <w:rPr>
                <w:rStyle w:val="Hyperlink"/>
                <w:noProof/>
              </w:rPr>
              <w:t>Waschzeiten</w:t>
            </w:r>
            <w:r w:rsidR="00D94009">
              <w:rPr>
                <w:noProof/>
                <w:webHidden/>
              </w:rPr>
              <w:tab/>
            </w:r>
            <w:r w:rsidR="00D94009">
              <w:rPr>
                <w:noProof/>
                <w:webHidden/>
              </w:rPr>
              <w:fldChar w:fldCharType="begin"/>
            </w:r>
            <w:r w:rsidR="00D94009">
              <w:rPr>
                <w:noProof/>
                <w:webHidden/>
              </w:rPr>
              <w:instrText xml:space="preserve"> PAGEREF _Toc23934534 \h </w:instrText>
            </w:r>
            <w:r w:rsidR="00D94009">
              <w:rPr>
                <w:noProof/>
                <w:webHidden/>
              </w:rPr>
            </w:r>
            <w:r w:rsidR="00D94009">
              <w:rPr>
                <w:noProof/>
                <w:webHidden/>
              </w:rPr>
              <w:fldChar w:fldCharType="separate"/>
            </w:r>
            <w:r w:rsidR="00D94009">
              <w:rPr>
                <w:noProof/>
                <w:webHidden/>
              </w:rPr>
              <w:t>6</w:t>
            </w:r>
            <w:r w:rsidR="00D94009">
              <w:rPr>
                <w:noProof/>
                <w:webHidden/>
              </w:rPr>
              <w:fldChar w:fldCharType="end"/>
            </w:r>
          </w:hyperlink>
        </w:p>
        <w:p w14:paraId="0E141286" w14:textId="25FFB62A"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5" w:history="1">
            <w:r w:rsidR="00D94009" w:rsidRPr="00B9488B">
              <w:rPr>
                <w:rStyle w:val="Hyperlink"/>
                <w:noProof/>
              </w:rPr>
              <w:t>2.2.14</w:t>
            </w:r>
            <w:r w:rsidR="00D94009">
              <w:rPr>
                <w:rFonts w:asciiTheme="minorHAnsi" w:eastAsiaTheme="minorEastAsia" w:hAnsiTheme="minorHAnsi"/>
                <w:noProof/>
                <w:sz w:val="22"/>
                <w:lang w:eastAsia="de-DE"/>
              </w:rPr>
              <w:tab/>
            </w:r>
            <w:r w:rsidR="00D94009" w:rsidRPr="00B9488B">
              <w:rPr>
                <w:rStyle w:val="Hyperlink"/>
                <w:noProof/>
              </w:rPr>
              <w:t>Predecessor</w:t>
            </w:r>
            <w:r w:rsidR="00D94009">
              <w:rPr>
                <w:noProof/>
                <w:webHidden/>
              </w:rPr>
              <w:tab/>
            </w:r>
            <w:r w:rsidR="00D94009">
              <w:rPr>
                <w:noProof/>
                <w:webHidden/>
              </w:rPr>
              <w:fldChar w:fldCharType="begin"/>
            </w:r>
            <w:r w:rsidR="00D94009">
              <w:rPr>
                <w:noProof/>
                <w:webHidden/>
              </w:rPr>
              <w:instrText xml:space="preserve"> PAGEREF _Toc23934535 \h </w:instrText>
            </w:r>
            <w:r w:rsidR="00D94009">
              <w:rPr>
                <w:noProof/>
                <w:webHidden/>
              </w:rPr>
            </w:r>
            <w:r w:rsidR="00D94009">
              <w:rPr>
                <w:noProof/>
                <w:webHidden/>
              </w:rPr>
              <w:fldChar w:fldCharType="separate"/>
            </w:r>
            <w:r w:rsidR="00D94009">
              <w:rPr>
                <w:noProof/>
                <w:webHidden/>
              </w:rPr>
              <w:t>6</w:t>
            </w:r>
            <w:r w:rsidR="00D94009">
              <w:rPr>
                <w:noProof/>
                <w:webHidden/>
              </w:rPr>
              <w:fldChar w:fldCharType="end"/>
            </w:r>
          </w:hyperlink>
        </w:p>
        <w:p w14:paraId="33175800" w14:textId="25716CBE"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6" w:history="1">
            <w:r w:rsidR="00D94009" w:rsidRPr="00B9488B">
              <w:rPr>
                <w:rStyle w:val="Hyperlink"/>
                <w:noProof/>
                <w:lang w:val="en-GB"/>
              </w:rPr>
              <w:t>2.2.15</w:t>
            </w:r>
            <w:r w:rsidR="00D94009">
              <w:rPr>
                <w:rFonts w:asciiTheme="minorHAnsi" w:eastAsiaTheme="minorEastAsia" w:hAnsiTheme="minorHAnsi"/>
                <w:noProof/>
                <w:sz w:val="22"/>
                <w:lang w:eastAsia="de-DE"/>
              </w:rPr>
              <w:tab/>
            </w:r>
            <w:r w:rsidR="00D94009" w:rsidRPr="00B9488B">
              <w:rPr>
                <w:rStyle w:val="Hyperlink"/>
                <w:noProof/>
                <w:lang w:val="en-GB"/>
              </w:rPr>
              <w:t>Max Number of Trucks/ Vehicle List</w:t>
            </w:r>
            <w:r w:rsidR="00D94009">
              <w:rPr>
                <w:noProof/>
                <w:webHidden/>
              </w:rPr>
              <w:tab/>
            </w:r>
            <w:r w:rsidR="00D94009">
              <w:rPr>
                <w:noProof/>
                <w:webHidden/>
              </w:rPr>
              <w:fldChar w:fldCharType="begin"/>
            </w:r>
            <w:r w:rsidR="00D94009">
              <w:rPr>
                <w:noProof/>
                <w:webHidden/>
              </w:rPr>
              <w:instrText xml:space="preserve"> PAGEREF _Toc23934536 \h </w:instrText>
            </w:r>
            <w:r w:rsidR="00D94009">
              <w:rPr>
                <w:noProof/>
                <w:webHidden/>
              </w:rPr>
            </w:r>
            <w:r w:rsidR="00D94009">
              <w:rPr>
                <w:noProof/>
                <w:webHidden/>
              </w:rPr>
              <w:fldChar w:fldCharType="separate"/>
            </w:r>
            <w:r w:rsidR="00D94009">
              <w:rPr>
                <w:noProof/>
                <w:webHidden/>
              </w:rPr>
              <w:t>6</w:t>
            </w:r>
            <w:r w:rsidR="00D94009">
              <w:rPr>
                <w:noProof/>
                <w:webHidden/>
              </w:rPr>
              <w:fldChar w:fldCharType="end"/>
            </w:r>
          </w:hyperlink>
        </w:p>
        <w:p w14:paraId="2197D01E" w14:textId="2224E480"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7" w:history="1">
            <w:r w:rsidR="00D94009" w:rsidRPr="00B9488B">
              <w:rPr>
                <w:rStyle w:val="Hyperlink"/>
                <w:noProof/>
              </w:rPr>
              <w:t>2.2.16</w:t>
            </w:r>
            <w:r w:rsidR="00D94009">
              <w:rPr>
                <w:rFonts w:asciiTheme="minorHAnsi" w:eastAsiaTheme="minorEastAsia" w:hAnsiTheme="minorHAnsi"/>
                <w:noProof/>
                <w:sz w:val="22"/>
                <w:lang w:eastAsia="de-DE"/>
              </w:rPr>
              <w:tab/>
            </w:r>
            <w:r w:rsidR="00D94009" w:rsidRPr="00B9488B">
              <w:rPr>
                <w:rStyle w:val="Hyperlink"/>
                <w:noProof/>
              </w:rPr>
              <w:t>Schichtzeit</w:t>
            </w:r>
            <w:r w:rsidR="00D94009">
              <w:rPr>
                <w:noProof/>
                <w:webHidden/>
              </w:rPr>
              <w:tab/>
            </w:r>
            <w:r w:rsidR="00D94009">
              <w:rPr>
                <w:noProof/>
                <w:webHidden/>
              </w:rPr>
              <w:fldChar w:fldCharType="begin"/>
            </w:r>
            <w:r w:rsidR="00D94009">
              <w:rPr>
                <w:noProof/>
                <w:webHidden/>
              </w:rPr>
              <w:instrText xml:space="preserve"> PAGEREF _Toc23934537 \h </w:instrText>
            </w:r>
            <w:r w:rsidR="00D94009">
              <w:rPr>
                <w:noProof/>
                <w:webHidden/>
              </w:rPr>
            </w:r>
            <w:r w:rsidR="00D94009">
              <w:rPr>
                <w:noProof/>
                <w:webHidden/>
              </w:rPr>
              <w:fldChar w:fldCharType="separate"/>
            </w:r>
            <w:r w:rsidR="00D94009">
              <w:rPr>
                <w:noProof/>
                <w:webHidden/>
              </w:rPr>
              <w:t>7</w:t>
            </w:r>
            <w:r w:rsidR="00D94009">
              <w:rPr>
                <w:noProof/>
                <w:webHidden/>
              </w:rPr>
              <w:fldChar w:fldCharType="end"/>
            </w:r>
          </w:hyperlink>
        </w:p>
        <w:p w14:paraId="5817D9C0" w14:textId="22E6BF94"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8" w:history="1">
            <w:r w:rsidR="00D94009" w:rsidRPr="00B9488B">
              <w:rPr>
                <w:rStyle w:val="Hyperlink"/>
                <w:noProof/>
              </w:rPr>
              <w:t>2.2.17</w:t>
            </w:r>
            <w:r w:rsidR="00D94009">
              <w:rPr>
                <w:rFonts w:asciiTheme="minorHAnsi" w:eastAsiaTheme="minorEastAsia" w:hAnsiTheme="minorHAnsi"/>
                <w:noProof/>
                <w:sz w:val="22"/>
                <w:lang w:eastAsia="de-DE"/>
              </w:rPr>
              <w:tab/>
            </w:r>
            <w:r w:rsidR="00D94009" w:rsidRPr="00B9488B">
              <w:rPr>
                <w:rStyle w:val="Hyperlink"/>
                <w:noProof/>
              </w:rPr>
              <w:t>Arbeitszeit</w:t>
            </w:r>
            <w:r w:rsidR="00D94009">
              <w:rPr>
                <w:noProof/>
                <w:webHidden/>
              </w:rPr>
              <w:tab/>
            </w:r>
            <w:r w:rsidR="00D94009">
              <w:rPr>
                <w:noProof/>
                <w:webHidden/>
              </w:rPr>
              <w:fldChar w:fldCharType="begin"/>
            </w:r>
            <w:r w:rsidR="00D94009">
              <w:rPr>
                <w:noProof/>
                <w:webHidden/>
              </w:rPr>
              <w:instrText xml:space="preserve"> PAGEREF _Toc23934538 \h </w:instrText>
            </w:r>
            <w:r w:rsidR="00D94009">
              <w:rPr>
                <w:noProof/>
                <w:webHidden/>
              </w:rPr>
            </w:r>
            <w:r w:rsidR="00D94009">
              <w:rPr>
                <w:noProof/>
                <w:webHidden/>
              </w:rPr>
              <w:fldChar w:fldCharType="separate"/>
            </w:r>
            <w:r w:rsidR="00D94009">
              <w:rPr>
                <w:noProof/>
                <w:webHidden/>
              </w:rPr>
              <w:t>7</w:t>
            </w:r>
            <w:r w:rsidR="00D94009">
              <w:rPr>
                <w:noProof/>
                <w:webHidden/>
              </w:rPr>
              <w:fldChar w:fldCharType="end"/>
            </w:r>
          </w:hyperlink>
        </w:p>
        <w:p w14:paraId="26098633" w14:textId="4CC4C481" w:rsidR="00D94009" w:rsidRDefault="00603333">
          <w:pPr>
            <w:pStyle w:val="Verzeichnis3"/>
            <w:tabs>
              <w:tab w:val="left" w:pos="1540"/>
              <w:tab w:val="right" w:leader="dot" w:pos="9062"/>
            </w:tabs>
            <w:rPr>
              <w:rFonts w:asciiTheme="minorHAnsi" w:eastAsiaTheme="minorEastAsia" w:hAnsiTheme="minorHAnsi"/>
              <w:noProof/>
              <w:sz w:val="22"/>
              <w:lang w:eastAsia="de-DE"/>
            </w:rPr>
          </w:pPr>
          <w:hyperlink w:anchor="_Toc23934539" w:history="1">
            <w:r w:rsidR="00D94009" w:rsidRPr="00B9488B">
              <w:rPr>
                <w:rStyle w:val="Hyperlink"/>
                <w:noProof/>
              </w:rPr>
              <w:t>2.2.18</w:t>
            </w:r>
            <w:r w:rsidR="00D94009">
              <w:rPr>
                <w:rFonts w:asciiTheme="minorHAnsi" w:eastAsiaTheme="minorEastAsia" w:hAnsiTheme="minorHAnsi"/>
                <w:noProof/>
                <w:sz w:val="22"/>
                <w:lang w:eastAsia="de-DE"/>
              </w:rPr>
              <w:tab/>
            </w:r>
            <w:r w:rsidR="00D94009" w:rsidRPr="00B9488B">
              <w:rPr>
                <w:rStyle w:val="Hyperlink"/>
                <w:noProof/>
              </w:rPr>
              <w:t>Fahrzeugauslastung</w:t>
            </w:r>
            <w:r w:rsidR="00D94009">
              <w:rPr>
                <w:noProof/>
                <w:webHidden/>
              </w:rPr>
              <w:tab/>
            </w:r>
            <w:r w:rsidR="00D94009">
              <w:rPr>
                <w:noProof/>
                <w:webHidden/>
              </w:rPr>
              <w:fldChar w:fldCharType="begin"/>
            </w:r>
            <w:r w:rsidR="00D94009">
              <w:rPr>
                <w:noProof/>
                <w:webHidden/>
              </w:rPr>
              <w:instrText xml:space="preserve"> PAGEREF _Toc23934539 \h </w:instrText>
            </w:r>
            <w:r w:rsidR="00D94009">
              <w:rPr>
                <w:noProof/>
                <w:webHidden/>
              </w:rPr>
            </w:r>
            <w:r w:rsidR="00D94009">
              <w:rPr>
                <w:noProof/>
                <w:webHidden/>
              </w:rPr>
              <w:fldChar w:fldCharType="separate"/>
            </w:r>
            <w:r w:rsidR="00D94009">
              <w:rPr>
                <w:noProof/>
                <w:webHidden/>
              </w:rPr>
              <w:t>7</w:t>
            </w:r>
            <w:r w:rsidR="00D94009">
              <w:rPr>
                <w:noProof/>
                <w:webHidden/>
              </w:rPr>
              <w:fldChar w:fldCharType="end"/>
            </w:r>
          </w:hyperlink>
        </w:p>
        <w:p w14:paraId="566E1822" w14:textId="3AC35BDE" w:rsidR="00D94009" w:rsidRDefault="00603333">
          <w:pPr>
            <w:pStyle w:val="Verzeichnis2"/>
            <w:tabs>
              <w:tab w:val="left" w:pos="880"/>
              <w:tab w:val="right" w:leader="dot" w:pos="9062"/>
            </w:tabs>
            <w:rPr>
              <w:rFonts w:asciiTheme="minorHAnsi" w:eastAsiaTheme="minorEastAsia" w:hAnsiTheme="minorHAnsi"/>
              <w:noProof/>
              <w:sz w:val="22"/>
              <w:lang w:eastAsia="de-DE"/>
            </w:rPr>
          </w:pPr>
          <w:hyperlink w:anchor="_Toc23934540" w:history="1">
            <w:r w:rsidR="00D94009" w:rsidRPr="00B9488B">
              <w:rPr>
                <w:rStyle w:val="Hyperlink"/>
                <w:noProof/>
              </w:rPr>
              <w:t>2.3</w:t>
            </w:r>
            <w:r w:rsidR="00D94009">
              <w:rPr>
                <w:rFonts w:asciiTheme="minorHAnsi" w:eastAsiaTheme="minorEastAsia" w:hAnsiTheme="minorHAnsi"/>
                <w:noProof/>
                <w:sz w:val="22"/>
                <w:lang w:eastAsia="de-DE"/>
              </w:rPr>
              <w:tab/>
            </w:r>
            <w:r w:rsidR="00D94009" w:rsidRPr="00B9488B">
              <w:rPr>
                <w:rStyle w:val="Hyperlink"/>
                <w:noProof/>
              </w:rPr>
              <w:t>Ausschluss Liste</w:t>
            </w:r>
            <w:r w:rsidR="00D94009">
              <w:rPr>
                <w:noProof/>
                <w:webHidden/>
              </w:rPr>
              <w:tab/>
            </w:r>
            <w:r w:rsidR="00D94009">
              <w:rPr>
                <w:noProof/>
                <w:webHidden/>
              </w:rPr>
              <w:fldChar w:fldCharType="begin"/>
            </w:r>
            <w:r w:rsidR="00D94009">
              <w:rPr>
                <w:noProof/>
                <w:webHidden/>
              </w:rPr>
              <w:instrText xml:space="preserve"> PAGEREF _Toc23934540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58A0C6BD" w14:textId="0D799B50"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1" w:history="1">
            <w:r w:rsidR="00D94009" w:rsidRPr="00B9488B">
              <w:rPr>
                <w:rStyle w:val="Hyperlink"/>
                <w:noProof/>
              </w:rPr>
              <w:t>2.3.1</w:t>
            </w:r>
            <w:r w:rsidR="00D94009">
              <w:rPr>
                <w:rFonts w:asciiTheme="minorHAnsi" w:eastAsiaTheme="minorEastAsia" w:hAnsiTheme="minorHAnsi"/>
                <w:noProof/>
                <w:sz w:val="22"/>
                <w:lang w:eastAsia="de-DE"/>
              </w:rPr>
              <w:tab/>
            </w:r>
            <w:r w:rsidR="00D94009" w:rsidRPr="00B9488B">
              <w:rPr>
                <w:rStyle w:val="Hyperlink"/>
                <w:noProof/>
              </w:rPr>
              <w:t>Preloads</w:t>
            </w:r>
            <w:r w:rsidR="00D94009">
              <w:rPr>
                <w:noProof/>
                <w:webHidden/>
              </w:rPr>
              <w:tab/>
            </w:r>
            <w:r w:rsidR="00D94009">
              <w:rPr>
                <w:noProof/>
                <w:webHidden/>
              </w:rPr>
              <w:fldChar w:fldCharType="begin"/>
            </w:r>
            <w:r w:rsidR="00D94009">
              <w:rPr>
                <w:noProof/>
                <w:webHidden/>
              </w:rPr>
              <w:instrText xml:space="preserve"> PAGEREF _Toc23934541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2AF51A33" w14:textId="595674DB"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2" w:history="1">
            <w:r w:rsidR="00D94009" w:rsidRPr="00B9488B">
              <w:rPr>
                <w:rStyle w:val="Hyperlink"/>
                <w:noProof/>
              </w:rPr>
              <w:t>2.3.2</w:t>
            </w:r>
            <w:r w:rsidR="00D94009">
              <w:rPr>
                <w:rFonts w:asciiTheme="minorHAnsi" w:eastAsiaTheme="minorEastAsia" w:hAnsiTheme="minorHAnsi"/>
                <w:noProof/>
                <w:sz w:val="22"/>
                <w:lang w:eastAsia="de-DE"/>
              </w:rPr>
              <w:tab/>
            </w:r>
            <w:r w:rsidR="00D94009" w:rsidRPr="00B9488B">
              <w:rPr>
                <w:rStyle w:val="Hyperlink"/>
                <w:noProof/>
              </w:rPr>
              <w:t>Shunting</w:t>
            </w:r>
            <w:r w:rsidR="00D94009">
              <w:rPr>
                <w:noProof/>
                <w:webHidden/>
              </w:rPr>
              <w:tab/>
            </w:r>
            <w:r w:rsidR="00D94009">
              <w:rPr>
                <w:noProof/>
                <w:webHidden/>
              </w:rPr>
              <w:fldChar w:fldCharType="begin"/>
            </w:r>
            <w:r w:rsidR="00D94009">
              <w:rPr>
                <w:noProof/>
                <w:webHidden/>
              </w:rPr>
              <w:instrText xml:space="preserve"> PAGEREF _Toc23934542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17FAF2B1" w14:textId="6C9CAF08"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3" w:history="1">
            <w:r w:rsidR="00D94009" w:rsidRPr="00B9488B">
              <w:rPr>
                <w:rStyle w:val="Hyperlink"/>
                <w:noProof/>
              </w:rPr>
              <w:t>2.3.3</w:t>
            </w:r>
            <w:r w:rsidR="00D94009">
              <w:rPr>
                <w:rFonts w:asciiTheme="minorHAnsi" w:eastAsiaTheme="minorEastAsia" w:hAnsiTheme="minorHAnsi"/>
                <w:noProof/>
                <w:sz w:val="22"/>
                <w:lang w:eastAsia="de-DE"/>
              </w:rPr>
              <w:tab/>
            </w:r>
            <w:r w:rsidR="00D94009" w:rsidRPr="00B9488B">
              <w:rPr>
                <w:rStyle w:val="Hyperlink"/>
                <w:noProof/>
              </w:rPr>
              <w:t>Roaming</w:t>
            </w:r>
            <w:r w:rsidR="00D94009">
              <w:rPr>
                <w:noProof/>
                <w:webHidden/>
              </w:rPr>
              <w:tab/>
            </w:r>
            <w:r w:rsidR="00D94009">
              <w:rPr>
                <w:noProof/>
                <w:webHidden/>
              </w:rPr>
              <w:fldChar w:fldCharType="begin"/>
            </w:r>
            <w:r w:rsidR="00D94009">
              <w:rPr>
                <w:noProof/>
                <w:webHidden/>
              </w:rPr>
              <w:instrText xml:space="preserve"> PAGEREF _Toc23934543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113D33D0" w14:textId="64B93F5A"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4" w:history="1">
            <w:r w:rsidR="00D94009" w:rsidRPr="00B9488B">
              <w:rPr>
                <w:rStyle w:val="Hyperlink"/>
                <w:noProof/>
              </w:rPr>
              <w:t>2.3.4</w:t>
            </w:r>
            <w:r w:rsidR="00D94009">
              <w:rPr>
                <w:rFonts w:asciiTheme="minorHAnsi" w:eastAsiaTheme="minorEastAsia" w:hAnsiTheme="minorHAnsi"/>
                <w:noProof/>
                <w:sz w:val="22"/>
                <w:lang w:eastAsia="de-DE"/>
              </w:rPr>
              <w:tab/>
            </w:r>
            <w:r w:rsidR="00D94009" w:rsidRPr="00B9488B">
              <w:rPr>
                <w:rStyle w:val="Hyperlink"/>
                <w:noProof/>
              </w:rPr>
              <w:t>Predrive</w:t>
            </w:r>
            <w:r w:rsidR="00D94009">
              <w:rPr>
                <w:noProof/>
                <w:webHidden/>
              </w:rPr>
              <w:tab/>
            </w:r>
            <w:r w:rsidR="00D94009">
              <w:rPr>
                <w:noProof/>
                <w:webHidden/>
              </w:rPr>
              <w:fldChar w:fldCharType="begin"/>
            </w:r>
            <w:r w:rsidR="00D94009">
              <w:rPr>
                <w:noProof/>
                <w:webHidden/>
              </w:rPr>
              <w:instrText xml:space="preserve"> PAGEREF _Toc23934544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73F97F49" w14:textId="16241288"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5" w:history="1">
            <w:r w:rsidR="00D94009" w:rsidRPr="00B9488B">
              <w:rPr>
                <w:rStyle w:val="Hyperlink"/>
                <w:noProof/>
              </w:rPr>
              <w:t>2.3.5</w:t>
            </w:r>
            <w:r w:rsidR="00D94009">
              <w:rPr>
                <w:rFonts w:asciiTheme="minorHAnsi" w:eastAsiaTheme="minorEastAsia" w:hAnsiTheme="minorHAnsi"/>
                <w:noProof/>
                <w:sz w:val="22"/>
                <w:lang w:eastAsia="de-DE"/>
              </w:rPr>
              <w:tab/>
            </w:r>
            <w:r w:rsidR="00D94009" w:rsidRPr="00B9488B">
              <w:rPr>
                <w:rStyle w:val="Hyperlink"/>
                <w:noProof/>
              </w:rPr>
              <w:t>Waste Orders</w:t>
            </w:r>
            <w:r w:rsidR="00D94009">
              <w:rPr>
                <w:noProof/>
                <w:webHidden/>
              </w:rPr>
              <w:tab/>
            </w:r>
            <w:r w:rsidR="00D94009">
              <w:rPr>
                <w:noProof/>
                <w:webHidden/>
              </w:rPr>
              <w:fldChar w:fldCharType="begin"/>
            </w:r>
            <w:r w:rsidR="00D94009">
              <w:rPr>
                <w:noProof/>
                <w:webHidden/>
              </w:rPr>
              <w:instrText xml:space="preserve"> PAGEREF _Toc23934545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459513B9" w14:textId="4DFAF085"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6" w:history="1">
            <w:r w:rsidR="00D94009" w:rsidRPr="00B9488B">
              <w:rPr>
                <w:rStyle w:val="Hyperlink"/>
                <w:noProof/>
              </w:rPr>
              <w:t>2.3.6</w:t>
            </w:r>
            <w:r w:rsidR="00D94009">
              <w:rPr>
                <w:rFonts w:asciiTheme="minorHAnsi" w:eastAsiaTheme="minorEastAsia" w:hAnsiTheme="minorHAnsi"/>
                <w:noProof/>
                <w:sz w:val="22"/>
                <w:lang w:eastAsia="de-DE"/>
              </w:rPr>
              <w:tab/>
            </w:r>
            <w:r w:rsidR="00D94009" w:rsidRPr="00B9488B">
              <w:rPr>
                <w:rStyle w:val="Hyperlink"/>
                <w:noProof/>
              </w:rPr>
              <w:t>Customer Managed Assignment (CMA)</w:t>
            </w:r>
            <w:r w:rsidR="00D94009">
              <w:rPr>
                <w:noProof/>
                <w:webHidden/>
              </w:rPr>
              <w:tab/>
            </w:r>
            <w:r w:rsidR="00D94009">
              <w:rPr>
                <w:noProof/>
                <w:webHidden/>
              </w:rPr>
              <w:fldChar w:fldCharType="begin"/>
            </w:r>
            <w:r w:rsidR="00D94009">
              <w:rPr>
                <w:noProof/>
                <w:webHidden/>
              </w:rPr>
              <w:instrText xml:space="preserve"> PAGEREF _Toc23934546 \h </w:instrText>
            </w:r>
            <w:r w:rsidR="00D94009">
              <w:rPr>
                <w:noProof/>
                <w:webHidden/>
              </w:rPr>
            </w:r>
            <w:r w:rsidR="00D94009">
              <w:rPr>
                <w:noProof/>
                <w:webHidden/>
              </w:rPr>
              <w:fldChar w:fldCharType="separate"/>
            </w:r>
            <w:r w:rsidR="00D94009">
              <w:rPr>
                <w:noProof/>
                <w:webHidden/>
              </w:rPr>
              <w:t>8</w:t>
            </w:r>
            <w:r w:rsidR="00D94009">
              <w:rPr>
                <w:noProof/>
                <w:webHidden/>
              </w:rPr>
              <w:fldChar w:fldCharType="end"/>
            </w:r>
          </w:hyperlink>
        </w:p>
        <w:p w14:paraId="032271F5" w14:textId="3A7D4564"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7" w:history="1">
            <w:r w:rsidR="00D94009" w:rsidRPr="00B9488B">
              <w:rPr>
                <w:rStyle w:val="Hyperlink"/>
                <w:noProof/>
              </w:rPr>
              <w:t>2.3.7</w:t>
            </w:r>
            <w:r w:rsidR="00D94009">
              <w:rPr>
                <w:rFonts w:asciiTheme="minorHAnsi" w:eastAsiaTheme="minorEastAsia" w:hAnsiTheme="minorHAnsi"/>
                <w:noProof/>
                <w:sz w:val="22"/>
                <w:lang w:eastAsia="de-DE"/>
              </w:rPr>
              <w:tab/>
            </w:r>
            <w:r w:rsidR="00D94009" w:rsidRPr="00B9488B">
              <w:rPr>
                <w:rStyle w:val="Hyperlink"/>
                <w:noProof/>
              </w:rPr>
              <w:t>Splitloads</w:t>
            </w:r>
            <w:r w:rsidR="00D94009">
              <w:rPr>
                <w:noProof/>
                <w:webHidden/>
              </w:rPr>
              <w:tab/>
            </w:r>
            <w:r w:rsidR="00D94009">
              <w:rPr>
                <w:noProof/>
                <w:webHidden/>
              </w:rPr>
              <w:fldChar w:fldCharType="begin"/>
            </w:r>
            <w:r w:rsidR="00D94009">
              <w:rPr>
                <w:noProof/>
                <w:webHidden/>
              </w:rPr>
              <w:instrText xml:space="preserve"> PAGEREF _Toc23934547 \h </w:instrText>
            </w:r>
            <w:r w:rsidR="00D94009">
              <w:rPr>
                <w:noProof/>
                <w:webHidden/>
              </w:rPr>
            </w:r>
            <w:r w:rsidR="00D94009">
              <w:rPr>
                <w:noProof/>
                <w:webHidden/>
              </w:rPr>
              <w:fldChar w:fldCharType="separate"/>
            </w:r>
            <w:r w:rsidR="00D94009">
              <w:rPr>
                <w:noProof/>
                <w:webHidden/>
              </w:rPr>
              <w:t>9</w:t>
            </w:r>
            <w:r w:rsidR="00D94009">
              <w:rPr>
                <w:noProof/>
                <w:webHidden/>
              </w:rPr>
              <w:fldChar w:fldCharType="end"/>
            </w:r>
          </w:hyperlink>
        </w:p>
        <w:p w14:paraId="5B7A7DFF" w14:textId="4D346E0B" w:rsidR="00D94009" w:rsidRDefault="00603333">
          <w:pPr>
            <w:pStyle w:val="Verzeichnis3"/>
            <w:tabs>
              <w:tab w:val="left" w:pos="1320"/>
              <w:tab w:val="right" w:leader="dot" w:pos="9062"/>
            </w:tabs>
            <w:rPr>
              <w:rFonts w:asciiTheme="minorHAnsi" w:eastAsiaTheme="minorEastAsia" w:hAnsiTheme="minorHAnsi"/>
              <w:noProof/>
              <w:sz w:val="22"/>
              <w:lang w:eastAsia="de-DE"/>
            </w:rPr>
          </w:pPr>
          <w:hyperlink w:anchor="_Toc23934548" w:history="1">
            <w:r w:rsidR="00D94009" w:rsidRPr="00B9488B">
              <w:rPr>
                <w:rStyle w:val="Hyperlink"/>
                <w:noProof/>
              </w:rPr>
              <w:t>2.3.8</w:t>
            </w:r>
            <w:r w:rsidR="00D94009">
              <w:rPr>
                <w:rFonts w:asciiTheme="minorHAnsi" w:eastAsiaTheme="minorEastAsia" w:hAnsiTheme="minorHAnsi"/>
                <w:noProof/>
                <w:sz w:val="22"/>
                <w:lang w:eastAsia="de-DE"/>
              </w:rPr>
              <w:tab/>
            </w:r>
            <w:r w:rsidR="00D94009" w:rsidRPr="00B9488B">
              <w:rPr>
                <w:rStyle w:val="Hyperlink"/>
                <w:noProof/>
              </w:rPr>
              <w:t>Fahrzeit</w:t>
            </w:r>
            <w:r w:rsidR="00D94009">
              <w:rPr>
                <w:noProof/>
                <w:webHidden/>
              </w:rPr>
              <w:tab/>
            </w:r>
            <w:r w:rsidR="00D94009">
              <w:rPr>
                <w:noProof/>
                <w:webHidden/>
              </w:rPr>
              <w:fldChar w:fldCharType="begin"/>
            </w:r>
            <w:r w:rsidR="00D94009">
              <w:rPr>
                <w:noProof/>
                <w:webHidden/>
              </w:rPr>
              <w:instrText xml:space="preserve"> PAGEREF _Toc23934548 \h </w:instrText>
            </w:r>
            <w:r w:rsidR="00D94009">
              <w:rPr>
                <w:noProof/>
                <w:webHidden/>
              </w:rPr>
            </w:r>
            <w:r w:rsidR="00D94009">
              <w:rPr>
                <w:noProof/>
                <w:webHidden/>
              </w:rPr>
              <w:fldChar w:fldCharType="separate"/>
            </w:r>
            <w:r w:rsidR="00D94009">
              <w:rPr>
                <w:noProof/>
                <w:webHidden/>
              </w:rPr>
              <w:t>9</w:t>
            </w:r>
            <w:r w:rsidR="00D94009">
              <w:rPr>
                <w:noProof/>
                <w:webHidden/>
              </w:rPr>
              <w:fldChar w:fldCharType="end"/>
            </w:r>
          </w:hyperlink>
        </w:p>
        <w:p w14:paraId="0540901C" w14:textId="5DCB953A" w:rsidR="00D94009" w:rsidRDefault="00603333">
          <w:pPr>
            <w:pStyle w:val="Verzeichnis2"/>
            <w:tabs>
              <w:tab w:val="left" w:pos="880"/>
              <w:tab w:val="right" w:leader="dot" w:pos="9062"/>
            </w:tabs>
            <w:rPr>
              <w:rFonts w:asciiTheme="minorHAnsi" w:eastAsiaTheme="minorEastAsia" w:hAnsiTheme="minorHAnsi"/>
              <w:noProof/>
              <w:sz w:val="22"/>
              <w:lang w:eastAsia="de-DE"/>
            </w:rPr>
          </w:pPr>
          <w:hyperlink w:anchor="_Toc23934549" w:history="1">
            <w:r w:rsidR="00D94009" w:rsidRPr="00B9488B">
              <w:rPr>
                <w:rStyle w:val="Hyperlink"/>
                <w:noProof/>
              </w:rPr>
              <w:t>2.4</w:t>
            </w:r>
            <w:r w:rsidR="00D94009">
              <w:rPr>
                <w:rFonts w:asciiTheme="minorHAnsi" w:eastAsiaTheme="minorEastAsia" w:hAnsiTheme="minorHAnsi"/>
                <w:noProof/>
                <w:sz w:val="22"/>
                <w:lang w:eastAsia="de-DE"/>
              </w:rPr>
              <w:tab/>
            </w:r>
            <w:r w:rsidR="00D94009" w:rsidRPr="00B9488B">
              <w:rPr>
                <w:rStyle w:val="Hyperlink"/>
                <w:noProof/>
              </w:rPr>
              <w:t>Optimierungsziele</w:t>
            </w:r>
            <w:r w:rsidR="00D94009">
              <w:rPr>
                <w:noProof/>
                <w:webHidden/>
              </w:rPr>
              <w:tab/>
            </w:r>
            <w:r w:rsidR="00D94009">
              <w:rPr>
                <w:noProof/>
                <w:webHidden/>
              </w:rPr>
              <w:fldChar w:fldCharType="begin"/>
            </w:r>
            <w:r w:rsidR="00D94009">
              <w:rPr>
                <w:noProof/>
                <w:webHidden/>
              </w:rPr>
              <w:instrText xml:space="preserve"> PAGEREF _Toc23934549 \h </w:instrText>
            </w:r>
            <w:r w:rsidR="00D94009">
              <w:rPr>
                <w:noProof/>
                <w:webHidden/>
              </w:rPr>
            </w:r>
            <w:r w:rsidR="00D94009">
              <w:rPr>
                <w:noProof/>
                <w:webHidden/>
              </w:rPr>
              <w:fldChar w:fldCharType="separate"/>
            </w:r>
            <w:r w:rsidR="00D94009">
              <w:rPr>
                <w:noProof/>
                <w:webHidden/>
              </w:rPr>
              <w:t>9</w:t>
            </w:r>
            <w:r w:rsidR="00D94009">
              <w:rPr>
                <w:noProof/>
                <w:webHidden/>
              </w:rPr>
              <w:fldChar w:fldCharType="end"/>
            </w:r>
          </w:hyperlink>
        </w:p>
        <w:p w14:paraId="5C577E11" w14:textId="09E56A78"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 w:name="_Toc23934518"/>
      <w:r>
        <w:lastRenderedPageBreak/>
        <w:t>Einleitung</w:t>
      </w:r>
      <w:bookmarkEnd w:id="1"/>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F6FC48C"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7E05E4">
        <w:rPr>
          <w:rFonts w:cs="Arial"/>
          <w:szCs w:val="24"/>
        </w:rPr>
        <w:t xml:space="preserve">wiederspiegelt.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782366">
        <w:rPr>
          <w:rFonts w:cs="Arial"/>
          <w:szCs w:val="24"/>
        </w:rPr>
        <w:t>/</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ganz bewusst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2" w:name="_Toc23934519"/>
      <w:r>
        <w:lastRenderedPageBreak/>
        <w:t>Konzept der Betonoptimierung</w:t>
      </w:r>
      <w:bookmarkEnd w:id="2"/>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commentRangeStart w:id="3"/>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commentRangeEnd w:id="3"/>
      <w:r w:rsidR="0088091F">
        <w:rPr>
          <w:rStyle w:val="Kommentarzeichen"/>
        </w:rPr>
        <w:commentReference w:id="3"/>
      </w:r>
    </w:p>
    <w:p w14:paraId="182B914C" w14:textId="6CBB5D68" w:rsidR="00BD2FA7" w:rsidRDefault="00822449" w:rsidP="005A6F34">
      <w:pPr>
        <w:pStyle w:val="berschrift2"/>
      </w:pPr>
      <w:bookmarkStart w:id="4" w:name="_Toc23934520"/>
      <w:r>
        <w:t>Allgemeine Anforderungen</w:t>
      </w:r>
      <w:bookmarkEnd w:id="4"/>
    </w:p>
    <w:p w14:paraId="43108B43" w14:textId="1421EFE5" w:rsidR="00822449"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„Optimization as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r w:rsidR="00406DB0">
        <w:rPr>
          <w:rFonts w:cs="Arial"/>
          <w:szCs w:val="24"/>
        </w:rPr>
        <w:t xml:space="preserve">Des Weiteren soll es möglich sein, </w:t>
      </w:r>
      <w:commentRangeStart w:id="5"/>
      <w:commentRangeStart w:id="6"/>
      <w:r w:rsidR="00406DB0">
        <w:rPr>
          <w:rFonts w:cs="Arial"/>
          <w:szCs w:val="24"/>
        </w:rPr>
        <w:t>einzelne Nebenbedingungen über eine Konfiguration ein- und auszuschalten</w:t>
      </w:r>
      <w:commentRangeEnd w:id="5"/>
      <w:r w:rsidR="00B41CD2">
        <w:rPr>
          <w:rStyle w:val="Kommentarzeichen"/>
        </w:rPr>
        <w:commentReference w:id="5"/>
      </w:r>
      <w:commentRangeEnd w:id="6"/>
      <w:r w:rsidR="00ED2A46">
        <w:rPr>
          <w:rStyle w:val="Kommentarzeichen"/>
        </w:rPr>
        <w:commentReference w:id="6"/>
      </w:r>
      <w:r w:rsidR="00406DB0">
        <w:rPr>
          <w:rFonts w:cs="Arial"/>
          <w:szCs w:val="24"/>
        </w:rPr>
        <w:t>. Da sich die Geschäftsprozesse der unterschiedliche Betonkunden teilweise stark unterscheiden,</w:t>
      </w:r>
      <w:r w:rsidR="006B7F81">
        <w:rPr>
          <w:rFonts w:cs="Arial"/>
          <w:szCs w:val="24"/>
        </w:rPr>
        <w:t xml:space="preserve"> wird dadurch</w:t>
      </w:r>
      <w:r w:rsidR="00406DB0">
        <w:rPr>
          <w:rFonts w:cs="Arial"/>
          <w:szCs w:val="24"/>
        </w:rPr>
        <w:t xml:space="preserve"> </w:t>
      </w:r>
      <w:r w:rsidR="006B7F81">
        <w:rPr>
          <w:rFonts w:cs="Arial"/>
          <w:szCs w:val="24"/>
        </w:rPr>
        <w:t>er</w:t>
      </w:r>
      <w:r w:rsidR="00406DB0">
        <w:rPr>
          <w:rFonts w:cs="Arial"/>
          <w:szCs w:val="24"/>
        </w:rPr>
        <w:t>möglich</w:t>
      </w:r>
      <w:r w:rsidR="006B7F81">
        <w:rPr>
          <w:rFonts w:cs="Arial"/>
          <w:szCs w:val="24"/>
        </w:rPr>
        <w:t>t</w:t>
      </w:r>
      <w:r w:rsidR="007E2CEE">
        <w:rPr>
          <w:rFonts w:cs="Arial"/>
          <w:szCs w:val="24"/>
        </w:rPr>
        <w:t xml:space="preserve">, </w:t>
      </w:r>
      <w:r w:rsidR="00406DB0">
        <w:rPr>
          <w:rFonts w:cs="Arial"/>
          <w:szCs w:val="24"/>
        </w:rPr>
        <w:t xml:space="preserve">die Optimierung an die Kundenbedürfnisse anzupassen. </w:t>
      </w:r>
      <w:r w:rsidR="00011742">
        <w:rPr>
          <w:rFonts w:cs="Arial"/>
          <w:szCs w:val="24"/>
        </w:rPr>
        <w:t xml:space="preserve">So ließe sich beispielsweise </w:t>
      </w:r>
      <w:r w:rsidR="000E7EE4">
        <w:rPr>
          <w:rFonts w:cs="Arial"/>
          <w:szCs w:val="24"/>
        </w:rPr>
        <w:t xml:space="preserve">die </w:t>
      </w:r>
      <w:commentRangeStart w:id="7"/>
      <w:r w:rsidR="00011742">
        <w:rPr>
          <w:rFonts w:cs="Arial"/>
          <w:szCs w:val="24"/>
        </w:rPr>
        <w:t xml:space="preserve">FiFo-Regel </w:t>
      </w:r>
      <w:commentRangeEnd w:id="7"/>
      <w:r w:rsidR="00ED2A46">
        <w:rPr>
          <w:rStyle w:val="Kommentarzeichen"/>
        </w:rPr>
        <w:commentReference w:id="7"/>
      </w:r>
      <w:r w:rsidR="00011742">
        <w:rPr>
          <w:rFonts w:cs="Arial"/>
          <w:szCs w:val="24"/>
        </w:rPr>
        <w:t>ein oder aus</w:t>
      </w:r>
      <w:r w:rsidR="008A51F3">
        <w:rPr>
          <w:rFonts w:cs="Arial"/>
          <w:szCs w:val="24"/>
        </w:rPr>
        <w:t xml:space="preserve"> </w:t>
      </w:r>
      <w:r w:rsidR="00011742">
        <w:rPr>
          <w:rFonts w:cs="Arial"/>
          <w:szCs w:val="24"/>
        </w:rPr>
        <w:t>konfigurieren, wenn ein Kunde diese wünscht oder nicht.</w:t>
      </w:r>
      <w:r w:rsidR="006D0D8C">
        <w:rPr>
          <w:rFonts w:cs="Arial"/>
          <w:szCs w:val="24"/>
        </w:rPr>
        <w:t xml:space="preserve"> Grundsätzlich ist in der Optimierung eine Parametrisierung der Zielfunktion notwendig, um Verspätungen, Pri</w:t>
      </w:r>
      <w:r w:rsidR="004963A9">
        <w:rPr>
          <w:rFonts w:cs="Arial"/>
          <w:szCs w:val="24"/>
        </w:rPr>
        <w:t>o</w:t>
      </w:r>
      <w:r w:rsidR="006D0D8C">
        <w:rPr>
          <w:rFonts w:cs="Arial"/>
          <w:szCs w:val="24"/>
        </w:rPr>
        <w:t>ritäten etc. sauber abbilden</w:t>
      </w:r>
      <w:r w:rsidR="004C06C2">
        <w:rPr>
          <w:rFonts w:cs="Arial"/>
          <w:szCs w:val="24"/>
        </w:rPr>
        <w:t xml:space="preserve"> und bestrafen</w:t>
      </w:r>
      <w:r w:rsidR="006D0D8C">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sidR="006D0D8C">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Regret-Algorithmus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t>
      </w:r>
      <w:r w:rsidR="004F3D62">
        <w:rPr>
          <w:rFonts w:cs="Arial"/>
          <w:szCs w:val="24"/>
        </w:rPr>
        <w:lastRenderedPageBreak/>
        <w:t xml:space="preserve">weiterer Aspekt ist die Einbindung manueller Vorschläge in die Optimierung. Die Optimierung muss </w:t>
      </w:r>
      <w:r w:rsidR="0022449F">
        <w:rPr>
          <w:rFonts w:cs="Arial"/>
          <w:szCs w:val="24"/>
        </w:rPr>
        <w:t xml:space="preserve">gefixte Elemente wie </w:t>
      </w:r>
      <w:commentRangeStart w:id="8"/>
      <w:commentRangeStart w:id="9"/>
      <w:r w:rsidR="0022449F">
        <w:rPr>
          <w:rFonts w:cs="Arial"/>
          <w:szCs w:val="24"/>
        </w:rPr>
        <w:t>FASe, SASe, manuelle Proposals etc</w:t>
      </w:r>
      <w:r w:rsidR="00A61F6F">
        <w:rPr>
          <w:rFonts w:cs="Arial"/>
          <w:szCs w:val="24"/>
        </w:rPr>
        <w:t>.</w:t>
      </w:r>
      <w:r w:rsidR="0022449F">
        <w:rPr>
          <w:rFonts w:cs="Arial"/>
          <w:szCs w:val="24"/>
        </w:rPr>
        <w:t xml:space="preserve"> in die Planung </w:t>
      </w:r>
      <w:commentRangeEnd w:id="8"/>
      <w:r w:rsidR="00AE4E92">
        <w:rPr>
          <w:rStyle w:val="Kommentarzeichen"/>
        </w:rPr>
        <w:commentReference w:id="8"/>
      </w:r>
      <w:commentRangeEnd w:id="9"/>
      <w:r w:rsidR="00ED2A46">
        <w:rPr>
          <w:rStyle w:val="Kommentarzeichen"/>
        </w:rPr>
        <w:commentReference w:id="9"/>
      </w:r>
      <w:r w:rsidR="0022449F">
        <w:rPr>
          <w:rFonts w:cs="Arial"/>
          <w:szCs w:val="24"/>
        </w:rPr>
        <w:t xml:space="preserve">einbinden </w:t>
      </w:r>
      <w:r w:rsidR="00D31EF1">
        <w:rPr>
          <w:rFonts w:cs="Arial"/>
          <w:szCs w:val="24"/>
        </w:rPr>
        <w:t>können</w:t>
      </w:r>
      <w:commentRangeStart w:id="10"/>
      <w:r w:rsidR="00D31EF1">
        <w:rPr>
          <w:rFonts w:cs="Arial"/>
          <w:szCs w:val="24"/>
        </w:rPr>
        <w:t>.</w:t>
      </w:r>
      <w:commentRangeEnd w:id="10"/>
      <w:r w:rsidR="00E43EAF">
        <w:rPr>
          <w:rStyle w:val="Kommentarzeichen"/>
        </w:rPr>
        <w:commentReference w:id="10"/>
      </w:r>
    </w:p>
    <w:p w14:paraId="792297D8" w14:textId="4AC8CCE1" w:rsidR="0013473C" w:rsidRDefault="00B42C6F" w:rsidP="005A6F34">
      <w:pPr>
        <w:pStyle w:val="berschrift2"/>
      </w:pPr>
      <w:bookmarkStart w:id="11" w:name="_Toc23934521"/>
      <w:r w:rsidRPr="00934F4A">
        <w:t>Feature Liste</w:t>
      </w:r>
      <w:bookmarkEnd w:id="11"/>
    </w:p>
    <w:p w14:paraId="1468B227" w14:textId="35808DDF" w:rsidR="00C606FA" w:rsidRPr="00C606FA" w:rsidRDefault="00C606FA" w:rsidP="005A6F34">
      <w:r>
        <w:t xml:space="preserve">In diesem Abschnitt </w:t>
      </w:r>
      <w:r w:rsidR="008B783F">
        <w:t>werden die</w:t>
      </w:r>
      <w:r>
        <w:t xml:space="preserve"> Anforderungen </w:t>
      </w:r>
      <w:r w:rsidR="008B783F">
        <w:t>erläutert</w:t>
      </w:r>
      <w:r>
        <w:t>, die die neue Betonoptimierung erfüllen muss.</w:t>
      </w:r>
    </w:p>
    <w:p w14:paraId="4DF639F8" w14:textId="14E8539D" w:rsidR="00922B1C" w:rsidRDefault="00922B1C" w:rsidP="005A6F34">
      <w:pPr>
        <w:pStyle w:val="berschrift3"/>
      </w:pPr>
      <w:bookmarkStart w:id="12" w:name="_Toc23934522"/>
      <w:r>
        <w:t>Schichten</w:t>
      </w:r>
      <w:bookmarkEnd w:id="12"/>
    </w:p>
    <w:p w14:paraId="083B1BD5" w14:textId="16D19A96" w:rsidR="00C56B54" w:rsidRPr="00ED34AA"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xml:space="preserve">, sodass sich eine </w:t>
      </w:r>
      <w:commentRangeStart w:id="13"/>
      <w:commentRangeStart w:id="14"/>
      <w:commentRangeStart w:id="15"/>
      <w:r w:rsidR="00236F28">
        <w:t>rollierende</w:t>
      </w:r>
      <w:commentRangeEnd w:id="13"/>
      <w:r w:rsidR="009B5B04">
        <w:rPr>
          <w:rStyle w:val="Kommentarzeichen"/>
        </w:rPr>
        <w:commentReference w:id="13"/>
      </w:r>
      <w:commentRangeEnd w:id="14"/>
      <w:r w:rsidR="00E43EAF">
        <w:rPr>
          <w:rStyle w:val="Kommentarzeichen"/>
        </w:rPr>
        <w:commentReference w:id="14"/>
      </w:r>
      <w:commentRangeEnd w:id="15"/>
      <w:r w:rsidR="001F00AF">
        <w:rPr>
          <w:rStyle w:val="Kommentarzeichen"/>
        </w:rPr>
        <w:commentReference w:id="15"/>
      </w:r>
      <w:r w:rsidR="00236F28">
        <w:t xml:space="preserve"> Planung ergibt.</w:t>
      </w:r>
      <w:r w:rsidR="009D79B6">
        <w:t xml:space="preserve"> In diesem Zusammenhang muss </w:t>
      </w:r>
      <w:r w:rsidR="009547F3">
        <w:t xml:space="preserve">erörtert werden, wie </w:t>
      </w:r>
      <w:r w:rsidR="00335E03">
        <w:t>ein „</w:t>
      </w:r>
      <w:r w:rsidR="00E33BA6">
        <w:t>neuer“</w:t>
      </w:r>
      <w:r w:rsidR="009547F3">
        <w:t xml:space="preserve"> Preplanning</w:t>
      </w:r>
      <w:r w:rsidR="00570FEF">
        <w:t>-</w:t>
      </w:r>
      <w:r w:rsidR="009547F3">
        <w:t>Modus gestaltet werden soll.</w:t>
      </w:r>
    </w:p>
    <w:p w14:paraId="65BAAC43" w14:textId="77777777" w:rsidR="00AC13FB" w:rsidRPr="00904554" w:rsidRDefault="00AC13FB" w:rsidP="00AC13FB">
      <w:pPr>
        <w:pStyle w:val="berschrift3"/>
      </w:pPr>
      <w:bookmarkStart w:id="16" w:name="_Toc23934523"/>
      <w:r>
        <w:t>FiFo-Regel</w:t>
      </w:r>
      <w:bookmarkEnd w:id="16"/>
    </w:p>
    <w:p w14:paraId="097B9974" w14:textId="37AAC2CC" w:rsidR="00AC13FB" w:rsidRPr="00ED34AA" w:rsidRDefault="00B552A4" w:rsidP="00922B1C">
      <w:r>
        <w:t xml:space="preserve">Häufig wird an Werken nach der sogenannten </w:t>
      </w:r>
      <w:commentRangeStart w:id="17"/>
      <w:r>
        <w:t>FiFo</w:t>
      </w:r>
      <w:commentRangeEnd w:id="17"/>
      <w:r w:rsidR="006512FF">
        <w:rPr>
          <w:rStyle w:val="Kommentarzeichen"/>
        </w:rPr>
        <w:commentReference w:id="17"/>
      </w:r>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FiFo-Regel zu berücksichtigen.</w:t>
      </w:r>
      <w:r w:rsidR="00861C61">
        <w:t xml:space="preserve"> </w:t>
      </w:r>
      <w:r w:rsidR="00AC13FB">
        <w:t xml:space="preserve">Allerdings sollen die Fahrzeugkapazitäten auch einbezogen werden. </w:t>
      </w:r>
      <w:commentRangeStart w:id="18"/>
      <w:commentRangeStart w:id="19"/>
      <w:r w:rsidR="00AC13FB">
        <w:t xml:space="preserve">Wenn </w:t>
      </w:r>
      <w:r w:rsidR="007936B9">
        <w:t xml:space="preserve">also </w:t>
      </w:r>
      <w:r w:rsidR="00AC13FB">
        <w:t>ein großes Fahrzeug und ein kleines Fahrzeug kurz hintereinander (noch zu definieren in welchem Zeitintervall) an einem Werk eintreffen, soll sichergestellt sein, dass das große Fahrzeug auch eine größere Lieferung und das kleine Fahrzeug eine kleine Lieferung bekommen soll</w:t>
      </w:r>
      <w:commentRangeEnd w:id="18"/>
      <w:r w:rsidR="00E43EAF">
        <w:rPr>
          <w:rStyle w:val="Kommentarzeichen"/>
        </w:rPr>
        <w:commentReference w:id="18"/>
      </w:r>
      <w:commentRangeEnd w:id="19"/>
      <w:r w:rsidR="001F00AF">
        <w:rPr>
          <w:rStyle w:val="Kommentarzeichen"/>
        </w:rPr>
        <w:commentReference w:id="19"/>
      </w:r>
      <w:r w:rsidR="00AC13FB">
        <w:t xml:space="preserve">. In diesem Fall soll es </w:t>
      </w:r>
      <w:r w:rsidR="009065F1">
        <w:t>demnach</w:t>
      </w:r>
      <w:r w:rsidR="00AC13FB">
        <w:t xml:space="preserve"> möglich sein von der </w:t>
      </w:r>
      <w:commentRangeStart w:id="20"/>
      <w:commentRangeStart w:id="21"/>
      <w:r w:rsidR="00AC13FB">
        <w:t xml:space="preserve">FiFo-Regel </w:t>
      </w:r>
      <w:commentRangeEnd w:id="20"/>
      <w:r w:rsidR="006512FF">
        <w:rPr>
          <w:rStyle w:val="Kommentarzeichen"/>
        </w:rPr>
        <w:commentReference w:id="20"/>
      </w:r>
      <w:commentRangeEnd w:id="21"/>
      <w:r w:rsidR="001F00AF">
        <w:rPr>
          <w:rStyle w:val="Kommentarzeichen"/>
        </w:rPr>
        <w:commentReference w:id="21"/>
      </w:r>
      <w:r w:rsidR="00AC13FB">
        <w:t>abzuweichen. Die Fir</w:t>
      </w:r>
      <w:r w:rsidR="00DA2BAB">
        <w:t>s</w:t>
      </w:r>
      <w:r w:rsidR="00AC13FB">
        <w:t>t Round Rule soll ebenfalls umgesetzt werden.</w:t>
      </w:r>
      <w:commentRangeStart w:id="22"/>
      <w:commentRangeStart w:id="23"/>
      <w:r w:rsidR="00AC13FB">
        <w:t xml:space="preserve"> Grundsätzlich soll </w:t>
      </w:r>
      <w:commentRangeStart w:id="24"/>
      <w:r w:rsidR="00AC13FB">
        <w:t xml:space="preserve">diese Nebenbedingung </w:t>
      </w:r>
      <w:commentRangeEnd w:id="24"/>
      <w:r w:rsidR="001F00AF">
        <w:rPr>
          <w:rStyle w:val="Kommentarzeichen"/>
        </w:rPr>
        <w:commentReference w:id="24"/>
      </w:r>
      <w:r w:rsidR="00AC13FB">
        <w:t>ein- und ausschaltbar sein, sodass jeder Kunde entscheiden kann, ob</w:t>
      </w:r>
      <w:r w:rsidR="006B1C0B">
        <w:t xml:space="preserve"> nach</w:t>
      </w:r>
      <w:r w:rsidR="00AC13FB">
        <w:t xml:space="preserve"> diese</w:t>
      </w:r>
      <w:r w:rsidR="006B1C0B">
        <w:t>r</w:t>
      </w:r>
      <w:r w:rsidR="00AC13FB">
        <w:t xml:space="preserve"> Regel </w:t>
      </w:r>
      <w:r w:rsidR="006B1C0B">
        <w:t>optimiert</w:t>
      </w:r>
      <w:r w:rsidR="00AC13FB">
        <w:t xml:space="preserve"> werden soll oder nicht.</w:t>
      </w:r>
      <w:commentRangeEnd w:id="22"/>
      <w:r w:rsidR="00AC13FB">
        <w:rPr>
          <w:rStyle w:val="Kommentarzeichen"/>
        </w:rPr>
        <w:commentReference w:id="22"/>
      </w:r>
      <w:commentRangeEnd w:id="23"/>
      <w:r w:rsidR="00E43EAF">
        <w:rPr>
          <w:rStyle w:val="Kommentarzeichen"/>
        </w:rPr>
        <w:commentReference w:id="23"/>
      </w:r>
    </w:p>
    <w:p w14:paraId="2CC728C2" w14:textId="3756D243" w:rsidR="008E4B85" w:rsidRDefault="008E4B85" w:rsidP="008E4B85">
      <w:pPr>
        <w:pStyle w:val="berschrift3"/>
      </w:pPr>
      <w:bookmarkStart w:id="25" w:name="_Toc23934524"/>
      <w:r>
        <w:lastRenderedPageBreak/>
        <w:t>Pausenplanung</w:t>
      </w:r>
      <w:bookmarkEnd w:id="25"/>
    </w:p>
    <w:p w14:paraId="0072EB41" w14:textId="09007740" w:rsidR="00046E8B" w:rsidRPr="00ED34AA" w:rsidRDefault="002025DF" w:rsidP="008E4B85">
      <w:r>
        <w:t>Aufgrund gesetzlicher Bestimmungen müssen Fahrer in regelmäßigen Abständen Pausen einlegen.</w:t>
      </w:r>
      <w:r w:rsidR="00595DAC">
        <w:t xml:space="preserve"> </w:t>
      </w:r>
      <w:commentRangeStart w:id="26"/>
      <w:commentRangeStart w:id="27"/>
      <w:commentRangeStart w:id="28"/>
      <w:r w:rsidR="008E4B85">
        <w:t>Für den OEV- und den Preplanning Modus sollen Pausen geplant werden können.</w:t>
      </w:r>
      <w:r w:rsidR="00014E3E">
        <w:t xml:space="preserve"> </w:t>
      </w:r>
      <w:commentRangeEnd w:id="26"/>
      <w:r w:rsidR="008E36ED">
        <w:rPr>
          <w:rStyle w:val="Kommentarzeichen"/>
        </w:rPr>
        <w:commentReference w:id="26"/>
      </w:r>
      <w:commentRangeEnd w:id="27"/>
      <w:r w:rsidR="00FF4C58">
        <w:rPr>
          <w:rStyle w:val="Kommentarzeichen"/>
        </w:rPr>
        <w:commentReference w:id="27"/>
      </w:r>
      <w:commentRangeEnd w:id="28"/>
      <w:r w:rsidR="003E4223">
        <w:rPr>
          <w:rStyle w:val="Kommentarzeichen"/>
        </w:rPr>
        <w:commentReference w:id="28"/>
      </w:r>
      <w:commentRangeStart w:id="29"/>
      <w:commentRangeStart w:id="30"/>
      <w:r w:rsidR="00415133">
        <w:t>Für die Realtime-Planung sollen Pausen nicht geplant werden</w:t>
      </w:r>
      <w:commentRangeEnd w:id="29"/>
      <w:r w:rsidR="006512FF">
        <w:rPr>
          <w:rStyle w:val="Kommentarzeichen"/>
        </w:rPr>
        <w:commentReference w:id="29"/>
      </w:r>
      <w:commentRangeEnd w:id="30"/>
      <w:r w:rsidR="003E4223">
        <w:rPr>
          <w:rStyle w:val="Kommentarzeichen"/>
        </w:rPr>
        <w:commentReference w:id="30"/>
      </w:r>
      <w:r w:rsidR="00415133">
        <w:t>.</w:t>
      </w:r>
    </w:p>
    <w:p w14:paraId="48D99FF7" w14:textId="66F1311E" w:rsidR="00C606FA" w:rsidRDefault="00C606FA" w:rsidP="005A6F34">
      <w:pPr>
        <w:pStyle w:val="berschrift3"/>
      </w:pPr>
      <w:bookmarkStart w:id="31" w:name="_Toc23934525"/>
      <w:r>
        <w:t>Zeitfenster</w:t>
      </w:r>
      <w:r w:rsidR="00834A32">
        <w:t>/Deadline</w:t>
      </w:r>
      <w:bookmarkEnd w:id="31"/>
    </w:p>
    <w:p w14:paraId="418D1D8D" w14:textId="63C8457E"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Die Entladung einer</w:t>
      </w:r>
      <w:r w:rsidR="007057F0">
        <w:t xml:space="preserve"> jeden</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 xml:space="preserve">enster geplant werden. </w:t>
      </w:r>
      <w:commentRangeStart w:id="32"/>
      <w:commentRangeStart w:id="33"/>
      <w:commentRangeStart w:id="34"/>
      <w:commentRangeStart w:id="35"/>
      <w:commentRangeStart w:id="36"/>
      <w:r w:rsidR="00C16DA2">
        <w:t>Verspätungen werden in der Zielfunktion bestraft</w:t>
      </w:r>
      <w:commentRangeEnd w:id="32"/>
      <w:r w:rsidR="00FF4C58">
        <w:rPr>
          <w:rStyle w:val="Kommentarzeichen"/>
        </w:rPr>
        <w:commentReference w:id="32"/>
      </w:r>
      <w:commentRangeEnd w:id="33"/>
      <w:r w:rsidR="009610D8">
        <w:rPr>
          <w:rStyle w:val="Kommentarzeichen"/>
        </w:rPr>
        <w:commentReference w:id="33"/>
      </w:r>
      <w:r w:rsidR="00C16DA2">
        <w:t>.</w:t>
      </w:r>
      <w:commentRangeEnd w:id="34"/>
      <w:r w:rsidR="00C77689">
        <w:rPr>
          <w:rStyle w:val="Kommentarzeichen"/>
        </w:rPr>
        <w:commentReference w:id="34"/>
      </w:r>
      <w:commentRangeEnd w:id="35"/>
      <w:r w:rsidR="00FF4C58">
        <w:rPr>
          <w:rStyle w:val="Kommentarzeichen"/>
        </w:rPr>
        <w:commentReference w:id="35"/>
      </w:r>
      <w:commentRangeEnd w:id="36"/>
      <w:r w:rsidR="009610D8">
        <w:rPr>
          <w:rStyle w:val="Kommentarzeichen"/>
        </w:rPr>
        <w:commentReference w:id="36"/>
      </w:r>
      <w:r w:rsidR="00C610D3">
        <w:t xml:space="preserve"> Die </w:t>
      </w:r>
      <w:commentRangeStart w:id="37"/>
      <w:r w:rsidR="00C610D3">
        <w:t xml:space="preserve">Deadline </w:t>
      </w:r>
      <w:commentRangeEnd w:id="37"/>
      <w:r w:rsidR="0096739E">
        <w:rPr>
          <w:rStyle w:val="Kommentarzeichen"/>
        </w:rPr>
        <w:commentReference w:id="37"/>
      </w:r>
      <w:r w:rsidR="00C610D3">
        <w:t xml:space="preserve">eines Auftrags ist eine harte Grenze, hinter der der Auftrag nicht mehr eingeplant </w:t>
      </w:r>
      <w:r w:rsidR="00463BE5">
        <w:t>werden kann</w:t>
      </w:r>
      <w:r w:rsidR="00F47F06">
        <w:t>.</w:t>
      </w:r>
    </w:p>
    <w:p w14:paraId="07E11749" w14:textId="4D809CF5" w:rsidR="00AE645A" w:rsidRDefault="00AE645A" w:rsidP="005A6F34">
      <w:pPr>
        <w:pStyle w:val="berschrift3"/>
      </w:pPr>
      <w:bookmarkStart w:id="38" w:name="_Toc23934526"/>
      <w:r>
        <w:t>Lieferfluss</w:t>
      </w:r>
      <w:bookmarkEnd w:id="38"/>
    </w:p>
    <w:p w14:paraId="143704C1" w14:textId="29E57BBA" w:rsidR="00F03093" w:rsidRPr="00ED34AA" w:rsidRDefault="00232E47" w:rsidP="005A6F34">
      <w:r>
        <w:t xml:space="preserve">In der Betonbranche ist es unerlässlich, dass an der Baustelle ein </w:t>
      </w:r>
      <w:commentRangeStart w:id="39"/>
      <w:commentRangeStart w:id="40"/>
      <w:commentRangeStart w:id="41"/>
      <w:r>
        <w:t xml:space="preserve">steter Lieferfluss </w:t>
      </w:r>
      <w:commentRangeEnd w:id="39"/>
      <w:r w:rsidR="00AB1C7B">
        <w:rPr>
          <w:rStyle w:val="Kommentarzeichen"/>
        </w:rPr>
        <w:commentReference w:id="39"/>
      </w:r>
      <w:commentRangeEnd w:id="40"/>
      <w:r w:rsidR="00CC75A3">
        <w:rPr>
          <w:rStyle w:val="Kommentarzeichen"/>
        </w:rPr>
        <w:commentReference w:id="40"/>
      </w:r>
      <w:commentRangeEnd w:id="41"/>
      <w:r w:rsidR="009610D8">
        <w:rPr>
          <w:rStyle w:val="Kommentarzeichen"/>
        </w:rPr>
        <w:commentReference w:id="41"/>
      </w:r>
      <w:r>
        <w:t xml:space="preserve">eingehalten wird. </w:t>
      </w:r>
      <w:r w:rsidR="00BA363C">
        <w:t>Der Lieferfluss kann wie bisher im Auftrag über ein Zeitintervall oder eine zu liefernde Menge pro Stunde angegeben werden.</w:t>
      </w:r>
      <w:r w:rsidR="004976F8">
        <w:t xml:space="preserve"> Daraus werden für die </w:t>
      </w:r>
      <w:commentRangeStart w:id="42"/>
      <w:r w:rsidR="004976F8">
        <w:t xml:space="preserve">Folgelieferungen </w:t>
      </w:r>
      <w:commentRangeEnd w:id="42"/>
      <w:r w:rsidR="009610D8">
        <w:rPr>
          <w:rStyle w:val="Kommentarzeichen"/>
        </w:rPr>
        <w:commentReference w:id="42"/>
      </w:r>
      <w:r w:rsidR="004976F8">
        <w:t>eines Auftrages die Lieferzeitfenster berechnet</w:t>
      </w:r>
      <w:r w:rsidR="00133FB4">
        <w:t xml:space="preserve"> und wie oben beschrieben eingeplant.</w:t>
      </w:r>
    </w:p>
    <w:p w14:paraId="5B8B9F49" w14:textId="7C1A4D41" w:rsidR="00334EC5" w:rsidRDefault="00334EC5" w:rsidP="00334EC5">
      <w:pPr>
        <w:pStyle w:val="berschrift3"/>
      </w:pPr>
      <w:bookmarkStart w:id="43" w:name="_Toc23934527"/>
      <w:commentRangeStart w:id="44"/>
      <w:r>
        <w:t>Properties</w:t>
      </w:r>
      <w:r w:rsidR="00516A08">
        <w:t>/Exclusions</w:t>
      </w:r>
      <w:commentRangeEnd w:id="44"/>
      <w:r w:rsidR="00C7037F">
        <w:rPr>
          <w:rStyle w:val="Kommentarzeichen"/>
          <w:rFonts w:eastAsiaTheme="minorHAnsi" w:cstheme="minorBidi"/>
          <w:color w:val="auto"/>
        </w:rPr>
        <w:commentReference w:id="44"/>
      </w:r>
      <w:bookmarkEnd w:id="43"/>
    </w:p>
    <w:p w14:paraId="5FC7F490" w14:textId="068C6EAD" w:rsidR="00DB6BEC" w:rsidRDefault="00B773B7" w:rsidP="00B773B7">
      <w:commentRangeStart w:id="45"/>
      <w:r>
        <w:t>Fahrzeuge,</w:t>
      </w:r>
      <w:r w:rsidR="00384FA7">
        <w:t xml:space="preserve"> Schichten,</w:t>
      </w:r>
      <w:r>
        <w:t xml:space="preserve"> Aufträge, Werke und Fahrer</w:t>
      </w:r>
      <w:commentRangeEnd w:id="45"/>
      <w:r w:rsidR="00855F0C">
        <w:rPr>
          <w:rStyle w:val="Kommentarzeichen"/>
        </w:rPr>
        <w:commentReference w:id="45"/>
      </w:r>
      <w:r>
        <w:t xml:space="preserve"> können verschieden</w:t>
      </w:r>
      <w:ins w:id="46" w:author="Stefan Rupp" w:date="2020-01-02T15:24:00Z">
        <w:r w:rsidR="00466919">
          <w:t>e</w:t>
        </w:r>
      </w:ins>
      <w:r>
        <w:t xml:space="preserve"> </w:t>
      </w:r>
      <w:r w:rsidR="00792465">
        <w:t>Properties und Exclusions</w:t>
      </w:r>
      <w:r>
        <w:t xml:space="preserve"> haben. Die Optimierung muss diese berücksichtigen und darf Aufträge </w:t>
      </w:r>
      <w:r w:rsidR="00887040">
        <w:t>nur</w:t>
      </w:r>
      <w:r>
        <w:t xml:space="preserve"> verplanen, wenn</w:t>
      </w:r>
      <w:r w:rsidR="00DB6BEC">
        <w:t>:</w:t>
      </w:r>
    </w:p>
    <w:p w14:paraId="33A64E68" w14:textId="501E6560" w:rsidR="00DB6BEC" w:rsidRDefault="00DB6BEC" w:rsidP="00DB6BEC">
      <w:pPr>
        <w:pStyle w:val="Listenabsatz"/>
        <w:numPr>
          <w:ilvl w:val="0"/>
          <w:numId w:val="8"/>
        </w:numPr>
      </w:pPr>
      <w:r>
        <w:t>d</w:t>
      </w:r>
      <w:r w:rsidR="00B773B7">
        <w:t xml:space="preserve">ie </w:t>
      </w:r>
      <w:r w:rsidR="00792465">
        <w:t xml:space="preserve">Properties und Exclusions </w:t>
      </w:r>
      <w:r w:rsidR="00067D67">
        <w:t>(</w:t>
      </w:r>
      <w:r w:rsidR="00AE4081">
        <w:t xml:space="preserve">abhängig von </w:t>
      </w:r>
      <w:r w:rsidR="00067D67">
        <w:t>Schicht</w:t>
      </w:r>
      <w:r w:rsidR="00AE4081">
        <w:t xml:space="preserve"> und Fahrer</w:t>
      </w:r>
      <w:r w:rsidR="00067D67">
        <w:t>)</w:t>
      </w:r>
      <w:r>
        <w:t xml:space="preserve"> mit denen des Auftrags und</w:t>
      </w:r>
    </w:p>
    <w:p w14:paraId="31A3D2E3" w14:textId="325217EE" w:rsidR="00DB6BEC" w:rsidRDefault="00DB6BEC" w:rsidP="00DB6BEC">
      <w:pPr>
        <w:pStyle w:val="Listenabsatz"/>
        <w:numPr>
          <w:ilvl w:val="0"/>
          <w:numId w:val="8"/>
        </w:numPr>
      </w:pPr>
      <w:r>
        <w:t xml:space="preserve">die </w:t>
      </w:r>
      <w:r w:rsidR="00792465">
        <w:t>Properties und Exclusions</w:t>
      </w:r>
      <w:r>
        <w:t xml:space="preserve"> (abhängig von Schicht und Fahrer) mit denen des Werkes übereinstimmen.</w:t>
      </w:r>
    </w:p>
    <w:p w14:paraId="011852F9" w14:textId="6DEFF70C" w:rsidR="009E6D9D" w:rsidRPr="00ED34AA" w:rsidRDefault="00E87D2C" w:rsidP="009E6D9D">
      <w:r w:rsidRPr="00E87D2C">
        <w:t>Nicht verglichen werden Properties und Exclusions von Aufträgen und Locations.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lastRenderedPageBreak/>
        <w:t xml:space="preserve">Jedoch sollen </w:t>
      </w:r>
      <w:commentRangeStart w:id="47"/>
      <w:r w:rsidR="009E6D9D">
        <w:t xml:space="preserve">Substitutionen </w:t>
      </w:r>
      <w:commentRangeEnd w:id="47"/>
      <w:r w:rsidR="00466919">
        <w:rPr>
          <w:rStyle w:val="Kommentarzeichen"/>
        </w:rPr>
        <w:commentReference w:id="47"/>
      </w:r>
      <w:r w:rsidR="009E6D9D">
        <w:t>zwischen den einzelnen Typen möglich sein und berücksichtigt werden.</w:t>
      </w:r>
    </w:p>
    <w:p w14:paraId="44BAEBC1" w14:textId="32B8B1F8" w:rsidR="00330B5E" w:rsidRDefault="00330B5E" w:rsidP="00330B5E">
      <w:pPr>
        <w:pStyle w:val="berschrift3"/>
      </w:pPr>
      <w:bookmarkStart w:id="48" w:name="_Toc23934528"/>
      <w:r>
        <w:t>Fahrzeugkapazitäten</w:t>
      </w:r>
      <w:r w:rsidR="00080662">
        <w:t>/Restmengen</w:t>
      </w:r>
      <w:bookmarkEnd w:id="48"/>
    </w:p>
    <w:p w14:paraId="5A1DEC7B" w14:textId="2D3A0B77"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C159D8">
        <w:t xml:space="preserve">Diese </w:t>
      </w:r>
      <w:r w:rsidR="002D3A68">
        <w:t xml:space="preserve">sollen </w:t>
      </w:r>
      <w:r w:rsidR="00C159D8">
        <w:t>auch in der Zielfunktion berücksichtigt</w:t>
      </w:r>
      <w:r w:rsidR="002D3A68">
        <w:t xml:space="preserve"> werden</w:t>
      </w:r>
      <w:r w:rsidR="00AB4F31">
        <w:t>, damit beispielsweise kleine Aufträge auf kleinere Fahrzeuge geplant werden.</w:t>
      </w:r>
      <w:r w:rsidR="00080662">
        <w:t xml:space="preserve"> Wenn ein Fahrzeug eine Restmenge geladen hat (Leftover</w:t>
      </w:r>
      <w:commentRangeStart w:id="49"/>
      <w:commentRangeStart w:id="50"/>
      <w:r w:rsidR="00080662">
        <w:t>), muss die Fahrzeugkapazität für die Optimierung entsprechend angepasst werden</w:t>
      </w:r>
      <w:commentRangeEnd w:id="49"/>
      <w:r w:rsidR="00CC5BDD">
        <w:rPr>
          <w:rStyle w:val="Kommentarzeichen"/>
        </w:rPr>
        <w:commentReference w:id="49"/>
      </w:r>
      <w:commentRangeEnd w:id="50"/>
      <w:r w:rsidR="00005A63">
        <w:rPr>
          <w:rStyle w:val="Kommentarzeichen"/>
        </w:rPr>
        <w:commentReference w:id="50"/>
      </w:r>
      <w:r w:rsidR="007C5101">
        <w:t>.</w:t>
      </w:r>
    </w:p>
    <w:p w14:paraId="7BCDB85F" w14:textId="15362B0A" w:rsidR="003224B4" w:rsidRDefault="003224B4" w:rsidP="003224B4">
      <w:pPr>
        <w:pStyle w:val="berschrift3"/>
      </w:pPr>
      <w:bookmarkStart w:id="51" w:name="_Toc23934529"/>
      <w:r>
        <w:t>Öffnungszeiten</w:t>
      </w:r>
      <w:bookmarkEnd w:id="51"/>
    </w:p>
    <w:p w14:paraId="54E9C687" w14:textId="34F94634" w:rsidR="008A5A7D" w:rsidRPr="00ED34AA" w:rsidRDefault="003224B4" w:rsidP="00B773B7">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w:t>
      </w:r>
      <w:commentRangeStart w:id="52"/>
      <w:r w:rsidR="001C25CA">
        <w:t>pro Wochentag</w:t>
      </w:r>
      <w:commentRangeEnd w:id="52"/>
      <w:r w:rsidR="00005A63">
        <w:rPr>
          <w:rStyle w:val="Kommentarzeichen"/>
        </w:rPr>
        <w:commentReference w:id="52"/>
      </w:r>
      <w:r w:rsidR="001C25CA">
        <w:t>. Diese müssen von der Optimi</w:t>
      </w:r>
      <w:r w:rsidR="00343494">
        <w:t>e</w:t>
      </w:r>
      <w:r w:rsidR="001C25CA">
        <w:t>rung berücksichtigt werden</w:t>
      </w:r>
      <w:commentRangeStart w:id="53"/>
      <w:r w:rsidR="001C25CA">
        <w:t xml:space="preserve">. </w:t>
      </w:r>
      <w:commentRangeStart w:id="54"/>
      <w:commentRangeStart w:id="55"/>
      <w:r w:rsidR="002B71E0">
        <w:t>Der Lade- bzw. Entladebeginn muss jeweils innerhalb der Öffnungszeiten liegen. Das Lade- bzw. Entladeende kann über das Intervall hinausragen</w:t>
      </w:r>
      <w:commentRangeEnd w:id="53"/>
      <w:r w:rsidR="00CC5BDD">
        <w:rPr>
          <w:rStyle w:val="Kommentarzeichen"/>
        </w:rPr>
        <w:commentReference w:id="53"/>
      </w:r>
      <w:r w:rsidR="002B71E0">
        <w:t>.</w:t>
      </w:r>
      <w:r w:rsidR="00CD60F1">
        <w:t xml:space="preserve"> </w:t>
      </w:r>
      <w:commentRangeEnd w:id="54"/>
      <w:r w:rsidR="00866BEF">
        <w:rPr>
          <w:rStyle w:val="Kommentarzeichen"/>
        </w:rPr>
        <w:commentReference w:id="54"/>
      </w:r>
      <w:commentRangeEnd w:id="55"/>
      <w:r w:rsidR="00005A63">
        <w:rPr>
          <w:rStyle w:val="Kommentarzeichen"/>
        </w:rPr>
        <w:commentReference w:id="55"/>
      </w:r>
      <w:r w:rsidR="00D83B8B">
        <w:t xml:space="preserve">Es können pro Tag mehrere Zeitintervalle als Öffnungszeiten angegeben werden. Hier gibt es keine Beschränkung der </w:t>
      </w:r>
      <w:del w:id="56" w:author="Stefan Rupp" w:date="2020-01-02T15:35:00Z">
        <w:r w:rsidR="00D83B8B" w:rsidDel="00005A63">
          <w:delText>Menge</w:delText>
        </w:r>
      </w:del>
      <w:ins w:id="57" w:author="Stefan Rupp" w:date="2020-01-02T15:35:00Z">
        <w:r w:rsidR="00005A63">
          <w:t>Anzahl</w:t>
        </w:r>
      </w:ins>
      <w:r w:rsidR="00D83B8B">
        <w:t>.</w:t>
      </w:r>
    </w:p>
    <w:p w14:paraId="65115DD4" w14:textId="77777777" w:rsidR="0033072E" w:rsidRDefault="0033072E" w:rsidP="0033072E">
      <w:pPr>
        <w:pStyle w:val="berschrift3"/>
      </w:pPr>
      <w:bookmarkStart w:id="58" w:name="_Toc23934530"/>
      <w:r>
        <w:t>Werksrestriktionen</w:t>
      </w:r>
      <w:bookmarkEnd w:id="58"/>
    </w:p>
    <w:p w14:paraId="32DCF90A" w14:textId="0CC81732" w:rsidR="00D1264B" w:rsidRDefault="0033072E" w:rsidP="00EE1D80">
      <w:pPr>
        <w:pStyle w:val="Listenabsatz"/>
        <w:numPr>
          <w:ilvl w:val="0"/>
          <w:numId w:val="9"/>
        </w:numPr>
      </w:pPr>
      <w:r>
        <w:t xml:space="preserve">Jedes Werk hat eine </w:t>
      </w:r>
      <w:commentRangeStart w:id="59"/>
      <w:r>
        <w:t xml:space="preserve">gewisse </w:t>
      </w:r>
      <w:r w:rsidR="00AE0F96">
        <w:t>Kapazität,</w:t>
      </w:r>
      <w:r>
        <w:t xml:space="preserve"> die in </w:t>
      </w:r>
      <w:commentRangeStart w:id="60"/>
      <w:r>
        <w:t>Ladungen pro Stunde</w:t>
      </w:r>
      <w:commentRangeEnd w:id="59"/>
      <w:r w:rsidR="00F6643A">
        <w:rPr>
          <w:rStyle w:val="Kommentarzeichen"/>
        </w:rPr>
        <w:commentReference w:id="59"/>
      </w:r>
      <w:r>
        <w:t xml:space="preserve"> </w:t>
      </w:r>
      <w:commentRangeEnd w:id="60"/>
      <w:r w:rsidR="00005A63">
        <w:rPr>
          <w:rStyle w:val="Kommentarzeichen"/>
        </w:rPr>
        <w:commentReference w:id="60"/>
      </w:r>
      <w:r>
        <w:t>ausgedrückt wird. Diese Kapazität muss sowohl für de</w:t>
      </w:r>
      <w:r w:rsidR="00FE42F4">
        <w:t>n</w:t>
      </w:r>
      <w:r>
        <w:t xml:space="preserve"> dry-batch als auch für den </w:t>
      </w:r>
      <w:commentRangeStart w:id="61"/>
      <w:r>
        <w:t xml:space="preserve">wet-batch </w:t>
      </w:r>
      <w:commentRangeEnd w:id="61"/>
      <w:r w:rsidR="00005A63">
        <w:rPr>
          <w:rStyle w:val="Kommentarzeichen"/>
        </w:rPr>
        <w:commentReference w:id="61"/>
      </w:r>
      <w:r>
        <w:t>Modus eingehalten werden.</w:t>
      </w:r>
    </w:p>
    <w:p w14:paraId="68A25E5F" w14:textId="5E26669B" w:rsidR="00866BEF" w:rsidRPr="00ED34AA" w:rsidRDefault="0033072E" w:rsidP="00866BEF">
      <w:pPr>
        <w:pStyle w:val="Listenabsatz"/>
        <w:numPr>
          <w:ilvl w:val="0"/>
          <w:numId w:val="9"/>
        </w:numPr>
      </w:pPr>
      <w:r>
        <w:t xml:space="preserve">Darüber hinaus sollte </w:t>
      </w:r>
      <w:commentRangeStart w:id="62"/>
      <w:commentRangeStart w:id="63"/>
      <w:r>
        <w:t>ausgelotet</w:t>
      </w:r>
      <w:commentRangeEnd w:id="62"/>
      <w:r w:rsidR="00FE2D44">
        <w:rPr>
          <w:rStyle w:val="Kommentarzeichen"/>
        </w:rPr>
        <w:commentReference w:id="62"/>
      </w:r>
      <w:commentRangeEnd w:id="63"/>
      <w:r w:rsidR="00F46DF0">
        <w:rPr>
          <w:rStyle w:val="Kommentarzeichen"/>
        </w:rPr>
        <w:commentReference w:id="63"/>
      </w:r>
      <w:r>
        <w:t xml:space="preserve"> werden, inwiefern auch Ladepunkt-Restriktionen in der Optimierung berücksichtigt werden können.</w:t>
      </w:r>
    </w:p>
    <w:p w14:paraId="54612F8F" w14:textId="46D03DA8" w:rsidR="00866BEF" w:rsidRDefault="00904554" w:rsidP="00904554">
      <w:pPr>
        <w:pStyle w:val="berschrift3"/>
      </w:pPr>
      <w:bookmarkStart w:id="64" w:name="_Toc23934531"/>
      <w:r>
        <w:t>Prioritäten</w:t>
      </w:r>
      <w:bookmarkEnd w:id="64"/>
    </w:p>
    <w:p w14:paraId="1599A941" w14:textId="2D9A2963" w:rsidR="00303262" w:rsidRPr="00ED34AA" w:rsidRDefault="00904554" w:rsidP="00303262">
      <w:r>
        <w:t xml:space="preserve">Für jedes Fahrzeug und jeden Auftrag muss eine </w:t>
      </w:r>
      <w:commentRangeStart w:id="65"/>
      <w:r>
        <w:t>Priorität</w:t>
      </w:r>
      <w:r w:rsidR="00E451BD">
        <w:t xml:space="preserve"> </w:t>
      </w:r>
      <w:commentRangeEnd w:id="65"/>
      <w:r w:rsidR="0054021B">
        <w:rPr>
          <w:rStyle w:val="Kommentarzeichen"/>
        </w:rPr>
        <w:commentReference w:id="65"/>
      </w:r>
      <w:r w:rsidR="00E451BD">
        <w:t>(</w:t>
      </w:r>
      <w:commentRangeStart w:id="66"/>
      <w:r w:rsidR="00E451BD">
        <w:t>1-3</w:t>
      </w:r>
      <w:commentRangeEnd w:id="66"/>
      <w:r w:rsidR="00F46DF0">
        <w:rPr>
          <w:rStyle w:val="Kommentarzeichen"/>
        </w:rPr>
        <w:commentReference w:id="66"/>
      </w:r>
      <w:r w:rsidR="00E451BD">
        <w:t>)</w:t>
      </w:r>
      <w:r>
        <w:t xml:space="preserve"> vergeben werden</w:t>
      </w:r>
      <w:r w:rsidR="00823F7E">
        <w:t>, die die Optimierung einbezieht.</w:t>
      </w:r>
      <w:r w:rsidR="00A30994">
        <w:t xml:space="preserve"> Eine niedrige Priorität bedeutet, dass ein Auftrag wichtiger ist bzw. ein Fahrzeug bei der Auftragszuordnung bevorzugt wird.</w:t>
      </w:r>
    </w:p>
    <w:p w14:paraId="59298312" w14:textId="7D1682FB" w:rsidR="00005924" w:rsidRDefault="00005924" w:rsidP="00005924">
      <w:pPr>
        <w:pStyle w:val="berschrift3"/>
      </w:pPr>
      <w:bookmarkStart w:id="67" w:name="_Toc23934532"/>
      <w:r>
        <w:t>Alternative Lieferwerke/ Minimum Rip</w:t>
      </w:r>
      <w:bookmarkEnd w:id="67"/>
    </w:p>
    <w:p w14:paraId="703F68CC" w14:textId="74148A0F" w:rsidR="00F6666D" w:rsidRPr="00ED34AA" w:rsidRDefault="00005924" w:rsidP="00005924">
      <w:r>
        <w:t>Falls eine Lieferung von mehreren Werken aus bedient werden kann, sollen diese in der Optimierung einbezogen werden. Es soll eine Unterscheidung zwischen den verschiedenen Modis</w:t>
      </w:r>
      <w:r w:rsidR="00751E52">
        <w:t xml:space="preserve"> (Principle,</w:t>
      </w:r>
      <w:r w:rsidR="0068651F">
        <w:t xml:space="preserve"> </w:t>
      </w:r>
      <w:r w:rsidR="00751E52">
        <w:t>Single,</w:t>
      </w:r>
      <w:r w:rsidR="0068651F">
        <w:t xml:space="preserve"> </w:t>
      </w:r>
      <w:r w:rsidR="00751E52">
        <w:t>Multiple,</w:t>
      </w:r>
      <w:r w:rsidR="0068651F">
        <w:t xml:space="preserve"> </w:t>
      </w:r>
      <w:r w:rsidR="00751E52">
        <w:t>Manual Swap)</w:t>
      </w:r>
      <w:r>
        <w:t xml:space="preserve"> geben. Auch soll die </w:t>
      </w:r>
      <w:r>
        <w:lastRenderedPageBreak/>
        <w:t xml:space="preserve">„Minimum Rip“- Funktionalität </w:t>
      </w:r>
      <w:r w:rsidR="00840501">
        <w:t>erhalten bleiben</w:t>
      </w:r>
      <w:r>
        <w:t>. Dabei wird eine Menge definiert, die an einem Stück aus dem gleichen Werk gelie</w:t>
      </w:r>
      <w:r w:rsidR="00ED34AA">
        <w:t>f</w:t>
      </w:r>
      <w:r>
        <w:t>ert werden muss.</w:t>
      </w:r>
    </w:p>
    <w:p w14:paraId="47D6D0CC" w14:textId="141B560F" w:rsidR="00B2595F" w:rsidRDefault="00B2595F" w:rsidP="003A130E">
      <w:pPr>
        <w:pStyle w:val="berschrift3"/>
      </w:pPr>
      <w:bookmarkStart w:id="68" w:name="_Toc23934533"/>
      <w:commentRangeStart w:id="69"/>
      <w:commentRangeStart w:id="70"/>
      <w:r>
        <w:t>Milkrun/Multidrop</w:t>
      </w:r>
      <w:commentRangeEnd w:id="69"/>
      <w:r w:rsidR="00BD6FE1">
        <w:rPr>
          <w:rStyle w:val="Kommentarzeichen"/>
          <w:rFonts w:eastAsiaTheme="minorHAnsi" w:cstheme="minorBidi"/>
          <w:color w:val="auto"/>
        </w:rPr>
        <w:commentReference w:id="69"/>
      </w:r>
      <w:bookmarkEnd w:id="68"/>
      <w:commentRangeEnd w:id="70"/>
      <w:r w:rsidR="00F46DF0">
        <w:rPr>
          <w:rStyle w:val="Kommentarzeichen"/>
          <w:rFonts w:eastAsiaTheme="minorHAnsi" w:cstheme="minorBidi"/>
          <w:color w:val="auto"/>
        </w:rPr>
        <w:commentReference w:id="70"/>
      </w:r>
    </w:p>
    <w:p w14:paraId="60811C8F" w14:textId="60C0485B" w:rsidR="00B2595F" w:rsidRPr="00ED34AA" w:rsidRDefault="00B2595F" w:rsidP="00B2595F">
      <w:r>
        <w:t>Ein Fahrzeug wird an einem Werk beladen und entlädt diese Ladung an mehreren unterschiedlichen Entladepunkten (wird häufig für die Verteilung von Mörtel benötigt).</w:t>
      </w:r>
      <w:r w:rsidR="00506C50">
        <w:t xml:space="preserve"> </w:t>
      </w:r>
      <w:r w:rsidR="007C6C54">
        <w:t xml:space="preserve">Die Optimierung muss dazu verschiedene Aufträge auf ein Fahrzeug planen können ohne dass das Fahrzeug zwischen den verschiedenen Entladestellen zum </w:t>
      </w:r>
      <w:r w:rsidR="002476AF">
        <w:t>W</w:t>
      </w:r>
      <w:r w:rsidR="007C6C54">
        <w:t xml:space="preserve">erk </w:t>
      </w:r>
      <w:r w:rsidR="00C55B3A">
        <w:t>zurückkehrt</w:t>
      </w:r>
      <w:r w:rsidR="007C6C54">
        <w:t>.</w:t>
      </w:r>
      <w:r w:rsidR="00103252">
        <w:t xml:space="preserve"> </w:t>
      </w:r>
      <w:r w:rsidR="00C55B3A">
        <w:t xml:space="preserve">Für die Umsetzung dieses Features ist zu </w:t>
      </w:r>
      <w:r w:rsidR="00CD7A6B">
        <w:t>untersuchen</w:t>
      </w:r>
      <w:r w:rsidR="00C55B3A">
        <w:t xml:space="preserve"> </w:t>
      </w:r>
      <w:r w:rsidR="00666D03">
        <w:t>wie die Entfernungen zwischen den einzelnen Entladestellen berechnet werden soll.</w:t>
      </w:r>
      <w:r w:rsidR="00C55B3A">
        <w:t xml:space="preserve"> </w:t>
      </w:r>
    </w:p>
    <w:p w14:paraId="773ED3A3" w14:textId="35FECB43" w:rsidR="003625A6" w:rsidRDefault="003625A6" w:rsidP="003625A6">
      <w:pPr>
        <w:pStyle w:val="berschrift3"/>
      </w:pPr>
      <w:bookmarkStart w:id="71" w:name="_Toc23934534"/>
      <w:r>
        <w:t>Waschzeiten</w:t>
      </w:r>
      <w:bookmarkEnd w:id="71"/>
    </w:p>
    <w:p w14:paraId="0AC8898F" w14:textId="3718D27C" w:rsidR="003625A6" w:rsidRDefault="005515E6" w:rsidP="003625A6">
      <w:r>
        <w:t xml:space="preserve">Je nachdem welches Produkt ein Fahrzeug geladen hatte und welches Produkt als nächstes geladen werden soll, muss das Fahrzeug zwischen diesen zwei Lieferungen gereinigt werden. </w:t>
      </w:r>
      <w:r w:rsidR="003625A6">
        <w:t xml:space="preserve">Die </w:t>
      </w:r>
      <w:commentRangeStart w:id="72"/>
      <w:r w:rsidR="003625A6">
        <w:t>bestehende Waschfunktionalität</w:t>
      </w:r>
      <w:commentRangeEnd w:id="72"/>
      <w:r w:rsidR="00FE2D44">
        <w:rPr>
          <w:rStyle w:val="Kommentarzeichen"/>
        </w:rPr>
        <w:commentReference w:id="72"/>
      </w:r>
      <w:r w:rsidR="003625A6">
        <w:t xml:space="preserve"> mit einer 4x4-Matrix und einer Produkt-ID je Auftrag, soll auch in der neuen Optimierung enthalten sein.</w:t>
      </w:r>
    </w:p>
    <w:p w14:paraId="1E042863" w14:textId="7F904591" w:rsidR="00047749" w:rsidRDefault="00047749" w:rsidP="00047749">
      <w:pPr>
        <w:pStyle w:val="berschrift3"/>
      </w:pPr>
      <w:bookmarkStart w:id="73" w:name="_Toc23934535"/>
      <w:r>
        <w:t>Predecessor</w:t>
      </w:r>
      <w:bookmarkEnd w:id="73"/>
    </w:p>
    <w:p w14:paraId="5CC9C356" w14:textId="1C28DCD4" w:rsidR="00047749" w:rsidRDefault="00047749" w:rsidP="00047749">
      <w:r>
        <w:t>Für einen Auftrag A kann</w:t>
      </w:r>
      <w:r w:rsidR="00850E50">
        <w:t xml:space="preserve"> in der Praxis</w:t>
      </w:r>
      <w:r>
        <w:t xml:space="preserve"> ein Vorgängerauftrag B definier</w:t>
      </w:r>
      <w:r w:rsidR="00850E50">
        <w:t>t sein</w:t>
      </w:r>
      <w:r>
        <w:t>, der abgeschlossen sein muss</w:t>
      </w:r>
      <w:ins w:id="74" w:author="Stefan Rupp" w:date="2020-01-02T15:50:00Z">
        <w:r w:rsidR="0016095E">
          <w:t>,</w:t>
        </w:r>
      </w:ins>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 Zeit ebenfalls einbeziehen.</w:t>
      </w:r>
      <w:ins w:id="75" w:author="Stefan Rupp" w:date="2020-01-02T15:50:00Z">
        <w:r w:rsidR="0016095E">
          <w:t xml:space="preserve"> Die einzelnen Lieferungen der Aufträge A und B bilden also eine gemeinsame Lieferkette.</w:t>
        </w:r>
      </w:ins>
    </w:p>
    <w:p w14:paraId="10906305" w14:textId="112DB7BD" w:rsidR="007B0AED" w:rsidRDefault="007B0AED" w:rsidP="007B0AED">
      <w:pPr>
        <w:pStyle w:val="berschrift3"/>
        <w:rPr>
          <w:lang w:val="en-GB"/>
        </w:rPr>
      </w:pPr>
      <w:bookmarkStart w:id="76" w:name="_Toc23934536"/>
      <w:r w:rsidRPr="007B0AED">
        <w:rPr>
          <w:lang w:val="en-GB"/>
        </w:rPr>
        <w:t>Max Number of Trucks/ V</w:t>
      </w:r>
      <w:r>
        <w:rPr>
          <w:lang w:val="en-GB"/>
        </w:rPr>
        <w:t>ehicle List</w:t>
      </w:r>
      <w:bookmarkEnd w:id="76"/>
    </w:p>
    <w:p w14:paraId="21EE8C27" w14:textId="5BA9B88B" w:rsidR="007B0AED" w:rsidRDefault="007B0AED" w:rsidP="007B0AED">
      <w:r w:rsidRPr="007B0AED">
        <w:t xml:space="preserve">Ein Auftrag kann </w:t>
      </w:r>
      <w:r>
        <w:t xml:space="preserve">der Optimierung über das Feld „Max Number of Truck“ einen Zahlenwert übergeben. Dieser besagt, auf wie viele unterschiedliche Fahrzeuge die Lieferungen dieses Auftrages maximal verteilt werden dürfen. </w:t>
      </w:r>
      <w:r w:rsidR="00053B33">
        <w:t xml:space="preserve">Eine 3 in diesem Feld bedeutet also, dass nur 3 unterschiedliche Fahrzeuge für diesen Auftrag von der Optimierung eingeplant werden dürfen. Welche Fahrzeuge das sind, ist aber nicht explizit eingeschränkt. </w:t>
      </w:r>
      <w:r w:rsidR="00867428">
        <w:t>Die</w:t>
      </w:r>
      <w:r w:rsidR="00595504">
        <w:t>s</w:t>
      </w:r>
      <w:r w:rsidR="00867428">
        <w:t xml:space="preserve"> </w:t>
      </w:r>
      <w:r w:rsidR="00912214">
        <w:t>kann in der Praxis gewünscht sein</w:t>
      </w:r>
      <w:r w:rsidR="00867428">
        <w:t xml:space="preserve">, wenn beispielweise an der Baustelle besondere Einweisungen </w:t>
      </w:r>
      <w:r w:rsidR="00322684">
        <w:t>notwendig sind.</w:t>
      </w:r>
      <w:r w:rsidR="00B82AF4">
        <w:t xml:space="preserve"> </w:t>
      </w:r>
      <w:commentRangeStart w:id="77"/>
      <w:r w:rsidR="00B82AF4">
        <w:t xml:space="preserve">Eine weitere explizite </w:t>
      </w:r>
      <w:r w:rsidR="00B82AF4">
        <w:lastRenderedPageBreak/>
        <w:t xml:space="preserve">Einschränkung der Fahrzeuge soll über die „Vehicle List“ möglich sein. Hier wird der Optimierung </w:t>
      </w:r>
      <w:r w:rsidR="005F3079">
        <w:t xml:space="preserve">über den Auftrag </w:t>
      </w:r>
      <w:r w:rsidR="00B82AF4">
        <w:t>eine Liste von Fahrzeug</w:t>
      </w:r>
      <w:r w:rsidR="00C064E0">
        <w:t xml:space="preserve">namen </w:t>
      </w:r>
      <w:r w:rsidR="00B82AF4">
        <w:t>übergeben</w:t>
      </w:r>
      <w:r w:rsidR="00C064E0">
        <w:t xml:space="preserve">. </w:t>
      </w:r>
      <w:r w:rsidR="005F3079">
        <w:t>Die Optimierung darf die Lieferungen dieses Auftrags dann nur auf die Fahrzeuge dieser Liste planen.</w:t>
      </w:r>
      <w:commentRangeEnd w:id="77"/>
      <w:r w:rsidR="0016095E">
        <w:rPr>
          <w:rStyle w:val="Kommentarzeichen"/>
        </w:rPr>
        <w:commentReference w:id="77"/>
      </w:r>
    </w:p>
    <w:p w14:paraId="510DCE71" w14:textId="77777777" w:rsidR="005F2072" w:rsidRDefault="005F2072" w:rsidP="005F2072">
      <w:pPr>
        <w:pStyle w:val="berschrift3"/>
      </w:pPr>
      <w:bookmarkStart w:id="78" w:name="_Toc23934537"/>
      <w:r>
        <w:t>Schichtzeit</w:t>
      </w:r>
      <w:bookmarkEnd w:id="78"/>
    </w:p>
    <w:p w14:paraId="41360941" w14:textId="1919819E"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w:t>
      </w:r>
      <w:commentRangeStart w:id="79"/>
      <w:commentRangeStart w:id="80"/>
      <w:r w:rsidR="003E6311">
        <w:t>Über ein Flag soll festgelegt werden, ob das Intervall nach hinten auf Kosten einer Bestrafung in der Zielfunktion überschritten werden darf.</w:t>
      </w:r>
      <w:commentRangeEnd w:id="79"/>
      <w:r w:rsidR="00272C1F">
        <w:rPr>
          <w:rStyle w:val="Kommentarzeichen"/>
        </w:rPr>
        <w:commentReference w:id="79"/>
      </w:r>
      <w:commentRangeEnd w:id="80"/>
      <w:r w:rsidR="0016095E">
        <w:rPr>
          <w:rStyle w:val="Kommentarzeichen"/>
        </w:rPr>
        <w:commentReference w:id="80"/>
      </w:r>
    </w:p>
    <w:p w14:paraId="664FB67A" w14:textId="608B8CEA" w:rsidR="00A262B6" w:rsidRDefault="00A262B6" w:rsidP="00A262B6">
      <w:pPr>
        <w:pStyle w:val="berschrift3"/>
      </w:pPr>
      <w:bookmarkStart w:id="81" w:name="_Toc23934538"/>
      <w:r>
        <w:t>Arbeitszeit</w:t>
      </w:r>
      <w:bookmarkEnd w:id="81"/>
    </w:p>
    <w:p w14:paraId="7DB5FEA1" w14:textId="55F2659D" w:rsidR="005F2072" w:rsidRPr="005F2072" w:rsidRDefault="00417323" w:rsidP="005F2072">
      <w:r>
        <w:t xml:space="preserve">Der Optimierung wird durch den Fahrzeugkalender eine Dauer als </w:t>
      </w:r>
      <w:commentRangeStart w:id="82"/>
      <w:r>
        <w:t xml:space="preserve">Arbeitszeit </w:t>
      </w:r>
      <w:commentRangeEnd w:id="82"/>
      <w:r w:rsidR="0054021B">
        <w:rPr>
          <w:rStyle w:val="Kommentarzeichen"/>
        </w:rPr>
        <w:commentReference w:id="82"/>
      </w:r>
      <w:r>
        <w:t xml:space="preserve">übergeben. In Summe dürfen die Dauern der einzelnen Operationen einer Schicht die vorgegebene Dauer nicht überschreiten.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commentRangeStart w:id="83"/>
      <w:commentRangeStart w:id="84"/>
      <w:r>
        <w:t xml:space="preserve">Über ein Flag soll festgelegt werden, ob </w:t>
      </w:r>
      <w:r w:rsidR="00312E70">
        <w:t>die Arbeitszeit</w:t>
      </w:r>
      <w:r>
        <w:t xml:space="preserve"> auf Kosten einer Bestrafung in der Zielfunktion überschritten werden darf.</w:t>
      </w:r>
      <w:commentRangeEnd w:id="83"/>
      <w:r w:rsidR="00272C1F">
        <w:rPr>
          <w:rStyle w:val="Kommentarzeichen"/>
        </w:rPr>
        <w:commentReference w:id="83"/>
      </w:r>
      <w:commentRangeEnd w:id="84"/>
      <w:r w:rsidR="0016095E">
        <w:rPr>
          <w:rStyle w:val="Kommentarzeichen"/>
        </w:rPr>
        <w:commentReference w:id="84"/>
      </w:r>
    </w:p>
    <w:p w14:paraId="396500A4" w14:textId="0C1D9EB6" w:rsidR="00436BD9" w:rsidRPr="00B90D59" w:rsidRDefault="00920883" w:rsidP="00B90D59">
      <w:pPr>
        <w:pStyle w:val="berschrift3"/>
      </w:pPr>
      <w:bookmarkStart w:id="85" w:name="_Toc23934539"/>
      <w:r w:rsidRPr="00B90D59">
        <w:t>Fahrzeugauslastung</w:t>
      </w:r>
      <w:bookmarkEnd w:id="85"/>
    </w:p>
    <w:p w14:paraId="675E6715" w14:textId="379BF85A" w:rsidR="00920883" w:rsidRDefault="00920883" w:rsidP="00920883">
      <w:r>
        <w:t>Durch langfristige Verträge mit Spediteuren sind die Produzenten häufig verpflichtet, eine Mindestmenge an Touren oder Kilometern an den jeweiligen Vertragspartner zu vergeben. Zwar weisen wir bei der Einführung unserer Optimierung bis jetzt stets darauf hin, da</w:t>
      </w:r>
      <w:r w:rsidR="00382BA2">
        <w:t>s</w:t>
      </w:r>
      <w:r>
        <w:t xml:space="preserve">s das Bezahlschema an die Arbeitsweise der Optimierung angepasst werden sollte, jedoch scheinen viele Kunden daran zu scheitern. </w:t>
      </w:r>
      <w:r w:rsidR="00382BA2">
        <w:t xml:space="preserve">Daher sollte über ein Feature nachgedacht werden, dass es ermöglicht der Optimierung über die Schicht eine </w:t>
      </w:r>
      <w:commentRangeStart w:id="86"/>
      <w:r w:rsidR="00382BA2">
        <w:t xml:space="preserve">Mindestanzahl an Lieferungen </w:t>
      </w:r>
      <w:commentRangeEnd w:id="86"/>
      <w:r w:rsidR="0054021B">
        <w:rPr>
          <w:rStyle w:val="Kommentarzeichen"/>
        </w:rPr>
        <w:commentReference w:id="86"/>
      </w:r>
      <w:r w:rsidR="00382BA2">
        <w:t>mitzugeben, die diesem Fahrzeug</w:t>
      </w:r>
      <w:r w:rsidR="006C7BA9">
        <w:t xml:space="preserve"> in der Schicht</w:t>
      </w:r>
      <w:r w:rsidR="00382BA2">
        <w:t xml:space="preserve"> eingeplant werden sollen.</w:t>
      </w:r>
      <w:r w:rsidR="006C7BA9">
        <w:t xml:space="preserve"> Wird diese Zahl unterschritten wird dies entsprechend in der Zielfunktion bestraft</w:t>
      </w:r>
      <w:r w:rsidR="00E86158">
        <w:t>.</w:t>
      </w:r>
    </w:p>
    <w:p w14:paraId="58BD7890" w14:textId="750A0977" w:rsidR="00934F4A" w:rsidRDefault="00934F4A" w:rsidP="005A6F34">
      <w:pPr>
        <w:pStyle w:val="berschrift2"/>
      </w:pPr>
      <w:bookmarkStart w:id="87" w:name="_Toc23934540"/>
      <w:r>
        <w:lastRenderedPageBreak/>
        <w:t>Ausschluss</w:t>
      </w:r>
      <w:r w:rsidR="004A6273">
        <w:t xml:space="preserve"> L</w:t>
      </w:r>
      <w:r>
        <w:t>iste</w:t>
      </w:r>
      <w:bookmarkEnd w:id="87"/>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88" w:name="_Toc23934541"/>
      <w:r>
        <w:t>Preloads</w:t>
      </w:r>
      <w:bookmarkEnd w:id="88"/>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61FE5D7B"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p>
    <w:p w14:paraId="739649EB" w14:textId="148A8769" w:rsidR="008C6B05" w:rsidRDefault="008C6B05" w:rsidP="005A6F34">
      <w:pPr>
        <w:pStyle w:val="berschrift3"/>
      </w:pPr>
      <w:bookmarkStart w:id="89" w:name="_Toc23934542"/>
      <w:r>
        <w:t>Shunting</w:t>
      </w:r>
      <w:bookmarkEnd w:id="89"/>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0D7D921A" w:rsidR="004E1D31" w:rsidRPr="00F92DE7" w:rsidRDefault="000025BC" w:rsidP="005A6F34">
      <w:r w:rsidRPr="00B62CCA">
        <w:rPr>
          <w:b/>
          <w:bCs/>
        </w:rPr>
        <w:t>Begründung</w:t>
      </w:r>
      <w:r>
        <w:rPr>
          <w:b/>
          <w:bCs/>
        </w:rPr>
        <w:t xml:space="preserve">: </w:t>
      </w:r>
      <w:r>
        <w:t>Keine Anforderung für das Betongeschäft</w:t>
      </w:r>
    </w:p>
    <w:p w14:paraId="5F464B7B" w14:textId="255AB3C8" w:rsidR="008C6B05" w:rsidRDefault="008C6B05" w:rsidP="005A6F34">
      <w:pPr>
        <w:pStyle w:val="berschrift3"/>
      </w:pPr>
      <w:bookmarkStart w:id="90" w:name="_Toc23934543"/>
      <w:r>
        <w:t>Roaming</w:t>
      </w:r>
      <w:bookmarkEnd w:id="90"/>
    </w:p>
    <w:p w14:paraId="23AFCC4F" w14:textId="254F905B" w:rsidR="000025BC" w:rsidRDefault="000025BC" w:rsidP="005A6F34">
      <w:r>
        <w:t>Fahrzeuge kehren am Ende einer Schicht nicht zum Werk zurück, sondern bleiben irgendwo stehen.</w:t>
      </w:r>
    </w:p>
    <w:p w14:paraId="737EDAC3" w14:textId="36331BAD" w:rsidR="000025BC" w:rsidRPr="000025BC" w:rsidRDefault="000025BC" w:rsidP="005A6F34">
      <w:r w:rsidRPr="00B62CCA">
        <w:rPr>
          <w:b/>
          <w:bCs/>
        </w:rPr>
        <w:t>Begründung</w:t>
      </w:r>
      <w:r>
        <w:rPr>
          <w:b/>
          <w:bCs/>
        </w:rPr>
        <w:t xml:space="preserve">: </w:t>
      </w:r>
      <w:r>
        <w:t>Keine Anforderung für das Betongeschäft</w:t>
      </w:r>
    </w:p>
    <w:p w14:paraId="3F6DE9DF" w14:textId="3163061D" w:rsidR="004E1D31" w:rsidRDefault="004E1D31" w:rsidP="005A6F34">
      <w:pPr>
        <w:pStyle w:val="berschrift3"/>
      </w:pPr>
      <w:bookmarkStart w:id="91" w:name="_Toc23934544"/>
      <w:r>
        <w:t>Predrive</w:t>
      </w:r>
      <w:bookmarkEnd w:id="91"/>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3F4E96BF"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p>
    <w:p w14:paraId="5C74442C" w14:textId="5CB43CCF" w:rsidR="008C6B05" w:rsidRDefault="008C6B05" w:rsidP="005A6F34">
      <w:pPr>
        <w:pStyle w:val="berschrift3"/>
      </w:pPr>
      <w:bookmarkStart w:id="92" w:name="_Toc23934545"/>
      <w:r>
        <w:t>Waste Orders</w:t>
      </w:r>
      <w:bookmarkEnd w:id="92"/>
    </w:p>
    <w:p w14:paraId="098DC09F" w14:textId="517D2563" w:rsidR="008C6B05" w:rsidRDefault="005C68B4" w:rsidP="005A6F34">
      <w:r>
        <w:t>Aufträge, bei denen beim Kunden geladen und am Werk entladen wird.</w:t>
      </w:r>
    </w:p>
    <w:p w14:paraId="49103A6E" w14:textId="5AB03C24" w:rsidR="005C68B4" w:rsidRDefault="005C68B4" w:rsidP="005A6F34">
      <w:r w:rsidRPr="00B62CCA">
        <w:rPr>
          <w:b/>
          <w:bCs/>
        </w:rPr>
        <w:t>Begründung</w:t>
      </w:r>
      <w:r>
        <w:rPr>
          <w:b/>
          <w:bCs/>
        </w:rPr>
        <w:t xml:space="preserve">: </w:t>
      </w:r>
      <w:commentRangeStart w:id="93"/>
      <w:r>
        <w:t>Geht nur für Roaming Fahrzeuge</w:t>
      </w:r>
      <w:commentRangeEnd w:id="93"/>
      <w:r w:rsidR="0096739E">
        <w:rPr>
          <w:rStyle w:val="Kommentarzeichen"/>
        </w:rPr>
        <w:commentReference w:id="93"/>
      </w:r>
      <w:r>
        <w:t>; Keine Anforderung für das Betongeschäft</w:t>
      </w:r>
    </w:p>
    <w:p w14:paraId="360013AF" w14:textId="323F789E" w:rsidR="00165AEC" w:rsidRDefault="00165AEC" w:rsidP="00165AEC">
      <w:pPr>
        <w:pStyle w:val="berschrift3"/>
      </w:pPr>
      <w:bookmarkStart w:id="94" w:name="_Toc23934546"/>
      <w:r>
        <w:t>Customer Managed Assignment (CMA)</w:t>
      </w:r>
      <w:bookmarkEnd w:id="94"/>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95" w:name="_Toc23934547"/>
      <w:r>
        <w:t>Splitloads</w:t>
      </w:r>
      <w:bookmarkEnd w:id="95"/>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4F311B8A" w:rsidR="00C50647" w:rsidRDefault="00C50647" w:rsidP="00C50647">
      <w:r w:rsidRPr="00B62CCA">
        <w:rPr>
          <w:b/>
          <w:bCs/>
        </w:rPr>
        <w:t>Begründung</w:t>
      </w:r>
      <w:r>
        <w:rPr>
          <w:b/>
          <w:bCs/>
        </w:rPr>
        <w:t xml:space="preserve">: </w:t>
      </w:r>
      <w:commentRangeStart w:id="96"/>
      <w:r>
        <w:t>Keine Anforderung für das Betongeschäft</w:t>
      </w:r>
      <w:commentRangeEnd w:id="96"/>
      <w:r w:rsidR="0096739E">
        <w:rPr>
          <w:rStyle w:val="Kommentarzeichen"/>
        </w:rPr>
        <w:commentReference w:id="96"/>
      </w:r>
    </w:p>
    <w:p w14:paraId="052951A6" w14:textId="77777777" w:rsidR="00CB6A8C" w:rsidRDefault="00CB6A8C" w:rsidP="00CB6A8C">
      <w:pPr>
        <w:pStyle w:val="berschrift3"/>
      </w:pPr>
      <w:bookmarkStart w:id="97" w:name="_Toc23934548"/>
      <w:r>
        <w:t>Fahrzeit</w:t>
      </w:r>
      <w:bookmarkEnd w:id="97"/>
    </w:p>
    <w:p w14:paraId="29FA5F5E" w14:textId="4290E7C6" w:rsidR="00CB6A8C" w:rsidRPr="00F92DE7" w:rsidRDefault="00CB6A8C" w:rsidP="00C50647">
      <w:r>
        <w:t>Die reine Fahrzeit eines Trucks soll die Lenkzeit der Fahrer repräsentieren</w:t>
      </w:r>
      <w:r w:rsidR="0061717A">
        <w:t>.</w:t>
      </w:r>
    </w:p>
    <w:p w14:paraId="1FCA9095" w14:textId="1EB5B427" w:rsidR="00C50647" w:rsidRDefault="00CB6A8C" w:rsidP="00C50647">
      <w:r w:rsidRPr="00B62CCA">
        <w:rPr>
          <w:b/>
          <w:bCs/>
        </w:rPr>
        <w:t>Begründung</w:t>
      </w:r>
      <w:r>
        <w:rPr>
          <w:b/>
          <w:bCs/>
        </w:rPr>
        <w:t xml:space="preserve">: </w:t>
      </w:r>
      <w:r>
        <w:t>Konnten bis jetzt weder Fifo noch Regret, wird von Betonkunden nicht angefragt</w:t>
      </w:r>
    </w:p>
    <w:p w14:paraId="70331077" w14:textId="7086C117" w:rsidR="00112833" w:rsidRDefault="00112833" w:rsidP="005A6F34">
      <w:pPr>
        <w:pStyle w:val="berschrift2"/>
      </w:pPr>
      <w:bookmarkStart w:id="98" w:name="_Toc23934549"/>
      <w:r>
        <w:t>Optimierungsziele</w:t>
      </w:r>
      <w:bookmarkEnd w:id="98"/>
    </w:p>
    <w:p w14:paraId="09F867E7" w14:textId="4A624C7F" w:rsidR="008A00D1" w:rsidRDefault="003B4696" w:rsidP="00B82186">
      <w:r>
        <w:t>Ziel der Optimierung soll es sein die Anzahl der Remainings</w:t>
      </w:r>
      <w:r w:rsidR="009A48BB">
        <w:t>, die zurückgelegte Strecke</w:t>
      </w:r>
      <w:r w:rsidR="0040054F">
        <w:t xml:space="preserve"> </w:t>
      </w:r>
      <w:r w:rsidR="00540403">
        <w:t>(in Zeit und/oder Distanz)</w:t>
      </w:r>
      <w:r w:rsidR="007E3841">
        <w:t xml:space="preserve"> </w:t>
      </w:r>
      <w:r w:rsidR="0040054F">
        <w:t xml:space="preserve">und </w:t>
      </w:r>
      <w:commentRangeStart w:id="99"/>
      <w:r w:rsidR="0040054F">
        <w:t xml:space="preserve">die Anzahl </w:t>
      </w:r>
      <w:r>
        <w:t xml:space="preserve">der Verspätungen </w:t>
      </w:r>
      <w:commentRangeEnd w:id="99"/>
      <w:r w:rsidR="0096739E">
        <w:rPr>
          <w:rStyle w:val="Kommentarzeichen"/>
        </w:rPr>
        <w:commentReference w:id="99"/>
      </w:r>
      <w:r>
        <w:t>zu minimieren</w:t>
      </w:r>
      <w:r w:rsidR="007F10B1">
        <w:t>. Die bisherige quadratische Kostenfunktion der Verspätungen soll dabei hinterfragt und andere Abbildungsmöglichkeiten geprüft und verglichen werden.</w:t>
      </w:r>
      <w:r w:rsidR="00FC02C4">
        <w:t xml:space="preserve"> Je nach gewähltem Optimierungsansatz kann auch die Minimierung der eingesetzten </w:t>
      </w:r>
      <w:r w:rsidR="00EA5C58">
        <w:t>Fa</w:t>
      </w:r>
      <w:r w:rsidR="005432E6">
        <w:t>h</w:t>
      </w:r>
      <w:r w:rsidR="00EA5C58">
        <w:t>rzeuge</w:t>
      </w:r>
      <w:r w:rsidR="00FC02C4">
        <w:t xml:space="preserve"> in </w:t>
      </w:r>
      <w:r w:rsidR="009E4AAB">
        <w:t>B</w:t>
      </w:r>
      <w:r w:rsidR="00FC02C4">
        <w:t>etracht gezogen werden.</w:t>
      </w:r>
      <w:r w:rsidR="009A48BB">
        <w:t xml:space="preserve"> </w:t>
      </w:r>
      <w:r w:rsidR="003D79EE">
        <w:t>Darüber hinaus gilt es noch zu klären, inwiefern weitere Bestrafungsterme für Fahrzeuggrößen oder Priori</w:t>
      </w:r>
      <w:r w:rsidR="00B0512E">
        <w:t>t</w:t>
      </w:r>
      <w:r w:rsidR="003D79EE">
        <w:t>äten notwendig sind.</w:t>
      </w:r>
    </w:p>
    <w:p w14:paraId="165E1595" w14:textId="326EA3A9" w:rsidR="001E1CE9" w:rsidRDefault="001E1CE9" w:rsidP="00B82186"/>
    <w:p w14:paraId="59895C84" w14:textId="1AB5090B" w:rsidR="001E1CE9" w:rsidRDefault="001E1CE9" w:rsidP="00B82186">
      <w:pPr>
        <w:rPr>
          <w:ins w:id="100" w:author="Stefan Rupp" w:date="2020-01-02T14:30:00Z"/>
        </w:rPr>
      </w:pPr>
      <w:commentRangeStart w:id="101"/>
      <w:r>
        <w:t>Rest</w:t>
      </w:r>
      <w:commentRangeEnd w:id="101"/>
      <w:r>
        <w:rPr>
          <w:rStyle w:val="Kommentarzeichen"/>
        </w:rPr>
        <w:commentReference w:id="101"/>
      </w:r>
    </w:p>
    <w:p w14:paraId="2E28BD0B" w14:textId="6BE924DD" w:rsidR="00ED2A46" w:rsidRDefault="00ED2A46" w:rsidP="00B82186">
      <w:pPr>
        <w:rPr>
          <w:ins w:id="102" w:author="Stefan Rupp" w:date="2020-01-02T14:30:00Z"/>
        </w:rPr>
      </w:pPr>
    </w:p>
    <w:p w14:paraId="6A381244" w14:textId="51FE04A2" w:rsidR="00ED2A46" w:rsidRDefault="00ED2A46" w:rsidP="00B82186">
      <w:pPr>
        <w:rPr>
          <w:ins w:id="103" w:author="Stefan Rupp" w:date="2020-01-02T14:30:00Z"/>
        </w:rPr>
      </w:pPr>
      <w:ins w:id="104" w:author="Stefan Rupp" w:date="2020-01-02T14:30:00Z">
        <w:r>
          <w:t>Was ist mit:</w:t>
        </w:r>
      </w:ins>
    </w:p>
    <w:p w14:paraId="1904ABD9" w14:textId="44F6F29F" w:rsidR="00ED2A46" w:rsidRDefault="00ED2A46" w:rsidP="00ED2A46">
      <w:pPr>
        <w:pStyle w:val="Listenabsatz"/>
        <w:numPr>
          <w:ilvl w:val="0"/>
          <w:numId w:val="12"/>
        </w:numPr>
        <w:rPr>
          <w:ins w:id="105" w:author="Stefan Rupp" w:date="2020-01-02T14:31:00Z"/>
        </w:rPr>
      </w:pPr>
      <w:ins w:id="106" w:author="Stefan Rupp" w:date="2020-01-02T14:31:00Z">
        <w:r>
          <w:t>Remaining-Reasons</w:t>
        </w:r>
      </w:ins>
    </w:p>
    <w:p w14:paraId="50C695BA" w14:textId="3E29E399" w:rsidR="00ED2A46" w:rsidRDefault="0096739E" w:rsidP="00ED2A46">
      <w:pPr>
        <w:pStyle w:val="Listenabsatz"/>
        <w:numPr>
          <w:ilvl w:val="0"/>
          <w:numId w:val="12"/>
        </w:numPr>
        <w:rPr>
          <w:ins w:id="107" w:author="Stefan Rupp" w:date="2020-01-02T16:17:00Z"/>
          <w:lang w:val="en-GB"/>
        </w:rPr>
      </w:pPr>
      <w:ins w:id="108" w:author="Stefan Rupp" w:date="2020-01-02T16:16:00Z">
        <w:r w:rsidRPr="0096739E">
          <w:rPr>
            <w:lang w:val="en-GB"/>
            <w:rPrChange w:id="109" w:author="Stefan Rupp" w:date="2020-01-02T16:16:00Z">
              <w:rPr/>
            </w:rPrChange>
          </w:rPr>
          <w:t xml:space="preserve">Sending Trucks Home </w:t>
        </w:r>
        <w:r>
          <w:rPr>
            <w:lang w:val="en-GB"/>
          </w:rPr>
          <w:t xml:space="preserve">early </w:t>
        </w:r>
        <w:r w:rsidRPr="0096739E">
          <w:rPr>
            <w:lang w:val="en-GB"/>
            <w:rPrChange w:id="110" w:author="Stefan Rupp" w:date="2020-01-02T16:16:00Z">
              <w:rPr/>
            </w:rPrChange>
          </w:rPr>
          <w:t>(despite FIFO-</w:t>
        </w:r>
        <w:r>
          <w:rPr>
            <w:lang w:val="en-GB"/>
          </w:rPr>
          <w:t>Rule)</w:t>
        </w:r>
      </w:ins>
    </w:p>
    <w:p w14:paraId="680D3ABF" w14:textId="0428B3C8" w:rsidR="0096739E" w:rsidRDefault="0096739E" w:rsidP="00ED2A46">
      <w:pPr>
        <w:pStyle w:val="Listenabsatz"/>
        <w:numPr>
          <w:ilvl w:val="0"/>
          <w:numId w:val="12"/>
        </w:numPr>
        <w:rPr>
          <w:ins w:id="111" w:author="Stefan Rupp" w:date="2020-01-02T16:17:00Z"/>
          <w:lang w:val="en-GB"/>
        </w:rPr>
      </w:pPr>
      <w:ins w:id="112" w:author="Stefan Rupp" w:date="2020-01-02T16:17:00Z">
        <w:r>
          <w:rPr>
            <w:lang w:val="en-GB"/>
          </w:rPr>
          <w:t>Orders for more than one day (excluded?)</w:t>
        </w:r>
      </w:ins>
    </w:p>
    <w:p w14:paraId="2885B741" w14:textId="306593FB" w:rsidR="0096739E" w:rsidRDefault="0096739E" w:rsidP="00ED2A46">
      <w:pPr>
        <w:pStyle w:val="Listenabsatz"/>
        <w:numPr>
          <w:ilvl w:val="0"/>
          <w:numId w:val="12"/>
        </w:numPr>
        <w:rPr>
          <w:ins w:id="113" w:author="Stefan Rupp" w:date="2020-01-02T16:17:00Z"/>
          <w:lang w:val="en-GB"/>
        </w:rPr>
      </w:pPr>
      <w:ins w:id="114" w:author="Stefan Rupp" w:date="2020-01-02T16:17:00Z">
        <w:r>
          <w:rPr>
            <w:lang w:val="en-GB"/>
          </w:rPr>
          <w:t>Only percise loadspacing</w:t>
        </w:r>
      </w:ins>
    </w:p>
    <w:p w14:paraId="43EAE24B" w14:textId="146E22F1" w:rsidR="0096739E" w:rsidRPr="0096739E" w:rsidRDefault="0096739E" w:rsidP="00ED2A46">
      <w:pPr>
        <w:pStyle w:val="Listenabsatz"/>
        <w:numPr>
          <w:ilvl w:val="0"/>
          <w:numId w:val="12"/>
        </w:numPr>
        <w:rPr>
          <w:ins w:id="115" w:author="Stefan Rupp" w:date="2020-01-02T16:19:00Z"/>
          <w:rPrChange w:id="116" w:author="Stefan Rupp" w:date="2020-01-02T16:19:00Z">
            <w:rPr>
              <w:ins w:id="117" w:author="Stefan Rupp" w:date="2020-01-02T16:19:00Z"/>
              <w:lang w:val="en-GB"/>
            </w:rPr>
          </w:rPrChange>
        </w:rPr>
      </w:pPr>
      <w:ins w:id="118" w:author="Stefan Rupp" w:date="2020-01-02T16:19:00Z">
        <w:r w:rsidRPr="0096739E">
          <w:rPr>
            <w:rPrChange w:id="119" w:author="Stefan Rupp" w:date="2020-01-02T16:19:00Z">
              <w:rPr>
                <w:lang w:val="en-GB"/>
              </w:rPr>
            </w:rPrChange>
          </w:rPr>
          <w:lastRenderedPageBreak/>
          <w:t>Morning Roster (das ist nicht dasselbe wie die 1</w:t>
        </w:r>
        <w:r w:rsidRPr="0096739E">
          <w:rPr>
            <w:vertAlign w:val="superscript"/>
            <w:rPrChange w:id="120" w:author="Stefan Rupp" w:date="2020-01-02T16:19:00Z">
              <w:rPr>
                <w:lang w:val="en-GB"/>
              </w:rPr>
            </w:rPrChange>
          </w:rPr>
          <w:t>st</w:t>
        </w:r>
        <w:r w:rsidRPr="0096739E">
          <w:rPr>
            <w:rPrChange w:id="121" w:author="Stefan Rupp" w:date="2020-01-02T16:19:00Z">
              <w:rPr>
                <w:lang w:val="en-GB"/>
              </w:rPr>
            </w:rPrChange>
          </w:rPr>
          <w:t xml:space="preserve"> Round-Rule)</w:t>
        </w:r>
      </w:ins>
    </w:p>
    <w:p w14:paraId="603F39A3" w14:textId="6CCE44CE" w:rsidR="0096739E" w:rsidRDefault="00617528" w:rsidP="00ED2A46">
      <w:pPr>
        <w:pStyle w:val="Listenabsatz"/>
        <w:numPr>
          <w:ilvl w:val="0"/>
          <w:numId w:val="12"/>
        </w:numPr>
        <w:rPr>
          <w:ins w:id="122" w:author="Stefan Rupp" w:date="2020-01-02T16:20:00Z"/>
        </w:rPr>
      </w:pPr>
      <w:ins w:id="123" w:author="Stefan Rupp" w:date="2020-01-02T16:20:00Z">
        <w:r>
          <w:t>Early Loading Support</w:t>
        </w:r>
      </w:ins>
    </w:p>
    <w:p w14:paraId="40327A50" w14:textId="79327EDD" w:rsidR="00617528" w:rsidRDefault="00617528" w:rsidP="00ED2A46">
      <w:pPr>
        <w:pStyle w:val="Listenabsatz"/>
        <w:numPr>
          <w:ilvl w:val="0"/>
          <w:numId w:val="12"/>
        </w:numPr>
        <w:rPr>
          <w:ins w:id="124" w:author="Stefan Rupp" w:date="2020-01-02T16:20:00Z"/>
        </w:rPr>
      </w:pPr>
      <w:ins w:id="125" w:author="Stefan Rupp" w:date="2020-01-02T16:20:00Z">
        <w:r>
          <w:t>Production Cost</w:t>
        </w:r>
      </w:ins>
    </w:p>
    <w:p w14:paraId="2139DE0C" w14:textId="77777777" w:rsidR="00617528" w:rsidRPr="0096739E" w:rsidRDefault="00617528">
      <w:pPr>
        <w:pStyle w:val="Listenabsatz"/>
        <w:pPrChange w:id="126" w:author="Stefan Rupp" w:date="2020-01-02T16:21:00Z">
          <w:pPr/>
        </w:pPrChange>
      </w:pPr>
    </w:p>
    <w:sectPr w:rsidR="00617528" w:rsidRPr="0096739E" w:rsidSect="00574927">
      <w:footerReference w:type="default" r:id="rId1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tefan Jollet" w:date="2019-10-04T12:44:00Z" w:initials="SJ">
    <w:p w14:paraId="1AAA0E68" w14:textId="14398239" w:rsidR="00F46DF0" w:rsidRDefault="00F46DF0">
      <w:pPr>
        <w:pStyle w:val="Kommentartext"/>
      </w:pPr>
      <w:r>
        <w:rPr>
          <w:rStyle w:val="Kommentarzeichen"/>
        </w:rPr>
        <w:annotationRef/>
      </w:r>
      <w:r w:rsidRPr="009B2691">
        <w:rPr>
          <w:rFonts w:cs="Arial"/>
          <w:szCs w:val="24"/>
        </w:rPr>
        <w:t xml:space="preserve">Im Laufe der Entstehung dieses Dokuments ist es daher durchaus möglich, dass Features </w:t>
      </w:r>
      <w:r>
        <w:rPr>
          <w:rFonts w:cs="Arial"/>
          <w:szCs w:val="24"/>
        </w:rPr>
        <w:t>zwischen den Listen verschoben werden.</w:t>
      </w:r>
    </w:p>
  </w:comment>
  <w:comment w:id="5" w:author="Timm Ziarnetzky" w:date="2019-11-06T09:02:00Z" w:initials="TZ">
    <w:p w14:paraId="5BE31013" w14:textId="77777777" w:rsidR="00F46DF0" w:rsidRDefault="00F46DF0">
      <w:pPr>
        <w:pStyle w:val="Kommentartext"/>
      </w:pPr>
      <w:r>
        <w:rPr>
          <w:rStyle w:val="Kommentarzeichen"/>
        </w:rPr>
        <w:annotationRef/>
      </w:r>
      <w:r>
        <w:t>Zu spezifizieren welche das sein sollen:</w:t>
      </w:r>
    </w:p>
    <w:p w14:paraId="6CF12E98" w14:textId="77777777" w:rsidR="00F46DF0" w:rsidRDefault="00F46DF0" w:rsidP="00B41CD2">
      <w:pPr>
        <w:pStyle w:val="Kommentartext"/>
        <w:numPr>
          <w:ilvl w:val="0"/>
          <w:numId w:val="11"/>
        </w:numPr>
      </w:pPr>
      <w:r>
        <w:t xml:space="preserve"> FiFo-Regel als konfigurierbar hängt von der Definition ab</w:t>
      </w:r>
    </w:p>
    <w:p w14:paraId="253DFE43" w14:textId="26AB3471" w:rsidR="00F46DF0" w:rsidRDefault="00F46DF0" w:rsidP="00B41CD2">
      <w:pPr>
        <w:pStyle w:val="Kommentartext"/>
        <w:numPr>
          <w:ilvl w:val="0"/>
          <w:numId w:val="11"/>
        </w:numPr>
      </w:pPr>
      <w:r>
        <w:t xml:space="preserve"> Nur möglich, wenn diese absolut von allen anderen Nebenbedingungen separierbar ist.</w:t>
      </w:r>
    </w:p>
  </w:comment>
  <w:comment w:id="6" w:author="Stefan Rupp" w:date="2020-01-02T14:24:00Z" w:initials="SR">
    <w:p w14:paraId="296AC2BC" w14:textId="67C4751C" w:rsidR="00F46DF0" w:rsidRDefault="00F46DF0">
      <w:pPr>
        <w:pStyle w:val="Kommentartext"/>
      </w:pPr>
      <w:r>
        <w:rPr>
          <w:rStyle w:val="Kommentarzeichen"/>
        </w:rPr>
        <w:annotationRef/>
      </w:r>
      <w:r>
        <w:t>Einige der Bedingungen sind vmtl. universell und brauchen nicht abschaltbar sein. Andere sind einzeln optional, wieder andere sind nur im Verbund sinnvoll und könnten ggf. als solcher ein- oder ausschaltbar sein, sofern das sinnvoll erscheint. „Sinnvoll“ im Sinner von „bei nicht-Berücksichtigung kann man Rechenzeit einsparen“. Wenn man durch nicht-Berücksichtigen nichts gewinnt, braucht man das auch nicht ausschaltbar machen. Man verwendet es dann eben nur nicht.</w:t>
      </w:r>
    </w:p>
  </w:comment>
  <w:comment w:id="7" w:author="Stefan Rupp" w:date="2020-01-02T14:27:00Z" w:initials="SR">
    <w:p w14:paraId="76CDA941" w14:textId="653AC56E" w:rsidR="00F46DF0" w:rsidRDefault="00F46DF0">
      <w:pPr>
        <w:pStyle w:val="Kommentartext"/>
      </w:pPr>
      <w:r>
        <w:rPr>
          <w:rStyle w:val="Kommentarzeichen"/>
        </w:rPr>
        <w:annotationRef/>
      </w:r>
      <w:r>
        <w:t>Halte ich für ein schlechtes Beispiel, da die (allgemeine) Fifo-Regel IMHO Kernbestandteil der Betonoptimierung unserer Kunden ist. Allenfalls könnte man bestimmte Ausnahmen der Fifo-Regel konfigurierbar halten, sofern ein Ansatz das überhaupt möglich macht (wie z.B. die LOD-Regel bei K.Wah in Hong Kong).</w:t>
      </w:r>
    </w:p>
  </w:comment>
  <w:comment w:id="8" w:author="Benedikt Engels" w:date="2019-10-31T10:57:00Z" w:initials="BE">
    <w:p w14:paraId="34A00D4C" w14:textId="77777777" w:rsidR="00F46DF0" w:rsidRDefault="00F46DF0">
      <w:pPr>
        <w:pStyle w:val="Kommentartext"/>
      </w:pPr>
      <w:r>
        <w:rPr>
          <w:rStyle w:val="Kommentarzeichen"/>
        </w:rPr>
        <w:annotationRef/>
      </w:r>
      <w:r>
        <w:t>Das ist mindestens mit Lieferketten schwierig.</w:t>
      </w:r>
    </w:p>
    <w:p w14:paraId="32D99534" w14:textId="7D6D3B35" w:rsidR="00F46DF0" w:rsidRDefault="00F46DF0">
      <w:pPr>
        <w:pStyle w:val="Kommentartext"/>
      </w:pPr>
      <w:r>
        <w:t>FAS, die einfach stehen bleiben z.B., bricht auch ggf. FiFo. Muss genau festgelegt werden, wie genau. FAS kann ja auch sein 3.Lieferung der Order XY, anstatt irgendeine.</w:t>
      </w:r>
    </w:p>
    <w:p w14:paraId="38737B2C" w14:textId="77777777" w:rsidR="00F46DF0" w:rsidRDefault="00F46DF0">
      <w:pPr>
        <w:pStyle w:val="Kommentartext"/>
      </w:pPr>
    </w:p>
    <w:p w14:paraId="7958A006" w14:textId="4F799FCB" w:rsidR="00F46DF0" w:rsidRDefault="00F46DF0">
      <w:pPr>
        <w:pStyle w:val="Kommentartext"/>
      </w:pPr>
      <w:r>
        <w:t>Und die Erfahrung mit eigenen OptimiererSchedules der LtlOptimierung abwarten und ggf. übernehmen.</w:t>
      </w:r>
    </w:p>
  </w:comment>
  <w:comment w:id="9" w:author="Stefan Rupp" w:date="2020-01-02T14:31:00Z" w:initials="SR">
    <w:p w14:paraId="6D6AE3D9" w14:textId="207A3235" w:rsidR="00F46DF0" w:rsidRDefault="00F46DF0">
      <w:pPr>
        <w:pStyle w:val="Kommentartext"/>
      </w:pPr>
      <w:r>
        <w:rPr>
          <w:rStyle w:val="Kommentarzeichen"/>
        </w:rPr>
        <w:annotationRef/>
      </w:r>
      <w:r>
        <w:t>Genau! Ein FAS kann ein bestimmtes Element der Lieferkette sein. Allerdings muss bedacht werden, was passiert, wenn der Truck nicht erscheint.</w:t>
      </w:r>
    </w:p>
  </w:comment>
  <w:comment w:id="10" w:author="Timm Ziarnetzky" w:date="2019-11-06T10:30:00Z" w:initials="TZ">
    <w:p w14:paraId="73B8695A" w14:textId="640698F4" w:rsidR="00F46DF0" w:rsidRDefault="00F46DF0">
      <w:pPr>
        <w:pStyle w:val="Kommentartext"/>
      </w:pPr>
      <w:r>
        <w:rPr>
          <w:rStyle w:val="Kommentarzeichen"/>
        </w:rPr>
        <w:annotationRef/>
      </w:r>
      <w:r>
        <w:t>Plus weitere Informationen wie Pausen, übrige Fahrzeit, etc.</w:t>
      </w:r>
    </w:p>
  </w:comment>
  <w:comment w:id="13" w:author="Benedikt Engels" w:date="2019-10-31T11:10:00Z" w:initials="BE">
    <w:p w14:paraId="07F41900" w14:textId="409A6B5E" w:rsidR="00F46DF0" w:rsidRDefault="00F46DF0">
      <w:pPr>
        <w:pStyle w:val="Kommentartext"/>
      </w:pPr>
      <w:r>
        <w:rPr>
          <w:rStyle w:val="Kommentarzeichen"/>
        </w:rPr>
        <w:annotationRef/>
      </w:r>
      <w:r>
        <w:rPr>
          <w:rStyle w:val="Kommentarzeichen"/>
        </w:rPr>
        <w:t>Anstatt rollierend kann man auch den Start der Optimierung von Morgen früh mit dem letzten Ergebnis der Optimierung von Heute aufsetzen, falls man eigene Schedules hat.</w:t>
      </w:r>
    </w:p>
  </w:comment>
  <w:comment w:id="14" w:author="Timm Ziarnetzky" w:date="2019-11-06T10:32:00Z" w:initials="TZ">
    <w:p w14:paraId="7F15CA31" w14:textId="6D10890D" w:rsidR="00F46DF0" w:rsidRDefault="00F46DF0">
      <w:pPr>
        <w:pStyle w:val="Kommentartext"/>
      </w:pPr>
      <w:r>
        <w:rPr>
          <w:rStyle w:val="Kommentarzeichen"/>
        </w:rPr>
        <w:annotationRef/>
      </w:r>
      <w:r>
        <w:t>= Konzept für den Preplanning-Modus.</w:t>
      </w:r>
    </w:p>
  </w:comment>
  <w:comment w:id="15" w:author="Stefan Rupp" w:date="2020-01-02T14:33:00Z" w:initials="SR">
    <w:p w14:paraId="0AE4E3DD" w14:textId="0C543122" w:rsidR="00F46DF0" w:rsidRDefault="00F46DF0">
      <w:pPr>
        <w:pStyle w:val="Kommentartext"/>
      </w:pPr>
      <w:r>
        <w:rPr>
          <w:rStyle w:val="Kommentarzeichen"/>
        </w:rPr>
        <w:annotationRef/>
      </w:r>
      <w:r>
        <w:t>Für eine „isolierte“ Black-Box-Optimierung ist das ggf. schwierig. Wir haben nicht-notwenigerweise die tserv-Infrastruktur zur Verfügung.</w:t>
      </w:r>
    </w:p>
  </w:comment>
  <w:comment w:id="17" w:author="Benedikt Engels" w:date="2019-10-31T11:14:00Z" w:initials="BE">
    <w:p w14:paraId="3008F80B" w14:textId="246BA974" w:rsidR="00F46DF0" w:rsidRDefault="00F46DF0">
      <w:pPr>
        <w:pStyle w:val="Kommentartext"/>
      </w:pPr>
      <w:r>
        <w:rPr>
          <w:rStyle w:val="Kommentarzeichen"/>
        </w:rPr>
        <w:annotationRef/>
      </w:r>
      <w:r>
        <w:t>FiFo heisst? In der Reihenfolge der Ankunft wird auch beladen, nicht unbedingt wie im FiFo-Optimierer: kriegt die nächstwichtigste Tour.</w:t>
      </w:r>
    </w:p>
  </w:comment>
  <w:comment w:id="18" w:author="Timm Ziarnetzky" w:date="2019-11-06T10:36:00Z" w:initials="TZ">
    <w:p w14:paraId="06808DFA" w14:textId="0149EFB3" w:rsidR="00F46DF0" w:rsidRDefault="00F46DF0">
      <w:pPr>
        <w:pStyle w:val="Kommentartext"/>
      </w:pPr>
      <w:r>
        <w:rPr>
          <w:rStyle w:val="Kommentarzeichen"/>
        </w:rPr>
        <w:annotationRef/>
      </w:r>
      <w:r>
        <w:t>Wieso ist das wichtig, wenn die große Lieferung auch auf das kleine Fahrzeug passt?</w:t>
      </w:r>
    </w:p>
  </w:comment>
  <w:comment w:id="19" w:author="Stefan Rupp" w:date="2020-01-02T14:35:00Z" w:initials="SR">
    <w:p w14:paraId="33AD507F" w14:textId="77777777" w:rsidR="00F46DF0" w:rsidRDefault="00F46DF0">
      <w:pPr>
        <w:pStyle w:val="Kommentartext"/>
      </w:pPr>
      <w:r>
        <w:rPr>
          <w:rStyle w:val="Kommentarzeichen"/>
        </w:rPr>
        <w:annotationRef/>
      </w:r>
      <w:r>
        <w:t>Das ist ungeschickt formuliert.</w:t>
      </w:r>
    </w:p>
    <w:p w14:paraId="11083860" w14:textId="77777777" w:rsidR="00F46DF0" w:rsidRDefault="00F46DF0">
      <w:pPr>
        <w:pStyle w:val="Kommentartext"/>
      </w:pPr>
      <w:r>
        <w:t>Aufträge sollen nicht ausschließlich ihrer Dringlichkeit nach sortiert werden, wie dies der Transferoptimierer tut, sondern können getauscht werden, sofern dadurch keine Verspätungen entstehen.</w:t>
      </w:r>
    </w:p>
    <w:p w14:paraId="3517C0CE" w14:textId="77777777" w:rsidR="00F46DF0" w:rsidRDefault="00F46DF0">
      <w:pPr>
        <w:pStyle w:val="Kommentartext"/>
      </w:pPr>
    </w:p>
    <w:p w14:paraId="14EDA5A5" w14:textId="53D65D2F" w:rsidR="00F46DF0" w:rsidRDefault="00F46DF0">
      <w:pPr>
        <w:pStyle w:val="Kommentartext"/>
      </w:pPr>
      <w:r>
        <w:t>Erweiterung dessen könnte sein, dass man sogar Verspätungen in kauf nimmt, wenn dadurch Lieferungen eingespart werden können. Hier muss man dann in einer Kostenfunktion abwägen, wieviel Verspätung eine eingesparte Lieferung „wert ist“.</w:t>
      </w:r>
    </w:p>
  </w:comment>
  <w:comment w:id="20" w:author="Benedikt Engels" w:date="2019-10-31T11:12:00Z" w:initials="BE">
    <w:p w14:paraId="41948C9C" w14:textId="5A1D45BB" w:rsidR="00F46DF0" w:rsidRDefault="00F46DF0">
      <w:pPr>
        <w:pStyle w:val="Kommentartext"/>
      </w:pPr>
      <w:r>
        <w:rPr>
          <w:rStyle w:val="Kommentarzeichen"/>
        </w:rPr>
        <w:annotationRef/>
      </w:r>
      <w:r>
        <w:t>Ist das nicht Plant spezifisch? Ich habe mir immer vorgestellt, die LKW stehen in einer Reihe und überholen geht nicht.</w:t>
      </w:r>
    </w:p>
  </w:comment>
  <w:comment w:id="21" w:author="Stefan Rupp" w:date="2020-01-02T14:39:00Z" w:initials="SR">
    <w:p w14:paraId="61C1B0AF" w14:textId="5C36DECA" w:rsidR="00F46DF0" w:rsidRDefault="00F46DF0">
      <w:pPr>
        <w:pStyle w:val="Kommentartext"/>
      </w:pPr>
      <w:r>
        <w:rPr>
          <w:rStyle w:val="Kommentarzeichen"/>
        </w:rPr>
        <w:annotationRef/>
      </w:r>
      <w:r>
        <w:t>Könnte eine Eigenschaft des Werkes sein: „Überholen möglich Ja/Nein“.</w:t>
      </w:r>
    </w:p>
  </w:comment>
  <w:comment w:id="24" w:author="Stefan Rupp" w:date="2020-01-02T14:41:00Z" w:initials="SR">
    <w:p w14:paraId="4945CADD" w14:textId="77777777" w:rsidR="00F46DF0" w:rsidRDefault="00F46DF0">
      <w:pPr>
        <w:pStyle w:val="Kommentartext"/>
      </w:pPr>
      <w:r>
        <w:rPr>
          <w:rStyle w:val="Kommentarzeichen"/>
        </w:rPr>
        <w:annotationRef/>
      </w:r>
      <w:r>
        <w:t>Welche Nebenbedingung? Die FIFO-Regel oder die 1st Round-Regel?</w:t>
      </w:r>
    </w:p>
    <w:p w14:paraId="0F070BE2" w14:textId="77777777" w:rsidR="00F46DF0" w:rsidRDefault="00F46DF0">
      <w:pPr>
        <w:pStyle w:val="Kommentartext"/>
      </w:pPr>
    </w:p>
    <w:p w14:paraId="400DCFC9" w14:textId="1DF01BC3" w:rsidR="00F46DF0" w:rsidRDefault="00F46DF0">
      <w:pPr>
        <w:pStyle w:val="Kommentartext"/>
      </w:pPr>
      <w:r>
        <w:t>Es fehlt die Definition, was die 1st-Round-Regel überhaupt besagt. Meines Wissens: Ein Truck an einem Werk bekommt erst dann eine zweite Lieferung, wenn alle Trucks, die an dem Werk erwartet werden (und in der Optimierung sind), mindestens eine Lieferung hatten.</w:t>
      </w:r>
    </w:p>
  </w:comment>
  <w:comment w:id="22" w:author="Stefan Jollet" w:date="2019-09-20T09:57:00Z" w:initials="SJ">
    <w:p w14:paraId="78E6E525" w14:textId="77777777" w:rsidR="00F46DF0" w:rsidRDefault="00F46DF0" w:rsidP="00AC13FB">
      <w:pPr>
        <w:pStyle w:val="Kommentartext"/>
      </w:pPr>
      <w:r>
        <w:rPr>
          <w:rStyle w:val="Kommentarzeichen"/>
        </w:rPr>
        <w:annotationRef/>
      </w:r>
      <w:r>
        <w:t>Reicht es, die FiFo-Regel über Nebenbedingungen abzubilden, oder muss Sie in irgendeiner Form in die Zielfunktion integriert werden?</w:t>
      </w:r>
    </w:p>
  </w:comment>
  <w:comment w:id="23" w:author="Timm Ziarnetzky" w:date="2019-11-06T10:35:00Z" w:initials="TZ">
    <w:p w14:paraId="4469C12F" w14:textId="77777777" w:rsidR="00F46DF0" w:rsidRDefault="00F46DF0">
      <w:pPr>
        <w:pStyle w:val="Kommentartext"/>
      </w:pPr>
      <w:r>
        <w:rPr>
          <w:rStyle w:val="Kommentarzeichen"/>
        </w:rPr>
        <w:annotationRef/>
      </w:r>
      <w:r>
        <w:t>Die Frage ist eher, ob diese von den übrigen Features der Optimierung separiert werden kann.</w:t>
      </w:r>
    </w:p>
    <w:p w14:paraId="2CFFEAF8" w14:textId="684D54E4" w:rsidR="00F46DF0" w:rsidRDefault="00F46DF0">
      <w:pPr>
        <w:pStyle w:val="Kommentartext"/>
      </w:pPr>
      <w:r>
        <w:t>Insbesondere also für Regeln, die ein „Verletzen“ der FiFo-Regel erlauben, z.B. Prioritäten.</w:t>
      </w:r>
    </w:p>
  </w:comment>
  <w:comment w:id="26" w:author="Stefan Jollet" w:date="2019-09-20T11:22:00Z" w:initials="SJ">
    <w:p w14:paraId="50FBED0E" w14:textId="72AA1912" w:rsidR="00F46DF0" w:rsidRDefault="00F46DF0">
      <w:pPr>
        <w:pStyle w:val="Kommentartext"/>
      </w:pPr>
      <w:r>
        <w:rPr>
          <w:rStyle w:val="Kommentarzeichen"/>
        </w:rPr>
        <w:annotationRef/>
      </w:r>
      <w:r>
        <w:t>Genau eine á 30 Minuten? Oder soll die Pausenzeit aufgesplittet werden können?</w:t>
      </w:r>
    </w:p>
  </w:comment>
  <w:comment w:id="27" w:author="Timm Ziarnetzky" w:date="2019-11-06T10:40:00Z" w:initials="TZ">
    <w:p w14:paraId="294DD5BB" w14:textId="77777777" w:rsidR="00F46DF0" w:rsidRDefault="00F46DF0">
      <w:pPr>
        <w:pStyle w:val="Kommentartext"/>
      </w:pPr>
      <w:r>
        <w:rPr>
          <w:rStyle w:val="Kommentarzeichen"/>
        </w:rPr>
        <w:annotationRef/>
      </w:r>
      <w:r>
        <w:t>Genaue Definition erforderlich.</w:t>
      </w:r>
    </w:p>
    <w:p w14:paraId="2AD84909" w14:textId="2A0D2BF2" w:rsidR="00F46DF0" w:rsidRDefault="00F46DF0">
      <w:pPr>
        <w:pStyle w:val="Kommentartext"/>
      </w:pPr>
      <w:r>
        <w:t>Z.B. nach spätestens x=4,5 Stunden Fahrtzeit muss Pause von y=45 Minuten gemacht werden.</w:t>
      </w:r>
    </w:p>
    <w:p w14:paraId="5115E5C6" w14:textId="77777777" w:rsidR="00F46DF0" w:rsidRDefault="00F46DF0">
      <w:pPr>
        <w:pStyle w:val="Kommentartext"/>
      </w:pPr>
      <w:r>
        <w:t>Oder Pause von Länge x=45 Minuten in bestimmtem Intervall [y,z].</w:t>
      </w:r>
    </w:p>
    <w:p w14:paraId="7FF32F86" w14:textId="6DFF0404" w:rsidR="00F46DF0" w:rsidRDefault="00F46DF0">
      <w:pPr>
        <w:pStyle w:val="Kommentartext"/>
      </w:pPr>
      <w:r>
        <w:t>Oder …</w:t>
      </w:r>
    </w:p>
  </w:comment>
  <w:comment w:id="28" w:author="Stefan Rupp" w:date="2020-01-02T14:43:00Z" w:initials="SR">
    <w:p w14:paraId="1F65BE2A" w14:textId="58D1DB6E" w:rsidR="00F46DF0" w:rsidRDefault="00F46DF0">
      <w:pPr>
        <w:pStyle w:val="Kommentartext"/>
      </w:pPr>
      <w:r>
        <w:rPr>
          <w:rStyle w:val="Kommentarzeichen"/>
        </w:rPr>
        <w:annotationRef/>
      </w:r>
      <w:r>
        <w:t>Da die Gesetzeslage in unterschiedlichen Kontexten unterschiedlich ist, sollte es möglich sein, das möglichst flexibel zu gestalten. Das macht es für eine Standalone-Optimierung u.U. schwierig.</w:t>
      </w:r>
    </w:p>
  </w:comment>
  <w:comment w:id="29" w:author="Benedikt Engels" w:date="2019-10-31T11:16:00Z" w:initials="BE">
    <w:p w14:paraId="515087BA" w14:textId="3ECC9863" w:rsidR="00F46DF0" w:rsidRDefault="00F46DF0">
      <w:pPr>
        <w:pStyle w:val="Kommentartext"/>
      </w:pPr>
      <w:r>
        <w:rPr>
          <w:rStyle w:val="Kommentarzeichen"/>
        </w:rPr>
        <w:annotationRef/>
      </w:r>
      <w:r>
        <w:t>Das ist in meinen Augen Unsinn.</w:t>
      </w:r>
    </w:p>
  </w:comment>
  <w:comment w:id="30" w:author="Stefan Rupp" w:date="2020-01-02T14:45:00Z" w:initials="SR">
    <w:p w14:paraId="55279A7A" w14:textId="77777777" w:rsidR="00F46DF0" w:rsidRDefault="00F46DF0">
      <w:pPr>
        <w:pStyle w:val="Kommentartext"/>
      </w:pPr>
      <w:r>
        <w:rPr>
          <w:rStyle w:val="Kommentarzeichen"/>
        </w:rPr>
        <w:annotationRef/>
      </w:r>
      <w:r>
        <w:t>Einige unserer Kunden haben Probleme damit, Echtzeit-Reporting der Pausen zu bekommen. Daher darf es nicht darauf hinauslaufen, dass ein Truck keine Vorschläge für die nächsten 45 Minuten bekommt, nur weil der Fahrer seine Pause nicht reportet hat.</w:t>
      </w:r>
    </w:p>
    <w:p w14:paraId="16D0112F" w14:textId="77777777" w:rsidR="00F46DF0" w:rsidRDefault="00F46DF0">
      <w:pPr>
        <w:pStyle w:val="Kommentartext"/>
      </w:pPr>
    </w:p>
    <w:p w14:paraId="05DBF164" w14:textId="04D65F9D" w:rsidR="00F46DF0" w:rsidRDefault="00F46DF0">
      <w:pPr>
        <w:pStyle w:val="Kommentartext"/>
      </w:pPr>
      <w:r>
        <w:t>Die Echtzeit-Pausenplanung muss also mindestens deaktivierbar sein.</w:t>
      </w:r>
    </w:p>
  </w:comment>
  <w:comment w:id="32" w:author="Timm Ziarnetzky" w:date="2019-11-06T10:48:00Z" w:initials="TZ">
    <w:p w14:paraId="012CD6C6" w14:textId="0D7E63B6" w:rsidR="00F46DF0" w:rsidRDefault="00F46DF0">
      <w:pPr>
        <w:pStyle w:val="Kommentartext"/>
      </w:pPr>
      <w:r>
        <w:rPr>
          <w:rStyle w:val="Kommentarzeichen"/>
        </w:rPr>
        <w:annotationRef/>
      </w:r>
      <w:r>
        <w:t>Führt ja bekanntlich u.a. zu der Frage wie „bestraft“ wird. Ergebnis der aktuellen quadratischen Kostenfunktion ist, dass die Optimierung zuerst versucht Verspätungen zu verringern, da diese quadratisch in die Zielfunktion eingehen.</w:t>
      </w:r>
    </w:p>
    <w:p w14:paraId="591515A4" w14:textId="77777777" w:rsidR="00F46DF0" w:rsidRDefault="00F46DF0">
      <w:pPr>
        <w:pStyle w:val="Kommentartext"/>
      </w:pPr>
      <w:r>
        <w:t>Bedeutung angezeigter Verspätungen für den Anwender ist „Tu etwas“.</w:t>
      </w:r>
    </w:p>
    <w:p w14:paraId="6F897F6D" w14:textId="648064EC" w:rsidR="00F46DF0" w:rsidRDefault="00F46DF0">
      <w:pPr>
        <w:pStyle w:val="Kommentartext"/>
      </w:pPr>
      <w:r>
        <w:t>Alternativ Ansätze wären denkbar, z.B. keine Verspätung zulassen und im Zweifel Aufträge oder Lieferungen liegen lassen.</w:t>
      </w:r>
    </w:p>
  </w:comment>
  <w:comment w:id="33" w:author="Stefan Rupp" w:date="2020-01-02T15:09:00Z" w:initials="SR">
    <w:p w14:paraId="5BF4B002" w14:textId="763A20CF" w:rsidR="00F46DF0" w:rsidRDefault="00F46DF0">
      <w:pPr>
        <w:pStyle w:val="Kommentartext"/>
      </w:pPr>
      <w:r>
        <w:rPr>
          <w:rStyle w:val="Kommentarzeichen"/>
        </w:rPr>
        <w:annotationRef/>
      </w:r>
      <w:r>
        <w:rPr>
          <w:rStyle w:val="Kommentarzeichen"/>
        </w:rPr>
        <w:t>V</w:t>
      </w:r>
      <w:r>
        <w:t>erspätungen sind unvermeidbar, sodass es keine Option ist, Verspätungen auszuschließen. Unsere Kunden zielen in der Vorplanung auf eine On-Time-Rate von 86-89%, keinesfalls auf 100%.</w:t>
      </w:r>
    </w:p>
  </w:comment>
  <w:comment w:id="34" w:author="Stefan Jollet" w:date="2019-09-20T08:03:00Z" w:initials="SJ">
    <w:p w14:paraId="28F1BF54" w14:textId="2E07B567" w:rsidR="00F46DF0" w:rsidRDefault="00F46DF0">
      <w:pPr>
        <w:pStyle w:val="Kommentartext"/>
      </w:pPr>
      <w:r>
        <w:rPr>
          <w:rStyle w:val="Kommentarzeichen"/>
        </w:rPr>
        <w:annotationRef/>
      </w:r>
      <w:r>
        <w:t>Wie sollen Lieferungen, die zu früh sind, behandelt werden?</w:t>
      </w:r>
    </w:p>
  </w:comment>
  <w:comment w:id="35" w:author="Timm Ziarnetzky" w:date="2019-11-06T10:47:00Z" w:initials="TZ">
    <w:p w14:paraId="6B49F00E" w14:textId="49B1C4C0" w:rsidR="00F46DF0" w:rsidRDefault="00F46DF0">
      <w:pPr>
        <w:pStyle w:val="Kommentartext"/>
      </w:pPr>
      <w:r>
        <w:rPr>
          <w:rStyle w:val="Kommentarzeichen"/>
        </w:rPr>
        <w:annotationRef/>
      </w:r>
      <w:r>
        <w:t>Sollten ausgeschlossen werden.</w:t>
      </w:r>
    </w:p>
  </w:comment>
  <w:comment w:id="36" w:author="Stefan Rupp" w:date="2020-01-02T15:13:00Z" w:initials="SR">
    <w:p w14:paraId="1B53ADA0" w14:textId="77777777" w:rsidR="00F46DF0" w:rsidRDefault="00F46DF0">
      <w:pPr>
        <w:pStyle w:val="Kommentartext"/>
      </w:pPr>
      <w:r>
        <w:t xml:space="preserve">Wenn wir das ausschließen, </w:t>
      </w:r>
      <w:r>
        <w:rPr>
          <w:rStyle w:val="Kommentarzeichen"/>
        </w:rPr>
        <w:annotationRef/>
      </w:r>
      <w:r w:rsidRPr="009610D8">
        <w:t xml:space="preserve">Wie soll </w:t>
      </w:r>
      <w:r>
        <w:t xml:space="preserve">dann </w:t>
      </w:r>
      <w:r w:rsidRPr="009610D8">
        <w:t>„Early Loading“ abgeb</w:t>
      </w:r>
      <w:r>
        <w:t>ildet werden, bei denen frühzeitig geladen wird, weil der eigentlich passende Ladeslot belegt ist? Solche Lieferungen sind ja zu früh.</w:t>
      </w:r>
    </w:p>
    <w:p w14:paraId="38E3C45C" w14:textId="77777777" w:rsidR="00F46DF0" w:rsidRDefault="00F46DF0">
      <w:pPr>
        <w:pStyle w:val="Kommentartext"/>
      </w:pPr>
    </w:p>
    <w:p w14:paraId="5AC8ED36" w14:textId="77777777" w:rsidR="00F46DF0" w:rsidRDefault="00F46DF0">
      <w:pPr>
        <w:pStyle w:val="Kommentartext"/>
      </w:pPr>
      <w:r>
        <w:t>Ich denke, Lieferungen, die zu früh beim Kunden sind, werden mit einer geplanten „wait for unload“-Zeit eingelastet.</w:t>
      </w:r>
    </w:p>
    <w:p w14:paraId="03E3E682" w14:textId="77777777" w:rsidR="00F46DF0" w:rsidRDefault="00F46DF0">
      <w:pPr>
        <w:pStyle w:val="Kommentartext"/>
      </w:pPr>
    </w:p>
    <w:p w14:paraId="2F09A853" w14:textId="7A458C9D" w:rsidR="00F46DF0" w:rsidRPr="009610D8" w:rsidRDefault="00F46DF0">
      <w:pPr>
        <w:pStyle w:val="Kommentartext"/>
      </w:pPr>
      <w:r>
        <w:t>Noch schöner wäre es, wenn man das schaltbar machen kann: Entweder „wait for unload“ oder „sofortiges Entladen“, was natürlich Einfluss auf die Folgelieferungen in der Lieferkette hat.</w:t>
      </w:r>
    </w:p>
  </w:comment>
  <w:comment w:id="37" w:author="Stefan Rupp" w:date="2020-01-02T16:18:00Z" w:initials="SR">
    <w:p w14:paraId="24F8367B" w14:textId="20CA232C" w:rsidR="0096739E" w:rsidRDefault="0096739E">
      <w:pPr>
        <w:pStyle w:val="Kommentartext"/>
      </w:pPr>
      <w:r>
        <w:rPr>
          <w:rStyle w:val="Kommentarzeichen"/>
        </w:rPr>
        <w:annotationRef/>
      </w:r>
      <w:r>
        <w:t>Der Transfer-Optimierer berücksichtigt Order-Deadlines gar nicht. Soll die neue Optimierung dies tun?</w:t>
      </w:r>
    </w:p>
  </w:comment>
  <w:comment w:id="39" w:author="Benedikt Engels" w:date="2019-10-31T11:26:00Z" w:initials="BE">
    <w:p w14:paraId="62856134" w14:textId="0ECF4F3E" w:rsidR="00F46DF0" w:rsidRDefault="00F46DF0">
      <w:pPr>
        <w:pStyle w:val="Kommentartext"/>
      </w:pPr>
      <w:r>
        <w:rPr>
          <w:rStyle w:val="Kommentarzeichen"/>
        </w:rPr>
        <w:annotationRef/>
      </w:r>
      <w:r>
        <w:t>Es gibt in der Literatur auch Beton-Optimierer, die bei Überbuchung entscheiden, welche Aufträge komplett liegenbleiben.</w:t>
      </w:r>
    </w:p>
  </w:comment>
  <w:comment w:id="40" w:author="Timm Ziarnetzky" w:date="2019-11-06T10:55:00Z" w:initials="TZ">
    <w:p w14:paraId="44C3F3E4" w14:textId="42A01DD1" w:rsidR="00F46DF0" w:rsidRDefault="00F46DF0">
      <w:pPr>
        <w:pStyle w:val="Kommentartext"/>
      </w:pPr>
      <w:r>
        <w:rPr>
          <w:rStyle w:val="Kommentarzeichen"/>
        </w:rPr>
        <w:annotationRef/>
      </w:r>
      <w:r>
        <w:t>Siehe auch meinen Kommentar zu Zeitfenster/Deadline.</w:t>
      </w:r>
    </w:p>
  </w:comment>
  <w:comment w:id="41" w:author="Stefan Rupp" w:date="2020-01-02T15:17:00Z" w:initials="SR">
    <w:p w14:paraId="59305706" w14:textId="5A0D45E0" w:rsidR="00F46DF0" w:rsidRDefault="00F46DF0">
      <w:pPr>
        <w:pStyle w:val="Kommentartext"/>
      </w:pPr>
      <w:r>
        <w:rPr>
          <w:rStyle w:val="Kommentarzeichen"/>
        </w:rPr>
        <w:annotationRef/>
      </w:r>
      <w:r>
        <w:t>Siehe oben: Ich halte das für die Praxis für ungeeignet.</w:t>
      </w:r>
    </w:p>
  </w:comment>
  <w:comment w:id="42" w:author="Stefan Rupp" w:date="2020-01-02T15:18:00Z" w:initials="SR">
    <w:p w14:paraId="1177F3AE" w14:textId="77777777" w:rsidR="00F46DF0" w:rsidRDefault="00F46DF0">
      <w:pPr>
        <w:pStyle w:val="Kommentartext"/>
      </w:pPr>
      <w:r>
        <w:rPr>
          <w:rStyle w:val="Kommentarzeichen"/>
        </w:rPr>
        <w:annotationRef/>
      </w:r>
      <w:r>
        <w:t>Die Frage ist hier: Wie geht der Optimierer mit Verspätungen um (seien es solche aus der Optimierung, oder solche aus dem Realtime)? Soll versucht werden, eine Verspätung wieder aufzuholen, um den ursprünglichen Lieferfluss ausgehend vom Lieferzeitfenster der ersten Lieferung (oder ggf. dem ersten Start Unload), oder soll (wie im Transfer aktuell) der Lieferfluss immer al zuletzt reporteten Start Unload aufgehängt werden?</w:t>
      </w:r>
    </w:p>
    <w:p w14:paraId="4BD14F23" w14:textId="77777777" w:rsidR="00F46DF0" w:rsidRDefault="00F46DF0">
      <w:pPr>
        <w:pStyle w:val="Kommentartext"/>
      </w:pPr>
    </w:p>
    <w:p w14:paraId="573ECCDB" w14:textId="77777777" w:rsidR="00F46DF0" w:rsidRDefault="00F46DF0">
      <w:pPr>
        <w:pStyle w:val="Kommentartext"/>
      </w:pPr>
      <w:r>
        <w:t>In dem Zusammenhang:</w:t>
      </w:r>
    </w:p>
    <w:p w14:paraId="5E03B59B" w14:textId="77777777" w:rsidR="00F46DF0" w:rsidRDefault="00F46DF0">
      <w:pPr>
        <w:pStyle w:val="Kommentartext"/>
      </w:pPr>
      <w:r>
        <w:t>Soll das Lieferzeitfenster für die Folgelieferungen vom errechneten Start Unload aus nur „nach rechts“ gehen (also z.B. von 10:00 aus auf 10:00-10:02), oder soll es – einstellbar – auch „nach links“ gehen können (also bei 10:00 auf 09:58-10:00) oder sogar halbe-halbe (bei 10:00 also auf 09:59-10:01)?</w:t>
      </w:r>
    </w:p>
    <w:p w14:paraId="6BDDB6E5" w14:textId="77777777" w:rsidR="00F46DF0" w:rsidRDefault="00F46DF0">
      <w:pPr>
        <w:pStyle w:val="Kommentartext"/>
      </w:pPr>
    </w:p>
    <w:p w14:paraId="4A3E9132" w14:textId="5D2F9C4F" w:rsidR="00F46DF0" w:rsidRDefault="00F46DF0">
      <w:pPr>
        <w:pStyle w:val="Kommentartext"/>
      </w:pPr>
      <w:r>
        <w:t>Ich halte diese dreiwertige Logik für sinnvoll – sie erlaubt das bessere Einhalten des tatsächlich bestellten Lieferflusses im Falle von Verspätungen im Echtzeitbetrieb (und kommt den Kundenwünschen z.B. aus NL und AUS entgegen).</w:t>
      </w:r>
    </w:p>
  </w:comment>
  <w:comment w:id="44" w:author="Benedikt Engels" w:date="2019-10-31T11:33:00Z" w:initials="BE">
    <w:p w14:paraId="3B06832C" w14:textId="03E2F379" w:rsidR="00F46DF0" w:rsidRDefault="00F46DF0">
      <w:pPr>
        <w:pStyle w:val="Kommentartext"/>
      </w:pPr>
      <w:r>
        <w:rPr>
          <w:rStyle w:val="Kommentarzeichen"/>
        </w:rPr>
        <w:annotationRef/>
      </w:r>
      <w:r>
        <w:t>Andere Zusammenfassung:</w:t>
      </w:r>
    </w:p>
    <w:p w14:paraId="6CDC4C18" w14:textId="13A4B42B" w:rsidR="00F46DF0" w:rsidRDefault="00F46DF0" w:rsidP="00C7037F">
      <w:pPr>
        <w:pStyle w:val="Kommentartext"/>
        <w:ind w:left="360"/>
      </w:pPr>
      <w:r w:rsidRPr="00C7037F">
        <w:t>1a) Properties und Exclusions von Au</w:t>
      </w:r>
      <w:r>
        <w:t>fträgen wirken gegen Properties von Fahrer, Schicht und Fahrzeug.</w:t>
      </w:r>
    </w:p>
    <w:p w14:paraId="2AF56948" w14:textId="30A095E9" w:rsidR="00F46DF0" w:rsidRDefault="00F46DF0" w:rsidP="00C7037F">
      <w:pPr>
        <w:pStyle w:val="Kommentartext"/>
        <w:ind w:left="360"/>
      </w:pPr>
      <w:r w:rsidRPr="003D75AA">
        <w:t>2a) Properties und Exclusions von Locations wirken geg</w:t>
      </w:r>
      <w:r>
        <w:t>en Properties von Fahrer, Schicht und Fahrzeug.</w:t>
      </w:r>
    </w:p>
    <w:p w14:paraId="53A97939" w14:textId="1BA3DFA4" w:rsidR="00F46DF0" w:rsidRPr="003D75AA" w:rsidRDefault="00F46DF0" w:rsidP="00C7037F">
      <w:pPr>
        <w:pStyle w:val="Kommentartext"/>
        <w:ind w:left="360"/>
      </w:pPr>
      <w:r>
        <w:t>Fahrzeuge haben keine Exclusions, Driver haben Exclusions, aber ich weiss nicht wie die wirken.</w:t>
      </w:r>
    </w:p>
  </w:comment>
  <w:comment w:id="45" w:author="Timm Ziarnetzky" w:date="2019-11-06T11:05:00Z" w:initials="TZ">
    <w:p w14:paraId="1F33620E" w14:textId="7CC25FA7" w:rsidR="00F46DF0" w:rsidRDefault="00F46DF0" w:rsidP="00855F0C">
      <w:pPr>
        <w:pStyle w:val="Kommentartext"/>
      </w:pPr>
      <w:r>
        <w:rPr>
          <w:rStyle w:val="Kommentarzeichen"/>
        </w:rPr>
        <w:annotationRef/>
      </w:r>
      <w:r>
        <w:t>Welche Möglichkeiten werden denn überhaupt genutzt?</w:t>
      </w:r>
    </w:p>
  </w:comment>
  <w:comment w:id="47" w:author="Stefan Rupp" w:date="2020-01-02T15:26:00Z" w:initials="SR">
    <w:p w14:paraId="5933E1CC" w14:textId="77777777" w:rsidR="00F46DF0" w:rsidRDefault="00F46DF0">
      <w:pPr>
        <w:pStyle w:val="Kommentartext"/>
      </w:pPr>
      <w:r>
        <w:rPr>
          <w:rStyle w:val="Kommentarzeichen"/>
        </w:rPr>
        <w:annotationRef/>
      </w:r>
      <w:r>
        <w:t>Das ist bei Exclusions schwierig. Wenn ein Mini einen Maxi ersetzen kann, so hat ein Mini über die Substitutionsliste auch die Maxi-Property. Schließt ein Auftrag nun einen Maxi über eine Exclusion aus, so werden dabei auch alle Minis ausgeschlossen, weil diese ja (über die Substitutionsliste) auch die Maxi-Property haben und insofern ausgeschlossen sind.</w:t>
      </w:r>
    </w:p>
    <w:p w14:paraId="21C8C2EB" w14:textId="77777777" w:rsidR="00F46DF0" w:rsidRDefault="00F46DF0">
      <w:pPr>
        <w:pStyle w:val="Kommentartext"/>
      </w:pPr>
    </w:p>
    <w:p w14:paraId="547E8C82" w14:textId="4B1AF5B7" w:rsidR="00F46DF0" w:rsidRDefault="00F46DF0">
      <w:pPr>
        <w:pStyle w:val="Kommentartext"/>
      </w:pPr>
      <w:r>
        <w:t>Der tserv löst das über ekelige Sonderbehandlungen von „Own Properties“. Das muss ggf. auch im Standalone-Optimierer nachgebaut werden.</w:t>
      </w:r>
    </w:p>
  </w:comment>
  <w:comment w:id="49" w:author="Benedikt Engels" w:date="2019-10-31T12:01:00Z" w:initials="BE">
    <w:p w14:paraId="6F2A117A" w14:textId="2A68AB0C" w:rsidR="00F46DF0" w:rsidRDefault="00F46DF0">
      <w:pPr>
        <w:pStyle w:val="Kommentartext"/>
      </w:pPr>
      <w:r>
        <w:rPr>
          <w:rStyle w:val="Kommentarzeichen"/>
        </w:rPr>
        <w:annotationRef/>
      </w:r>
      <w:r>
        <w:t>Was heisst denn das?</w:t>
      </w:r>
    </w:p>
  </w:comment>
  <w:comment w:id="50" w:author="Stefan Rupp" w:date="2020-01-02T15:29:00Z" w:initials="SR">
    <w:p w14:paraId="47BC63D6" w14:textId="7BCA54DC" w:rsidR="00F46DF0" w:rsidRDefault="00F46DF0">
      <w:pPr>
        <w:pStyle w:val="Kommentartext"/>
      </w:pPr>
      <w:r>
        <w:rPr>
          <w:rStyle w:val="Kommentarzeichen"/>
        </w:rPr>
        <w:annotationRef/>
      </w:r>
      <w:r>
        <w:t>Verstehe ich auch nicht. Restmengen sollen IMHO gar nicht von der Optimierung berücksichtigt werden. Allenfalls kann man sich einen Schalter vorstellen, der Trucks mit Restmengen im RT-Optimierer komplett aus der Optimierung nimmt oder nicht (wobei sich das Rausnehmen in der Vergangenheit als ungünstig herausgestellt hat). Das kann man dann allerdings schon im Interface in die Optimierung regeln.</w:t>
      </w:r>
    </w:p>
  </w:comment>
  <w:comment w:id="52" w:author="Stefan Rupp" w:date="2020-01-02T15:32:00Z" w:initials="SR">
    <w:p w14:paraId="40433597" w14:textId="77777777" w:rsidR="00F46DF0" w:rsidRDefault="00F46DF0">
      <w:pPr>
        <w:pStyle w:val="Kommentartext"/>
      </w:pPr>
      <w:r>
        <w:rPr>
          <w:rStyle w:val="Kommentarzeichen"/>
        </w:rPr>
        <w:annotationRef/>
      </w:r>
      <w:r>
        <w:t>Auf den Wunschlisten vieler Kunden steht ein Location-Kalender, der nicht pro Wochentag,sondern pro Kalendertag gültig ist (vergleichbar zum Truck-Kalender).</w:t>
      </w:r>
    </w:p>
    <w:p w14:paraId="5657AC81" w14:textId="77777777" w:rsidR="00F46DF0" w:rsidRDefault="00F46DF0">
      <w:pPr>
        <w:pStyle w:val="Kommentartext"/>
      </w:pPr>
    </w:p>
    <w:p w14:paraId="1C26802C" w14:textId="7E38E8D6" w:rsidR="00F46DF0" w:rsidRDefault="00F46DF0">
      <w:pPr>
        <w:pStyle w:val="Kommentartext"/>
      </w:pPr>
      <w:r>
        <w:t>Aber auch das kann man im Interface zur Optimierung regeln.</w:t>
      </w:r>
    </w:p>
  </w:comment>
  <w:comment w:id="53" w:author="Benedikt Engels" w:date="2019-10-31T12:03:00Z" w:initials="BE">
    <w:p w14:paraId="58668508" w14:textId="38B5EAB4" w:rsidR="00F46DF0" w:rsidRDefault="00F46DF0">
      <w:pPr>
        <w:pStyle w:val="Kommentartext"/>
      </w:pPr>
      <w:r>
        <w:rPr>
          <w:rStyle w:val="Kommentarzeichen"/>
        </w:rPr>
        <w:annotationRef/>
      </w:r>
      <w:r>
        <w:t>Das muss in Optimierung und Rest des Systems gleich gehalten werden!!!</w:t>
      </w:r>
    </w:p>
  </w:comment>
  <w:comment w:id="54" w:author="Stefan Jollet" w:date="2019-09-20T08:58:00Z" w:initials="SJ">
    <w:p w14:paraId="380B4C50" w14:textId="5ADDDF30" w:rsidR="00F46DF0" w:rsidRDefault="00F46DF0">
      <w:pPr>
        <w:pStyle w:val="Kommentartext"/>
      </w:pPr>
      <w:r>
        <w:rPr>
          <w:rStyle w:val="Kommentarzeichen"/>
        </w:rPr>
        <w:annotationRef/>
      </w:r>
      <w:r>
        <w:t>Oder soll das schaltbar sein?</w:t>
      </w:r>
    </w:p>
  </w:comment>
  <w:comment w:id="55" w:author="Stefan Rupp" w:date="2020-01-02T15:34:00Z" w:initials="SR">
    <w:p w14:paraId="6849512D" w14:textId="3A3ED9BD" w:rsidR="00F46DF0" w:rsidRDefault="00F46DF0">
      <w:pPr>
        <w:pStyle w:val="Kommentartext"/>
      </w:pPr>
      <w:r>
        <w:rPr>
          <w:rStyle w:val="Kommentarzeichen"/>
        </w:rPr>
        <w:annotationRef/>
      </w:r>
      <w:r>
        <w:t>Für das Hinausragen der Lade- und Entladezeiten gibt es bereits jetzt Schalter im tserv. Die müssen in die Optimierung mitgegeben werden.</w:t>
      </w:r>
    </w:p>
  </w:comment>
  <w:comment w:id="59" w:author="Timm Ziarnetzky" w:date="2019-11-06T11:19:00Z" w:initials="TZ">
    <w:p w14:paraId="023B431F" w14:textId="222C5433" w:rsidR="00F46DF0" w:rsidRDefault="00F46DF0">
      <w:pPr>
        <w:pStyle w:val="Kommentartext"/>
      </w:pPr>
      <w:r>
        <w:rPr>
          <w:rStyle w:val="Kommentarzeichen"/>
        </w:rPr>
        <w:annotationRef/>
      </w:r>
      <w:r>
        <w:t>Unabhängig von der zu ladenden Menge der konkreten Lieferungen?</w:t>
      </w:r>
    </w:p>
  </w:comment>
  <w:comment w:id="60" w:author="Stefan Rupp" w:date="2020-01-02T15:37:00Z" w:initials="SR">
    <w:p w14:paraId="3CE1F740" w14:textId="77777777" w:rsidR="00F46DF0" w:rsidRDefault="00F46DF0">
      <w:pPr>
        <w:pStyle w:val="Kommentartext"/>
      </w:pPr>
      <w:r>
        <w:rPr>
          <w:rStyle w:val="Kommentarzeichen"/>
        </w:rPr>
        <w:annotationRef/>
      </w:r>
      <w:r>
        <w:t>Der tserv kann auch Kapazitäten in Output per Hour (also Kubikmeter pro Stunde).</w:t>
      </w:r>
    </w:p>
    <w:p w14:paraId="2DF7803B" w14:textId="77777777" w:rsidR="00F46DF0" w:rsidRDefault="00F46DF0">
      <w:pPr>
        <w:pStyle w:val="Kommentartext"/>
      </w:pPr>
    </w:p>
    <w:p w14:paraId="489CE669" w14:textId="43D7196F" w:rsidR="00F46DF0" w:rsidRDefault="00F46DF0">
      <w:pPr>
        <w:pStyle w:val="Kommentartext"/>
      </w:pPr>
      <w:r>
        <w:t xml:space="preserve">Das kann man mit dem Schalter </w:t>
      </w:r>
      <w:r w:rsidRPr="00005A63">
        <w:rPr>
          <w:rFonts w:ascii="Courier New" w:hAnsi="Courier New" w:cs="Courier New"/>
        </w:rPr>
        <w:t>location.capacity_in_loads_per_hour</w:t>
      </w:r>
      <w:r>
        <w:t xml:space="preserve"> umschalten.</w:t>
      </w:r>
    </w:p>
    <w:p w14:paraId="798E0D8F" w14:textId="77777777" w:rsidR="00F46DF0" w:rsidRDefault="00F46DF0">
      <w:pPr>
        <w:pStyle w:val="Kommentartext"/>
      </w:pPr>
    </w:p>
    <w:p w14:paraId="6753A3CB" w14:textId="0AFF2729" w:rsidR="00F46DF0" w:rsidRDefault="00F46DF0">
      <w:pPr>
        <w:pStyle w:val="Kommentartext"/>
      </w:pPr>
      <w:r>
        <w:t>Wird das hier explizit ausgeschlossen?</w:t>
      </w:r>
    </w:p>
  </w:comment>
  <w:comment w:id="61" w:author="Stefan Rupp" w:date="2020-01-02T15:36:00Z" w:initials="SR">
    <w:p w14:paraId="1C70BDE3" w14:textId="6DDD8C13" w:rsidR="00F46DF0" w:rsidRDefault="00F46DF0">
      <w:pPr>
        <w:pStyle w:val="Kommentartext"/>
      </w:pPr>
      <w:r>
        <w:rPr>
          <w:rStyle w:val="Kommentarzeichen"/>
        </w:rPr>
        <w:annotationRef/>
      </w:r>
      <w:r>
        <w:t>Im Transfer-Optimierer spielt die Plantkapazität im Wet-Batch Modus keine Rolle. Hier ist nur die Anzahl der Ladepunkte von Interesse. Warum muss die Kapazität bei Wet-Batch berücksichtigt werden?</w:t>
      </w:r>
    </w:p>
  </w:comment>
  <w:comment w:id="62" w:author="Timm Ziarnetzky" w:date="2019-11-06T11:21:00Z" w:initials="TZ">
    <w:p w14:paraId="57CC1A53" w14:textId="38C4AFC8" w:rsidR="00F46DF0" w:rsidRDefault="00F46DF0">
      <w:pPr>
        <w:pStyle w:val="Kommentartext"/>
      </w:pPr>
      <w:r>
        <w:rPr>
          <w:rStyle w:val="Kommentarzeichen"/>
        </w:rPr>
        <w:annotationRef/>
      </w:r>
      <w:r>
        <w:t>Sind solche Punkte mehr als „im Moment nicht erforderlich, aber soll für die Zukunft möglich sein“ zu interpretieren?</w:t>
      </w:r>
    </w:p>
  </w:comment>
  <w:comment w:id="63" w:author="Stefan Rupp" w:date="2020-01-02T15:40:00Z" w:initials="SR">
    <w:p w14:paraId="55BC5C0D" w14:textId="35D95C88" w:rsidR="00F46DF0" w:rsidRDefault="00F46DF0">
      <w:pPr>
        <w:pStyle w:val="Kommentartext"/>
      </w:pPr>
      <w:r>
        <w:rPr>
          <w:rStyle w:val="Kommentarzeichen"/>
        </w:rPr>
        <w:annotationRef/>
      </w:r>
      <w:r>
        <w:t>Wenn es möglich ist, das Optimierermodell künftig auf Ladepunkte auszuweiten, sollten wir das auch ermöglichen. Wenn das das ganze Konzept über den Haufen wirft, besser nicht.</w:t>
      </w:r>
    </w:p>
  </w:comment>
  <w:comment w:id="65" w:author="Stefan Rupp" w:date="2020-01-02T16:08:00Z" w:initials="SR">
    <w:p w14:paraId="399E5FD5" w14:textId="77777777" w:rsidR="0054021B" w:rsidRDefault="0054021B" w:rsidP="0054021B">
      <w:pPr>
        <w:pStyle w:val="Kommentartext"/>
      </w:pPr>
      <w:r>
        <w:rPr>
          <w:rStyle w:val="Kommentarzeichen"/>
        </w:rPr>
        <w:annotationRef/>
      </w:r>
      <w:r>
        <w:t>Der Transfer-Optimierer berücksichtigt keine Prioritäten. Es bleibt zu klären, wie Truck-Prioritäten mit dem Fifo-Konzept zusammenspielen sollen.</w:t>
      </w:r>
    </w:p>
    <w:p w14:paraId="0BCF466C" w14:textId="77777777" w:rsidR="0054021B" w:rsidRDefault="0054021B" w:rsidP="0054021B">
      <w:pPr>
        <w:pStyle w:val="Kommentartext"/>
      </w:pPr>
    </w:p>
    <w:p w14:paraId="13B1F54F" w14:textId="29CD611F" w:rsidR="0054021B" w:rsidRDefault="0054021B" w:rsidP="0054021B">
      <w:pPr>
        <w:pStyle w:val="Kommentartext"/>
      </w:pPr>
      <w:r>
        <w:t>Ich kann mir vorstellen, dass die Truck-Priorität eingehen kann in die Auswahl, welcher Truck am Ende der Schicht seine Schichtzeit verletzen darf und welcher nicht, also ansonsten fällt es mir schwer, weitere Anwendungsfälle für Truck-prioritäten zu finden.</w:t>
      </w:r>
    </w:p>
  </w:comment>
  <w:comment w:id="66" w:author="Stefan Rupp" w:date="2020-01-02T15:41:00Z" w:initials="SR">
    <w:p w14:paraId="23464BC9" w14:textId="77777777" w:rsidR="00F46DF0" w:rsidRDefault="00F46DF0">
      <w:pPr>
        <w:pStyle w:val="Kommentartext"/>
      </w:pPr>
      <w:r>
        <w:rPr>
          <w:rStyle w:val="Kommentarzeichen"/>
        </w:rPr>
        <w:annotationRef/>
      </w:r>
      <w:r>
        <w:t>Es wäre schön, wenn die Liste der Prioritäten nicht hartcodiert ist.</w:t>
      </w:r>
    </w:p>
    <w:p w14:paraId="6283BA22" w14:textId="77777777" w:rsidR="00F46DF0" w:rsidRDefault="00F46DF0">
      <w:pPr>
        <w:pStyle w:val="Kommentartext"/>
      </w:pPr>
    </w:p>
    <w:p w14:paraId="6EBFA8D1" w14:textId="54DF4048" w:rsidR="0054021B" w:rsidRDefault="00F46DF0">
      <w:pPr>
        <w:pStyle w:val="Kommentartext"/>
      </w:pPr>
      <w:r>
        <w:t>Hintergrund: HC hat irgendwann eine weitere Truck-Priorität eingeführt (1-4).</w:t>
      </w:r>
    </w:p>
  </w:comment>
  <w:comment w:id="69" w:author="Benedikt Engels" w:date="2019-10-31T12:10:00Z" w:initials="BE">
    <w:p w14:paraId="636AA975" w14:textId="7DD34E02" w:rsidR="00F46DF0" w:rsidRDefault="00F46DF0">
      <w:pPr>
        <w:pStyle w:val="Kommentartext"/>
      </w:pPr>
      <w:r>
        <w:rPr>
          <w:rStyle w:val="Kommentarzeichen"/>
        </w:rPr>
        <w:annotationRef/>
      </w:r>
      <w:r>
        <w:t>Wo braucht man das bei Beton? Wenn, dann als Vorbrenner und Planen wie Einzellieferungen</w:t>
      </w:r>
    </w:p>
  </w:comment>
  <w:comment w:id="70" w:author="Stefan Rupp" w:date="2020-01-02T15:45:00Z" w:initials="SR">
    <w:p w14:paraId="1DA7A569" w14:textId="77777777" w:rsidR="00F46DF0" w:rsidRDefault="00F46DF0">
      <w:pPr>
        <w:pStyle w:val="Kommentartext"/>
      </w:pPr>
      <w:r>
        <w:rPr>
          <w:rStyle w:val="Kommentarzeichen"/>
        </w:rPr>
        <w:annotationRef/>
      </w:r>
      <w:r>
        <w:t>Ein Multidrop Plant-&gt;C1-&gt;C2-&gt;…-&gt;Cn kann ggf. in die Optimierung als ein Auftrag Plant-&gt;Cn eingehen, mit entsprechend vorberechneter Traveltime Plant-&gt;Cn. Für Mörtel-Lieferungen ist das nötig.</w:t>
      </w:r>
    </w:p>
    <w:p w14:paraId="55B501D0" w14:textId="36019326" w:rsidR="00F46DF0" w:rsidRDefault="00F46DF0">
      <w:pPr>
        <w:pStyle w:val="Kommentartext"/>
      </w:pPr>
    </w:p>
    <w:p w14:paraId="7576ED19" w14:textId="7C2C3050" w:rsidR="00F46DF0" w:rsidRDefault="00F46DF0">
      <w:pPr>
        <w:pStyle w:val="Kommentartext"/>
      </w:pPr>
      <w:r>
        <w:t>Nebenbedingung: Solche Aufträge passen immer auf einen Truck, haben also keine Lieferkette. Ggfl. kann man weitere Nebenbedingungen festlegen, wie z.B. keine alternativen Lieferwerke, keine Berücksichtigung von Zeitfenstern, o.ä.</w:t>
      </w:r>
    </w:p>
    <w:p w14:paraId="431D4584" w14:textId="77777777" w:rsidR="00F46DF0" w:rsidRDefault="00F46DF0">
      <w:pPr>
        <w:pStyle w:val="Kommentartext"/>
      </w:pPr>
    </w:p>
    <w:p w14:paraId="69F84448" w14:textId="5A597C47" w:rsidR="00F46DF0" w:rsidRDefault="00F46DF0">
      <w:pPr>
        <w:pStyle w:val="Kommentartext"/>
      </w:pPr>
      <w:r>
        <w:t>Etwas ähnliches haben wir mal im Zement-Kontext für den Coflo diskutiert.</w:t>
      </w:r>
    </w:p>
  </w:comment>
  <w:comment w:id="72" w:author="Timm Ziarnetzky" w:date="2019-11-06T11:25:00Z" w:initials="TZ">
    <w:p w14:paraId="4BA4B621" w14:textId="519EB197" w:rsidR="00F46DF0" w:rsidRDefault="00F46DF0">
      <w:pPr>
        <w:pStyle w:val="Kommentartext"/>
      </w:pPr>
      <w:r>
        <w:rPr>
          <w:rStyle w:val="Kommentarzeichen"/>
        </w:rPr>
        <w:annotationRef/>
      </w:r>
      <w:r>
        <w:t>= Waschen irgendwo zwischen Rückkehr und Beladung</w:t>
      </w:r>
    </w:p>
  </w:comment>
  <w:comment w:id="77" w:author="Stefan Rupp" w:date="2020-01-02T15:51:00Z" w:initials="SR">
    <w:p w14:paraId="66AC7293" w14:textId="0AAFC23C" w:rsidR="0016095E" w:rsidRDefault="0016095E">
      <w:pPr>
        <w:pStyle w:val="Kommentartext"/>
      </w:pPr>
      <w:r>
        <w:rPr>
          <w:rStyle w:val="Kommentarzeichen"/>
        </w:rPr>
        <w:annotationRef/>
      </w:r>
      <w:r>
        <w:t>Das geschieht über Properties, bedarf also keiner gesonderten Behandlung in der Optimierung.</w:t>
      </w:r>
    </w:p>
  </w:comment>
  <w:comment w:id="79" w:author="Timm Ziarnetzky" w:date="2019-11-06T11:31:00Z" w:initials="TZ">
    <w:p w14:paraId="49291940" w14:textId="77777777" w:rsidR="00F46DF0" w:rsidRDefault="00F46DF0">
      <w:pPr>
        <w:pStyle w:val="Kommentartext"/>
      </w:pPr>
      <w:r>
        <w:rPr>
          <w:rStyle w:val="Kommentarzeichen"/>
        </w:rPr>
        <w:annotationRef/>
      </w:r>
      <w:r>
        <w:t>Wofür dient das in der Praxis?</w:t>
      </w:r>
    </w:p>
    <w:p w14:paraId="028E4B11" w14:textId="6F6874E3" w:rsidR="00F46DF0" w:rsidRDefault="00F46DF0">
      <w:pPr>
        <w:pStyle w:val="Kommentartext"/>
      </w:pPr>
      <w:r>
        <w:t>Solche Kombinationen weicher Intervallgrenzen und Bestrafungen sind aus mehrfacher Sicht schwierig, siehe Kommentar zu Lieferzeitfenster/Deadline.</w:t>
      </w:r>
    </w:p>
  </w:comment>
  <w:comment w:id="80" w:author="Stefan Rupp" w:date="2020-01-02T15:53:00Z" w:initials="SR">
    <w:p w14:paraId="3D38F861" w14:textId="2B0886FF" w:rsidR="0016095E" w:rsidRDefault="0016095E">
      <w:pPr>
        <w:pStyle w:val="Kommentartext"/>
      </w:pPr>
      <w:r>
        <w:rPr>
          <w:rStyle w:val="Kommentarzeichen"/>
        </w:rPr>
        <w:annotationRef/>
      </w:r>
      <w:r>
        <w:t xml:space="preserve">Sinn ist, die reguläre Arbeitszeit/Lenkzeit des Trucks/Drivers nach Möglichkeit nicht zu verletzten, aber im Bedarfsfall die Verletzung um wenige (!) Minuten nicht zu verhindern, wenn dadurch andere Kosten eingespart werden können (echte Kosten z.B. durch weite Leerfahrten anderer Trucks, die ggf. von weit hergeholt werden würden, um eine Lieferung </w:t>
      </w:r>
      <w:r w:rsidR="0054021B">
        <w:t xml:space="preserve">zu tun, </w:t>
      </w:r>
      <w:r>
        <w:t>oder unechte Kosten z.B. durch Verspätungen anderer Lieferungen).</w:t>
      </w:r>
    </w:p>
    <w:p w14:paraId="2AA1E14E" w14:textId="77777777" w:rsidR="0016095E" w:rsidRDefault="0016095E">
      <w:pPr>
        <w:pStyle w:val="Kommentartext"/>
      </w:pPr>
    </w:p>
    <w:p w14:paraId="4BDC9217" w14:textId="77777777" w:rsidR="0016095E" w:rsidRDefault="0016095E">
      <w:pPr>
        <w:pStyle w:val="Kommentartext"/>
      </w:pPr>
      <w:r>
        <w:t>In der Regel kann man einem Truck/Driver durchaus zumuten, an einem Tag mal 10 Minuten länger zu arbeiten, solange das nicht jeden Tag der Fall ist. Das erlauben ja auch die üblichen Arbeitszeitgesetzte.</w:t>
      </w:r>
    </w:p>
    <w:p w14:paraId="3279DFBE" w14:textId="77777777" w:rsidR="0016095E" w:rsidRDefault="0016095E">
      <w:pPr>
        <w:pStyle w:val="Kommentartext"/>
      </w:pPr>
    </w:p>
    <w:p w14:paraId="13BB3145" w14:textId="571A6A5C" w:rsidR="0016095E" w:rsidRDefault="0016095E">
      <w:pPr>
        <w:pStyle w:val="Kommentartext"/>
      </w:pPr>
      <w:r>
        <w:t>Über das erwähnte Flag kann man ggf. für bestimmte RT-Schichten festgelegt werden, dass keine weitere Verletzung mehr erlaubt ist, z.B. weil der Driver sein Kontingent an Überstunden verbraucht hat.</w:t>
      </w:r>
    </w:p>
  </w:comment>
  <w:comment w:id="82" w:author="Stefan Rupp" w:date="2020-01-02T16:00:00Z" w:initials="SR">
    <w:p w14:paraId="012F9F4F" w14:textId="3D9E10B8" w:rsidR="0054021B" w:rsidRDefault="0054021B">
      <w:pPr>
        <w:pStyle w:val="Kommentartext"/>
      </w:pPr>
      <w:r>
        <w:rPr>
          <w:rStyle w:val="Kommentarzeichen"/>
        </w:rPr>
        <w:annotationRef/>
      </w:r>
      <w:r>
        <w:t>Wir haben eine Anfrage für einen CR vorliegen, nach der man neben einer regulären „gewünschten“ Arbeitszeit noch eine zweite „maximale“ Arbeitszeit berücksichtigt werden soll. Die Idee dahinter: Verletzungen der regulären Arbeitszeit sollen möglich sein, wenn es die Lage erfordert (siehe Erläuterung zum letzten Kommentar), Verletzungen der maximalen Arbeitszeit aber keinesfalls. Beispielsweise soll ein Trucks normalerweise 9 Stunden arbeiten, die zwar bei Bedarf überschritten werden dürfen, aber niemals mehr als 11 Stunden.</w:t>
      </w:r>
    </w:p>
  </w:comment>
  <w:comment w:id="83" w:author="Timm Ziarnetzky" w:date="2019-11-06T11:33:00Z" w:initials="TZ">
    <w:p w14:paraId="155918DC" w14:textId="7DB50A0D" w:rsidR="00F46DF0" w:rsidRDefault="00F46DF0">
      <w:pPr>
        <w:pStyle w:val="Kommentartext"/>
      </w:pPr>
      <w:r>
        <w:rPr>
          <w:rStyle w:val="Kommentarzeichen"/>
        </w:rPr>
        <w:annotationRef/>
      </w:r>
      <w:r>
        <w:t>s.o.</w:t>
      </w:r>
    </w:p>
  </w:comment>
  <w:comment w:id="84" w:author="Stefan Rupp" w:date="2020-01-02T15:57:00Z" w:initials="SR">
    <w:p w14:paraId="109CAC6C" w14:textId="104CCE94" w:rsidR="0016095E" w:rsidRDefault="0016095E">
      <w:pPr>
        <w:pStyle w:val="Kommentartext"/>
      </w:pPr>
      <w:r>
        <w:rPr>
          <w:rStyle w:val="Kommentarzeichen"/>
        </w:rPr>
        <w:annotationRef/>
      </w:r>
      <w:r>
        <w:t>s.o.</w:t>
      </w:r>
    </w:p>
  </w:comment>
  <w:comment w:id="86" w:author="Stefan Rupp" w:date="2020-01-02T16:09:00Z" w:initials="SR">
    <w:p w14:paraId="4713AB77" w14:textId="59559754" w:rsidR="0054021B" w:rsidRDefault="0054021B">
      <w:pPr>
        <w:pStyle w:val="Kommentartext"/>
      </w:pPr>
      <w:r>
        <w:t>Das i</w:t>
      </w:r>
      <w:r>
        <w:rPr>
          <w:rStyle w:val="Kommentarzeichen"/>
        </w:rPr>
        <w:annotationRef/>
      </w:r>
      <w:r>
        <w:t xml:space="preserve">st vmtl. schwer mit dem Fifo-Konzept in Einklang zu bringen, denn die Reihenfolge der Trucks am Werk bestimmt die Auswahl, welcher Truck einen Auftrag bekommt. Zwar nicht welchen Auftrag, aber dass er einen bekommt, ist </w:t>
      </w:r>
      <w:r w:rsidR="0096739E">
        <w:t>klar.</w:t>
      </w:r>
    </w:p>
  </w:comment>
  <w:comment w:id="93" w:author="Stefan Rupp" w:date="2020-01-02T16:10:00Z" w:initials="SR">
    <w:p w14:paraId="62AB2014" w14:textId="77777777" w:rsidR="0096739E" w:rsidRDefault="0096739E">
      <w:pPr>
        <w:pStyle w:val="Kommentartext"/>
      </w:pPr>
      <w:r>
        <w:rPr>
          <w:rStyle w:val="Kommentarzeichen"/>
        </w:rPr>
        <w:annotationRef/>
      </w:r>
      <w:r>
        <w:t>Den Zusammenhang zwischen Roaming Trucks und Waste-Orders sehe ich nicht.</w:t>
      </w:r>
    </w:p>
    <w:p w14:paraId="7E713F7A" w14:textId="77777777" w:rsidR="0096739E" w:rsidRDefault="0096739E">
      <w:pPr>
        <w:pStyle w:val="Kommentartext"/>
      </w:pPr>
    </w:p>
    <w:p w14:paraId="439B5240" w14:textId="535303F0" w:rsidR="0096739E" w:rsidRDefault="0096739E">
      <w:pPr>
        <w:pStyle w:val="Kommentartext"/>
      </w:pPr>
      <w:r>
        <w:t>Nichtsdestoweniger bleiben Waste-Orders ausgeschlossen.</w:t>
      </w:r>
    </w:p>
  </w:comment>
  <w:comment w:id="96" w:author="Stefan Rupp" w:date="2020-01-02T16:12:00Z" w:initials="SR">
    <w:p w14:paraId="2672F537" w14:textId="28AEC159" w:rsidR="0096739E" w:rsidRDefault="0096739E">
      <w:pPr>
        <w:pStyle w:val="Kommentartext"/>
      </w:pPr>
      <w:r>
        <w:rPr>
          <w:rStyle w:val="Kommentarzeichen"/>
        </w:rPr>
        <w:annotationRef/>
      </w:r>
      <w:r w:rsidRPr="0096739E">
        <w:rPr>
          <w:b/>
          <w:bCs/>
        </w:rPr>
        <w:t>Ausnahme</w:t>
      </w:r>
      <w:r>
        <w:t>: Ein Sonderfall von Version 1 ist das Mörtel-Geschäft, bei dem identisches Material geladen wird. Dazu steht weiter oben eine Anforderung.</w:t>
      </w:r>
    </w:p>
  </w:comment>
  <w:comment w:id="99" w:author="Stefan Rupp" w:date="2020-01-02T16:14:00Z" w:initials="SR">
    <w:p w14:paraId="533C351E" w14:textId="70A14F92" w:rsidR="0096739E" w:rsidRDefault="0096739E">
      <w:pPr>
        <w:pStyle w:val="Kommentartext"/>
      </w:pPr>
      <w:r>
        <w:rPr>
          <w:rStyle w:val="Kommentarzeichen"/>
        </w:rPr>
        <w:annotationRef/>
      </w:r>
      <w:r>
        <w:t>Wirklich die Anzahl? Ich glaube nicht.</w:t>
      </w:r>
    </w:p>
  </w:comment>
  <w:comment w:id="101" w:author="Benedikt Engels" w:date="2019-10-31T12:16:00Z" w:initials="BE">
    <w:p w14:paraId="7008457F" w14:textId="77777777" w:rsidR="00F46DF0" w:rsidRDefault="00F46DF0">
      <w:pPr>
        <w:pStyle w:val="Kommentartext"/>
      </w:pPr>
      <w:r>
        <w:rPr>
          <w:rStyle w:val="Kommentarzeichen"/>
        </w:rPr>
        <w:annotationRef/>
      </w:r>
      <w:r>
        <w:t>Was ist mit TruckeinsparMode für Preplanning, AlleTrucksNutzen-Mode für Realtime?</w:t>
      </w:r>
    </w:p>
    <w:p w14:paraId="62CCE530" w14:textId="15DA3AA3" w:rsidR="00F46DF0" w:rsidRDefault="00F46DF0">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AA0E68" w15:done="0"/>
  <w15:commentEx w15:paraId="253DFE43" w15:done="0"/>
  <w15:commentEx w15:paraId="296AC2BC" w15:paraIdParent="253DFE43" w15:done="0"/>
  <w15:commentEx w15:paraId="76CDA941" w15:done="0"/>
  <w15:commentEx w15:paraId="7958A006" w15:done="0"/>
  <w15:commentEx w15:paraId="6D6AE3D9" w15:paraIdParent="7958A006" w15:done="0"/>
  <w15:commentEx w15:paraId="73B8695A" w15:done="0"/>
  <w15:commentEx w15:paraId="07F41900" w15:done="0"/>
  <w15:commentEx w15:paraId="7F15CA31" w15:paraIdParent="07F41900" w15:done="0"/>
  <w15:commentEx w15:paraId="0AE4E3DD" w15:paraIdParent="07F41900" w15:done="0"/>
  <w15:commentEx w15:paraId="3008F80B" w15:done="0"/>
  <w15:commentEx w15:paraId="06808DFA" w15:done="0"/>
  <w15:commentEx w15:paraId="14EDA5A5" w15:paraIdParent="06808DFA" w15:done="0"/>
  <w15:commentEx w15:paraId="41948C9C" w15:done="0"/>
  <w15:commentEx w15:paraId="61C1B0AF" w15:paraIdParent="41948C9C" w15:done="0"/>
  <w15:commentEx w15:paraId="400DCFC9" w15:done="0"/>
  <w15:commentEx w15:paraId="78E6E525" w15:done="0"/>
  <w15:commentEx w15:paraId="2CFFEAF8" w15:paraIdParent="78E6E525" w15:done="0"/>
  <w15:commentEx w15:paraId="50FBED0E" w15:done="0"/>
  <w15:commentEx w15:paraId="7FF32F86" w15:paraIdParent="50FBED0E" w15:done="0"/>
  <w15:commentEx w15:paraId="1F65BE2A" w15:paraIdParent="50FBED0E" w15:done="0"/>
  <w15:commentEx w15:paraId="515087BA" w15:done="0"/>
  <w15:commentEx w15:paraId="05DBF164" w15:paraIdParent="515087BA" w15:done="0"/>
  <w15:commentEx w15:paraId="6F897F6D" w15:done="0"/>
  <w15:commentEx w15:paraId="5BF4B002" w15:paraIdParent="6F897F6D" w15:done="0"/>
  <w15:commentEx w15:paraId="28F1BF54" w15:done="0"/>
  <w15:commentEx w15:paraId="6B49F00E" w15:paraIdParent="28F1BF54" w15:done="0"/>
  <w15:commentEx w15:paraId="2F09A853" w15:paraIdParent="28F1BF54" w15:done="0"/>
  <w15:commentEx w15:paraId="24F8367B" w15:done="0"/>
  <w15:commentEx w15:paraId="62856134" w15:done="0"/>
  <w15:commentEx w15:paraId="44C3F3E4" w15:paraIdParent="62856134" w15:done="0"/>
  <w15:commentEx w15:paraId="59305706" w15:paraIdParent="62856134" w15:done="0"/>
  <w15:commentEx w15:paraId="4A3E9132" w15:done="0"/>
  <w15:commentEx w15:paraId="53A97939" w15:done="0"/>
  <w15:commentEx w15:paraId="1F33620E" w15:done="0"/>
  <w15:commentEx w15:paraId="547E8C82" w15:done="0"/>
  <w15:commentEx w15:paraId="6F2A117A" w15:done="0"/>
  <w15:commentEx w15:paraId="47BC63D6" w15:paraIdParent="6F2A117A" w15:done="0"/>
  <w15:commentEx w15:paraId="1C26802C" w15:done="0"/>
  <w15:commentEx w15:paraId="58668508" w15:done="0"/>
  <w15:commentEx w15:paraId="380B4C50" w15:done="0"/>
  <w15:commentEx w15:paraId="6849512D" w15:paraIdParent="380B4C50" w15:done="0"/>
  <w15:commentEx w15:paraId="023B431F" w15:done="0"/>
  <w15:commentEx w15:paraId="6753A3CB" w15:done="0"/>
  <w15:commentEx w15:paraId="1C70BDE3" w15:done="0"/>
  <w15:commentEx w15:paraId="57CC1A53" w15:done="0"/>
  <w15:commentEx w15:paraId="55BC5C0D" w15:paraIdParent="57CC1A53" w15:done="0"/>
  <w15:commentEx w15:paraId="13B1F54F" w15:done="0"/>
  <w15:commentEx w15:paraId="6EBFA8D1" w15:done="0"/>
  <w15:commentEx w15:paraId="636AA975" w15:done="0"/>
  <w15:commentEx w15:paraId="69F84448" w15:paraIdParent="636AA975" w15:done="0"/>
  <w15:commentEx w15:paraId="4BA4B621" w15:done="0"/>
  <w15:commentEx w15:paraId="66AC7293" w15:done="0"/>
  <w15:commentEx w15:paraId="028E4B11" w15:done="0"/>
  <w15:commentEx w15:paraId="13BB3145" w15:paraIdParent="028E4B11" w15:done="0"/>
  <w15:commentEx w15:paraId="012F9F4F" w15:done="0"/>
  <w15:commentEx w15:paraId="155918DC" w15:done="0"/>
  <w15:commentEx w15:paraId="109CAC6C" w15:paraIdParent="155918DC" w15:done="0"/>
  <w15:commentEx w15:paraId="4713AB77" w15:done="0"/>
  <w15:commentEx w15:paraId="439B5240" w15:done="0"/>
  <w15:commentEx w15:paraId="2672F537" w15:done="0"/>
  <w15:commentEx w15:paraId="533C351E" w15:done="0"/>
  <w15:commentEx w15:paraId="62CCE5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AA0E68" w16cid:durableId="2141BD38"/>
  <w16cid:commentId w16cid:paraId="253DFE43" w16cid:durableId="216D0AB5"/>
  <w16cid:commentId w16cid:paraId="296AC2BC" w16cid:durableId="21B87B9D"/>
  <w16cid:commentId w16cid:paraId="76CDA941" w16cid:durableId="21B87C4B"/>
  <w16cid:commentId w16cid:paraId="7958A006" w16cid:durableId="21653C90"/>
  <w16cid:commentId w16cid:paraId="6D6AE3D9" w16cid:durableId="21B87D54"/>
  <w16cid:commentId w16cid:paraId="73B8695A" w16cid:durableId="216D1F3C"/>
  <w16cid:commentId w16cid:paraId="07F41900" w16cid:durableId="21653F9B"/>
  <w16cid:commentId w16cid:paraId="7F15CA31" w16cid:durableId="216D1FCE"/>
  <w16cid:commentId w16cid:paraId="0AE4E3DD" w16cid:durableId="21B87DD4"/>
  <w16cid:commentId w16cid:paraId="3008F80B" w16cid:durableId="216540A9"/>
  <w16cid:commentId w16cid:paraId="06808DFA" w16cid:durableId="216D209D"/>
  <w16cid:commentId w16cid:paraId="14EDA5A5" w16cid:durableId="21B87E44"/>
  <w16cid:commentId w16cid:paraId="41948C9C" w16cid:durableId="2165402A"/>
  <w16cid:commentId w16cid:paraId="61C1B0AF" w16cid:durableId="21B87F2B"/>
  <w16cid:commentId w16cid:paraId="400DCFC9" w16cid:durableId="21B87F89"/>
  <w16cid:commentId w16cid:paraId="78E6E525" w16cid:durableId="212F2126"/>
  <w16cid:commentId w16cid:paraId="2CFFEAF8" w16cid:durableId="216D205A"/>
  <w16cid:commentId w16cid:paraId="50FBED0E" w16cid:durableId="212F34F1"/>
  <w16cid:commentId w16cid:paraId="7FF32F86" w16cid:durableId="216D21A1"/>
  <w16cid:commentId w16cid:paraId="1F65BE2A" w16cid:durableId="21B88018"/>
  <w16cid:commentId w16cid:paraId="515087BA" w16cid:durableId="21654118"/>
  <w16cid:commentId w16cid:paraId="05DBF164" w16cid:durableId="21B88082"/>
  <w16cid:commentId w16cid:paraId="6F897F6D" w16cid:durableId="216D2394"/>
  <w16cid:commentId w16cid:paraId="5BF4B002" w16cid:durableId="21B8861F"/>
  <w16cid:commentId w16cid:paraId="28F1BF54" w16cid:durableId="212F0655"/>
  <w16cid:commentId w16cid:paraId="6B49F00E" w16cid:durableId="216D234B"/>
  <w16cid:commentId w16cid:paraId="2F09A853" w16cid:durableId="21B88716"/>
  <w16cid:commentId w16cid:paraId="24F8367B" w16cid:durableId="21B89649"/>
  <w16cid:commentId w16cid:paraId="62856134" w16cid:durableId="2165435E"/>
  <w16cid:commentId w16cid:paraId="44C3F3E4" w16cid:durableId="216D252A"/>
  <w16cid:commentId w16cid:paraId="59305706" w16cid:durableId="21B88818"/>
  <w16cid:commentId w16cid:paraId="4A3E9132" w16cid:durableId="21B88832"/>
  <w16cid:commentId w16cid:paraId="53A97939" w16cid:durableId="21654506"/>
  <w16cid:commentId w16cid:paraId="1F33620E" w16cid:durableId="216D2780"/>
  <w16cid:commentId w16cid:paraId="547E8C82" w16cid:durableId="21B88A17"/>
  <w16cid:commentId w16cid:paraId="6F2A117A" w16cid:durableId="21654B98"/>
  <w16cid:commentId w16cid:paraId="47BC63D6" w16cid:durableId="21B88AF6"/>
  <w16cid:commentId w16cid:paraId="1C26802C" w16cid:durableId="21B88B91"/>
  <w16cid:commentId w16cid:paraId="58668508" w16cid:durableId="21654C1B"/>
  <w16cid:commentId w16cid:paraId="380B4C50" w16cid:durableId="212F134C"/>
  <w16cid:commentId w16cid:paraId="6849512D" w16cid:durableId="21B88BEC"/>
  <w16cid:commentId w16cid:paraId="023B431F" w16cid:durableId="216D2AC4"/>
  <w16cid:commentId w16cid:paraId="6753A3CB" w16cid:durableId="21B88CCE"/>
  <w16cid:commentId w16cid:paraId="1C70BDE3" w16cid:durableId="21B88C7D"/>
  <w16cid:commentId w16cid:paraId="57CC1A53" w16cid:durableId="216D2B2B"/>
  <w16cid:commentId w16cid:paraId="55BC5C0D" w16cid:durableId="21B88D69"/>
  <w16cid:commentId w16cid:paraId="13B1F54F" w16cid:durableId="21B893EE"/>
  <w16cid:commentId w16cid:paraId="6EBFA8D1" w16cid:durableId="21B88DBD"/>
  <w16cid:commentId w16cid:paraId="636AA975" w16cid:durableId="21654D9A"/>
  <w16cid:commentId w16cid:paraId="69F84448" w16cid:durableId="21B88EA3"/>
  <w16cid:commentId w16cid:paraId="4BA4B621" w16cid:durableId="216D2C3F"/>
  <w16cid:commentId w16cid:paraId="66AC7293" w16cid:durableId="21B89004"/>
  <w16cid:commentId w16cid:paraId="028E4B11" w16cid:durableId="216D2D8D"/>
  <w16cid:commentId w16cid:paraId="13BB3145" w16cid:durableId="21B89073"/>
  <w16cid:commentId w16cid:paraId="012F9F4F" w16cid:durableId="21B89231"/>
  <w16cid:commentId w16cid:paraId="155918DC" w16cid:durableId="216D2E20"/>
  <w16cid:commentId w16cid:paraId="109CAC6C" w16cid:durableId="21B89155"/>
  <w16cid:commentId w16cid:paraId="4713AB77" w16cid:durableId="21B89421"/>
  <w16cid:commentId w16cid:paraId="439B5240" w16cid:durableId="21B8948C"/>
  <w16cid:commentId w16cid:paraId="2672F537" w16cid:durableId="21B894D6"/>
  <w16cid:commentId w16cid:paraId="533C351E" w16cid:durableId="21B8954F"/>
  <w16cid:commentId w16cid:paraId="62CCE530" w16cid:durableId="21654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1ABEB" w14:textId="77777777" w:rsidR="00FB347E" w:rsidRDefault="00FB347E" w:rsidP="00011BF5">
      <w:pPr>
        <w:spacing w:after="0" w:line="240" w:lineRule="auto"/>
      </w:pPr>
      <w:r>
        <w:separator/>
      </w:r>
    </w:p>
  </w:endnote>
  <w:endnote w:type="continuationSeparator" w:id="0">
    <w:p w14:paraId="00987FC3" w14:textId="77777777" w:rsidR="00FB347E" w:rsidRDefault="00FB347E"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5126530"/>
      <w:docPartObj>
        <w:docPartGallery w:val="Page Numbers (Bottom of Page)"/>
        <w:docPartUnique/>
      </w:docPartObj>
    </w:sdtPr>
    <w:sdtEndPr/>
    <w:sdtContent>
      <w:p w14:paraId="0716E3FB" w14:textId="507A789F" w:rsidR="00F46DF0" w:rsidRDefault="00603333">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3276D" w14:textId="77777777" w:rsidR="00FB347E" w:rsidRDefault="00FB347E" w:rsidP="00011BF5">
      <w:pPr>
        <w:spacing w:after="0" w:line="240" w:lineRule="auto"/>
      </w:pPr>
      <w:r>
        <w:separator/>
      </w:r>
    </w:p>
  </w:footnote>
  <w:footnote w:type="continuationSeparator" w:id="0">
    <w:p w14:paraId="57B252C6" w14:textId="77777777" w:rsidR="00FB347E" w:rsidRDefault="00FB347E"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6F6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8"/>
  </w:num>
  <w:num w:numId="2">
    <w:abstractNumId w:val="11"/>
  </w:num>
  <w:num w:numId="3">
    <w:abstractNumId w:val="5"/>
  </w:num>
  <w:num w:numId="4">
    <w:abstractNumId w:val="6"/>
  </w:num>
  <w:num w:numId="5">
    <w:abstractNumId w:val="2"/>
  </w:num>
  <w:num w:numId="6">
    <w:abstractNumId w:val="9"/>
  </w:num>
  <w:num w:numId="7">
    <w:abstractNumId w:val="0"/>
  </w:num>
  <w:num w:numId="8">
    <w:abstractNumId w:val="3"/>
  </w:num>
  <w:num w:numId="9">
    <w:abstractNumId w:val="7"/>
  </w:num>
  <w:num w:numId="10">
    <w:abstractNumId w:val="4"/>
  </w:num>
  <w:num w:numId="11">
    <w:abstractNumId w:val="1"/>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Jollet">
    <w15:presenceInfo w15:providerId="AD" w15:userId="S::Stefan.Jollet@inform-software.com::07ca4864-ae20-4d2b-99e5-e0e49953204c"/>
  </w15:person>
  <w15:person w15:author="Timm Ziarnetzky">
    <w15:presenceInfo w15:providerId="AD" w15:userId="S::Timm.Ziarnetzky@inform-software.com::aec35307-a43a-4d63-891b-eec9cbfc423f"/>
  </w15:person>
  <w15:person w15:author="Stefan Rupp">
    <w15:presenceInfo w15:providerId="AD" w15:userId="S::Stefan.Rupp@inform-software.com::72e9372f-1442-4288-bc7b-a4b398c45d26"/>
  </w15:person>
  <w15:person w15:author="Benedikt Engels">
    <w15:presenceInfo w15:providerId="AD" w15:userId="S::Benedikt.Engels@inform-software.com::1ed20fbc-fd73-453f-93c5-26fd642c20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924"/>
    <w:rsid w:val="00005A63"/>
    <w:rsid w:val="00011742"/>
    <w:rsid w:val="00011BF5"/>
    <w:rsid w:val="00014E3E"/>
    <w:rsid w:val="00020251"/>
    <w:rsid w:val="000206FE"/>
    <w:rsid w:val="00021E6C"/>
    <w:rsid w:val="00037A31"/>
    <w:rsid w:val="00042E53"/>
    <w:rsid w:val="00046E8B"/>
    <w:rsid w:val="00047749"/>
    <w:rsid w:val="0005066C"/>
    <w:rsid w:val="00053B33"/>
    <w:rsid w:val="000546C2"/>
    <w:rsid w:val="00064AFE"/>
    <w:rsid w:val="00067D67"/>
    <w:rsid w:val="000767BD"/>
    <w:rsid w:val="00077EAD"/>
    <w:rsid w:val="00080662"/>
    <w:rsid w:val="000875F2"/>
    <w:rsid w:val="00095BBD"/>
    <w:rsid w:val="000A0C09"/>
    <w:rsid w:val="000A3057"/>
    <w:rsid w:val="000C0CB7"/>
    <w:rsid w:val="000D5B7C"/>
    <w:rsid w:val="000D65D8"/>
    <w:rsid w:val="000D7924"/>
    <w:rsid w:val="000E251E"/>
    <w:rsid w:val="000E7EE4"/>
    <w:rsid w:val="00103252"/>
    <w:rsid w:val="00112833"/>
    <w:rsid w:val="00133FB4"/>
    <w:rsid w:val="0013473C"/>
    <w:rsid w:val="00140550"/>
    <w:rsid w:val="0016095E"/>
    <w:rsid w:val="00165AEC"/>
    <w:rsid w:val="00172C84"/>
    <w:rsid w:val="001A2F58"/>
    <w:rsid w:val="001B1B26"/>
    <w:rsid w:val="001B739D"/>
    <w:rsid w:val="001C25CA"/>
    <w:rsid w:val="001C3D20"/>
    <w:rsid w:val="001E1C3D"/>
    <w:rsid w:val="001E1CE9"/>
    <w:rsid w:val="001F00AF"/>
    <w:rsid w:val="001F7C41"/>
    <w:rsid w:val="002006A6"/>
    <w:rsid w:val="002025DF"/>
    <w:rsid w:val="00207EFD"/>
    <w:rsid w:val="0022449F"/>
    <w:rsid w:val="00232E47"/>
    <w:rsid w:val="00236F28"/>
    <w:rsid w:val="002476AF"/>
    <w:rsid w:val="00250A23"/>
    <w:rsid w:val="00272C1F"/>
    <w:rsid w:val="00282A48"/>
    <w:rsid w:val="00285096"/>
    <w:rsid w:val="002B5A80"/>
    <w:rsid w:val="002B71E0"/>
    <w:rsid w:val="002C1A26"/>
    <w:rsid w:val="002D3A68"/>
    <w:rsid w:val="002E1AEB"/>
    <w:rsid w:val="00303262"/>
    <w:rsid w:val="00303DD4"/>
    <w:rsid w:val="00307DCB"/>
    <w:rsid w:val="00312E70"/>
    <w:rsid w:val="003201F1"/>
    <w:rsid w:val="003211C3"/>
    <w:rsid w:val="00322071"/>
    <w:rsid w:val="003224B4"/>
    <w:rsid w:val="00322684"/>
    <w:rsid w:val="00330354"/>
    <w:rsid w:val="0033072E"/>
    <w:rsid w:val="00330B5E"/>
    <w:rsid w:val="00331BEA"/>
    <w:rsid w:val="00334EC5"/>
    <w:rsid w:val="00335E03"/>
    <w:rsid w:val="003362D7"/>
    <w:rsid w:val="003364C8"/>
    <w:rsid w:val="00343494"/>
    <w:rsid w:val="00353204"/>
    <w:rsid w:val="003611EE"/>
    <w:rsid w:val="00362584"/>
    <w:rsid w:val="003625A6"/>
    <w:rsid w:val="00363480"/>
    <w:rsid w:val="003813CB"/>
    <w:rsid w:val="00382BA2"/>
    <w:rsid w:val="00384FA7"/>
    <w:rsid w:val="00394E1E"/>
    <w:rsid w:val="003A130E"/>
    <w:rsid w:val="003B4692"/>
    <w:rsid w:val="003B4696"/>
    <w:rsid w:val="003D2885"/>
    <w:rsid w:val="003D756D"/>
    <w:rsid w:val="003D75AA"/>
    <w:rsid w:val="003D79EE"/>
    <w:rsid w:val="003E4223"/>
    <w:rsid w:val="003E6311"/>
    <w:rsid w:val="003E7C5F"/>
    <w:rsid w:val="003F3C19"/>
    <w:rsid w:val="0040054F"/>
    <w:rsid w:val="004064A4"/>
    <w:rsid w:val="00406DB0"/>
    <w:rsid w:val="00413D6A"/>
    <w:rsid w:val="004140C0"/>
    <w:rsid w:val="00415133"/>
    <w:rsid w:val="00417323"/>
    <w:rsid w:val="00417A9C"/>
    <w:rsid w:val="00423806"/>
    <w:rsid w:val="00433D6B"/>
    <w:rsid w:val="00436BD9"/>
    <w:rsid w:val="00437AA4"/>
    <w:rsid w:val="00442B2D"/>
    <w:rsid w:val="00454EB2"/>
    <w:rsid w:val="00463BE5"/>
    <w:rsid w:val="00466919"/>
    <w:rsid w:val="00480BF1"/>
    <w:rsid w:val="00486C51"/>
    <w:rsid w:val="00493E0E"/>
    <w:rsid w:val="004963A9"/>
    <w:rsid w:val="00497695"/>
    <w:rsid w:val="004976F8"/>
    <w:rsid w:val="004A6273"/>
    <w:rsid w:val="004C06C2"/>
    <w:rsid w:val="004C629B"/>
    <w:rsid w:val="004C66E5"/>
    <w:rsid w:val="004D4671"/>
    <w:rsid w:val="004E1D31"/>
    <w:rsid w:val="004E20C6"/>
    <w:rsid w:val="004E2FDD"/>
    <w:rsid w:val="004F3D62"/>
    <w:rsid w:val="004F71DF"/>
    <w:rsid w:val="00506C50"/>
    <w:rsid w:val="005122F9"/>
    <w:rsid w:val="00516A08"/>
    <w:rsid w:val="0054021B"/>
    <w:rsid w:val="00540403"/>
    <w:rsid w:val="005432E6"/>
    <w:rsid w:val="005456EE"/>
    <w:rsid w:val="005515E6"/>
    <w:rsid w:val="005562F9"/>
    <w:rsid w:val="005629E9"/>
    <w:rsid w:val="00570FEF"/>
    <w:rsid w:val="00574927"/>
    <w:rsid w:val="005768B7"/>
    <w:rsid w:val="0058624F"/>
    <w:rsid w:val="00595504"/>
    <w:rsid w:val="00595DAC"/>
    <w:rsid w:val="005A6F34"/>
    <w:rsid w:val="005A749B"/>
    <w:rsid w:val="005B2DFB"/>
    <w:rsid w:val="005B3348"/>
    <w:rsid w:val="005C0AC4"/>
    <w:rsid w:val="005C68B4"/>
    <w:rsid w:val="005D55C9"/>
    <w:rsid w:val="005D736C"/>
    <w:rsid w:val="005E3788"/>
    <w:rsid w:val="005F2072"/>
    <w:rsid w:val="005F3079"/>
    <w:rsid w:val="00603333"/>
    <w:rsid w:val="0061717A"/>
    <w:rsid w:val="00617528"/>
    <w:rsid w:val="006220B4"/>
    <w:rsid w:val="00626A13"/>
    <w:rsid w:val="00630E25"/>
    <w:rsid w:val="00635B81"/>
    <w:rsid w:val="006456A3"/>
    <w:rsid w:val="006512FF"/>
    <w:rsid w:val="00662648"/>
    <w:rsid w:val="00666D03"/>
    <w:rsid w:val="00666FF0"/>
    <w:rsid w:val="00670917"/>
    <w:rsid w:val="00671037"/>
    <w:rsid w:val="00672959"/>
    <w:rsid w:val="00681930"/>
    <w:rsid w:val="0068651F"/>
    <w:rsid w:val="006872D2"/>
    <w:rsid w:val="00695C66"/>
    <w:rsid w:val="006A78DB"/>
    <w:rsid w:val="006B1C0B"/>
    <w:rsid w:val="006B7F81"/>
    <w:rsid w:val="006C7BA9"/>
    <w:rsid w:val="006D0D8C"/>
    <w:rsid w:val="006F1963"/>
    <w:rsid w:val="006F430A"/>
    <w:rsid w:val="007057F0"/>
    <w:rsid w:val="00717E28"/>
    <w:rsid w:val="00722DF3"/>
    <w:rsid w:val="00731CDB"/>
    <w:rsid w:val="00742475"/>
    <w:rsid w:val="00751E52"/>
    <w:rsid w:val="00782366"/>
    <w:rsid w:val="00783D39"/>
    <w:rsid w:val="00784817"/>
    <w:rsid w:val="00792465"/>
    <w:rsid w:val="007936B9"/>
    <w:rsid w:val="007965F6"/>
    <w:rsid w:val="007B0AED"/>
    <w:rsid w:val="007B22C2"/>
    <w:rsid w:val="007B5459"/>
    <w:rsid w:val="007C5101"/>
    <w:rsid w:val="007C5ADF"/>
    <w:rsid w:val="007C6C54"/>
    <w:rsid w:val="007D2408"/>
    <w:rsid w:val="007D2B07"/>
    <w:rsid w:val="007E05E4"/>
    <w:rsid w:val="007E2CEE"/>
    <w:rsid w:val="007E3841"/>
    <w:rsid w:val="007F10B1"/>
    <w:rsid w:val="007F25E5"/>
    <w:rsid w:val="00804134"/>
    <w:rsid w:val="00810F48"/>
    <w:rsid w:val="00810F93"/>
    <w:rsid w:val="008174C6"/>
    <w:rsid w:val="008207BC"/>
    <w:rsid w:val="00822449"/>
    <w:rsid w:val="00823D4D"/>
    <w:rsid w:val="00823F7E"/>
    <w:rsid w:val="00825955"/>
    <w:rsid w:val="0083333E"/>
    <w:rsid w:val="00834A32"/>
    <w:rsid w:val="00840501"/>
    <w:rsid w:val="00844371"/>
    <w:rsid w:val="00850A9E"/>
    <w:rsid w:val="00850E50"/>
    <w:rsid w:val="00855F0C"/>
    <w:rsid w:val="00860B62"/>
    <w:rsid w:val="00861C61"/>
    <w:rsid w:val="00865555"/>
    <w:rsid w:val="00866BEF"/>
    <w:rsid w:val="00867428"/>
    <w:rsid w:val="00877B11"/>
    <w:rsid w:val="0088091F"/>
    <w:rsid w:val="00887040"/>
    <w:rsid w:val="00894C2E"/>
    <w:rsid w:val="008A00D1"/>
    <w:rsid w:val="008A51F3"/>
    <w:rsid w:val="008A5A7D"/>
    <w:rsid w:val="008B2EB4"/>
    <w:rsid w:val="008B783F"/>
    <w:rsid w:val="008C6B05"/>
    <w:rsid w:val="008D243A"/>
    <w:rsid w:val="008D349B"/>
    <w:rsid w:val="008E36ED"/>
    <w:rsid w:val="008E4B85"/>
    <w:rsid w:val="008E75AE"/>
    <w:rsid w:val="008F4153"/>
    <w:rsid w:val="00904554"/>
    <w:rsid w:val="009065F1"/>
    <w:rsid w:val="00906F03"/>
    <w:rsid w:val="00912214"/>
    <w:rsid w:val="00920883"/>
    <w:rsid w:val="00922B1C"/>
    <w:rsid w:val="00932E64"/>
    <w:rsid w:val="00933284"/>
    <w:rsid w:val="00934F4A"/>
    <w:rsid w:val="0095322B"/>
    <w:rsid w:val="00954257"/>
    <w:rsid w:val="009547F3"/>
    <w:rsid w:val="009610D8"/>
    <w:rsid w:val="0096739E"/>
    <w:rsid w:val="00985742"/>
    <w:rsid w:val="00997F2A"/>
    <w:rsid w:val="009A266B"/>
    <w:rsid w:val="009A32E9"/>
    <w:rsid w:val="009A48BB"/>
    <w:rsid w:val="009B2691"/>
    <w:rsid w:val="009B5B04"/>
    <w:rsid w:val="009C636C"/>
    <w:rsid w:val="009D79B6"/>
    <w:rsid w:val="009E1741"/>
    <w:rsid w:val="009E4AAB"/>
    <w:rsid w:val="009E6D9D"/>
    <w:rsid w:val="009E71F1"/>
    <w:rsid w:val="009F27B7"/>
    <w:rsid w:val="00A113A1"/>
    <w:rsid w:val="00A1302C"/>
    <w:rsid w:val="00A24722"/>
    <w:rsid w:val="00A261A7"/>
    <w:rsid w:val="00A262B6"/>
    <w:rsid w:val="00A30994"/>
    <w:rsid w:val="00A41D06"/>
    <w:rsid w:val="00A44877"/>
    <w:rsid w:val="00A61F6F"/>
    <w:rsid w:val="00AA47D1"/>
    <w:rsid w:val="00AB006D"/>
    <w:rsid w:val="00AB1C7B"/>
    <w:rsid w:val="00AB4F31"/>
    <w:rsid w:val="00AC13FB"/>
    <w:rsid w:val="00AD582D"/>
    <w:rsid w:val="00AE0F96"/>
    <w:rsid w:val="00AE4081"/>
    <w:rsid w:val="00AE4E92"/>
    <w:rsid w:val="00AE645A"/>
    <w:rsid w:val="00AF32EC"/>
    <w:rsid w:val="00B023BD"/>
    <w:rsid w:val="00B04BBD"/>
    <w:rsid w:val="00B0512E"/>
    <w:rsid w:val="00B10E98"/>
    <w:rsid w:val="00B23765"/>
    <w:rsid w:val="00B2595F"/>
    <w:rsid w:val="00B33782"/>
    <w:rsid w:val="00B36009"/>
    <w:rsid w:val="00B3737D"/>
    <w:rsid w:val="00B41CD2"/>
    <w:rsid w:val="00B42C6F"/>
    <w:rsid w:val="00B42E4D"/>
    <w:rsid w:val="00B552A4"/>
    <w:rsid w:val="00B62CCA"/>
    <w:rsid w:val="00B70F32"/>
    <w:rsid w:val="00B715A0"/>
    <w:rsid w:val="00B773B7"/>
    <w:rsid w:val="00B77FEE"/>
    <w:rsid w:val="00B82186"/>
    <w:rsid w:val="00B82AF4"/>
    <w:rsid w:val="00B90C5A"/>
    <w:rsid w:val="00B90D59"/>
    <w:rsid w:val="00B955C9"/>
    <w:rsid w:val="00B95D31"/>
    <w:rsid w:val="00BA363C"/>
    <w:rsid w:val="00BA3F1A"/>
    <w:rsid w:val="00BA7F78"/>
    <w:rsid w:val="00BB44F4"/>
    <w:rsid w:val="00BB58B0"/>
    <w:rsid w:val="00BC17F4"/>
    <w:rsid w:val="00BD232A"/>
    <w:rsid w:val="00BD2FA7"/>
    <w:rsid w:val="00BD6FE1"/>
    <w:rsid w:val="00BE1B7B"/>
    <w:rsid w:val="00BF714C"/>
    <w:rsid w:val="00C05405"/>
    <w:rsid w:val="00C064E0"/>
    <w:rsid w:val="00C159D8"/>
    <w:rsid w:val="00C16DA2"/>
    <w:rsid w:val="00C21403"/>
    <w:rsid w:val="00C43E03"/>
    <w:rsid w:val="00C50647"/>
    <w:rsid w:val="00C55B3A"/>
    <w:rsid w:val="00C56B54"/>
    <w:rsid w:val="00C606FA"/>
    <w:rsid w:val="00C610D3"/>
    <w:rsid w:val="00C7037F"/>
    <w:rsid w:val="00C70E26"/>
    <w:rsid w:val="00C77689"/>
    <w:rsid w:val="00C907C0"/>
    <w:rsid w:val="00CB6A8C"/>
    <w:rsid w:val="00CB6AC7"/>
    <w:rsid w:val="00CB71F4"/>
    <w:rsid w:val="00CC5BDD"/>
    <w:rsid w:val="00CC75A3"/>
    <w:rsid w:val="00CC7D3C"/>
    <w:rsid w:val="00CD60F1"/>
    <w:rsid w:val="00CD7A6B"/>
    <w:rsid w:val="00D01333"/>
    <w:rsid w:val="00D01EAF"/>
    <w:rsid w:val="00D01F22"/>
    <w:rsid w:val="00D1264B"/>
    <w:rsid w:val="00D2176F"/>
    <w:rsid w:val="00D31EF1"/>
    <w:rsid w:val="00D345B7"/>
    <w:rsid w:val="00D45483"/>
    <w:rsid w:val="00D64F07"/>
    <w:rsid w:val="00D665AE"/>
    <w:rsid w:val="00D76CBA"/>
    <w:rsid w:val="00D83B8B"/>
    <w:rsid w:val="00D8421C"/>
    <w:rsid w:val="00D857F1"/>
    <w:rsid w:val="00D8748E"/>
    <w:rsid w:val="00D94009"/>
    <w:rsid w:val="00DA1CFB"/>
    <w:rsid w:val="00DA2BAB"/>
    <w:rsid w:val="00DB6BEC"/>
    <w:rsid w:val="00DC7013"/>
    <w:rsid w:val="00DD095A"/>
    <w:rsid w:val="00DD433C"/>
    <w:rsid w:val="00DE47F5"/>
    <w:rsid w:val="00DE5AAB"/>
    <w:rsid w:val="00DF10CB"/>
    <w:rsid w:val="00DF23FF"/>
    <w:rsid w:val="00DF33F0"/>
    <w:rsid w:val="00E1626C"/>
    <w:rsid w:val="00E25B32"/>
    <w:rsid w:val="00E33BA6"/>
    <w:rsid w:val="00E35ED0"/>
    <w:rsid w:val="00E41815"/>
    <w:rsid w:val="00E43676"/>
    <w:rsid w:val="00E43EAF"/>
    <w:rsid w:val="00E44795"/>
    <w:rsid w:val="00E451BD"/>
    <w:rsid w:val="00E62A04"/>
    <w:rsid w:val="00E74AE6"/>
    <w:rsid w:val="00E75CC2"/>
    <w:rsid w:val="00E82DC2"/>
    <w:rsid w:val="00E86158"/>
    <w:rsid w:val="00E87D2C"/>
    <w:rsid w:val="00E95663"/>
    <w:rsid w:val="00EA0F33"/>
    <w:rsid w:val="00EA14E3"/>
    <w:rsid w:val="00EA5C58"/>
    <w:rsid w:val="00EB43FD"/>
    <w:rsid w:val="00EC18B0"/>
    <w:rsid w:val="00EC3386"/>
    <w:rsid w:val="00EC5FFE"/>
    <w:rsid w:val="00ED19C9"/>
    <w:rsid w:val="00ED2A46"/>
    <w:rsid w:val="00ED34AA"/>
    <w:rsid w:val="00ED4D88"/>
    <w:rsid w:val="00EE1D80"/>
    <w:rsid w:val="00EE55BB"/>
    <w:rsid w:val="00EF13CD"/>
    <w:rsid w:val="00F03093"/>
    <w:rsid w:val="00F0317A"/>
    <w:rsid w:val="00F31B8C"/>
    <w:rsid w:val="00F33479"/>
    <w:rsid w:val="00F351F7"/>
    <w:rsid w:val="00F46DF0"/>
    <w:rsid w:val="00F47880"/>
    <w:rsid w:val="00F47F06"/>
    <w:rsid w:val="00F52A95"/>
    <w:rsid w:val="00F56B99"/>
    <w:rsid w:val="00F64B3C"/>
    <w:rsid w:val="00F658E3"/>
    <w:rsid w:val="00F6643A"/>
    <w:rsid w:val="00F6666D"/>
    <w:rsid w:val="00F66CD2"/>
    <w:rsid w:val="00F713C9"/>
    <w:rsid w:val="00F92DE7"/>
    <w:rsid w:val="00F93DAB"/>
    <w:rsid w:val="00F952D6"/>
    <w:rsid w:val="00F97789"/>
    <w:rsid w:val="00FB14BF"/>
    <w:rsid w:val="00FB347E"/>
    <w:rsid w:val="00FB5925"/>
    <w:rsid w:val="00FC02C4"/>
    <w:rsid w:val="00FC5FDD"/>
    <w:rsid w:val="00FE2D44"/>
    <w:rsid w:val="00FE42F4"/>
    <w:rsid w:val="00FE6BF9"/>
    <w:rsid w:val="00FF232B"/>
    <w:rsid w:val="00FF4C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semiHidden/>
    <w:unhideWhenUsed/>
    <w:qFormat/>
    <w:rsid w:val="00050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semiHidden/>
    <w:rsid w:val="0005066C"/>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13A9F-3C74-40C6-A1C7-0C2D77A40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2671</Words>
  <Characters>16833</Characters>
  <Application>Microsoft Office Word</Application>
  <DocSecurity>0</DocSecurity>
  <Lines>140</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Jollet</dc:creator>
  <cp:keywords/>
  <dc:description/>
  <cp:lastModifiedBy>Stefan Jollet</cp:lastModifiedBy>
  <cp:revision>5</cp:revision>
  <dcterms:created xsi:type="dcterms:W3CDTF">2019-11-06T11:13:00Z</dcterms:created>
  <dcterms:modified xsi:type="dcterms:W3CDTF">2020-01-28T09:57:00Z</dcterms:modified>
</cp:coreProperties>
</file>