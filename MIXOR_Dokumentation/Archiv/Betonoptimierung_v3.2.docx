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von Roster und First Round Regeln. Verbesserung von Plusloads</w:t>
            </w:r>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r w:rsidR="00D37FA0" w:rsidRPr="008C3635" w14:paraId="544D2CF9" w14:textId="77777777" w:rsidTr="00613B67">
        <w:trPr>
          <w:ins w:id="0" w:author="Stefan Sommer" w:date="2023-11-14T17:27:00Z"/>
        </w:trPr>
        <w:tc>
          <w:tcPr>
            <w:cnfStyle w:val="001000000000" w:firstRow="0" w:lastRow="0" w:firstColumn="1" w:lastColumn="0" w:oddVBand="0" w:evenVBand="0" w:oddHBand="0" w:evenHBand="0" w:firstRowFirstColumn="0" w:firstRowLastColumn="0" w:lastRowFirstColumn="0" w:lastRowLastColumn="0"/>
            <w:tcW w:w="2272" w:type="dxa"/>
          </w:tcPr>
          <w:p w14:paraId="5B7B9FF0" w14:textId="3589A028" w:rsidR="00D37FA0" w:rsidRPr="004225D3" w:rsidRDefault="00D37FA0" w:rsidP="005A6F34">
            <w:pPr>
              <w:rPr>
                <w:ins w:id="1" w:author="Stefan Sommer" w:date="2023-11-14T17:27:00Z"/>
                <w:rFonts w:cs="Arial"/>
                <w:sz w:val="28"/>
                <w:szCs w:val="28"/>
              </w:rPr>
            </w:pPr>
            <w:ins w:id="2" w:author="Stefan Sommer" w:date="2023-11-14T17:27:00Z">
              <w:r>
                <w:rPr>
                  <w:rFonts w:cs="Arial"/>
                  <w:sz w:val="28"/>
                  <w:szCs w:val="28"/>
                </w:rPr>
                <w:t>Stefan Sommer</w:t>
              </w:r>
            </w:ins>
          </w:p>
        </w:tc>
        <w:tc>
          <w:tcPr>
            <w:tcW w:w="1166" w:type="dxa"/>
          </w:tcPr>
          <w:p w14:paraId="30B3B37F" w14:textId="4E6B70A5" w:rsidR="00D37FA0" w:rsidRDefault="00D37FA0" w:rsidP="005A6F34">
            <w:pPr>
              <w:cnfStyle w:val="000000000000" w:firstRow="0" w:lastRow="0" w:firstColumn="0" w:lastColumn="0" w:oddVBand="0" w:evenVBand="0" w:oddHBand="0" w:evenHBand="0" w:firstRowFirstColumn="0" w:firstRowLastColumn="0" w:lastRowFirstColumn="0" w:lastRowLastColumn="0"/>
              <w:rPr>
                <w:ins w:id="3" w:author="Stefan Sommer" w:date="2023-11-14T17:27:00Z"/>
                <w:rFonts w:cs="Arial"/>
                <w:sz w:val="28"/>
                <w:szCs w:val="28"/>
              </w:rPr>
            </w:pPr>
            <w:ins w:id="4" w:author="Stefan Sommer" w:date="2023-11-14T17:27:00Z">
              <w:r>
                <w:rPr>
                  <w:rFonts w:cs="Arial"/>
                  <w:sz w:val="28"/>
                  <w:szCs w:val="28"/>
                </w:rPr>
                <w:t>3.1</w:t>
              </w:r>
            </w:ins>
          </w:p>
        </w:tc>
        <w:tc>
          <w:tcPr>
            <w:tcW w:w="4295" w:type="dxa"/>
          </w:tcPr>
          <w:p w14:paraId="78F9EBE5" w14:textId="7C4F3511" w:rsidR="00D37FA0" w:rsidRDefault="00D37FA0" w:rsidP="005A6F34">
            <w:pPr>
              <w:cnfStyle w:val="000000000000" w:firstRow="0" w:lastRow="0" w:firstColumn="0" w:lastColumn="0" w:oddVBand="0" w:evenVBand="0" w:oddHBand="0" w:evenHBand="0" w:firstRowFirstColumn="0" w:firstRowLastColumn="0" w:lastRowFirstColumn="0" w:lastRowLastColumn="0"/>
              <w:rPr>
                <w:ins w:id="5" w:author="Stefan Sommer" w:date="2023-11-14T17:27:00Z"/>
                <w:rFonts w:cs="Arial"/>
                <w:sz w:val="28"/>
                <w:szCs w:val="28"/>
              </w:rPr>
            </w:pPr>
            <w:ins w:id="6" w:author="Stefan Sommer" w:date="2023-11-14T17:27:00Z">
              <w:r>
                <w:rPr>
                  <w:rFonts w:cs="Arial"/>
                  <w:sz w:val="28"/>
                  <w:szCs w:val="28"/>
                </w:rPr>
                <w:t>Überarbeitung First Round Rules nach letzten Anpassungen. Überarbeitung Umsetzung Pausen</w:t>
              </w:r>
            </w:ins>
          </w:p>
        </w:tc>
        <w:tc>
          <w:tcPr>
            <w:tcW w:w="1618" w:type="dxa"/>
          </w:tcPr>
          <w:p w14:paraId="26DBAB73" w14:textId="41BFF383" w:rsidR="00D37FA0" w:rsidRDefault="00EE21E2" w:rsidP="005A6F34">
            <w:pPr>
              <w:cnfStyle w:val="000000000000" w:firstRow="0" w:lastRow="0" w:firstColumn="0" w:lastColumn="0" w:oddVBand="0" w:evenVBand="0" w:oddHBand="0" w:evenHBand="0" w:firstRowFirstColumn="0" w:firstRowLastColumn="0" w:lastRowFirstColumn="0" w:lastRowLastColumn="0"/>
              <w:rPr>
                <w:ins w:id="7" w:author="Stefan Sommer" w:date="2023-11-14T17:27:00Z"/>
                <w:rFonts w:cs="Arial"/>
                <w:sz w:val="28"/>
                <w:szCs w:val="28"/>
              </w:rPr>
            </w:pPr>
            <w:ins w:id="8" w:author="Stefan Sommer" w:date="2023-11-14T17:42:00Z">
              <w:r>
                <w:rPr>
                  <w:rFonts w:cs="Arial"/>
                  <w:sz w:val="28"/>
                  <w:szCs w:val="28"/>
                </w:rPr>
                <w:t>14.11.2023</w:t>
              </w:r>
            </w:ins>
          </w:p>
        </w:tc>
      </w:tr>
      <w:tr w:rsidR="00C67E4A" w:rsidRPr="008C3635" w14:paraId="143C278B"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2A80635" w14:textId="2E46C737" w:rsidR="00C67E4A" w:rsidRPr="00C67E4A" w:rsidRDefault="00C67E4A" w:rsidP="005A6F34">
            <w:pPr>
              <w:rPr>
                <w:rFonts w:cs="Arial"/>
                <w:b w:val="0"/>
                <w:bCs w:val="0"/>
                <w:sz w:val="28"/>
                <w:szCs w:val="28"/>
              </w:rPr>
            </w:pPr>
            <w:r w:rsidRPr="00C67E4A">
              <w:rPr>
                <w:rFonts w:cs="Arial"/>
                <w:b w:val="0"/>
                <w:bCs w:val="0"/>
                <w:sz w:val="28"/>
                <w:szCs w:val="28"/>
              </w:rPr>
              <w:t>Timm Ziarnetzky</w:t>
            </w:r>
          </w:p>
        </w:tc>
        <w:tc>
          <w:tcPr>
            <w:tcW w:w="1166" w:type="dxa"/>
          </w:tcPr>
          <w:p w14:paraId="2302D50E" w14:textId="4FB590D4"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3.2</w:t>
            </w:r>
          </w:p>
        </w:tc>
        <w:tc>
          <w:tcPr>
            <w:tcW w:w="4295" w:type="dxa"/>
          </w:tcPr>
          <w:p w14:paraId="3EB43D99" w14:textId="37B9F97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Anpassung Deadline für Beton</w:t>
            </w:r>
          </w:p>
        </w:tc>
        <w:tc>
          <w:tcPr>
            <w:tcW w:w="1618" w:type="dxa"/>
          </w:tcPr>
          <w:p w14:paraId="23ABE350" w14:textId="115A42F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28.07.2025</w:t>
            </w: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9D7257">
          <w:pPr>
            <w:pStyle w:val="Verzeichnis1"/>
            <w:rPr>
              <w:rFonts w:asciiTheme="minorHAnsi" w:eastAsiaTheme="minorEastAsia" w:hAnsiTheme="minorHAnsi"/>
              <w:noProof/>
              <w:sz w:val="22"/>
              <w:lang w:eastAsia="de-DE"/>
            </w:rPr>
          </w:pPr>
          <w:hyperlink w:anchor="_Toc121464035" w:history="1">
            <w:r w:rsidRPr="000B3835">
              <w:rPr>
                <w:rStyle w:val="Hyperlink"/>
                <w:noProof/>
              </w:rPr>
              <w:t>2</w:t>
            </w:r>
            <w:r>
              <w:rPr>
                <w:rFonts w:asciiTheme="minorHAnsi" w:eastAsiaTheme="minorEastAsia" w:hAnsiTheme="minorHAnsi"/>
                <w:noProof/>
                <w:sz w:val="22"/>
                <w:lang w:eastAsia="de-DE"/>
              </w:rPr>
              <w:tab/>
            </w:r>
            <w:r w:rsidRPr="000B3835">
              <w:rPr>
                <w:rStyle w:val="Hyperlink"/>
                <w:noProof/>
              </w:rPr>
              <w:t>Konzept der Betonoptimierung</w:t>
            </w:r>
            <w:r>
              <w:rPr>
                <w:noProof/>
                <w:webHidden/>
              </w:rPr>
              <w:tab/>
            </w:r>
            <w:r>
              <w:rPr>
                <w:noProof/>
                <w:webHidden/>
              </w:rPr>
              <w:fldChar w:fldCharType="begin"/>
            </w:r>
            <w:r>
              <w:rPr>
                <w:noProof/>
                <w:webHidden/>
              </w:rPr>
              <w:instrText xml:space="preserve"> PAGEREF _Toc121464035 \h </w:instrText>
            </w:r>
            <w:r>
              <w:rPr>
                <w:noProof/>
                <w:webHidden/>
              </w:rPr>
            </w:r>
            <w:r>
              <w:rPr>
                <w:noProof/>
                <w:webHidden/>
              </w:rPr>
              <w:fldChar w:fldCharType="separate"/>
            </w:r>
            <w:r>
              <w:rPr>
                <w:noProof/>
                <w:webHidden/>
              </w:rPr>
              <w:t>2</w:t>
            </w:r>
            <w:r>
              <w:rPr>
                <w:noProof/>
                <w:webHidden/>
              </w:rPr>
              <w:fldChar w:fldCharType="end"/>
            </w:r>
          </w:hyperlink>
        </w:p>
        <w:p w14:paraId="449EF7AA" w14:textId="5233B60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Pr="000B3835">
              <w:rPr>
                <w:rStyle w:val="Hyperlink"/>
                <w:noProof/>
              </w:rPr>
              <w:t>2.1</w:t>
            </w:r>
            <w:r>
              <w:rPr>
                <w:rFonts w:asciiTheme="minorHAnsi" w:eastAsiaTheme="minorEastAsia" w:hAnsiTheme="minorHAnsi"/>
                <w:noProof/>
                <w:sz w:val="22"/>
                <w:lang w:eastAsia="de-DE"/>
              </w:rPr>
              <w:tab/>
            </w:r>
            <w:r w:rsidRPr="000B3835">
              <w:rPr>
                <w:rStyle w:val="Hyperlink"/>
                <w:noProof/>
              </w:rPr>
              <w:t>Allgemeine Anforderungen</w:t>
            </w:r>
            <w:r>
              <w:rPr>
                <w:noProof/>
                <w:webHidden/>
              </w:rPr>
              <w:tab/>
            </w:r>
            <w:r>
              <w:rPr>
                <w:noProof/>
                <w:webHidden/>
              </w:rPr>
              <w:fldChar w:fldCharType="begin"/>
            </w:r>
            <w:r>
              <w:rPr>
                <w:noProof/>
                <w:webHidden/>
              </w:rPr>
              <w:instrText xml:space="preserve"> PAGEREF _Toc121464036 \h </w:instrText>
            </w:r>
            <w:r>
              <w:rPr>
                <w:noProof/>
                <w:webHidden/>
              </w:rPr>
            </w:r>
            <w:r>
              <w:rPr>
                <w:noProof/>
                <w:webHidden/>
              </w:rPr>
              <w:fldChar w:fldCharType="separate"/>
            </w:r>
            <w:r>
              <w:rPr>
                <w:noProof/>
                <w:webHidden/>
              </w:rPr>
              <w:t>2</w:t>
            </w:r>
            <w:r>
              <w:rPr>
                <w:noProof/>
                <w:webHidden/>
              </w:rPr>
              <w:fldChar w:fldCharType="end"/>
            </w:r>
          </w:hyperlink>
        </w:p>
        <w:p w14:paraId="218FFF8A" w14:textId="43CEC280"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Pr="000B3835">
              <w:rPr>
                <w:rStyle w:val="Hyperlink"/>
                <w:noProof/>
              </w:rPr>
              <w:t>2.2</w:t>
            </w:r>
            <w:r>
              <w:rPr>
                <w:rFonts w:asciiTheme="minorHAnsi" w:eastAsiaTheme="minorEastAsia" w:hAnsiTheme="minorHAnsi"/>
                <w:noProof/>
                <w:sz w:val="22"/>
                <w:lang w:eastAsia="de-DE"/>
              </w:rPr>
              <w:tab/>
            </w:r>
            <w:r w:rsidRPr="000B3835">
              <w:rPr>
                <w:rStyle w:val="Hyperlink"/>
                <w:noProof/>
              </w:rPr>
              <w:t>Feature Liste</w:t>
            </w:r>
            <w:r>
              <w:rPr>
                <w:noProof/>
                <w:webHidden/>
              </w:rPr>
              <w:tab/>
            </w:r>
            <w:r>
              <w:rPr>
                <w:noProof/>
                <w:webHidden/>
              </w:rPr>
              <w:fldChar w:fldCharType="begin"/>
            </w:r>
            <w:r>
              <w:rPr>
                <w:noProof/>
                <w:webHidden/>
              </w:rPr>
              <w:instrText xml:space="preserve"> PAGEREF _Toc121464037 \h </w:instrText>
            </w:r>
            <w:r>
              <w:rPr>
                <w:noProof/>
                <w:webHidden/>
              </w:rPr>
            </w:r>
            <w:r>
              <w:rPr>
                <w:noProof/>
                <w:webHidden/>
              </w:rPr>
              <w:fldChar w:fldCharType="separate"/>
            </w:r>
            <w:r>
              <w:rPr>
                <w:noProof/>
                <w:webHidden/>
              </w:rPr>
              <w:t>4</w:t>
            </w:r>
            <w:r>
              <w:rPr>
                <w:noProof/>
                <w:webHidden/>
              </w:rPr>
              <w:fldChar w:fldCharType="end"/>
            </w:r>
          </w:hyperlink>
        </w:p>
        <w:p w14:paraId="2C4B0F40" w14:textId="0705667B" w:rsidR="009D7257" w:rsidRDefault="009D7257" w:rsidP="00A6349C">
          <w:pPr>
            <w:pStyle w:val="Verzeichnis3"/>
            <w:rPr>
              <w:rFonts w:asciiTheme="minorHAnsi" w:eastAsiaTheme="minorEastAsia" w:hAnsiTheme="minorHAnsi"/>
              <w:noProof/>
              <w:sz w:val="22"/>
              <w:lang w:eastAsia="de-DE"/>
            </w:rPr>
          </w:pPr>
          <w:hyperlink w:anchor="_Toc121464038" w:history="1">
            <w:r w:rsidRPr="000B3835">
              <w:rPr>
                <w:rStyle w:val="Hyperlink"/>
                <w:noProof/>
              </w:rPr>
              <w:t>2.2.1</w:t>
            </w:r>
            <w:r>
              <w:rPr>
                <w:rFonts w:asciiTheme="minorHAnsi" w:eastAsiaTheme="minorEastAsia" w:hAnsiTheme="minorHAnsi"/>
                <w:noProof/>
                <w:sz w:val="22"/>
                <w:lang w:eastAsia="de-DE"/>
              </w:rPr>
              <w:tab/>
            </w:r>
            <w:r w:rsidRPr="000B3835">
              <w:rPr>
                <w:rStyle w:val="Hyperlink"/>
                <w:noProof/>
              </w:rPr>
              <w:t>Pflichtanforderungen</w:t>
            </w:r>
            <w:r>
              <w:rPr>
                <w:noProof/>
                <w:webHidden/>
              </w:rPr>
              <w:tab/>
            </w:r>
            <w:r>
              <w:rPr>
                <w:noProof/>
                <w:webHidden/>
              </w:rPr>
              <w:fldChar w:fldCharType="begin"/>
            </w:r>
            <w:r>
              <w:rPr>
                <w:noProof/>
                <w:webHidden/>
              </w:rPr>
              <w:instrText xml:space="preserve"> PAGEREF _Toc121464038 \h </w:instrText>
            </w:r>
            <w:r>
              <w:rPr>
                <w:noProof/>
                <w:webHidden/>
              </w:rPr>
            </w:r>
            <w:r>
              <w:rPr>
                <w:noProof/>
                <w:webHidden/>
              </w:rPr>
              <w:fldChar w:fldCharType="separate"/>
            </w:r>
            <w:r>
              <w:rPr>
                <w:noProof/>
                <w:webHidden/>
              </w:rPr>
              <w:t>4</w:t>
            </w:r>
            <w:r>
              <w:rPr>
                <w:noProof/>
                <w:webHidden/>
              </w:rPr>
              <w:fldChar w:fldCharType="end"/>
            </w:r>
          </w:hyperlink>
        </w:p>
        <w:p w14:paraId="5694D3FA" w14:textId="31A1C9AD" w:rsidR="009D7257" w:rsidRDefault="009D7257" w:rsidP="00A6349C">
          <w:pPr>
            <w:pStyle w:val="Verzeichnis3"/>
            <w:rPr>
              <w:rFonts w:asciiTheme="minorHAnsi" w:eastAsiaTheme="minorEastAsia" w:hAnsiTheme="minorHAnsi"/>
              <w:noProof/>
              <w:sz w:val="22"/>
              <w:lang w:eastAsia="de-DE"/>
            </w:rPr>
          </w:pPr>
          <w:hyperlink w:anchor="_Toc121464039" w:history="1">
            <w:r w:rsidRPr="000B3835">
              <w:rPr>
                <w:rStyle w:val="Hyperlink"/>
                <w:noProof/>
              </w:rPr>
              <w:t>2.2.2</w:t>
            </w:r>
            <w:r>
              <w:rPr>
                <w:rFonts w:asciiTheme="minorHAnsi" w:eastAsiaTheme="minorEastAsia" w:hAnsiTheme="minorHAnsi"/>
                <w:noProof/>
                <w:sz w:val="22"/>
                <w:lang w:eastAsia="de-DE"/>
              </w:rPr>
              <w:tab/>
            </w:r>
            <w:r w:rsidRPr="000B3835">
              <w:rPr>
                <w:rStyle w:val="Hyperlink"/>
                <w:noProof/>
              </w:rPr>
              <w:t>Optionale Anforderungen</w:t>
            </w:r>
            <w:r>
              <w:rPr>
                <w:noProof/>
                <w:webHidden/>
              </w:rPr>
              <w:tab/>
            </w:r>
            <w:r>
              <w:rPr>
                <w:noProof/>
                <w:webHidden/>
              </w:rPr>
              <w:fldChar w:fldCharType="begin"/>
            </w:r>
            <w:r>
              <w:rPr>
                <w:noProof/>
                <w:webHidden/>
              </w:rPr>
              <w:instrText xml:space="preserve"> PAGEREF _Toc121464039 \h </w:instrText>
            </w:r>
            <w:r>
              <w:rPr>
                <w:noProof/>
                <w:webHidden/>
              </w:rPr>
            </w:r>
            <w:r>
              <w:rPr>
                <w:noProof/>
                <w:webHidden/>
              </w:rPr>
              <w:fldChar w:fldCharType="separate"/>
            </w:r>
            <w:r>
              <w:rPr>
                <w:noProof/>
                <w:webHidden/>
              </w:rPr>
              <w:t>19</w:t>
            </w:r>
            <w:r>
              <w:rPr>
                <w:noProof/>
                <w:webHidden/>
              </w:rPr>
              <w:fldChar w:fldCharType="end"/>
            </w:r>
          </w:hyperlink>
        </w:p>
        <w:p w14:paraId="269513D6" w14:textId="4F16A4CD"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Pr="000B3835">
              <w:rPr>
                <w:rStyle w:val="Hyperlink"/>
                <w:noProof/>
              </w:rPr>
              <w:t>2.3</w:t>
            </w:r>
            <w:r>
              <w:rPr>
                <w:rFonts w:asciiTheme="minorHAnsi" w:eastAsiaTheme="minorEastAsia" w:hAnsiTheme="minorHAnsi"/>
                <w:noProof/>
                <w:sz w:val="22"/>
                <w:lang w:eastAsia="de-DE"/>
              </w:rPr>
              <w:tab/>
            </w:r>
            <w:r w:rsidRPr="000B3835">
              <w:rPr>
                <w:rStyle w:val="Hyperlink"/>
                <w:noProof/>
              </w:rPr>
              <w:t>Ausschluss Liste</w:t>
            </w:r>
            <w:r>
              <w:rPr>
                <w:noProof/>
                <w:webHidden/>
              </w:rPr>
              <w:tab/>
            </w:r>
            <w:r>
              <w:rPr>
                <w:noProof/>
                <w:webHidden/>
              </w:rPr>
              <w:fldChar w:fldCharType="begin"/>
            </w:r>
            <w:r>
              <w:rPr>
                <w:noProof/>
                <w:webHidden/>
              </w:rPr>
              <w:instrText xml:space="preserve"> PAGEREF _Toc121464040 \h </w:instrText>
            </w:r>
            <w:r>
              <w:rPr>
                <w:noProof/>
                <w:webHidden/>
              </w:rPr>
            </w:r>
            <w:r>
              <w:rPr>
                <w:noProof/>
                <w:webHidden/>
              </w:rPr>
              <w:fldChar w:fldCharType="separate"/>
            </w:r>
            <w:r>
              <w:rPr>
                <w:noProof/>
                <w:webHidden/>
              </w:rPr>
              <w:t>20</w:t>
            </w:r>
            <w:r>
              <w:rPr>
                <w:noProof/>
                <w:webHidden/>
              </w:rPr>
              <w:fldChar w:fldCharType="end"/>
            </w:r>
          </w:hyperlink>
        </w:p>
        <w:p w14:paraId="4026AF71" w14:textId="2F414521" w:rsidR="009D7257" w:rsidRDefault="009D7257" w:rsidP="00A6349C">
          <w:pPr>
            <w:pStyle w:val="Verzeichnis3"/>
            <w:rPr>
              <w:rFonts w:asciiTheme="minorHAnsi" w:eastAsiaTheme="minorEastAsia" w:hAnsiTheme="minorHAnsi"/>
              <w:noProof/>
              <w:sz w:val="22"/>
              <w:lang w:eastAsia="de-DE"/>
            </w:rPr>
          </w:pPr>
          <w:hyperlink w:anchor="_Toc121464041" w:history="1">
            <w:r w:rsidRPr="000B3835">
              <w:rPr>
                <w:rStyle w:val="Hyperlink"/>
                <w:noProof/>
              </w:rPr>
              <w:t>2.3.1</w:t>
            </w:r>
            <w:r>
              <w:rPr>
                <w:rFonts w:asciiTheme="minorHAnsi" w:eastAsiaTheme="minorEastAsia" w:hAnsiTheme="minorHAnsi"/>
                <w:noProof/>
                <w:sz w:val="22"/>
                <w:lang w:eastAsia="de-DE"/>
              </w:rPr>
              <w:tab/>
            </w:r>
            <w:r w:rsidRPr="000B3835">
              <w:rPr>
                <w:rStyle w:val="Hyperlink"/>
                <w:noProof/>
              </w:rPr>
              <w:t>Preloads</w:t>
            </w:r>
            <w:r>
              <w:rPr>
                <w:noProof/>
                <w:webHidden/>
              </w:rPr>
              <w:tab/>
            </w:r>
            <w:r>
              <w:rPr>
                <w:noProof/>
                <w:webHidden/>
              </w:rPr>
              <w:fldChar w:fldCharType="begin"/>
            </w:r>
            <w:r>
              <w:rPr>
                <w:noProof/>
                <w:webHidden/>
              </w:rPr>
              <w:instrText xml:space="preserve"> PAGEREF _Toc121464041 \h </w:instrText>
            </w:r>
            <w:r>
              <w:rPr>
                <w:noProof/>
                <w:webHidden/>
              </w:rPr>
            </w:r>
            <w:r>
              <w:rPr>
                <w:noProof/>
                <w:webHidden/>
              </w:rPr>
              <w:fldChar w:fldCharType="separate"/>
            </w:r>
            <w:r>
              <w:rPr>
                <w:noProof/>
                <w:webHidden/>
              </w:rPr>
              <w:t>20</w:t>
            </w:r>
            <w:r>
              <w:rPr>
                <w:noProof/>
                <w:webHidden/>
              </w:rPr>
              <w:fldChar w:fldCharType="end"/>
            </w:r>
          </w:hyperlink>
        </w:p>
        <w:p w14:paraId="27254C75" w14:textId="5BC764D0" w:rsidR="009D7257" w:rsidRDefault="009D7257" w:rsidP="00A6349C">
          <w:pPr>
            <w:pStyle w:val="Verzeichnis3"/>
            <w:rPr>
              <w:rFonts w:asciiTheme="minorHAnsi" w:eastAsiaTheme="minorEastAsia" w:hAnsiTheme="minorHAnsi"/>
              <w:noProof/>
              <w:sz w:val="22"/>
              <w:lang w:eastAsia="de-DE"/>
            </w:rPr>
          </w:pPr>
          <w:hyperlink w:anchor="_Toc121464042" w:history="1">
            <w:r w:rsidRPr="000B3835">
              <w:rPr>
                <w:rStyle w:val="Hyperlink"/>
                <w:noProof/>
              </w:rPr>
              <w:t>2.3.2</w:t>
            </w:r>
            <w:r>
              <w:rPr>
                <w:rFonts w:asciiTheme="minorHAnsi" w:eastAsiaTheme="minorEastAsia" w:hAnsiTheme="minorHAnsi"/>
                <w:noProof/>
                <w:sz w:val="22"/>
                <w:lang w:eastAsia="de-DE"/>
              </w:rPr>
              <w:tab/>
            </w:r>
            <w:r w:rsidRPr="000B3835">
              <w:rPr>
                <w:rStyle w:val="Hyperlink"/>
                <w:noProof/>
              </w:rPr>
              <w:t>Shunting</w:t>
            </w:r>
            <w:r>
              <w:rPr>
                <w:noProof/>
                <w:webHidden/>
              </w:rPr>
              <w:tab/>
            </w:r>
            <w:r>
              <w:rPr>
                <w:noProof/>
                <w:webHidden/>
              </w:rPr>
              <w:fldChar w:fldCharType="begin"/>
            </w:r>
            <w:r>
              <w:rPr>
                <w:noProof/>
                <w:webHidden/>
              </w:rPr>
              <w:instrText xml:space="preserve"> PAGEREF _Toc121464042 \h </w:instrText>
            </w:r>
            <w:r>
              <w:rPr>
                <w:noProof/>
                <w:webHidden/>
              </w:rPr>
            </w:r>
            <w:r>
              <w:rPr>
                <w:noProof/>
                <w:webHidden/>
              </w:rPr>
              <w:fldChar w:fldCharType="separate"/>
            </w:r>
            <w:r>
              <w:rPr>
                <w:noProof/>
                <w:webHidden/>
              </w:rPr>
              <w:t>20</w:t>
            </w:r>
            <w:r>
              <w:rPr>
                <w:noProof/>
                <w:webHidden/>
              </w:rPr>
              <w:fldChar w:fldCharType="end"/>
            </w:r>
          </w:hyperlink>
        </w:p>
        <w:p w14:paraId="5CF2E624" w14:textId="05800F4A" w:rsidR="009D7257" w:rsidRDefault="009D7257" w:rsidP="00A6349C">
          <w:pPr>
            <w:pStyle w:val="Verzeichnis3"/>
            <w:rPr>
              <w:rFonts w:asciiTheme="minorHAnsi" w:eastAsiaTheme="minorEastAsia" w:hAnsiTheme="minorHAnsi"/>
              <w:noProof/>
              <w:sz w:val="22"/>
              <w:lang w:eastAsia="de-DE"/>
            </w:rPr>
          </w:pPr>
          <w:hyperlink w:anchor="_Toc121464043" w:history="1">
            <w:r w:rsidRPr="000B3835">
              <w:rPr>
                <w:rStyle w:val="Hyperlink"/>
                <w:noProof/>
              </w:rPr>
              <w:t>2.3.3</w:t>
            </w:r>
            <w:r>
              <w:rPr>
                <w:rFonts w:asciiTheme="minorHAnsi" w:eastAsiaTheme="minorEastAsia" w:hAnsiTheme="minorHAnsi"/>
                <w:noProof/>
                <w:sz w:val="22"/>
                <w:lang w:eastAsia="de-DE"/>
              </w:rPr>
              <w:tab/>
            </w:r>
            <w:r w:rsidRPr="000B3835">
              <w:rPr>
                <w:rStyle w:val="Hyperlink"/>
                <w:noProof/>
              </w:rPr>
              <w:t>Roaming</w:t>
            </w:r>
            <w:r>
              <w:rPr>
                <w:noProof/>
                <w:webHidden/>
              </w:rPr>
              <w:tab/>
            </w:r>
            <w:r>
              <w:rPr>
                <w:noProof/>
                <w:webHidden/>
              </w:rPr>
              <w:fldChar w:fldCharType="begin"/>
            </w:r>
            <w:r>
              <w:rPr>
                <w:noProof/>
                <w:webHidden/>
              </w:rPr>
              <w:instrText xml:space="preserve"> PAGEREF _Toc121464043 \h </w:instrText>
            </w:r>
            <w:r>
              <w:rPr>
                <w:noProof/>
                <w:webHidden/>
              </w:rPr>
            </w:r>
            <w:r>
              <w:rPr>
                <w:noProof/>
                <w:webHidden/>
              </w:rPr>
              <w:fldChar w:fldCharType="separate"/>
            </w:r>
            <w:r>
              <w:rPr>
                <w:noProof/>
                <w:webHidden/>
              </w:rPr>
              <w:t>20</w:t>
            </w:r>
            <w:r>
              <w:rPr>
                <w:noProof/>
                <w:webHidden/>
              </w:rPr>
              <w:fldChar w:fldCharType="end"/>
            </w:r>
          </w:hyperlink>
        </w:p>
        <w:p w14:paraId="6D73D169" w14:textId="6DF024C5" w:rsidR="009D7257" w:rsidRDefault="009D7257" w:rsidP="00A6349C">
          <w:pPr>
            <w:pStyle w:val="Verzeichnis3"/>
            <w:rPr>
              <w:rFonts w:asciiTheme="minorHAnsi" w:eastAsiaTheme="minorEastAsia" w:hAnsiTheme="minorHAnsi"/>
              <w:noProof/>
              <w:sz w:val="22"/>
              <w:lang w:eastAsia="de-DE"/>
            </w:rPr>
          </w:pPr>
          <w:hyperlink w:anchor="_Toc121464044" w:history="1">
            <w:r w:rsidRPr="000B3835">
              <w:rPr>
                <w:rStyle w:val="Hyperlink"/>
                <w:noProof/>
              </w:rPr>
              <w:t>2.3.4</w:t>
            </w:r>
            <w:r>
              <w:rPr>
                <w:rFonts w:asciiTheme="minorHAnsi" w:eastAsiaTheme="minorEastAsia" w:hAnsiTheme="minorHAnsi"/>
                <w:noProof/>
                <w:sz w:val="22"/>
                <w:lang w:eastAsia="de-DE"/>
              </w:rPr>
              <w:tab/>
            </w:r>
            <w:r w:rsidRPr="000B3835">
              <w:rPr>
                <w:rStyle w:val="Hyperlink"/>
                <w:noProof/>
              </w:rPr>
              <w:t>Predrive</w:t>
            </w:r>
            <w:r>
              <w:rPr>
                <w:noProof/>
                <w:webHidden/>
              </w:rPr>
              <w:tab/>
            </w:r>
            <w:r>
              <w:rPr>
                <w:noProof/>
                <w:webHidden/>
              </w:rPr>
              <w:fldChar w:fldCharType="begin"/>
            </w:r>
            <w:r>
              <w:rPr>
                <w:noProof/>
                <w:webHidden/>
              </w:rPr>
              <w:instrText xml:space="preserve"> PAGEREF _Toc121464044 \h </w:instrText>
            </w:r>
            <w:r>
              <w:rPr>
                <w:noProof/>
                <w:webHidden/>
              </w:rPr>
            </w:r>
            <w:r>
              <w:rPr>
                <w:noProof/>
                <w:webHidden/>
              </w:rPr>
              <w:fldChar w:fldCharType="separate"/>
            </w:r>
            <w:r>
              <w:rPr>
                <w:noProof/>
                <w:webHidden/>
              </w:rPr>
              <w:t>20</w:t>
            </w:r>
            <w:r>
              <w:rPr>
                <w:noProof/>
                <w:webHidden/>
              </w:rPr>
              <w:fldChar w:fldCharType="end"/>
            </w:r>
          </w:hyperlink>
        </w:p>
        <w:p w14:paraId="0F359D49" w14:textId="0CB3A702" w:rsidR="009D7257" w:rsidRDefault="009D7257" w:rsidP="00A6349C">
          <w:pPr>
            <w:pStyle w:val="Verzeichnis3"/>
            <w:rPr>
              <w:rFonts w:asciiTheme="minorHAnsi" w:eastAsiaTheme="minorEastAsia" w:hAnsiTheme="minorHAnsi"/>
              <w:noProof/>
              <w:sz w:val="22"/>
              <w:lang w:eastAsia="de-DE"/>
            </w:rPr>
          </w:pPr>
          <w:hyperlink w:anchor="_Toc121464045" w:history="1">
            <w:r w:rsidRPr="000B3835">
              <w:rPr>
                <w:rStyle w:val="Hyperlink"/>
                <w:noProof/>
              </w:rPr>
              <w:t>2.3.5</w:t>
            </w:r>
            <w:r>
              <w:rPr>
                <w:rFonts w:asciiTheme="minorHAnsi" w:eastAsiaTheme="minorEastAsia" w:hAnsiTheme="minorHAnsi"/>
                <w:noProof/>
                <w:sz w:val="22"/>
                <w:lang w:eastAsia="de-DE"/>
              </w:rPr>
              <w:tab/>
            </w:r>
            <w:r w:rsidRPr="000B3835">
              <w:rPr>
                <w:rStyle w:val="Hyperlink"/>
                <w:noProof/>
              </w:rPr>
              <w:t>Waste Orders</w:t>
            </w:r>
            <w:r>
              <w:rPr>
                <w:noProof/>
                <w:webHidden/>
              </w:rPr>
              <w:tab/>
            </w:r>
            <w:r>
              <w:rPr>
                <w:noProof/>
                <w:webHidden/>
              </w:rPr>
              <w:fldChar w:fldCharType="begin"/>
            </w:r>
            <w:r>
              <w:rPr>
                <w:noProof/>
                <w:webHidden/>
              </w:rPr>
              <w:instrText xml:space="preserve"> PAGEREF _Toc121464045 \h </w:instrText>
            </w:r>
            <w:r>
              <w:rPr>
                <w:noProof/>
                <w:webHidden/>
              </w:rPr>
            </w:r>
            <w:r>
              <w:rPr>
                <w:noProof/>
                <w:webHidden/>
              </w:rPr>
              <w:fldChar w:fldCharType="separate"/>
            </w:r>
            <w:r>
              <w:rPr>
                <w:noProof/>
                <w:webHidden/>
              </w:rPr>
              <w:t>20</w:t>
            </w:r>
            <w:r>
              <w:rPr>
                <w:noProof/>
                <w:webHidden/>
              </w:rPr>
              <w:fldChar w:fldCharType="end"/>
            </w:r>
          </w:hyperlink>
        </w:p>
        <w:p w14:paraId="16DFC1FA" w14:textId="31000D1B" w:rsidR="009D7257" w:rsidRDefault="009D7257" w:rsidP="00A6349C">
          <w:pPr>
            <w:pStyle w:val="Verzeichnis3"/>
            <w:rPr>
              <w:rFonts w:asciiTheme="minorHAnsi" w:eastAsiaTheme="minorEastAsia" w:hAnsiTheme="minorHAnsi"/>
              <w:noProof/>
              <w:sz w:val="22"/>
              <w:lang w:eastAsia="de-DE"/>
            </w:rPr>
          </w:pPr>
          <w:hyperlink w:anchor="_Toc121464046" w:history="1">
            <w:r w:rsidRPr="000B3835">
              <w:rPr>
                <w:rStyle w:val="Hyperlink"/>
                <w:noProof/>
              </w:rPr>
              <w:t>2.3.6</w:t>
            </w:r>
            <w:r>
              <w:rPr>
                <w:rFonts w:asciiTheme="minorHAnsi" w:eastAsiaTheme="minorEastAsia" w:hAnsiTheme="minorHAnsi"/>
                <w:noProof/>
                <w:sz w:val="22"/>
                <w:lang w:eastAsia="de-DE"/>
              </w:rPr>
              <w:tab/>
            </w:r>
            <w:r w:rsidRPr="000B3835">
              <w:rPr>
                <w:rStyle w:val="Hyperlink"/>
                <w:noProof/>
              </w:rPr>
              <w:t>Customer Managed Assignment (CMA)</w:t>
            </w:r>
            <w:r>
              <w:rPr>
                <w:noProof/>
                <w:webHidden/>
              </w:rPr>
              <w:tab/>
            </w:r>
            <w:r>
              <w:rPr>
                <w:noProof/>
                <w:webHidden/>
              </w:rPr>
              <w:fldChar w:fldCharType="begin"/>
            </w:r>
            <w:r>
              <w:rPr>
                <w:noProof/>
                <w:webHidden/>
              </w:rPr>
              <w:instrText xml:space="preserve"> PAGEREF _Toc121464046 \h </w:instrText>
            </w:r>
            <w:r>
              <w:rPr>
                <w:noProof/>
                <w:webHidden/>
              </w:rPr>
            </w:r>
            <w:r>
              <w:rPr>
                <w:noProof/>
                <w:webHidden/>
              </w:rPr>
              <w:fldChar w:fldCharType="separate"/>
            </w:r>
            <w:r>
              <w:rPr>
                <w:noProof/>
                <w:webHidden/>
              </w:rPr>
              <w:t>20</w:t>
            </w:r>
            <w:r>
              <w:rPr>
                <w:noProof/>
                <w:webHidden/>
              </w:rPr>
              <w:fldChar w:fldCharType="end"/>
            </w:r>
          </w:hyperlink>
        </w:p>
        <w:p w14:paraId="21216019" w14:textId="0E738DC6" w:rsidR="009D7257" w:rsidRDefault="009D7257" w:rsidP="00A6349C">
          <w:pPr>
            <w:pStyle w:val="Verzeichnis3"/>
            <w:rPr>
              <w:rFonts w:asciiTheme="minorHAnsi" w:eastAsiaTheme="minorEastAsia" w:hAnsiTheme="minorHAnsi"/>
              <w:noProof/>
              <w:sz w:val="22"/>
              <w:lang w:eastAsia="de-DE"/>
            </w:rPr>
          </w:pPr>
          <w:hyperlink w:anchor="_Toc121464047" w:history="1">
            <w:r w:rsidRPr="000B3835">
              <w:rPr>
                <w:rStyle w:val="Hyperlink"/>
                <w:noProof/>
              </w:rPr>
              <w:t>2.3.7</w:t>
            </w:r>
            <w:r>
              <w:rPr>
                <w:rFonts w:asciiTheme="minorHAnsi" w:eastAsiaTheme="minorEastAsia" w:hAnsiTheme="minorHAnsi"/>
                <w:noProof/>
                <w:sz w:val="22"/>
                <w:lang w:eastAsia="de-DE"/>
              </w:rPr>
              <w:tab/>
            </w:r>
            <w:r w:rsidRPr="000B3835">
              <w:rPr>
                <w:rStyle w:val="Hyperlink"/>
                <w:noProof/>
              </w:rPr>
              <w:t>Splitloads</w:t>
            </w:r>
            <w:r>
              <w:rPr>
                <w:noProof/>
                <w:webHidden/>
              </w:rPr>
              <w:tab/>
            </w:r>
            <w:r>
              <w:rPr>
                <w:noProof/>
                <w:webHidden/>
              </w:rPr>
              <w:fldChar w:fldCharType="begin"/>
            </w:r>
            <w:r>
              <w:rPr>
                <w:noProof/>
                <w:webHidden/>
              </w:rPr>
              <w:instrText xml:space="preserve"> PAGEREF _Toc121464047 \h </w:instrText>
            </w:r>
            <w:r>
              <w:rPr>
                <w:noProof/>
                <w:webHidden/>
              </w:rPr>
            </w:r>
            <w:r>
              <w:rPr>
                <w:noProof/>
                <w:webHidden/>
              </w:rPr>
              <w:fldChar w:fldCharType="separate"/>
            </w:r>
            <w:r>
              <w:rPr>
                <w:noProof/>
                <w:webHidden/>
              </w:rPr>
              <w:t>21</w:t>
            </w:r>
            <w:r>
              <w:rPr>
                <w:noProof/>
                <w:webHidden/>
              </w:rPr>
              <w:fldChar w:fldCharType="end"/>
            </w:r>
          </w:hyperlink>
        </w:p>
        <w:p w14:paraId="1870757A" w14:textId="5E3BE441" w:rsidR="009D7257" w:rsidRDefault="009D7257" w:rsidP="00A6349C">
          <w:pPr>
            <w:pStyle w:val="Verzeichnis3"/>
            <w:rPr>
              <w:rFonts w:asciiTheme="minorHAnsi" w:eastAsiaTheme="minorEastAsia" w:hAnsiTheme="minorHAnsi"/>
              <w:noProof/>
              <w:sz w:val="22"/>
              <w:lang w:eastAsia="de-DE"/>
            </w:rPr>
          </w:pPr>
          <w:hyperlink w:anchor="_Toc121464048" w:history="1">
            <w:r w:rsidRPr="000B3835">
              <w:rPr>
                <w:rStyle w:val="Hyperlink"/>
                <w:noProof/>
              </w:rPr>
              <w:t>2.3.8</w:t>
            </w:r>
            <w:r>
              <w:rPr>
                <w:rFonts w:asciiTheme="minorHAnsi" w:eastAsiaTheme="minorEastAsia" w:hAnsiTheme="minorHAnsi"/>
                <w:noProof/>
                <w:sz w:val="22"/>
                <w:lang w:eastAsia="de-DE"/>
              </w:rPr>
              <w:tab/>
            </w:r>
            <w:r w:rsidRPr="000B3835">
              <w:rPr>
                <w:rStyle w:val="Hyperlink"/>
                <w:noProof/>
              </w:rPr>
              <w:t>Fahrzeit</w:t>
            </w:r>
            <w:r>
              <w:rPr>
                <w:noProof/>
                <w:webHidden/>
              </w:rPr>
              <w:tab/>
            </w:r>
            <w:r>
              <w:rPr>
                <w:noProof/>
                <w:webHidden/>
              </w:rPr>
              <w:fldChar w:fldCharType="begin"/>
            </w:r>
            <w:r>
              <w:rPr>
                <w:noProof/>
                <w:webHidden/>
              </w:rPr>
              <w:instrText xml:space="preserve"> PAGEREF _Toc121464048 \h </w:instrText>
            </w:r>
            <w:r>
              <w:rPr>
                <w:noProof/>
                <w:webHidden/>
              </w:rPr>
            </w:r>
            <w:r>
              <w:rPr>
                <w:noProof/>
                <w:webHidden/>
              </w:rPr>
              <w:fldChar w:fldCharType="separate"/>
            </w:r>
            <w:r>
              <w:rPr>
                <w:noProof/>
                <w:webHidden/>
              </w:rPr>
              <w:t>21</w:t>
            </w:r>
            <w:r>
              <w:rPr>
                <w:noProof/>
                <w:webHidden/>
              </w:rPr>
              <w:fldChar w:fldCharType="end"/>
            </w:r>
          </w:hyperlink>
        </w:p>
        <w:p w14:paraId="2D578D5B" w14:textId="48440327" w:rsidR="009D7257" w:rsidRDefault="009D7257" w:rsidP="00A6349C">
          <w:pPr>
            <w:pStyle w:val="Verzeichnis3"/>
            <w:rPr>
              <w:rFonts w:asciiTheme="minorHAnsi" w:eastAsiaTheme="minorEastAsia" w:hAnsiTheme="minorHAnsi"/>
              <w:noProof/>
              <w:sz w:val="22"/>
              <w:lang w:eastAsia="de-DE"/>
            </w:rPr>
          </w:pPr>
          <w:hyperlink w:anchor="_Toc121464049" w:history="1">
            <w:r w:rsidRPr="000B3835">
              <w:rPr>
                <w:rStyle w:val="Hyperlink"/>
                <w:noProof/>
              </w:rPr>
              <w:t>2.3.9</w:t>
            </w:r>
            <w:r>
              <w:rPr>
                <w:rFonts w:asciiTheme="minorHAnsi" w:eastAsiaTheme="minorEastAsia" w:hAnsiTheme="minorHAnsi"/>
                <w:noProof/>
                <w:sz w:val="22"/>
                <w:lang w:eastAsia="de-DE"/>
              </w:rPr>
              <w:tab/>
            </w:r>
            <w:r w:rsidRPr="000B3835">
              <w:rPr>
                <w:rStyle w:val="Hyperlink"/>
                <w:noProof/>
              </w:rPr>
              <w:t>Minimum Rip</w:t>
            </w:r>
            <w:r>
              <w:rPr>
                <w:noProof/>
                <w:webHidden/>
              </w:rPr>
              <w:tab/>
            </w:r>
            <w:r>
              <w:rPr>
                <w:noProof/>
                <w:webHidden/>
              </w:rPr>
              <w:fldChar w:fldCharType="begin"/>
            </w:r>
            <w:r>
              <w:rPr>
                <w:noProof/>
                <w:webHidden/>
              </w:rPr>
              <w:instrText xml:space="preserve"> PAGEREF _Toc121464049 \h </w:instrText>
            </w:r>
            <w:r>
              <w:rPr>
                <w:noProof/>
                <w:webHidden/>
              </w:rPr>
            </w:r>
            <w:r>
              <w:rPr>
                <w:noProof/>
                <w:webHidden/>
              </w:rPr>
              <w:fldChar w:fldCharType="separate"/>
            </w:r>
            <w:r>
              <w:rPr>
                <w:noProof/>
                <w:webHidden/>
              </w:rPr>
              <w:t>21</w:t>
            </w:r>
            <w:r>
              <w:rPr>
                <w:noProof/>
                <w:webHidden/>
              </w:rPr>
              <w:fldChar w:fldCharType="end"/>
            </w:r>
          </w:hyperlink>
        </w:p>
        <w:p w14:paraId="12D6B334" w14:textId="73302C1A"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0" w:history="1">
            <w:r w:rsidRPr="000B3835">
              <w:rPr>
                <w:rStyle w:val="Hyperlink"/>
                <w:noProof/>
              </w:rPr>
              <w:t>2.3.10</w:t>
            </w:r>
            <w:r>
              <w:rPr>
                <w:rFonts w:asciiTheme="minorHAnsi" w:eastAsiaTheme="minorEastAsia" w:hAnsiTheme="minorHAnsi"/>
                <w:noProof/>
                <w:sz w:val="22"/>
                <w:lang w:eastAsia="de-DE"/>
              </w:rPr>
              <w:tab/>
            </w:r>
            <w:r w:rsidRPr="000B3835">
              <w:rPr>
                <w:rStyle w:val="Hyperlink"/>
                <w:noProof/>
              </w:rPr>
              <w:t>Produktionskosten</w:t>
            </w:r>
            <w:r>
              <w:rPr>
                <w:noProof/>
                <w:webHidden/>
              </w:rPr>
              <w:tab/>
            </w:r>
            <w:r>
              <w:rPr>
                <w:noProof/>
                <w:webHidden/>
              </w:rPr>
              <w:fldChar w:fldCharType="begin"/>
            </w:r>
            <w:r>
              <w:rPr>
                <w:noProof/>
                <w:webHidden/>
              </w:rPr>
              <w:instrText xml:space="preserve"> PAGEREF _Toc121464050 \h </w:instrText>
            </w:r>
            <w:r>
              <w:rPr>
                <w:noProof/>
                <w:webHidden/>
              </w:rPr>
            </w:r>
            <w:r>
              <w:rPr>
                <w:noProof/>
                <w:webHidden/>
              </w:rPr>
              <w:fldChar w:fldCharType="separate"/>
            </w:r>
            <w:r>
              <w:rPr>
                <w:noProof/>
                <w:webHidden/>
              </w:rPr>
              <w:t>21</w:t>
            </w:r>
            <w:r>
              <w:rPr>
                <w:noProof/>
                <w:webHidden/>
              </w:rPr>
              <w:fldChar w:fldCharType="end"/>
            </w:r>
          </w:hyperlink>
        </w:p>
        <w:p w14:paraId="51A58EE2" w14:textId="097B279B"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1" w:history="1">
            <w:r w:rsidRPr="000B3835">
              <w:rPr>
                <w:rStyle w:val="Hyperlink"/>
                <w:noProof/>
                <w:lang w:val="en-GB"/>
              </w:rPr>
              <w:t>2.3.11</w:t>
            </w:r>
            <w:r>
              <w:rPr>
                <w:rFonts w:asciiTheme="minorHAnsi" w:eastAsiaTheme="minorEastAsia" w:hAnsiTheme="minorHAnsi"/>
                <w:noProof/>
                <w:sz w:val="22"/>
                <w:lang w:eastAsia="de-DE"/>
              </w:rPr>
              <w:tab/>
            </w:r>
            <w:r w:rsidRPr="000B3835">
              <w:rPr>
                <w:rStyle w:val="Hyperlink"/>
                <w:noProof/>
                <w:lang w:val="en-GB"/>
              </w:rPr>
              <w:t>Orders for more than one Day</w:t>
            </w:r>
            <w:r>
              <w:rPr>
                <w:noProof/>
                <w:webHidden/>
              </w:rPr>
              <w:tab/>
            </w:r>
            <w:r>
              <w:rPr>
                <w:noProof/>
                <w:webHidden/>
              </w:rPr>
              <w:fldChar w:fldCharType="begin"/>
            </w:r>
            <w:r>
              <w:rPr>
                <w:noProof/>
                <w:webHidden/>
              </w:rPr>
              <w:instrText xml:space="preserve"> PAGEREF _Toc121464051 \h </w:instrText>
            </w:r>
            <w:r>
              <w:rPr>
                <w:noProof/>
                <w:webHidden/>
              </w:rPr>
            </w:r>
            <w:r>
              <w:rPr>
                <w:noProof/>
                <w:webHidden/>
              </w:rPr>
              <w:fldChar w:fldCharType="separate"/>
            </w:r>
            <w:r>
              <w:rPr>
                <w:noProof/>
                <w:webHidden/>
              </w:rPr>
              <w:t>21</w:t>
            </w:r>
            <w:r>
              <w:rPr>
                <w:noProof/>
                <w:webHidden/>
              </w:rPr>
              <w:fldChar w:fldCharType="end"/>
            </w:r>
          </w:hyperlink>
        </w:p>
        <w:p w14:paraId="57674865" w14:textId="6E5F9766"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2" w:history="1">
            <w:r w:rsidRPr="000B3835">
              <w:rPr>
                <w:rStyle w:val="Hyperlink"/>
                <w:noProof/>
                <w:lang w:val="en-GB"/>
              </w:rPr>
              <w:t>2.3.12</w:t>
            </w:r>
            <w:r>
              <w:rPr>
                <w:rFonts w:asciiTheme="minorHAnsi" w:eastAsiaTheme="minorEastAsia" w:hAnsiTheme="minorHAnsi"/>
                <w:noProof/>
                <w:sz w:val="22"/>
                <w:lang w:eastAsia="de-DE"/>
              </w:rPr>
              <w:tab/>
            </w:r>
            <w:r w:rsidRPr="000B3835">
              <w:rPr>
                <w:rStyle w:val="Hyperlink"/>
                <w:noProof/>
                <w:lang w:val="en-GB"/>
              </w:rPr>
              <w:t>Max Number of Trucks/ Vehicle List</w:t>
            </w:r>
            <w:r>
              <w:rPr>
                <w:noProof/>
                <w:webHidden/>
              </w:rPr>
              <w:tab/>
            </w:r>
            <w:r>
              <w:rPr>
                <w:noProof/>
                <w:webHidden/>
              </w:rPr>
              <w:fldChar w:fldCharType="begin"/>
            </w:r>
            <w:r>
              <w:rPr>
                <w:noProof/>
                <w:webHidden/>
              </w:rPr>
              <w:instrText xml:space="preserve"> PAGEREF _Toc121464052 \h </w:instrText>
            </w:r>
            <w:r>
              <w:rPr>
                <w:noProof/>
                <w:webHidden/>
              </w:rPr>
            </w:r>
            <w:r>
              <w:rPr>
                <w:noProof/>
                <w:webHidden/>
              </w:rPr>
              <w:fldChar w:fldCharType="separate"/>
            </w:r>
            <w:r>
              <w:rPr>
                <w:noProof/>
                <w:webHidden/>
              </w:rPr>
              <w:t>22</w:t>
            </w:r>
            <w:r>
              <w:rPr>
                <w:noProof/>
                <w:webHidden/>
              </w:rPr>
              <w:fldChar w:fldCharType="end"/>
            </w:r>
          </w:hyperlink>
        </w:p>
        <w:p w14:paraId="305131CB" w14:textId="0DE23CB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Pr="000B3835">
              <w:rPr>
                <w:rStyle w:val="Hyperlink"/>
                <w:noProof/>
              </w:rPr>
              <w:t>2.4</w:t>
            </w:r>
            <w:r>
              <w:rPr>
                <w:rFonts w:asciiTheme="minorHAnsi" w:eastAsiaTheme="minorEastAsia" w:hAnsiTheme="minorHAnsi"/>
                <w:noProof/>
                <w:sz w:val="22"/>
                <w:lang w:eastAsia="de-DE"/>
              </w:rPr>
              <w:tab/>
            </w:r>
            <w:r w:rsidRPr="000B3835">
              <w:rPr>
                <w:rStyle w:val="Hyperlink"/>
                <w:noProof/>
              </w:rPr>
              <w:t>Optimierungsziele</w:t>
            </w:r>
            <w:r>
              <w:rPr>
                <w:noProof/>
                <w:webHidden/>
              </w:rPr>
              <w:tab/>
            </w:r>
            <w:r>
              <w:rPr>
                <w:noProof/>
                <w:webHidden/>
              </w:rPr>
              <w:fldChar w:fldCharType="begin"/>
            </w:r>
            <w:r>
              <w:rPr>
                <w:noProof/>
                <w:webHidden/>
              </w:rPr>
              <w:instrText xml:space="preserve"> PAGEREF _Toc121464053 \h </w:instrText>
            </w:r>
            <w:r>
              <w:rPr>
                <w:noProof/>
                <w:webHidden/>
              </w:rPr>
            </w:r>
            <w:r>
              <w:rPr>
                <w:noProof/>
                <w:webHidden/>
              </w:rPr>
              <w:fldChar w:fldCharType="separate"/>
            </w:r>
            <w:r>
              <w:rPr>
                <w:noProof/>
                <w:webHidden/>
              </w:rPr>
              <w:t>22</w:t>
            </w:r>
            <w:r>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9" w:name="_Toc121464034"/>
      <w:r>
        <w:lastRenderedPageBreak/>
        <w:t>Einleitung</w:t>
      </w:r>
      <w:bookmarkEnd w:id="9"/>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0" w:name="_Toc121464035"/>
      <w:r>
        <w:lastRenderedPageBreak/>
        <w:t>Konzept der Betonoptimierung</w:t>
      </w:r>
      <w:bookmarkEnd w:id="10"/>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1" w:name="_Toc121464036"/>
      <w:r>
        <w:t>Allgemeine Anforderungen</w:t>
      </w:r>
      <w:bookmarkEnd w:id="11"/>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„Optimization as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12" w:name="_Toc121464037"/>
      <w:r w:rsidRPr="00934F4A">
        <w:t>Feature Liste</w:t>
      </w:r>
      <w:bookmarkEnd w:id="12"/>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3" w:name="_Toc121464038"/>
      <w:r>
        <w:t>Pflichtanforderungen</w:t>
      </w:r>
      <w:bookmarkEnd w:id="13"/>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E02D06">
        <w:fldChar w:fldCharType="begin"/>
      </w:r>
      <w:r w:rsidR="00E02D06">
        <w:instrText xml:space="preserve"> SEQ Abbildung \* ARABIC </w:instrText>
      </w:r>
      <w:r w:rsidR="00E02D06">
        <w:fldChar w:fldCharType="separate"/>
      </w:r>
      <w:r>
        <w:rPr>
          <w:noProof/>
        </w:rPr>
        <w:t>1</w:t>
      </w:r>
      <w:r w:rsidR="00E02D06">
        <w:rPr>
          <w:noProof/>
        </w:rPr>
        <w:fldChar w:fldCharType="end"/>
      </w:r>
      <w:r>
        <w:t>: Mehrschichtbetrieb</w:t>
      </w:r>
    </w:p>
    <w:p w14:paraId="491D9E8A" w14:textId="5CC3E520" w:rsidR="00DE7923" w:rsidRPr="00ED34AA" w:rsidRDefault="001C5B1C" w:rsidP="00922B1C">
      <w:r>
        <w:t>SASe werden für alle Schichten berücksichtigt. Falls eine vorherige Schicht nicht rechtzeitig abgemeldet wird oder die aktuelle Schicht nicht rechtzeig angemeldet wird, wird das SAS geschoben.</w:t>
      </w:r>
      <w:r w:rsidR="00AE21E3" w:rsidRPr="00AE21E3">
        <w:t xml:space="preserve"> Aber SASe werden im Preplanning auch weiterhin durch den Roster immer nur für die jeweils erste Schicht eines Trucks erzeugt.</w:t>
      </w:r>
    </w:p>
    <w:p w14:paraId="423783FD" w14:textId="7BBAD79D" w:rsidR="00A72136" w:rsidRDefault="0077117C" w:rsidP="00937D8E">
      <w:pPr>
        <w:pStyle w:val="berschrift4"/>
      </w:pPr>
      <w:r>
        <w:t xml:space="preserve"> </w:t>
      </w:r>
      <w:r w:rsidR="00AC13FB">
        <w:t>FiFo-Regel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(FiFo</w:t>
      </w:r>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14"/>
      <w:commentRangeStart w:id="15"/>
      <w:commentRangeStart w:id="16"/>
      <w:r>
        <w:t xml:space="preserve">Verfügbare Lieferungen sind: Das </w:t>
      </w:r>
      <w:commentRangeStart w:id="17"/>
      <w:r>
        <w:t xml:space="preserve">Lieferzeitfenster des zugehörigen Auftrags muss im Optimierungszeitraum beginnen oder enden. </w:t>
      </w:r>
      <w:commentRangeEnd w:id="14"/>
      <w:r>
        <w:rPr>
          <w:rStyle w:val="Kommentarzeichen"/>
        </w:rPr>
        <w:commentReference w:id="14"/>
      </w:r>
      <w:commentRangeEnd w:id="15"/>
      <w:r w:rsidR="00BE4F9B">
        <w:rPr>
          <w:rStyle w:val="Kommentarzeichen"/>
        </w:rPr>
        <w:commentReference w:id="15"/>
      </w:r>
      <w:commentRangeEnd w:id="16"/>
      <w:r w:rsidR="009C5AFD">
        <w:rPr>
          <w:rStyle w:val="Kommentarzeichen"/>
        </w:rPr>
        <w:commentReference w:id="16"/>
      </w:r>
      <w:commentRangeEnd w:id="17"/>
      <w:r w:rsidR="00A56CF7">
        <w:rPr>
          <w:rStyle w:val="Kommentarzeichen"/>
        </w:rPr>
        <w:commentReference w:id="17"/>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Plant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SASen,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(early load</w:t>
      </w:r>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2AD23CCC"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Lieferung mehr gefunden wird</w:t>
      </w:r>
      <w:del w:id="18" w:author="Stefan Sommer" w:date="2025-03-19T08:06:00Z" w16du:dateUtc="2025-03-19T07:06:00Z">
        <w:r w:rsidR="0013681C" w:rsidDel="00CE4DD6">
          <w:delText xml:space="preserve"> </w:delText>
        </w:r>
      </w:del>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(+potentielle Folgelieferungen des Auftrags) Remaining.</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Das Fahrzeug wird wieder in die Liste der Fahrzeuge sortiert. Die Liste der Lieferungen wird aktualisiert (eine potentielle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Ausnahmen der FiFo</w:t>
      </w:r>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31D341A5"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Wenn ein Fahrzeug an einem Werk verfügbar wird, zudem keine Lieferung existiert, die mit den Eigenschaften des Fahrzeugs übereinstimmt und weitere Fahrzeuge verfügbar werden, zu denen passende Lieferungen vorhanden sind, muss die neue Betonoptimierung die FiFo-Regel brechen.</w:t>
      </w:r>
    </w:p>
    <w:p w14:paraId="6EF9258F" w14:textId="1C2F6972" w:rsidR="00FE28DD" w:rsidRPr="00E34BE1" w:rsidRDefault="00FE28DD" w:rsidP="00FE28DD">
      <w:pPr>
        <w:pStyle w:val="berschrift4"/>
        <w:rPr>
          <w:lang w:val="en-GB"/>
        </w:rPr>
      </w:pPr>
      <w:r w:rsidRPr="0054597D">
        <w:t xml:space="preserve"> </w:t>
      </w:r>
      <w:bookmarkStart w:id="19" w:name="_Ref142393076"/>
      <w:r w:rsidRPr="00E34BE1">
        <w:rPr>
          <w:lang w:val="en-GB"/>
        </w:rPr>
        <w:t>Roster</w:t>
      </w:r>
      <w:r w:rsidR="00DB4825" w:rsidRPr="00E34BE1">
        <w:rPr>
          <w:lang w:val="en-GB"/>
        </w:rPr>
        <w:t xml:space="preserve"> und First Round R</w:t>
      </w:r>
      <w:r w:rsidR="00DB4825">
        <w:rPr>
          <w:lang w:val="en-GB"/>
        </w:rPr>
        <w:t>ule</w:t>
      </w:r>
      <w:bookmarkEnd w:id="19"/>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r w:rsidR="00966F2A">
        <w:t>,</w:t>
      </w:r>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Contin</w:t>
      </w:r>
      <w:r w:rsidR="00A15178">
        <w:t>u</w:t>
      </w:r>
      <w:r w:rsidR="00C20653">
        <w:t>ous Roster Sequence auf False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Aufsteigend nach Rostergruppe</w:t>
      </w:r>
    </w:p>
    <w:p w14:paraId="4DD9B151" w14:textId="1D28980F" w:rsidR="00C20653" w:rsidRDefault="00C20653" w:rsidP="00DD2C9A">
      <w:pPr>
        <w:pStyle w:val="Listenabsatz"/>
        <w:numPr>
          <w:ilvl w:val="0"/>
          <w:numId w:val="33"/>
        </w:numPr>
      </w:pPr>
      <w:r>
        <w:t>Aufsteigend nach Rosternummer</w:t>
      </w:r>
    </w:p>
    <w:p w14:paraId="0405AAE8" w14:textId="7F830A68" w:rsidR="00C20653" w:rsidRDefault="00C20653" w:rsidP="00C20653">
      <w:r>
        <w:t>Wenn in einem Optimierungslauf kein Fahrzeug ein SAS hat und der Schalter Contin</w:t>
      </w:r>
      <w:r w:rsidR="00A15178">
        <w:t>u</w:t>
      </w:r>
      <w:r>
        <w:t>ous Roster Sequence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Aufsteigend nach Rosternummer</w:t>
      </w:r>
    </w:p>
    <w:p w14:paraId="55182330" w14:textId="14C4088F" w:rsidR="003D6250" w:rsidRDefault="00C20653" w:rsidP="00597559">
      <w:pPr>
        <w:pStyle w:val="Listenabsatz"/>
        <w:numPr>
          <w:ilvl w:val="0"/>
          <w:numId w:val="34"/>
        </w:numPr>
      </w:pPr>
      <w:r>
        <w:t>Aufsteigend nach Rostergruppe (bei fehlender oder gleicher Rostergruppe)</w:t>
      </w:r>
    </w:p>
    <w:p w14:paraId="131DEC29" w14:textId="3278B8EF" w:rsidR="00597559" w:rsidRDefault="00597559" w:rsidP="00597559">
      <w:r>
        <w:t xml:space="preserve">Wenn in beiden Fällen zwischen zwei oder mehr Fahrzeugen Gleichheit bei diesen Kriterien herrscht, </w:t>
      </w:r>
      <w:bookmarkStart w:id="20" w:name="_Hlk144446670"/>
      <w:r>
        <w:t>darf die Optimierung die Reihenfolge der Fahrzeuge frei wählen.</w:t>
      </w:r>
      <w:bookmarkEnd w:id="20"/>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Rosterkriterien wie oben. </w:t>
      </w:r>
    </w:p>
    <w:p w14:paraId="68D2B6D0" w14:textId="67C6A5D0" w:rsidR="0054475E" w:rsidRDefault="0054475E" w:rsidP="0054475E">
      <w:pPr>
        <w:rPr>
          <w:ins w:id="21" w:author="Stefan Sommer" w:date="2023-11-14T15:33:00Z"/>
        </w:rPr>
      </w:pPr>
      <w:r>
        <w:lastRenderedPageBreak/>
        <w:t>Wenn für ein Fahrzeug keine passenden Lieferungen vorhanden sind, dann muss die MIXOR Optimierung, die anderen Fahrzeuge der Rosterreihenfolge vorziehen.</w:t>
      </w:r>
    </w:p>
    <w:p w14:paraId="5B30B96B" w14:textId="79E63F77" w:rsidR="00B4674B" w:rsidRDefault="00B4674B" w:rsidP="0054475E">
      <w:ins w:id="22" w:author="Stefan Sommer" w:date="2023-11-14T15:33:00Z">
        <w:r>
          <w:t>Wenn eine Lieferung verspätet eingeplant werden müs</w:t>
        </w:r>
      </w:ins>
      <w:ins w:id="23" w:author="Stefan Sommer" w:date="2023-11-14T15:34:00Z">
        <w:r>
          <w:t xml:space="preserve">ste, weil ein Fahrzeug in der </w:t>
        </w:r>
      </w:ins>
      <w:ins w:id="24" w:author="Stefan Sommer" w:date="2023-11-14T15:37:00Z">
        <w:r>
          <w:t>Roster-</w:t>
        </w:r>
      </w:ins>
      <w:ins w:id="25" w:author="Stefan Sommer" w:date="2023-11-14T15:34:00Z">
        <w:r>
          <w:t>Reihenfolge nicht verfügbar ist</w:t>
        </w:r>
      </w:ins>
      <w:ins w:id="26" w:author="Stefan Sommer" w:date="2023-11-14T17:38:00Z">
        <w:r w:rsidR="000A159E">
          <w:t xml:space="preserve"> (tritt auf wenn </w:t>
        </w:r>
      </w:ins>
      <w:ins w:id="27" w:author="Stefan Sommer" w:date="2023-11-14T17:39:00Z">
        <w:r w:rsidR="00452144">
          <w:t xml:space="preserve">die </w:t>
        </w:r>
      </w:ins>
      <w:ins w:id="28" w:author="Stefan Sommer" w:date="2023-11-14T17:38:00Z">
        <w:r w:rsidR="000A159E">
          <w:t>Schichtstartzeit</w:t>
        </w:r>
      </w:ins>
      <w:ins w:id="29" w:author="Stefan Sommer" w:date="2023-11-14T17:39:00Z">
        <w:r w:rsidR="00452144">
          <w:t xml:space="preserve"> </w:t>
        </w:r>
      </w:ins>
      <w:ins w:id="30" w:author="Stefan Sommer" w:date="2023-11-14T17:38:00Z">
        <w:r w:rsidR="000A159E">
          <w:t xml:space="preserve">eingeschränkt </w:t>
        </w:r>
      </w:ins>
      <w:ins w:id="31" w:author="Stefan Sommer" w:date="2023-11-14T17:39:00Z">
        <w:r w:rsidR="00452144">
          <w:t>ist</w:t>
        </w:r>
      </w:ins>
      <w:ins w:id="32" w:author="Stefan Sommer" w:date="2023-11-14T17:40:00Z">
        <w:r w:rsidR="00452144">
          <w:t xml:space="preserve"> und deshalb nicht zur Roster-Reihenfolge passt</w:t>
        </w:r>
      </w:ins>
      <w:ins w:id="33" w:author="Stefan Sommer" w:date="2023-11-14T17:38:00Z">
        <w:r w:rsidR="000A159E">
          <w:t>)</w:t>
        </w:r>
      </w:ins>
      <w:ins w:id="34" w:author="Stefan Sommer" w:date="2023-11-14T15:34:00Z">
        <w:r>
          <w:t>, dann muss die MIXOR Optimierung, die anderen Fahrzeuge der Rosterreihenfolge vorziehen.</w:t>
        </w:r>
      </w:ins>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Spacing“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400F4103" w:rsidR="00CF09DE" w:rsidRDefault="00CF09DE" w:rsidP="00CF09DE">
      <w:pPr>
        <w:pStyle w:val="Listenabsatz"/>
        <w:numPr>
          <w:ilvl w:val="0"/>
          <w:numId w:val="40"/>
        </w:numPr>
      </w:pPr>
      <w:r>
        <w:t>Ein Fahrzeug von einem Werk bekommt erst eine zweite Lieferung, wenn alle Fahrzeuge eine erste Lieferung bekommen haben</w:t>
      </w:r>
      <w:ins w:id="35" w:author="Stefan Sommer" w:date="2023-11-14T16:59:00Z">
        <w:r w:rsidR="00931C1B">
          <w:t>, sofern dadurch im Optimierungsergebnis keine Verspätungen entstehen</w:t>
        </w:r>
      </w:ins>
      <w:r>
        <w:t>.</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rsidRPr="001624F8">
        <w:rPr>
          <w:b/>
          <w:bCs/>
        </w:rPr>
        <w:t>Regel 1:</w:t>
      </w:r>
      <w:r>
        <w:t xml:space="preserve">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lastRenderedPageBreak/>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rsidRPr="001624F8">
        <w:rPr>
          <w:b/>
          <w:bCs/>
        </w:rP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Kann geschaltet werden mit Quickparameter FtlOpt.PreferOriginalSas. Bei true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rsidRPr="001624F8">
        <w:rPr>
          <w:b/>
          <w:bCs/>
        </w:rPr>
        <w:t>Regel 3:</w:t>
      </w:r>
      <w:r>
        <w:t xml:space="preserve"> </w:t>
      </w:r>
      <w:r w:rsidR="00250B06">
        <w:t xml:space="preserve">Wenn sich ein Fahrer nicht zur geplanten Startladezeit der für ihn vorgesehenen Lieferung anmeldet und das nächste Fahrzeug der Rosterreihenfolge </w:t>
      </w:r>
      <w:r w:rsidR="00560628">
        <w:t xml:space="preserve">(F2) </w:t>
      </w:r>
      <w:r w:rsidR="00250B06">
        <w:t>bereits angemeldet ist, dann muss</w:t>
      </w:r>
      <w:r w:rsidR="00980B95" w:rsidRPr="00980B95">
        <w:t xml:space="preserve"> </w:t>
      </w:r>
      <w:r w:rsidR="00980B95">
        <w:t>die MIXOR Optimierung im Echtzeitmodus</w:t>
      </w:r>
      <w:r w:rsidR="00250B06">
        <w:t xml:space="preserve"> F2 </w:t>
      </w:r>
      <w:r w:rsidR="00250B06">
        <w:lastRenderedPageBreak/>
        <w:t xml:space="preserve">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t>Umsetzung</w:t>
      </w:r>
    </w:p>
    <w:p w14:paraId="1EE01732" w14:textId="72D0A321" w:rsidR="000B50B2" w:rsidRPr="000B50B2" w:rsidRDefault="000B50B2" w:rsidP="00922B1C">
      <w:r w:rsidRPr="000B50B2">
        <w:t>Kann geschaltet werden mit Quickparameter FtlOpt.PreferStarted. Bei true wechselt die Zuordnung der Lieferung entsprechend der obigen Beschreibung. Andernfalls wird die Reihenfolge der Lieferungen beibehalten.</w:t>
      </w:r>
    </w:p>
    <w:p w14:paraId="28B4466D" w14:textId="77777777" w:rsidR="000A159E" w:rsidRDefault="007D7F34" w:rsidP="00922B1C">
      <w:pPr>
        <w:rPr>
          <w:ins w:id="36" w:author="Stefan Sommer" w:date="2023-11-14T17:36:00Z"/>
        </w:rPr>
      </w:pPr>
      <w:r w:rsidRPr="001624F8">
        <w:rPr>
          <w:b/>
          <w:bCs/>
        </w:rPr>
        <w:t>Regel 4:</w:t>
      </w:r>
      <w:r>
        <w:t xml:space="preserve">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w:t>
      </w:r>
    </w:p>
    <w:p w14:paraId="4F13B2D2" w14:textId="27836FDB" w:rsidR="0044387C" w:rsidRDefault="004932E9" w:rsidP="000A159E">
      <w:pPr>
        <w:pStyle w:val="Listenabsatz"/>
        <w:numPr>
          <w:ilvl w:val="0"/>
          <w:numId w:val="44"/>
        </w:numPr>
        <w:rPr>
          <w:ins w:id="37" w:author="Stefan Sommer" w:date="2023-11-14T17:36:00Z"/>
        </w:rPr>
      </w:pPr>
      <w:r>
        <w:t>an dem Werk eine Lieferung vorhanden ist, die</w:t>
      </w:r>
      <w:ins w:id="38" w:author="Stefan Sommer" w:date="2023-11-14T17:36:00Z">
        <w:r w:rsidR="000A159E">
          <w:t xml:space="preserve"> aufgrund ihrer Eigenschaften</w:t>
        </w:r>
      </w:ins>
      <w:r>
        <w:t xml:space="preserve"> von den Fahrzeugen, die vorher an der Reihe wären, nicht ausgeführt werden kann. </w:t>
      </w:r>
    </w:p>
    <w:p w14:paraId="40290663" w14:textId="4AAF9FA1" w:rsidR="000A159E" w:rsidRDefault="000A159E" w:rsidP="000A159E">
      <w:pPr>
        <w:pStyle w:val="Listenabsatz"/>
        <w:numPr>
          <w:ilvl w:val="0"/>
          <w:numId w:val="44"/>
        </w:numPr>
      </w:pPr>
      <w:ins w:id="39" w:author="Stefan Sommer" w:date="2023-11-14T17:36:00Z">
        <w:r>
          <w:t xml:space="preserve">an dem Werk eine Lieferung vorhanden ist, </w:t>
        </w:r>
      </w:ins>
      <w:ins w:id="40" w:author="Stefan Sommer" w:date="2023-11-14T17:37:00Z">
        <w:r>
          <w:t>die von den Fahrzeugen, die vorher an der Reihe wären, nicht pünktlich ausgeführt werden kann (</w:t>
        </w:r>
      </w:ins>
      <w:ins w:id="41" w:author="Stefan Sommer" w:date="2023-11-14T17:38:00Z">
        <w:r>
          <w:t>tritt auf, wenn die Schichtstartzeit dieser Fahrzeuge eingeschränkt ist)</w:t>
        </w:r>
      </w:ins>
      <w:ins w:id="42" w:author="Stefan Sommer" w:date="2023-11-15T09:27:00Z">
        <w:r w:rsidR="00D42D6D">
          <w:t>.</w:t>
        </w:r>
      </w:ins>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Kann geschaltet werden mit DG-Parameter PreferNotYetWorked. Bei true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lastRenderedPageBreak/>
        <w:t xml:space="preserve"> </w:t>
      </w:r>
      <w:r w:rsidR="008E4B85">
        <w:t>Pausenplanung</w:t>
      </w:r>
    </w:p>
    <w:p w14:paraId="1C3AF2A7" w14:textId="64D2953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p>
    <w:p w14:paraId="19FEBE76" w14:textId="249EBDDE" w:rsidR="00F158D6" w:rsidRDefault="00F158D6" w:rsidP="008E4B85">
      <w:r>
        <w:t>Ein Pausenmuster</w:t>
      </w:r>
      <w:r w:rsidR="00CF3BDE">
        <w:t xml:space="preserve"> (engl. </w:t>
      </w:r>
      <w:r w:rsidR="00F138B7">
        <w:t>b</w:t>
      </w:r>
      <w:r w:rsidR="00CF3BDE">
        <w:t>reak pattern)</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026D548E" w:rsidR="009F738E" w:rsidRDefault="00EA22AD" w:rsidP="005D1765">
      <w:r>
        <w:t>Die MIXOR Optimierung muss eine Pause so einplanen, dass das Pausenende innerhalb des zugehörigen Intervalls liegt.</w:t>
      </w:r>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 xml:space="preserve">Anmeldezeitpunkt (SignOn) </w:t>
      </w:r>
      <w:r>
        <w:t xml:space="preserve">der Schicht abhängig. Im Kontext des Betongeschäftes wird davon ausgegangen, dass die Lenkzeit </w:t>
      </w:r>
      <w:r w:rsidR="009F7E67">
        <w:t>mit dieser Regelung</w:t>
      </w:r>
      <w:r>
        <w:t xml:space="preserve"> eingehalten wird. </w:t>
      </w:r>
    </w:p>
    <w:p w14:paraId="2EC3B6DE" w14:textId="089CF1B3" w:rsidR="009F7E67" w:rsidDel="00B3155E" w:rsidRDefault="005D1765" w:rsidP="005D1765">
      <w:pPr>
        <w:rPr>
          <w:del w:id="43" w:author="Stefan Sommer" w:date="2023-11-14T10:49:00Z"/>
        </w:rPr>
      </w:pPr>
      <w:del w:id="44" w:author="Stefan Sommer" w:date="2023-11-14T10:49:00Z">
        <w:r w:rsidDel="00B3155E">
          <w:delText>Wann gilt eine Pause im RT-Betrieb als genommen?</w:delText>
        </w:r>
      </w:del>
    </w:p>
    <w:p w14:paraId="167EB462" w14:textId="31CC8C6E" w:rsidR="00B3155E" w:rsidDel="00B3155E" w:rsidRDefault="005D1765" w:rsidP="009F7E67">
      <w:pPr>
        <w:pStyle w:val="Listenabsatz"/>
        <w:numPr>
          <w:ilvl w:val="0"/>
          <w:numId w:val="35"/>
        </w:numPr>
        <w:rPr>
          <w:del w:id="45" w:author="Stefan Sommer" w:date="2023-11-14T10:49:00Z"/>
        </w:rPr>
      </w:pPr>
      <w:del w:id="46" w:author="Stefan Sommer" w:date="2023-11-14T10:49:00Z">
        <w:r w:rsidDel="00B3155E">
          <w:delText xml:space="preserve">Es wird ein Parameter eingeführt, der einen Prozentsatz angibt (z.B. 90%). Ist eine Pause zu diesem Prozentsatz abgeschlossen gilt sie als genommen. </w:delText>
        </w:r>
      </w:del>
    </w:p>
    <w:p w14:paraId="7C7FAF73" w14:textId="5FA10011" w:rsidR="005D1765" w:rsidDel="00B3155E" w:rsidRDefault="005D1765" w:rsidP="005D1765">
      <w:pPr>
        <w:rPr>
          <w:del w:id="47" w:author="Stefan Sommer" w:date="2023-11-14T10:49:00Z"/>
        </w:rPr>
      </w:pPr>
      <w:del w:id="48" w:author="Stefan Sommer" w:date="2023-11-14T10:49:00Z">
        <w:r w:rsidDel="00B3155E">
          <w:delText>Wenn innerhalb eines Intervalls mehrere Pausen gestartet und beendet werden, werden die Pausendauern für dieses Intervall summiert.</w:delText>
        </w:r>
      </w:del>
    </w:p>
    <w:p w14:paraId="3CDC15AB" w14:textId="4F18583C" w:rsidR="00E74AF0" w:rsidDel="005B6F92" w:rsidRDefault="00E74AF0" w:rsidP="005D1765">
      <w:pPr>
        <w:rPr>
          <w:moveFrom w:id="49" w:author="Stefan Sommer" w:date="2023-11-14T09:19:00Z"/>
        </w:rPr>
      </w:pPr>
      <w:moveFromRangeStart w:id="50" w:author="Stefan Sommer" w:date="2023-11-14T09:19:00Z" w:name="move150845993"/>
      <w:moveFrom w:id="51" w:author="Stefan Sommer" w:date="2023-11-14T09:19:00Z">
        <w:r w:rsidDel="005B6F92">
          <w:t xml:space="preserve">Je nachdem wie die einzelnen Pausenpatterns konfiguriert sind, kann es sein, dass die Optimierung durch das Pausenpattern zu sehr eingeschränkt wird. Daher gibt es </w:t>
        </w:r>
        <w:r w:rsidDel="005B6F92">
          <w:lastRenderedPageBreak/>
          <w:t xml:space="preserve">für jedes Pausenintervall einen weiteren Parameter „Break Type“, mit dem eingestellt werden kann, ob das Muster </w:t>
        </w:r>
      </w:moveFrom>
    </w:p>
    <w:moveFromRangeEnd w:id="50"/>
    <w:p w14:paraId="5F68FDD7" w14:textId="5B724D78" w:rsidR="004274C5" w:rsidRDefault="004274C5" w:rsidP="005D1765">
      <w:r>
        <w:t xml:space="preserve">Zum Einstellen der Pausen gibt es </w:t>
      </w:r>
      <w:del w:id="52" w:author="Stefan Sommer" w:date="2023-11-14T09:19:00Z">
        <w:r w:rsidDel="005B6F92">
          <w:delText xml:space="preserve">daher </w:delText>
        </w:r>
      </w:del>
      <w:r>
        <w:t>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A03224" w14:paraId="43EF95E3" w14:textId="77777777" w:rsidTr="00C8585C">
        <w:tc>
          <w:tcPr>
            <w:tcW w:w="1980" w:type="dxa"/>
          </w:tcPr>
          <w:p w14:paraId="5D59DC6F" w14:textId="10AF273D" w:rsidR="008E3BF4" w:rsidRDefault="008E3BF4" w:rsidP="008E3BF4">
            <w:r>
              <w:t>Break Length 1</w:t>
            </w:r>
          </w:p>
        </w:tc>
        <w:tc>
          <w:tcPr>
            <w:tcW w:w="992" w:type="dxa"/>
          </w:tcPr>
          <w:p w14:paraId="5B6A87DB" w14:textId="4B6D62CE" w:rsidR="008E3BF4" w:rsidRDefault="008E3BF4" w:rsidP="008E3BF4">
            <w:r>
              <w:t>int</w:t>
            </w:r>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A03224"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r>
              <w:t>int</w:t>
            </w:r>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A03224"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r>
              <w:t>int</w:t>
            </w:r>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r>
              <w:t>string</w:t>
            </w:r>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Type of first break</w:t>
            </w:r>
          </w:p>
        </w:tc>
      </w:tr>
      <w:tr w:rsidR="008E3BF4" w:rsidRPr="00A03224" w14:paraId="3BF9AABB" w14:textId="77777777" w:rsidTr="00C8585C">
        <w:tc>
          <w:tcPr>
            <w:tcW w:w="1980" w:type="dxa"/>
          </w:tcPr>
          <w:p w14:paraId="73B51794" w14:textId="5836399C" w:rsidR="008E3BF4" w:rsidRDefault="008E3BF4" w:rsidP="008E3BF4">
            <w:r>
              <w:t>Break Length 2</w:t>
            </w:r>
          </w:p>
        </w:tc>
        <w:tc>
          <w:tcPr>
            <w:tcW w:w="992" w:type="dxa"/>
          </w:tcPr>
          <w:p w14:paraId="05568A52" w14:textId="39DDA034" w:rsidR="008E3BF4" w:rsidRDefault="008E3BF4" w:rsidP="008E3BF4">
            <w:r>
              <w:t>int</w:t>
            </w:r>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A03224"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r>
              <w:t>int</w:t>
            </w:r>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A03224"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r>
              <w:t>int</w:t>
            </w:r>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r>
              <w:t>string</w:t>
            </w:r>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Type of second break</w:t>
            </w:r>
          </w:p>
        </w:tc>
      </w:tr>
      <w:tr w:rsidR="008E3BF4" w:rsidRPr="00A03224" w14:paraId="4859D397" w14:textId="77777777" w:rsidTr="00C8585C">
        <w:tc>
          <w:tcPr>
            <w:tcW w:w="1980" w:type="dxa"/>
          </w:tcPr>
          <w:p w14:paraId="49609F88" w14:textId="79871BE6" w:rsidR="008E3BF4" w:rsidRDefault="008E3BF4" w:rsidP="008E3BF4">
            <w:r>
              <w:t>Break Length 3</w:t>
            </w:r>
          </w:p>
        </w:tc>
        <w:tc>
          <w:tcPr>
            <w:tcW w:w="992" w:type="dxa"/>
          </w:tcPr>
          <w:p w14:paraId="1AD4FE3F" w14:textId="0D8694EA" w:rsidR="008E3BF4" w:rsidRDefault="008E3BF4" w:rsidP="008E3BF4">
            <w:r>
              <w:t>int</w:t>
            </w:r>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A03224"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r>
              <w:t>int</w:t>
            </w:r>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A03224"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r>
              <w:t>int</w:t>
            </w:r>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r>
              <w:t>string</w:t>
            </w:r>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Type of third break</w:t>
            </w:r>
          </w:p>
        </w:tc>
      </w:tr>
      <w:tr w:rsidR="008E3BF4" w:rsidRPr="00A03224" w14:paraId="28E96E28" w14:textId="77777777" w:rsidTr="00C8585C">
        <w:tc>
          <w:tcPr>
            <w:tcW w:w="1980" w:type="dxa"/>
          </w:tcPr>
          <w:p w14:paraId="69F6CF3A" w14:textId="3216DCC8" w:rsidR="008E3BF4" w:rsidRDefault="008E3BF4" w:rsidP="008E3BF4">
            <w:r>
              <w:t>Break Length 4</w:t>
            </w:r>
          </w:p>
        </w:tc>
        <w:tc>
          <w:tcPr>
            <w:tcW w:w="992" w:type="dxa"/>
          </w:tcPr>
          <w:p w14:paraId="3C78D9A2" w14:textId="55F0937F" w:rsidR="008E3BF4" w:rsidRDefault="008E3BF4" w:rsidP="008E3BF4">
            <w:r>
              <w:t>int</w:t>
            </w:r>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A03224"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r>
              <w:t>int</w:t>
            </w:r>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A03224"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r>
              <w:t>int</w:t>
            </w:r>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r>
              <w:t>string</w:t>
            </w:r>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Type of fourth break</w:t>
            </w:r>
          </w:p>
        </w:tc>
      </w:tr>
      <w:tr w:rsidR="008E3BF4" w:rsidRPr="00A03224"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r>
              <w:t>bool</w:t>
            </w:r>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A03224" w14:paraId="1C77F896" w14:textId="77777777" w:rsidTr="00C8585C">
        <w:tc>
          <w:tcPr>
            <w:tcW w:w="1980" w:type="dxa"/>
          </w:tcPr>
          <w:p w14:paraId="32CB861C" w14:textId="55E8B20E" w:rsidR="008E3BF4" w:rsidRDefault="008E3BF4" w:rsidP="008E3BF4">
            <w:r>
              <w:t>Taken Break Percentage</w:t>
            </w:r>
          </w:p>
        </w:tc>
        <w:tc>
          <w:tcPr>
            <w:tcW w:w="992" w:type="dxa"/>
          </w:tcPr>
          <w:p w14:paraId="44E4C181" w14:textId="5FE4A47C" w:rsidR="008E3BF4" w:rsidRDefault="008E3BF4" w:rsidP="008E3BF4">
            <w:r>
              <w:t>int</w:t>
            </w:r>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E02D06">
        <w:fldChar w:fldCharType="begin"/>
      </w:r>
      <w:r w:rsidR="00E02D06">
        <w:instrText xml:space="preserve"> SEQ Table \* ARABIC </w:instrText>
      </w:r>
      <w:r w:rsidR="00E02D06">
        <w:fldChar w:fldCharType="separate"/>
      </w:r>
      <w:r w:rsidR="00375410">
        <w:rPr>
          <w:noProof/>
        </w:rPr>
        <w:t>4</w:t>
      </w:r>
      <w:r w:rsidR="00E02D06">
        <w:rPr>
          <w:noProof/>
        </w:rPr>
        <w:fldChar w:fldCharType="end"/>
      </w:r>
      <w:r w:rsidR="00F01CC0">
        <w:rPr>
          <w:noProof/>
        </w:rPr>
        <w:t>: Break Parameters</w:t>
      </w:r>
    </w:p>
    <w:p w14:paraId="4BD87DCD" w14:textId="4EF62B5F" w:rsidR="005B6F92" w:rsidRDefault="005B6F92" w:rsidP="005B6F92">
      <w:pPr>
        <w:rPr>
          <w:ins w:id="53" w:author="Stefan Sommer" w:date="2023-11-14T09:20:00Z"/>
        </w:rPr>
      </w:pPr>
      <w:ins w:id="54" w:author="Stefan Sommer" w:date="2023-11-14T09:19:00Z">
        <w:r>
          <w:t xml:space="preserve">Folgende </w:t>
        </w:r>
      </w:ins>
      <w:ins w:id="55" w:author="Stefan Sommer" w:date="2023-11-14T09:20:00Z">
        <w:r>
          <w:t>Konsistenzen</w:t>
        </w:r>
      </w:ins>
      <w:ins w:id="56" w:author="Stefan Sommer" w:date="2023-11-14T09:19:00Z">
        <w:r>
          <w:t xml:space="preserve"> werde</w:t>
        </w:r>
      </w:ins>
      <w:ins w:id="57" w:author="Stefan Sommer" w:date="2023-11-14T09:20:00Z">
        <w:r>
          <w:t xml:space="preserve">n überprüft. </w:t>
        </w:r>
      </w:ins>
    </w:p>
    <w:p w14:paraId="07DC9DDC" w14:textId="09DAB91B" w:rsidR="005B6F92" w:rsidRDefault="005B6F92" w:rsidP="005B6F92">
      <w:pPr>
        <w:pStyle w:val="Listenabsatz"/>
        <w:numPr>
          <w:ilvl w:val="0"/>
          <w:numId w:val="35"/>
        </w:numPr>
        <w:rPr>
          <w:ins w:id="58" w:author="Stefan Sommer" w:date="2023-11-14T09:20:00Z"/>
        </w:rPr>
      </w:pPr>
      <w:ins w:id="59" w:author="Stefan Sommer" w:date="2023-11-14T09:20:00Z">
        <w:r>
          <w:t xml:space="preserve">Pausen, die keine </w:t>
        </w:r>
      </w:ins>
      <w:ins w:id="60" w:author="Stefan Sommer" w:date="2023-11-14T09:21:00Z">
        <w:r>
          <w:t>Länge</w:t>
        </w:r>
      </w:ins>
      <w:ins w:id="61" w:author="Stefan Sommer" w:date="2023-11-14T09:20:00Z">
        <w:r>
          <w:t xml:space="preserve"> haben oder eine L</w:t>
        </w:r>
      </w:ins>
      <w:ins w:id="62" w:author="Stefan Sommer" w:date="2023-11-14T09:21:00Z">
        <w:r>
          <w:t>änge</w:t>
        </w:r>
      </w:ins>
      <w:ins w:id="63" w:author="Stefan Sommer" w:date="2023-11-14T09:20:00Z">
        <w:r>
          <w:t xml:space="preserve"> &lt;= 0, werden ignoriert.</w:t>
        </w:r>
      </w:ins>
    </w:p>
    <w:p w14:paraId="35A0B992" w14:textId="3DC1B969" w:rsidR="005B6F92" w:rsidRDefault="005B6F92" w:rsidP="005B6F92">
      <w:pPr>
        <w:pStyle w:val="Listenabsatz"/>
        <w:numPr>
          <w:ilvl w:val="0"/>
          <w:numId w:val="35"/>
        </w:numPr>
        <w:rPr>
          <w:ins w:id="64" w:author="Stefan Sommer" w:date="2023-11-14T09:20:00Z"/>
        </w:rPr>
      </w:pPr>
      <w:ins w:id="65" w:author="Stefan Sommer" w:date="2023-11-14T09:20:00Z">
        <w:r>
          <w:t>Pausen, die keinen Start haben oder ein</w:t>
        </w:r>
      </w:ins>
      <w:ins w:id="66" w:author="Stefan Sommer" w:date="2023-11-14T09:21:00Z">
        <w:r>
          <w:t>en</w:t>
        </w:r>
      </w:ins>
      <w:ins w:id="67" w:author="Stefan Sommer" w:date="2023-11-14T09:20:00Z">
        <w:r>
          <w:t xml:space="preserve"> Start &lt;= 0, werden ignoriert.</w:t>
        </w:r>
      </w:ins>
    </w:p>
    <w:p w14:paraId="71FBD5CD" w14:textId="51CE466E" w:rsidR="005B6F92" w:rsidRDefault="005B6F92" w:rsidP="005B6F92">
      <w:pPr>
        <w:pStyle w:val="Listenabsatz"/>
        <w:numPr>
          <w:ilvl w:val="0"/>
          <w:numId w:val="35"/>
        </w:numPr>
        <w:rPr>
          <w:ins w:id="68" w:author="Stefan Sommer" w:date="2023-11-14T09:20:00Z"/>
        </w:rPr>
      </w:pPr>
      <w:ins w:id="69" w:author="Stefan Sommer" w:date="2023-11-14T09:20:00Z">
        <w:r>
          <w:t>Pausen, die kein End</w:t>
        </w:r>
      </w:ins>
      <w:ins w:id="70" w:author="Stefan Sommer" w:date="2023-11-14T09:21:00Z">
        <w:r>
          <w:t>e</w:t>
        </w:r>
      </w:ins>
      <w:ins w:id="71" w:author="Stefan Sommer" w:date="2023-11-14T09:20:00Z">
        <w:r>
          <w:t xml:space="preserve"> haben oder ein End</w:t>
        </w:r>
      </w:ins>
      <w:ins w:id="72" w:author="Stefan Sommer" w:date="2023-11-14T09:21:00Z">
        <w:r>
          <w:t>e</w:t>
        </w:r>
      </w:ins>
      <w:ins w:id="73" w:author="Stefan Sommer" w:date="2023-11-14T09:20:00Z">
        <w:r>
          <w:t xml:space="preserve"> &lt;= 0,</w:t>
        </w:r>
      </w:ins>
      <w:ins w:id="74" w:author="Stefan Sommer" w:date="2023-11-14T09:21:00Z">
        <w:r>
          <w:t xml:space="preserve"> </w:t>
        </w:r>
      </w:ins>
      <w:ins w:id="75" w:author="Stefan Sommer" w:date="2023-11-14T09:20:00Z">
        <w:r>
          <w:t>werden ignoriert.</w:t>
        </w:r>
      </w:ins>
    </w:p>
    <w:p w14:paraId="73CA0F9C" w14:textId="783241F3" w:rsidR="005B6F92" w:rsidRDefault="005B6F92" w:rsidP="005B6F92">
      <w:pPr>
        <w:pStyle w:val="Listenabsatz"/>
        <w:numPr>
          <w:ilvl w:val="0"/>
          <w:numId w:val="35"/>
        </w:numPr>
        <w:rPr>
          <w:ins w:id="76" w:author="Stefan Sommer" w:date="2023-11-14T09:19:00Z"/>
        </w:rPr>
      </w:pPr>
      <w:ins w:id="77" w:author="Stefan Sommer" w:date="2023-11-14T09:20:00Z">
        <w:r>
          <w:t>Pausen, für die gilt: Start + L</w:t>
        </w:r>
      </w:ins>
      <w:ins w:id="78" w:author="Stefan Sommer" w:date="2023-11-14T09:21:00Z">
        <w:r>
          <w:t>änge</w:t>
        </w:r>
      </w:ins>
      <w:ins w:id="79" w:author="Stefan Sommer" w:date="2023-11-14T09:20:00Z">
        <w:r>
          <w:t xml:space="preserve"> &gt; End</w:t>
        </w:r>
      </w:ins>
      <w:ins w:id="80" w:author="Stefan Sommer" w:date="2023-11-14T09:21:00Z">
        <w:r>
          <w:t>e</w:t>
        </w:r>
      </w:ins>
      <w:ins w:id="81" w:author="Stefan Sommer" w:date="2023-11-14T09:20:00Z">
        <w:r>
          <w:t>,</w:t>
        </w:r>
      </w:ins>
      <w:ins w:id="82" w:author="Stefan Sommer" w:date="2023-11-14T09:21:00Z">
        <w:r>
          <w:t xml:space="preserve"> </w:t>
        </w:r>
      </w:ins>
      <w:ins w:id="83" w:author="Stefan Sommer" w:date="2023-11-14T09:20:00Z">
        <w:r>
          <w:t>werden ignoriert.</w:t>
        </w:r>
      </w:ins>
    </w:p>
    <w:p w14:paraId="74DC06D6" w14:textId="3FCB339C" w:rsidR="005B6F92" w:rsidRDefault="005B6F92" w:rsidP="005B6F92">
      <w:pPr>
        <w:rPr>
          <w:ins w:id="84" w:author="Stefan Sommer" w:date="2023-11-14T09:24:00Z"/>
        </w:rPr>
      </w:pPr>
      <w:moveToRangeStart w:id="85" w:author="Stefan Sommer" w:date="2023-11-14T09:19:00Z" w:name="move150845993"/>
      <w:moveTo w:id="86" w:author="Stefan Sommer" w:date="2023-11-14T09:19:00Z">
        <w:r>
          <w:lastRenderedPageBreak/>
          <w:t xml:space="preserve">Je nachdem wie die einzelnen Pausenpatterns konfiguriert sind, kann es sein, dass die Optimierung durch das Pausenpattern zu sehr eingeschränkt wird. Daher gibt es für jedes Pausenintervall einen weiteren Parameter „Break Type“, </w:t>
        </w:r>
      </w:moveTo>
      <w:ins w:id="87" w:author="Stefan Sommer" w:date="2023-11-14T09:24:00Z">
        <w:r>
          <w:t>der folgende Werte annehmen kann:</w:t>
        </w:r>
      </w:ins>
    </w:p>
    <w:p w14:paraId="6778AE3A" w14:textId="509655A9" w:rsidR="005B6F92" w:rsidRDefault="005B6F92" w:rsidP="005B6F92">
      <w:pPr>
        <w:pStyle w:val="Listenabsatz"/>
        <w:numPr>
          <w:ilvl w:val="0"/>
          <w:numId w:val="42"/>
        </w:numPr>
        <w:rPr>
          <w:ins w:id="88" w:author="Stefan Sommer" w:date="2023-11-14T09:24:00Z"/>
        </w:rPr>
      </w:pPr>
      <w:ins w:id="89" w:author="Stefan Sommer" w:date="2023-11-14T09:24:00Z">
        <w:r>
          <w:t>Done =</w:t>
        </w:r>
      </w:ins>
      <w:ins w:id="90" w:author="Stefan Sommer" w:date="2023-11-14T09:25:00Z">
        <w:r>
          <w:t xml:space="preserve"> </w:t>
        </w:r>
      </w:ins>
      <w:ins w:id="91" w:author="Stefan Sommer" w:date="2023-11-14T09:24:00Z">
        <w:r>
          <w:t>schon erledigt</w:t>
        </w:r>
      </w:ins>
      <w:ins w:id="92" w:author="Stefan Sommer" w:date="2023-11-14T09:25:00Z">
        <w:r w:rsidR="00321093">
          <w:t xml:space="preserve">; </w:t>
        </w:r>
      </w:ins>
      <w:ins w:id="93" w:author="Stefan Sommer" w:date="2023-11-14T09:26:00Z">
        <w:r w:rsidR="00321093">
          <w:t>für das Intervall wird keine Pause mehr geplant</w:t>
        </w:r>
      </w:ins>
    </w:p>
    <w:p w14:paraId="1BC0D4FE" w14:textId="540E181B" w:rsidR="005B6F92" w:rsidRDefault="005B6F92" w:rsidP="005B6F92">
      <w:pPr>
        <w:pStyle w:val="Listenabsatz"/>
        <w:numPr>
          <w:ilvl w:val="0"/>
          <w:numId w:val="42"/>
        </w:numPr>
        <w:rPr>
          <w:ins w:id="94" w:author="Stefan Sommer" w:date="2023-11-14T09:24:00Z"/>
        </w:rPr>
      </w:pPr>
      <w:ins w:id="95" w:author="Stefan Sommer" w:date="2023-11-14T09:24:00Z">
        <w:r>
          <w:t>Mandatory</w:t>
        </w:r>
      </w:ins>
      <w:ins w:id="96" w:author="Stefan Sommer" w:date="2023-11-14T09:25:00Z">
        <w:r>
          <w:t xml:space="preserve"> = </w:t>
        </w:r>
      </w:ins>
      <w:ins w:id="97" w:author="Stefan Sommer" w:date="2023-11-14T09:24:00Z">
        <w:r>
          <w:t>notwendig</w:t>
        </w:r>
      </w:ins>
      <w:ins w:id="98" w:author="Stefan Sommer" w:date="2023-11-14T09:26:00Z">
        <w:r w:rsidR="00321093">
          <w:t>; die Pause muss geplant werden</w:t>
        </w:r>
      </w:ins>
    </w:p>
    <w:p w14:paraId="43F8C2B1" w14:textId="4A9140BE" w:rsidR="005B6F92" w:rsidRDefault="005B6F92" w:rsidP="005B6F92">
      <w:pPr>
        <w:pStyle w:val="Listenabsatz"/>
        <w:numPr>
          <w:ilvl w:val="0"/>
          <w:numId w:val="42"/>
        </w:numPr>
        <w:rPr>
          <w:ins w:id="99" w:author="Stefan Sommer" w:date="2023-11-14T09:25:00Z"/>
        </w:rPr>
      </w:pPr>
      <w:ins w:id="100" w:author="Stefan Sommer" w:date="2023-11-14T09:24:00Z">
        <w:r>
          <w:t>Allowed</w:t>
        </w:r>
      </w:ins>
      <w:ins w:id="101" w:author="Stefan Sommer" w:date="2023-11-14T09:25:00Z">
        <w:r>
          <w:t xml:space="preserve"> = </w:t>
        </w:r>
      </w:ins>
      <w:ins w:id="102" w:author="Stefan Sommer" w:date="2023-11-14T09:24:00Z">
        <w:r>
          <w:t>erlaubt</w:t>
        </w:r>
      </w:ins>
      <w:ins w:id="103" w:author="Stefan Sommer" w:date="2023-11-14T09:26:00Z">
        <w:r w:rsidR="00321093">
          <w:t>;</w:t>
        </w:r>
      </w:ins>
      <w:ins w:id="104" w:author="Stefan Sommer" w:date="2023-11-14T09:27:00Z">
        <w:r w:rsidR="00321093">
          <w:t xml:space="preserve"> </w:t>
        </w:r>
      </w:ins>
      <w:ins w:id="105" w:author="Stefan Sommer" w:date="2023-11-14T09:26:00Z">
        <w:r w:rsidR="00321093">
          <w:t>die Pause kann allein oder mit der nächsten Mandatory Pause zusammen geplant werden.</w:t>
        </w:r>
      </w:ins>
    </w:p>
    <w:p w14:paraId="27280DFB" w14:textId="416D8C7E" w:rsidR="005B6F92" w:rsidRDefault="005B6F92" w:rsidP="005B6F92">
      <w:pPr>
        <w:pStyle w:val="Listenabsatz"/>
        <w:numPr>
          <w:ilvl w:val="0"/>
          <w:numId w:val="42"/>
        </w:numPr>
        <w:rPr>
          <w:ins w:id="106" w:author="Stefan Sommer" w:date="2023-11-14T09:28:00Z"/>
        </w:rPr>
      </w:pPr>
      <w:ins w:id="107" w:author="Stefan Sommer" w:date="2023-11-14T09:24:00Z">
        <w:r>
          <w:t>Prefer</w:t>
        </w:r>
      </w:ins>
      <w:ins w:id="108" w:author="Stefan Sommer" w:date="2023-11-14T09:29:00Z">
        <w:r w:rsidR="00321093">
          <w:t>r</w:t>
        </w:r>
      </w:ins>
      <w:ins w:id="109" w:author="Stefan Sommer" w:date="2023-11-14T09:24:00Z">
        <w:r>
          <w:t>ed</w:t>
        </w:r>
      </w:ins>
      <w:ins w:id="110" w:author="Stefan Sommer" w:date="2023-11-14T09:25:00Z">
        <w:r>
          <w:t xml:space="preserve"> =</w:t>
        </w:r>
      </w:ins>
      <w:ins w:id="111" w:author="Stefan Sommer" w:date="2023-11-14T09:28:00Z">
        <w:r w:rsidR="00321093">
          <w:t xml:space="preserve"> </w:t>
        </w:r>
      </w:ins>
      <w:ins w:id="112" w:author="Stefan Sommer" w:date="2023-11-14T09:24:00Z">
        <w:r>
          <w:t>bevorzugt</w:t>
        </w:r>
      </w:ins>
      <w:ins w:id="113" w:author="Stefan Sommer" w:date="2023-11-14T09:27:00Z">
        <w:r w:rsidR="00321093">
          <w:t>;</w:t>
        </w:r>
        <w:r w:rsidR="00321093" w:rsidRPr="00321093">
          <w:t xml:space="preserve"> </w:t>
        </w:r>
        <w:r w:rsidR="00321093">
          <w:t>die Pause kann allein oder mit der nächsten Mandatory Pause zusammen geplant werden.</w:t>
        </w:r>
      </w:ins>
    </w:p>
    <w:p w14:paraId="24ADD11A" w14:textId="77777777" w:rsidR="00321093" w:rsidRDefault="00321093" w:rsidP="00321093">
      <w:pPr>
        <w:rPr>
          <w:ins w:id="114" w:author="Stefan Sommer" w:date="2023-11-14T09:28:00Z"/>
        </w:rPr>
      </w:pPr>
      <w:ins w:id="115" w:author="Stefan Sommer" w:date="2023-11-14T09:28:00Z">
        <w:r>
          <w:t>Logik, die aber noch nicht implementiert ist:</w:t>
        </w:r>
      </w:ins>
    </w:p>
    <w:p w14:paraId="3B3B9F66" w14:textId="77777777" w:rsidR="00321093" w:rsidRDefault="00321093" w:rsidP="00321093">
      <w:pPr>
        <w:pStyle w:val="Listenabsatz"/>
        <w:numPr>
          <w:ilvl w:val="0"/>
          <w:numId w:val="43"/>
        </w:numPr>
        <w:rPr>
          <w:ins w:id="116" w:author="Stefan Sommer" w:date="2023-11-14T09:28:00Z"/>
        </w:rPr>
      </w:pPr>
      <w:ins w:id="117" w:author="Stefan Sommer" w:date="2023-11-14T09:28:00Z">
        <w:r>
          <w:t>15 Allowed, gefolgt von 30 Mandatory bedeutet:   darf die Optimierung getrennt machen, zusammen ist aber eigentlich besser.</w:t>
        </w:r>
      </w:ins>
    </w:p>
    <w:p w14:paraId="45A569B6" w14:textId="795ED46F" w:rsidR="00321093" w:rsidRDefault="00321093" w:rsidP="00321093">
      <w:pPr>
        <w:pStyle w:val="Listenabsatz"/>
        <w:numPr>
          <w:ilvl w:val="0"/>
          <w:numId w:val="43"/>
        </w:numPr>
        <w:rPr>
          <w:ins w:id="118" w:author="Stefan Sommer" w:date="2023-11-14T09:24:00Z"/>
        </w:rPr>
      </w:pPr>
      <w:ins w:id="119" w:author="Stefan Sommer" w:date="2023-11-14T09:28:00Z">
        <w:r>
          <w:t>15 Preferred, gefolgt von 30 Mandatory bedeutet: darf die Optimierung zusammen machen, getrennt ist aber eigentlich besser.</w:t>
        </w:r>
      </w:ins>
    </w:p>
    <w:p w14:paraId="1E356AB8" w14:textId="56C037C3" w:rsidR="005B6F92" w:rsidRDefault="005B6F92" w:rsidP="005B6F92">
      <w:pPr>
        <w:rPr>
          <w:moveTo w:id="120" w:author="Stefan Sommer" w:date="2023-11-14T09:19:00Z"/>
        </w:rPr>
      </w:pPr>
      <w:moveTo w:id="121" w:author="Stefan Sommer" w:date="2023-11-14T09:19:00Z">
        <w:del w:id="122" w:author="Stefan Sommer" w:date="2023-11-14T09:24:00Z">
          <w:r w:rsidDel="005B6F92">
            <w:delText xml:space="preserve">mit dem eingestellt werden kann, ob das Muster </w:delText>
          </w:r>
        </w:del>
      </w:moveTo>
    </w:p>
    <w:moveToRangeEnd w:id="85"/>
    <w:p w14:paraId="07C9D609" w14:textId="77777777" w:rsidR="00B3155E" w:rsidRDefault="00B3155E" w:rsidP="00B3155E">
      <w:pPr>
        <w:rPr>
          <w:ins w:id="123" w:author="Stefan Sommer" w:date="2023-11-14T10:49:00Z"/>
        </w:rPr>
      </w:pPr>
      <w:ins w:id="124" w:author="Stefan Sommer" w:date="2023-11-14T10:49:00Z">
        <w:r>
          <w:t>Wann gilt eine Pause im RT-Betrieb als genommen?</w:t>
        </w:r>
      </w:ins>
    </w:p>
    <w:p w14:paraId="6524D130" w14:textId="77777777" w:rsidR="00B3155E" w:rsidRDefault="00B3155E" w:rsidP="00B3155E">
      <w:pPr>
        <w:pStyle w:val="Listenabsatz"/>
        <w:numPr>
          <w:ilvl w:val="0"/>
          <w:numId w:val="35"/>
        </w:numPr>
        <w:rPr>
          <w:ins w:id="125" w:author="Stefan Sommer" w:date="2023-11-14T10:49:00Z"/>
        </w:rPr>
      </w:pPr>
      <w:ins w:id="126" w:author="Stefan Sommer" w:date="2023-11-14T10:49:00Z">
        <w:r>
          <w:t xml:space="preserve">Es wird ein Parameter eingeführt, der einen Prozentsatz angibt (z.B. 90%). Ist eine Pause zu diesem Prozentsatz abgeschlossen gilt sie als genommen. </w:t>
        </w:r>
      </w:ins>
    </w:p>
    <w:p w14:paraId="507A07F0" w14:textId="77777777" w:rsidR="00B3155E" w:rsidRDefault="00B3155E" w:rsidP="00B3155E">
      <w:pPr>
        <w:pStyle w:val="Listenabsatz"/>
        <w:numPr>
          <w:ilvl w:val="0"/>
          <w:numId w:val="35"/>
        </w:numPr>
        <w:rPr>
          <w:ins w:id="127" w:author="Stefan Sommer" w:date="2023-11-14T10:49:00Z"/>
        </w:rPr>
      </w:pPr>
      <w:ins w:id="128" w:author="Stefan Sommer" w:date="2023-11-14T10:49:00Z">
        <w:r>
          <w:t>Die Endzeit des Pausenintervalls ist verstrichen</w:t>
        </w:r>
      </w:ins>
    </w:p>
    <w:p w14:paraId="748F526F" w14:textId="753F3625" w:rsidR="00B3155E" w:rsidRDefault="00B3155E" w:rsidP="00B3155E">
      <w:pPr>
        <w:pStyle w:val="Listenabsatz"/>
        <w:numPr>
          <w:ilvl w:val="0"/>
          <w:numId w:val="35"/>
        </w:numPr>
        <w:rPr>
          <w:ins w:id="129" w:author="Stefan Sommer" w:date="2023-11-14T10:52:00Z"/>
        </w:rPr>
      </w:pPr>
      <w:ins w:id="130" w:author="Stefan Sommer" w:date="2023-11-14T10:49:00Z">
        <w:r>
          <w:t>Ein Fahrzeug wird mit Anweisungen oder manuellen</w:t>
        </w:r>
      </w:ins>
      <w:ins w:id="131" w:author="Stefan Sommer" w:date="2023-11-14T10:58:00Z">
        <w:r w:rsidR="00A40539">
          <w:t xml:space="preserve"> </w:t>
        </w:r>
      </w:ins>
      <w:ins w:id="132" w:author="Stefan Sommer" w:date="2023-11-14T10:49:00Z">
        <w:r>
          <w:t>Proposals blocki</w:t>
        </w:r>
      </w:ins>
      <w:ins w:id="133" w:author="Stefan Sommer" w:date="2023-11-14T10:51:00Z">
        <w:r>
          <w:t>e</w:t>
        </w:r>
      </w:ins>
      <w:ins w:id="134" w:author="Stefan Sommer" w:date="2023-11-14T10:49:00Z">
        <w:r>
          <w:t xml:space="preserve">rt, sodass es erst nach der Endzeit des Pausenintervalls wieder verfügbar ist. </w:t>
        </w:r>
      </w:ins>
    </w:p>
    <w:p w14:paraId="5B217EEA" w14:textId="607F44F6" w:rsidR="00B3155E" w:rsidRDefault="00B3155E" w:rsidP="00B3155E">
      <w:pPr>
        <w:pStyle w:val="Listenabsatz"/>
        <w:numPr>
          <w:ilvl w:val="0"/>
          <w:numId w:val="35"/>
        </w:numPr>
        <w:rPr>
          <w:ins w:id="135" w:author="Stefan Sommer" w:date="2023-11-14T10:49:00Z"/>
        </w:rPr>
      </w:pPr>
      <w:ins w:id="136" w:author="Stefan Sommer" w:date="2023-11-14T10:52:00Z">
        <w:r>
          <w:t xml:space="preserve">Der Benutzer eingibt, dass er für ein bestimmtes Fahrzeug in einem bestimmten Intervall die Pause auslassen möchte. </w:t>
        </w:r>
      </w:ins>
    </w:p>
    <w:p w14:paraId="43DFF56E" w14:textId="0EE05D00" w:rsidR="005D1765" w:rsidRPr="00EC5E54" w:rsidRDefault="00B3155E" w:rsidP="00EC5E54">
      <w:ins w:id="137" w:author="Stefan Sommer" w:date="2023-11-14T10:49:00Z">
        <w:r>
          <w:t>Wenn innerhalb eines Intervalls mehrere Pausen gestartet und beendet werden, werden die Pausendauern für dieses Intervall summiert.</w:t>
        </w:r>
      </w:ins>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w:t>
      </w:r>
      <w:r>
        <w:lastRenderedPageBreak/>
        <w:t xml:space="preserve">Intervall durch zwei Felder in den Auftragsdaten definiert. Für die Folgelieferungen einer Lieferkette errechnet sich dieses Intervall durch das Lieferzeitfenster der vorangegangenen Lieferung und dem Lieferfluss. </w:t>
      </w:r>
    </w:p>
    <w:p w14:paraId="3F618E28" w14:textId="67FA6341" w:rsidR="00345F56" w:rsidRDefault="00345F56" w:rsidP="005A6F34">
      <w:r>
        <w:t xml:space="preserve">Deadline bedeutet in SYNCROTESS ein fester </w:t>
      </w:r>
      <w:r w:rsidR="00B843DF">
        <w:t>Zeitpunkt,</w:t>
      </w:r>
      <w:r>
        <w:t xml:space="preserve"> hinter dem</w:t>
      </w:r>
      <w:r w:rsidR="00713804">
        <w:t xml:space="preserve"> die</w:t>
      </w:r>
      <w:r>
        <w:t xml:space="preserve"> </w:t>
      </w:r>
      <w:r w:rsidR="00C67E4A">
        <w:t xml:space="preserve">ersten </w:t>
      </w:r>
      <w:r>
        <w:t>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 xml:space="preserve">ptimierung das Ladezeitfenster bis zu einer einstellbaren Grenze („shefltime“) nach vorne verlegen, um die Lieferung doch innerhalb des Lieferzeitfensters entladen zu können und eine Verspätung zu vermeiden (early load).  </w:t>
      </w:r>
    </w:p>
    <w:p w14:paraId="58C0D8DF" w14:textId="323CA21A" w:rsidR="00A90206" w:rsidRDefault="00A90206" w:rsidP="00A90206">
      <w:r>
        <w:t xml:space="preserve">Falls eine Verspätung nicht durch early load vermieden werden kann, muss die </w:t>
      </w:r>
      <w:r w:rsidR="0044798F">
        <w:t>MIXOR O</w:t>
      </w:r>
      <w:r>
        <w:t xml:space="preserve">ptimierung die Entladung einer Lieferung hinter das Lieferzeitfenster planen. </w:t>
      </w:r>
    </w:p>
    <w:p w14:paraId="794CD87F" w14:textId="66DF4B13" w:rsidR="00A90206" w:rsidRDefault="00A90206" w:rsidP="00A90206">
      <w:commentRangeStart w:id="138"/>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138"/>
      <w:r w:rsidR="00DF6CE1">
        <w:rPr>
          <w:rStyle w:val="Kommentarzeichen"/>
        </w:rPr>
        <w:commentReference w:id="138"/>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Für Plant Dispatch siehe Umsetzung FiFo</w:t>
      </w:r>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lastRenderedPageBreak/>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Falls das wegen Werksbeschränkungen nicht geht, wird early load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39"/>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39"/>
      <w:r w:rsidR="00DF6CE1">
        <w:rPr>
          <w:rStyle w:val="Kommentarzeichen"/>
        </w:rPr>
        <w:commentReference w:id="139"/>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lastRenderedPageBreak/>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7A7749BD" w:rsidR="00357066" w:rsidRPr="00ED34AA" w:rsidRDefault="00357066" w:rsidP="009C046D"/>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„Capacity Reduction 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Parkings</w:t>
      </w:r>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lastRenderedPageBreak/>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7F9582FA"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Der Ladebeginn muss jeweils innerhalb der Öffnungszeiten liegen. Das Ladeende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40"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41"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 xml:space="preserve">Alle Lieferungen müssen aber aus dem </w:t>
      </w:r>
      <w:r w:rsidR="002E26E0">
        <w:lastRenderedPageBreak/>
        <w:t>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r w:rsidR="0078578B">
        <w:t xml:space="preserve">Splitload and </w:t>
      </w:r>
      <w:r w:rsidR="00B2595F">
        <w:t>Multidrop</w:t>
      </w:r>
    </w:p>
    <w:p w14:paraId="56F27952" w14:textId="3650CC9B" w:rsidR="003657E9" w:rsidRDefault="0078578B" w:rsidP="00B2595F">
      <w:r>
        <w:t>Ein</w:t>
      </w:r>
      <w:r w:rsidR="00F4488C">
        <w:t xml:space="preserve"> One-Shipto-</w:t>
      </w:r>
      <w:r>
        <w:t>Splitload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One-Shipto-Splitload als genau eine Lieferung vom Lieferwerk zum Kunden mit verschiedenen Materialien einplanen. Die Dauer der Lade- und Entladezeiten werden summiert.  </w:t>
      </w:r>
    </w:p>
    <w:p w14:paraId="2EFAB5AE" w14:textId="039EE22D" w:rsidR="008B479F" w:rsidRDefault="008B479F" w:rsidP="00B2595F">
      <w:r>
        <w:t xml:space="preserve">Ein Multidrop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Multidrop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Multidrop</w:t>
      </w:r>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lastRenderedPageBreak/>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Cleaning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64EDDBC0" w:rsidR="00E85456" w:rsidRDefault="00E85456" w:rsidP="00E85456">
      <w:pPr>
        <w:ind w:left="360"/>
      </w:pPr>
      <w:r>
        <w:t>Beim Waschen darf von der FiFo-Regel abgewichen werden, wenn ein</w:t>
      </w:r>
      <w:r w:rsidRPr="00E85456">
        <w:t xml:space="preserve"> Fahrzeug zum Werk</w:t>
      </w:r>
      <w:r>
        <w:t xml:space="preserve"> kommt</w:t>
      </w:r>
      <w:r w:rsidRPr="00E85456">
        <w:t xml:space="preserve"> und erst noch gewaschen werden</w:t>
      </w:r>
      <w:r>
        <w:t xml:space="preserve"> muss</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t>
      </w:r>
      <w:r w:rsidRPr="00E85456">
        <w:lastRenderedPageBreak/>
        <w:t>wird. Das Entscheidungskriterium für den FiFo ist also der Zeitpunkt, an dem das Fahrzeug am Werk eintrifft.</w:t>
      </w:r>
      <w:r w:rsidR="00A03224">
        <w:t xml:space="preserve"> Insbesondere werden Pausen vor dem Waschen genommen.</w:t>
      </w:r>
    </w:p>
    <w:p w14:paraId="1E042863" w14:textId="7F904591" w:rsidR="00047749" w:rsidRDefault="00047749" w:rsidP="008A0FB7">
      <w:pPr>
        <w:pStyle w:val="berschrift4"/>
      </w:pPr>
      <w:r>
        <w:t>Predecessor</w:t>
      </w:r>
    </w:p>
    <w:p w14:paraId="17C6462D" w14:textId="689D4EE6" w:rsidR="002501AD" w:rsidRDefault="002501AD" w:rsidP="00047749">
      <w:r>
        <w:t>Ein Predecessor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Der Predecessor-Offset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t xml:space="preserve">Wenn ein Auftrag B einen Auftrag A als Predecessor referenziert hat, muss die MIXOR Optimierung alle Lieferungen von Auftrag A einplanen, bevor Sie die Lieferungen von Auftrag B einplant. </w:t>
      </w:r>
    </w:p>
    <w:p w14:paraId="2F93D9B3" w14:textId="7B736F92" w:rsidR="000418D8" w:rsidRDefault="000418D8" w:rsidP="00047749">
      <w:r>
        <w:t>Wenn ein Auftrag B einen Auftrag A als Predecessor referenziert hat, muss die MIXOR Optimierung das in den Auftragsdaten von Auftrag B eingegebene Lieferzeitfenster für die erste Lieferung des Auftrags ignorieren.</w:t>
      </w:r>
    </w:p>
    <w:p w14:paraId="079047E4" w14:textId="7C73FF04" w:rsidR="000418D8" w:rsidRDefault="000418D8" w:rsidP="00047749">
      <w:r>
        <w:t>Wenn ein Auftrag B einen Auftrag A als Predecessor referenziert hat</w:t>
      </w:r>
      <w:r w:rsidR="00543934">
        <w:t>,</w:t>
      </w:r>
      <w:r>
        <w:t xml:space="preserve"> muss die MIXOR Optimierung den Entladestart der ersten Lieferung von Auftrag B </w:t>
      </w:r>
      <w:r w:rsidR="00722A0C">
        <w:t>gemäß des Wertes für den</w:t>
      </w:r>
      <w:r>
        <w:t xml:space="preserve"> </w:t>
      </w:r>
      <w:r w:rsidR="00E45CB2">
        <w:t>P</w:t>
      </w:r>
      <w:r>
        <w:t>redecessor-Offset hinter das Entladeende der letzten Lieferung von Auftrag A einplanen.</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lastRenderedPageBreak/>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A03224"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42"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42"/>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A03224"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A03224"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1EF62DBA" w14:textId="32A0A759" w:rsidR="00495922" w:rsidRDefault="00495922" w:rsidP="00495922">
      <w:r>
        <w:t xml:space="preserve">Plusload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Plus Load Percentag</w:t>
      </w:r>
      <w:r w:rsidR="00C02776">
        <w:t>e“</w:t>
      </w:r>
      <w:r w:rsidR="001C23CA">
        <w:t xml:space="preserve"> ergibt und</w:t>
      </w:r>
      <w:r w:rsidR="005D2616">
        <w:t xml:space="preserve"> falls erforderlich</w:t>
      </w:r>
      <w:r w:rsidR="001C23CA">
        <w:t xml:space="preserve"> </w:t>
      </w:r>
      <w:r w:rsidR="00A952EF">
        <w:t>als zusätzliche Lieferung</w:t>
      </w:r>
      <w:r>
        <w:t xml:space="preserve"> am Ende der Lieferkette ohne exaktes Spacing eingeplant </w:t>
      </w:r>
      <w:r w:rsidR="001C23CA">
        <w:t xml:space="preserve">wird. </w:t>
      </w:r>
      <w:r>
        <w:t xml:space="preserve"> </w:t>
      </w:r>
    </w:p>
    <w:p w14:paraId="67794A77" w14:textId="3ED57C4E" w:rsidR="00495922" w:rsidRDefault="00AC2F72" w:rsidP="005E18DF">
      <w:r>
        <w:t xml:space="preserve">Für einen Auftrag mit Plusload Flag muss die MIXOR Optimierung im Vorplanungs- und OEV-Modus genau eine zusätzliche Lieferung einplanen, deren Start Load frühestens zum Zeitpunkt des Finish </w:t>
      </w:r>
      <w:r w:rsidR="004D52CE">
        <w:t>Unl</w:t>
      </w:r>
      <w:r>
        <w:t xml:space="preserve">oad der letzten regulären Lieferung der </w:t>
      </w:r>
      <w:r>
        <w:lastRenderedPageBreak/>
        <w:t>Lieferkette liegen darf.</w:t>
      </w:r>
      <w:r w:rsidR="004D52CE">
        <w:t xml:space="preserve"> </w:t>
      </w:r>
      <w:r w:rsidR="004D52CE">
        <w:rPr>
          <w:rStyle w:val="ui-provider"/>
        </w:rPr>
        <w:t>Die MIXOR Optimierung darf für diese Lieferung jedes Fahrzeug wählen, dass gemäß Sondereignungen den Auftrag ausführen darf. Der Parameter Plus Load Percentage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3"/>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r w:rsidR="00AC34D1">
        <w:t xml:space="preserve">travel </w:t>
      </w:r>
      <w:r w:rsidR="00D2105B">
        <w:t>vom nächst</w:t>
      </w:r>
      <w:r w:rsidR="00E346AA">
        <w:t>liegenden</w:t>
      </w:r>
      <w:r w:rsidR="00D2105B">
        <w:t xml:space="preserve"> Werk</w:t>
      </w:r>
      <w:r w:rsidR="00886887">
        <w:t xml:space="preserve"> </w:t>
      </w:r>
      <w:r w:rsidR="00AC34D1">
        <w:t xml:space="preserve"> + Toleranz</w:t>
      </w:r>
      <w:r w:rsidR="00886887">
        <w:t>.</w:t>
      </w:r>
      <w:commentRangeEnd w:id="143"/>
      <w:r w:rsidR="00926FB1">
        <w:rPr>
          <w:rStyle w:val="Kommentarzeichen"/>
        </w:rPr>
        <w:commentReference w:id="143"/>
      </w:r>
    </w:p>
    <w:p w14:paraId="4A220344" w14:textId="48A411D3" w:rsidR="00A91B4B" w:rsidRDefault="00A83BF1" w:rsidP="005E18DF">
      <w:r>
        <w:t>Im Echtzeit</w:t>
      </w:r>
      <w:r w:rsidR="00F0105A">
        <w:t>b</w:t>
      </w:r>
      <w:r>
        <w:t xml:space="preserve">etrieb wird die Priorität des Auftrags auf 0 gesetzt, wenn die Plusload-Lieferung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Laderate,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44" w:name="_Toc121464039"/>
      <w:r>
        <w:lastRenderedPageBreak/>
        <w:t>Optionale Anforderungen</w:t>
      </w:r>
      <w:bookmarkEnd w:id="144"/>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t xml:space="preserve">Toll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45" w:name="_Toc121464040"/>
      <w:r>
        <w:t>Ausschluss</w:t>
      </w:r>
      <w:r w:rsidR="004A6273">
        <w:t xml:space="preserve"> L</w:t>
      </w:r>
      <w:r>
        <w:t>iste</w:t>
      </w:r>
      <w:bookmarkEnd w:id="145"/>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46" w:name="_Toc121464041"/>
      <w:r>
        <w:t>Preloads</w:t>
      </w:r>
      <w:bookmarkEnd w:id="146"/>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47" w:name="_Toc121464042"/>
      <w:r>
        <w:lastRenderedPageBreak/>
        <w:t>Shunting</w:t>
      </w:r>
      <w:bookmarkEnd w:id="147"/>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48" w:name="_Toc121464043"/>
      <w:r>
        <w:t>Roaming</w:t>
      </w:r>
      <w:bookmarkEnd w:id="148"/>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49" w:name="_Toc121464044"/>
      <w:r>
        <w:t>Predrive</w:t>
      </w:r>
      <w:bookmarkEnd w:id="149"/>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50" w:name="_Toc121464045"/>
      <w:r>
        <w:t>Waste Orders</w:t>
      </w:r>
      <w:bookmarkEnd w:id="150"/>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51" w:name="_Toc121464046"/>
      <w:r>
        <w:t>Customer Managed Assignment (CMA)</w:t>
      </w:r>
      <w:bookmarkEnd w:id="151"/>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52" w:name="_Toc121464047"/>
      <w:r>
        <w:t>Splitloads</w:t>
      </w:r>
      <w:bookmarkEnd w:id="152"/>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53" w:name="_Toc121464048"/>
      <w:r>
        <w:lastRenderedPageBreak/>
        <w:t>Fahrzeit</w:t>
      </w:r>
      <w:bookmarkEnd w:id="153"/>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154" w:name="_Toc121464049"/>
      <w:r>
        <w:t>Minimum Rip</w:t>
      </w:r>
      <w:bookmarkEnd w:id="154"/>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55" w:name="_Toc121464050"/>
      <w:r>
        <w:t>Produktionskosten</w:t>
      </w:r>
      <w:bookmarkEnd w:id="155"/>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56" w:name="_Toc121464051"/>
      <w:r w:rsidRPr="00175E0F">
        <w:rPr>
          <w:lang w:val="en-GB"/>
        </w:rPr>
        <w:t>Orders for more than o</w:t>
      </w:r>
      <w:r>
        <w:rPr>
          <w:lang w:val="en-GB"/>
        </w:rPr>
        <w:t>ne Day</w:t>
      </w:r>
      <w:bookmarkEnd w:id="156"/>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57" w:name="_Toc121464052"/>
      <w:r w:rsidRPr="007B0AED">
        <w:rPr>
          <w:lang w:val="en-GB"/>
        </w:rPr>
        <w:t>Max Number of Trucks/ V</w:t>
      </w:r>
      <w:r>
        <w:rPr>
          <w:lang w:val="en-GB"/>
        </w:rPr>
        <w:t>ehicle List</w:t>
      </w:r>
      <w:bookmarkEnd w:id="157"/>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lastRenderedPageBreak/>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58" w:name="_Toc121464053"/>
      <w:r>
        <w:t>Optimierungsziele</w:t>
      </w:r>
      <w:bookmarkEnd w:id="158"/>
    </w:p>
    <w:p w14:paraId="2139DE0C" w14:textId="7983703B"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15"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16" w:author="Timm Ziarnetzky" w:date="2024-01-17T15:09:00Z" w:initials="TZ">
    <w:p w14:paraId="2EB77308" w14:textId="77777777" w:rsidR="009C5AFD" w:rsidRDefault="009C5AFD" w:rsidP="00754F09">
      <w:pPr>
        <w:pStyle w:val="Kommentartext"/>
        <w:jc w:val="left"/>
      </w:pPr>
      <w:r>
        <w:rPr>
          <w:rStyle w:val="Kommentarzeichen"/>
        </w:rPr>
        <w:annotationRef/>
      </w:r>
      <w:r>
        <w:t>Wird derzeit nicht genutzt.</w:t>
      </w:r>
    </w:p>
  </w:comment>
  <w:comment w:id="17" w:author="Stefan Sommer" w:date="2025-03-19T08:00:00Z" w:initials="SS">
    <w:p w14:paraId="1A68B8FF" w14:textId="77777777" w:rsidR="00A56CF7" w:rsidRDefault="00A56CF7" w:rsidP="00A56CF7">
      <w:pPr>
        <w:pStyle w:val="Kommentartext"/>
        <w:jc w:val="left"/>
      </w:pPr>
      <w:r>
        <w:rPr>
          <w:rStyle w:val="Kommentarzeichen"/>
        </w:rPr>
        <w:annotationRef/>
      </w:r>
      <w:r>
        <w:t>Diese Formulierung kann zu Problemen führen, wenn wir für den MIXOR im Mehrschichtbetrieb eine cut off zeit definieren sollten und die Cut Off Zeit, dann innerhalb des Lieferzeitfensters liegt. Dann würde die Optimierung den Auftrag doppelt (an Tax X und an Tag X+1) einplanen</w:t>
      </w:r>
    </w:p>
  </w:comment>
  <w:comment w:id="138" w:author="Timm Ziarnetzky" w:date="2023-01-26T09:44:00Z" w:initials="TZ">
    <w:p w14:paraId="570096D2" w14:textId="41EF407F"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39"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3"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B237" w15:done="0"/>
  <w15:commentEx w15:paraId="3B1D6A77" w15:paraIdParent="1B3EB237" w15:done="0"/>
  <w15:commentEx w15:paraId="2EB77308" w15:paraIdParent="1B3EB237" w15:done="0"/>
  <w15:commentEx w15:paraId="1A68B8FF"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F6A3A" w16cex:dateUtc="2023-08-10T11:52:00Z"/>
  <w16cex:commentExtensible w16cex:durableId="288EE8D3" w16cex:dateUtc="2023-08-22T05:57:00Z"/>
  <w16cex:commentExtensible w16cex:durableId="150D420D" w16cex:dateUtc="2024-01-17T14:09:00Z"/>
  <w16cex:commentExtensible w16cex:durableId="6C2EFF60" w16cex:dateUtc="2025-03-19T07:00: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B237" w16cid:durableId="287F6A3A"/>
  <w16cid:commentId w16cid:paraId="3B1D6A77" w16cid:durableId="288EE8D3"/>
  <w16cid:commentId w16cid:paraId="2EB77308" w16cid:durableId="150D420D"/>
  <w16cid:commentId w16cid:paraId="1A68B8FF" w16cid:durableId="6C2EFF60"/>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A03224">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8B1FDC"/>
    <w:multiLevelType w:val="hybridMultilevel"/>
    <w:tmpl w:val="DCBA5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35CD35B3"/>
    <w:multiLevelType w:val="hybridMultilevel"/>
    <w:tmpl w:val="432C4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F2A3B60"/>
    <w:multiLevelType w:val="hybridMultilevel"/>
    <w:tmpl w:val="36140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7AB1E55"/>
    <w:multiLevelType w:val="hybridMultilevel"/>
    <w:tmpl w:val="12D24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3"/>
  </w:num>
  <w:num w:numId="2" w16cid:durableId="2116514425">
    <w:abstractNumId w:val="38"/>
  </w:num>
  <w:num w:numId="3" w16cid:durableId="1909269901">
    <w:abstractNumId w:val="24"/>
  </w:num>
  <w:num w:numId="4" w16cid:durableId="462116638">
    <w:abstractNumId w:val="28"/>
  </w:num>
  <w:num w:numId="5" w16cid:durableId="2045321807">
    <w:abstractNumId w:val="10"/>
  </w:num>
  <w:num w:numId="6" w16cid:durableId="676998265">
    <w:abstractNumId w:val="35"/>
  </w:num>
  <w:num w:numId="7" w16cid:durableId="1088187942">
    <w:abstractNumId w:val="2"/>
  </w:num>
  <w:num w:numId="8" w16cid:durableId="171530164">
    <w:abstractNumId w:val="11"/>
  </w:num>
  <w:num w:numId="9" w16cid:durableId="1193375072">
    <w:abstractNumId w:val="30"/>
  </w:num>
  <w:num w:numId="10" w16cid:durableId="1842623595">
    <w:abstractNumId w:val="12"/>
  </w:num>
  <w:num w:numId="11" w16cid:durableId="1368143014">
    <w:abstractNumId w:val="9"/>
  </w:num>
  <w:num w:numId="12" w16cid:durableId="476192532">
    <w:abstractNumId w:val="37"/>
  </w:num>
  <w:num w:numId="13" w16cid:durableId="833183975">
    <w:abstractNumId w:val="0"/>
  </w:num>
  <w:num w:numId="14" w16cid:durableId="501235625">
    <w:abstractNumId w:val="20"/>
  </w:num>
  <w:num w:numId="15" w16cid:durableId="1555503082">
    <w:abstractNumId w:val="31"/>
  </w:num>
  <w:num w:numId="16" w16cid:durableId="733700552">
    <w:abstractNumId w:val="40"/>
  </w:num>
  <w:num w:numId="17" w16cid:durableId="1404135614">
    <w:abstractNumId w:val="22"/>
  </w:num>
  <w:num w:numId="18" w16cid:durableId="1345403954">
    <w:abstractNumId w:val="15"/>
  </w:num>
  <w:num w:numId="19" w16cid:durableId="982082558">
    <w:abstractNumId w:val="27"/>
  </w:num>
  <w:num w:numId="20" w16cid:durableId="2047565218">
    <w:abstractNumId w:val="3"/>
  </w:num>
  <w:num w:numId="21" w16cid:durableId="1134105677">
    <w:abstractNumId w:val="4"/>
  </w:num>
  <w:num w:numId="22" w16cid:durableId="367335327">
    <w:abstractNumId w:val="26"/>
  </w:num>
  <w:num w:numId="23" w16cid:durableId="2028213702">
    <w:abstractNumId w:val="19"/>
  </w:num>
  <w:num w:numId="24" w16cid:durableId="1143810915">
    <w:abstractNumId w:val="23"/>
  </w:num>
  <w:num w:numId="25" w16cid:durableId="1441608936">
    <w:abstractNumId w:val="36"/>
  </w:num>
  <w:num w:numId="26" w16cid:durableId="931624489">
    <w:abstractNumId w:val="21"/>
  </w:num>
  <w:num w:numId="27" w16cid:durableId="1318412318">
    <w:abstractNumId w:val="6"/>
  </w:num>
  <w:num w:numId="28" w16cid:durableId="504320498">
    <w:abstractNumId w:val="7"/>
  </w:num>
  <w:num w:numId="29" w16cid:durableId="187068791">
    <w:abstractNumId w:val="29"/>
  </w:num>
  <w:num w:numId="30" w16cid:durableId="1662152531">
    <w:abstractNumId w:val="8"/>
  </w:num>
  <w:num w:numId="31" w16cid:durableId="649748857">
    <w:abstractNumId w:val="32"/>
  </w:num>
  <w:num w:numId="32" w16cid:durableId="1848330258">
    <w:abstractNumId w:val="13"/>
  </w:num>
  <w:num w:numId="33" w16cid:durableId="1691027329">
    <w:abstractNumId w:val="16"/>
  </w:num>
  <w:num w:numId="34" w16cid:durableId="65034120">
    <w:abstractNumId w:val="5"/>
  </w:num>
  <w:num w:numId="35" w16cid:durableId="1732269476">
    <w:abstractNumId w:val="25"/>
  </w:num>
  <w:num w:numId="36" w16cid:durableId="210458516">
    <w:abstractNumId w:val="1"/>
  </w:num>
  <w:num w:numId="37" w16cid:durableId="2045321618">
    <w:abstractNumId w:val="14"/>
  </w:num>
  <w:num w:numId="38" w16cid:durableId="187254824">
    <w:abstractNumId w:val="41"/>
  </w:num>
  <w:num w:numId="39" w16cid:durableId="2030720603">
    <w:abstractNumId w:val="18"/>
  </w:num>
  <w:num w:numId="40" w16cid:durableId="954558557">
    <w:abstractNumId w:val="43"/>
  </w:num>
  <w:num w:numId="41" w16cid:durableId="2053919425">
    <w:abstractNumId w:val="39"/>
  </w:num>
  <w:num w:numId="42" w16cid:durableId="1184856170">
    <w:abstractNumId w:val="34"/>
  </w:num>
  <w:num w:numId="43" w16cid:durableId="459538517">
    <w:abstractNumId w:val="42"/>
  </w:num>
  <w:num w:numId="44" w16cid:durableId="182550813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21221"/>
    <w:rsid w:val="0022134A"/>
    <w:rsid w:val="0022249F"/>
    <w:rsid w:val="002225F4"/>
    <w:rsid w:val="0022449F"/>
    <w:rsid w:val="00225EE1"/>
    <w:rsid w:val="00230401"/>
    <w:rsid w:val="0023236E"/>
    <w:rsid w:val="00232E47"/>
    <w:rsid w:val="002348E7"/>
    <w:rsid w:val="00234DD4"/>
    <w:rsid w:val="00236AF5"/>
    <w:rsid w:val="00236F28"/>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5FC5"/>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1E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69A4"/>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16D0"/>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8008A"/>
    <w:rsid w:val="00980222"/>
    <w:rsid w:val="00980A05"/>
    <w:rsid w:val="00980B95"/>
    <w:rsid w:val="00981B66"/>
    <w:rsid w:val="009835DB"/>
    <w:rsid w:val="00983DD7"/>
    <w:rsid w:val="00985742"/>
    <w:rsid w:val="00985CDC"/>
    <w:rsid w:val="00986186"/>
    <w:rsid w:val="00986B55"/>
    <w:rsid w:val="00990134"/>
    <w:rsid w:val="00990496"/>
    <w:rsid w:val="00992EB4"/>
    <w:rsid w:val="00995A89"/>
    <w:rsid w:val="0099663B"/>
    <w:rsid w:val="00997F2A"/>
    <w:rsid w:val="009A266B"/>
    <w:rsid w:val="009A32E9"/>
    <w:rsid w:val="009A3698"/>
    <w:rsid w:val="009A3C75"/>
    <w:rsid w:val="009A48BB"/>
    <w:rsid w:val="009A71AE"/>
    <w:rsid w:val="009B201E"/>
    <w:rsid w:val="009B2691"/>
    <w:rsid w:val="009B5B04"/>
    <w:rsid w:val="009C046D"/>
    <w:rsid w:val="009C11E8"/>
    <w:rsid w:val="009C336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224"/>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E4A"/>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4A77"/>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39B4"/>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7521</Words>
  <Characters>42875</Characters>
  <Application>Microsoft Office Word</Application>
  <DocSecurity>0</DocSecurity>
  <Lines>357</Lines>
  <Paragraphs>100</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50296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4</cp:revision>
  <dcterms:created xsi:type="dcterms:W3CDTF">2025-07-28T14:53:00Z</dcterms:created>
  <dcterms:modified xsi:type="dcterms:W3CDTF">2025-09-10T13:29:00Z</dcterms:modified>
</cp:coreProperties>
</file>