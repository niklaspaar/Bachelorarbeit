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Break Assignments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Unterscheidung auf Break durch Disponent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498EEF4F" w:rsidR="00EF3AED" w:rsidRDefault="00D0086D" w:rsidP="005A6F34">
            <w:pPr>
              <w:rPr>
                <w:rFonts w:cs="Arial"/>
                <w:b w:val="0"/>
                <w:bCs w:val="0"/>
                <w:sz w:val="28"/>
                <w:szCs w:val="28"/>
              </w:rPr>
            </w:pPr>
            <w:r>
              <w:rPr>
                <w:rFonts w:cs="Arial"/>
                <w:b w:val="0"/>
                <w:bCs w:val="0"/>
                <w:sz w:val="28"/>
                <w:szCs w:val="28"/>
              </w:rPr>
              <w:t>Stefan Rupp</w:t>
            </w:r>
          </w:p>
        </w:tc>
        <w:tc>
          <w:tcPr>
            <w:tcW w:w="1166" w:type="dxa"/>
          </w:tcPr>
          <w:p w14:paraId="37B2A2C1" w14:textId="0BA977A4" w:rsidR="00EF3AED" w:rsidRDefault="00D008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p>
        </w:tc>
        <w:tc>
          <w:tcPr>
            <w:tcW w:w="4295" w:type="dxa"/>
          </w:tcPr>
          <w:p w14:paraId="5B1A9084" w14:textId="4DBA35D3" w:rsidR="00EF3AED" w:rsidRPr="004F556C" w:rsidRDefault="00864C71"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lang w:val="en-GB"/>
              </w:rPr>
            </w:pPr>
            <w:r w:rsidRPr="004F556C">
              <w:rPr>
                <w:rFonts w:cs="Arial"/>
                <w:sz w:val="28"/>
                <w:szCs w:val="28"/>
                <w:lang w:val="en-GB"/>
              </w:rPr>
              <w:t xml:space="preserve">Modified the way update schedule </w:t>
            </w:r>
            <w:r>
              <w:rPr>
                <w:rFonts w:cs="Arial"/>
                <w:sz w:val="28"/>
                <w:szCs w:val="28"/>
                <w:lang w:val="en-GB"/>
              </w:rPr>
              <w:t xml:space="preserve">handles breaks in chapter </w:t>
            </w:r>
            <w:r>
              <w:rPr>
                <w:rFonts w:cs="Arial"/>
                <w:sz w:val="28"/>
                <w:szCs w:val="28"/>
                <w:lang w:val="en-GB"/>
              </w:rPr>
              <w:fldChar w:fldCharType="begin"/>
            </w:r>
            <w:r>
              <w:rPr>
                <w:rFonts w:cs="Arial"/>
                <w:sz w:val="28"/>
                <w:szCs w:val="28"/>
                <w:lang w:val="en-GB"/>
              </w:rPr>
              <w:instrText xml:space="preserve"> REF _Ref209097249 \r \h </w:instrText>
            </w:r>
            <w:r>
              <w:rPr>
                <w:rFonts w:cs="Arial"/>
                <w:sz w:val="28"/>
                <w:szCs w:val="28"/>
                <w:lang w:val="en-GB"/>
              </w:rPr>
            </w:r>
            <w:r>
              <w:rPr>
                <w:rFonts w:cs="Arial"/>
                <w:sz w:val="28"/>
                <w:szCs w:val="28"/>
                <w:lang w:val="en-GB"/>
              </w:rPr>
              <w:fldChar w:fldCharType="separate"/>
            </w:r>
            <w:r>
              <w:rPr>
                <w:rFonts w:cs="Arial"/>
                <w:sz w:val="28"/>
                <w:szCs w:val="28"/>
                <w:lang w:val="en-GB"/>
              </w:rPr>
              <w:t>5</w:t>
            </w:r>
            <w:r>
              <w:rPr>
                <w:rFonts w:cs="Arial"/>
                <w:sz w:val="28"/>
                <w:szCs w:val="28"/>
                <w:lang w:val="en-GB"/>
              </w:rPr>
              <w:fldChar w:fldCharType="end"/>
            </w:r>
          </w:p>
        </w:tc>
        <w:tc>
          <w:tcPr>
            <w:tcW w:w="1618" w:type="dxa"/>
          </w:tcPr>
          <w:p w14:paraId="2526FFF5" w14:textId="4F69662E" w:rsidR="00EF3AED" w:rsidRDefault="00864C7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18.09.2025</w:t>
            </w: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0691D99D" w:rsidR="00EF3AED" w:rsidRDefault="006E577B" w:rsidP="005A6F34">
            <w:pPr>
              <w:rPr>
                <w:rFonts w:cs="Arial"/>
                <w:b w:val="0"/>
                <w:bCs w:val="0"/>
                <w:sz w:val="28"/>
                <w:szCs w:val="28"/>
              </w:rPr>
            </w:pPr>
            <w:ins w:id="0" w:author="Stefan Rupp" w:date="2025-12-09T10:25:00Z" w16du:dateUtc="2025-12-09T09:25:00Z">
              <w:r>
                <w:rPr>
                  <w:rFonts w:cs="Arial"/>
                  <w:b w:val="0"/>
                  <w:bCs w:val="0"/>
                  <w:sz w:val="28"/>
                  <w:szCs w:val="28"/>
                </w:rPr>
                <w:t>Stefan Rupp</w:t>
              </w:r>
            </w:ins>
          </w:p>
        </w:tc>
        <w:tc>
          <w:tcPr>
            <w:tcW w:w="1166" w:type="dxa"/>
          </w:tcPr>
          <w:p w14:paraId="3DD25286" w14:textId="0475B43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1" w:author="Stefan Rupp" w:date="2025-12-09T10:25:00Z" w16du:dateUtc="2025-12-09T09:25:00Z">
              <w:r>
                <w:rPr>
                  <w:rFonts w:cs="Arial"/>
                  <w:sz w:val="28"/>
                  <w:szCs w:val="28"/>
                </w:rPr>
                <w:t>0.10</w:t>
              </w:r>
            </w:ins>
          </w:p>
        </w:tc>
        <w:tc>
          <w:tcPr>
            <w:tcW w:w="4295" w:type="dxa"/>
          </w:tcPr>
          <w:p w14:paraId="2F24414F" w14:textId="00C431CF" w:rsidR="00EF3AED"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ins w:id="2" w:author="Stefan Rupp" w:date="2025-12-09T11:22:00Z" w16du:dateUtc="2025-12-09T10:22:00Z"/>
                <w:rFonts w:cs="Arial"/>
                <w:sz w:val="28"/>
                <w:szCs w:val="28"/>
                <w:rPrChange w:id="3" w:author="Stefan Rupp" w:date="2025-12-09T11:24:00Z" w16du:dateUtc="2025-12-09T10:24:00Z">
                  <w:rPr>
                    <w:ins w:id="4" w:author="Stefan Rupp" w:date="2025-12-09T11:22:00Z" w16du:dateUtc="2025-12-09T10:22:00Z"/>
                    <w:rFonts w:cs="Arial"/>
                    <w:sz w:val="28"/>
                    <w:szCs w:val="28"/>
                    <w:lang w:val="en-GB"/>
                  </w:rPr>
                </w:rPrChange>
              </w:rPr>
            </w:pPr>
            <w:ins w:id="5" w:author="Stefan Rupp" w:date="2025-12-09T11:24:00Z" w16du:dateUtc="2025-12-09T10:24:00Z">
              <w:r w:rsidRPr="00453598">
                <w:rPr>
                  <w:rFonts w:cs="Arial"/>
                  <w:sz w:val="28"/>
                  <w:szCs w:val="28"/>
                  <w:rPrChange w:id="6" w:author="Stefan Rupp" w:date="2025-12-09T11:24:00Z" w16du:dateUtc="2025-12-09T10:24:00Z">
                    <w:rPr>
                      <w:rFonts w:cs="Arial"/>
                      <w:sz w:val="28"/>
                      <w:szCs w:val="28"/>
                      <w:lang w:val="en-GB"/>
                    </w:rPr>
                  </w:rPrChange>
                </w:rPr>
                <w:t xml:space="preserve">Möglichkeit </w:t>
              </w:r>
              <w:r>
                <w:rPr>
                  <w:rFonts w:cs="Arial"/>
                  <w:sz w:val="28"/>
                  <w:szCs w:val="28"/>
                </w:rPr>
                <w:t xml:space="preserve">der Anweisung eines Folgepropsals zusammen mit einer vorangehenden Pause in </w:t>
              </w:r>
            </w:ins>
            <w:ins w:id="7" w:author="Stefan Rupp" w:date="2025-12-09T11:23:00Z" w16du:dateUtc="2025-12-09T10:23:00Z">
              <w:r w:rsidRPr="00453598">
                <w:rPr>
                  <w:rFonts w:cs="Arial"/>
                  <w:sz w:val="28"/>
                  <w:szCs w:val="28"/>
                  <w:rPrChange w:id="8" w:author="Stefan Rupp" w:date="2025-12-09T11:24:00Z" w16du:dateUtc="2025-12-09T10:24:00Z">
                    <w:rPr>
                      <w:rFonts w:cs="Arial"/>
                      <w:sz w:val="28"/>
                      <w:szCs w:val="28"/>
                      <w:lang w:val="en-GB"/>
                    </w:rPr>
                  </w:rPrChange>
                </w:rPr>
                <w:t>S</w:t>
              </w:r>
            </w:ins>
            <w:ins w:id="9" w:author="Stefan Rupp" w:date="2025-12-09T10:32:00Z" w16du:dateUtc="2025-12-09T09:32:00Z">
              <w:r w:rsidR="006E577B" w:rsidRPr="00453598">
                <w:rPr>
                  <w:rFonts w:cs="Arial"/>
                  <w:sz w:val="28"/>
                  <w:szCs w:val="28"/>
                </w:rPr>
                <w:t>e</w:t>
              </w:r>
            </w:ins>
            <w:ins w:id="10" w:author="Stefan Rupp" w:date="2025-12-09T11:23:00Z" w16du:dateUtc="2025-12-09T10:23:00Z">
              <w:r w:rsidRPr="00453598">
                <w:rPr>
                  <w:rFonts w:cs="Arial"/>
                  <w:sz w:val="28"/>
                  <w:szCs w:val="28"/>
                  <w:rPrChange w:id="11" w:author="Stefan Rupp" w:date="2025-12-09T11:24:00Z" w16du:dateUtc="2025-12-09T10:24:00Z">
                    <w:rPr>
                      <w:rFonts w:cs="Arial"/>
                      <w:sz w:val="28"/>
                      <w:szCs w:val="28"/>
                      <w:lang w:val="en-GB"/>
                    </w:rPr>
                  </w:rPrChange>
                </w:rPr>
                <w:t>k</w:t>
              </w:r>
            </w:ins>
            <w:ins w:id="12" w:author="Stefan Rupp" w:date="2025-12-09T10:32:00Z" w16du:dateUtc="2025-12-09T09:32:00Z">
              <w:r w:rsidR="006E577B" w:rsidRPr="00453598">
                <w:rPr>
                  <w:rFonts w:cs="Arial"/>
                  <w:sz w:val="28"/>
                  <w:szCs w:val="28"/>
                </w:rPr>
                <w:t xml:space="preserve">tion </w:t>
              </w:r>
            </w:ins>
            <w:ins w:id="13" w:author="Stefan Rupp" w:date="2025-12-09T10:34:00Z" w16du:dateUtc="2025-12-09T09:34:00Z">
              <w:r w:rsidR="006E577B">
                <w:rPr>
                  <w:rFonts w:cs="Arial"/>
                  <w:sz w:val="28"/>
                  <w:szCs w:val="28"/>
                  <w:lang w:val="en-GB"/>
                </w:rPr>
                <w:fldChar w:fldCharType="begin"/>
              </w:r>
              <w:r w:rsidR="006E577B" w:rsidRPr="00453598">
                <w:rPr>
                  <w:rFonts w:cs="Arial"/>
                  <w:sz w:val="28"/>
                  <w:szCs w:val="28"/>
                  <w:rPrChange w:id="14" w:author="Stefan Rupp" w:date="2025-12-09T11:24:00Z" w16du:dateUtc="2025-12-09T10:24:00Z">
                    <w:rPr>
                      <w:rFonts w:cs="Arial"/>
                      <w:sz w:val="28"/>
                      <w:szCs w:val="28"/>
                      <w:lang w:val="en-GB"/>
                    </w:rPr>
                  </w:rPrChange>
                </w:rPr>
                <w:instrText xml:space="preserve"> REF _Ref216168887 \r \h </w:instrText>
              </w:r>
            </w:ins>
            <w:r w:rsidR="006E577B">
              <w:rPr>
                <w:rFonts w:cs="Arial"/>
                <w:sz w:val="28"/>
                <w:szCs w:val="28"/>
                <w:lang w:val="en-GB"/>
              </w:rPr>
            </w:r>
            <w:r w:rsidR="006E577B">
              <w:rPr>
                <w:rFonts w:cs="Arial"/>
                <w:sz w:val="28"/>
                <w:szCs w:val="28"/>
                <w:lang w:val="en-GB"/>
              </w:rPr>
              <w:fldChar w:fldCharType="separate"/>
            </w:r>
            <w:ins w:id="15" w:author="Stefan Rupp" w:date="2025-12-09T10:34:00Z" w16du:dateUtc="2025-12-09T09:34:00Z">
              <w:r w:rsidR="006E577B" w:rsidRPr="00453598">
                <w:rPr>
                  <w:rFonts w:cs="Arial"/>
                  <w:sz w:val="28"/>
                  <w:szCs w:val="28"/>
                  <w:rPrChange w:id="16" w:author="Stefan Rupp" w:date="2025-12-09T11:24:00Z" w16du:dateUtc="2025-12-09T10:24:00Z">
                    <w:rPr>
                      <w:rFonts w:cs="Arial"/>
                      <w:sz w:val="28"/>
                      <w:szCs w:val="28"/>
                      <w:lang w:val="en-GB"/>
                    </w:rPr>
                  </w:rPrChange>
                </w:rPr>
                <w:t>2.2.2.1</w:t>
              </w:r>
              <w:r w:rsidR="006E577B">
                <w:rPr>
                  <w:rFonts w:cs="Arial"/>
                  <w:sz w:val="28"/>
                  <w:szCs w:val="28"/>
                  <w:lang w:val="en-GB"/>
                </w:rPr>
                <w:fldChar w:fldCharType="end"/>
              </w:r>
            </w:ins>
            <w:ins w:id="17" w:author="Stefan Rupp" w:date="2025-12-09T10:26:00Z" w16du:dateUtc="2025-12-09T09:26:00Z">
              <w:r w:rsidR="006E577B" w:rsidRPr="00453598">
                <w:rPr>
                  <w:rFonts w:cs="Arial"/>
                  <w:sz w:val="28"/>
                  <w:szCs w:val="28"/>
                </w:rPr>
                <w:t xml:space="preserve"> </w:t>
              </w:r>
            </w:ins>
            <w:ins w:id="18" w:author="Stefan Rupp" w:date="2025-12-09T11:24:00Z" w16du:dateUtc="2025-12-09T10:24:00Z">
              <w:r>
                <w:rPr>
                  <w:rFonts w:cs="Arial"/>
                  <w:sz w:val="28"/>
                  <w:szCs w:val="28"/>
                </w:rPr>
                <w:t>entfernt</w:t>
              </w:r>
            </w:ins>
          </w:p>
          <w:p w14:paraId="48B4C4E2" w14:textId="53C99D5C" w:rsidR="00453598"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19" w:author="Stefan Rupp" w:date="2025-12-09T11:22:00Z" w16du:dateUtc="2025-12-09T10:22:00Z">
              <w:r w:rsidRPr="00453598">
                <w:rPr>
                  <w:rFonts w:cs="Arial"/>
                  <w:sz w:val="28"/>
                  <w:szCs w:val="28"/>
                  <w:rPrChange w:id="20" w:author="Stefan Rupp" w:date="2025-12-09T11:23:00Z" w16du:dateUtc="2025-12-09T10:23:00Z">
                    <w:rPr>
                      <w:rFonts w:cs="Arial"/>
                      <w:sz w:val="28"/>
                      <w:szCs w:val="28"/>
                      <w:lang w:val="en-GB"/>
                    </w:rPr>
                  </w:rPrChange>
                </w:rPr>
                <w:t>Präzisierung d</w:t>
              </w:r>
            </w:ins>
            <w:ins w:id="21" w:author="Stefan Rupp" w:date="2025-12-09T11:23:00Z" w16du:dateUtc="2025-12-09T10:23:00Z">
              <w:r w:rsidRPr="00453598">
                <w:rPr>
                  <w:rFonts w:cs="Arial"/>
                  <w:sz w:val="28"/>
                  <w:szCs w:val="28"/>
                  <w:rPrChange w:id="22" w:author="Stefan Rupp" w:date="2025-12-09T11:23:00Z" w16du:dateUtc="2025-12-09T10:23:00Z">
                    <w:rPr>
                      <w:rFonts w:cs="Arial"/>
                      <w:sz w:val="28"/>
                      <w:szCs w:val="28"/>
                      <w:lang w:val="en-GB"/>
                    </w:rPr>
                  </w:rPrChange>
                </w:rPr>
                <w:t>er GUI-Elemente i</w:t>
              </w:r>
              <w:r>
                <w:rPr>
                  <w:rFonts w:cs="Arial"/>
                  <w:sz w:val="28"/>
                  <w:szCs w:val="28"/>
                </w:rPr>
                <w:t xml:space="preserve">n Sektion </w:t>
              </w:r>
              <w:r>
                <w:rPr>
                  <w:rFonts w:cs="Arial"/>
                  <w:sz w:val="28"/>
                  <w:szCs w:val="28"/>
                </w:rPr>
                <w:fldChar w:fldCharType="begin"/>
              </w:r>
              <w:r>
                <w:rPr>
                  <w:rFonts w:cs="Arial"/>
                  <w:sz w:val="28"/>
                  <w:szCs w:val="28"/>
                </w:rPr>
                <w:instrText xml:space="preserve"> REF _Ref216171833 \r \h </w:instrText>
              </w:r>
            </w:ins>
            <w:r>
              <w:rPr>
                <w:rFonts w:cs="Arial"/>
                <w:sz w:val="28"/>
                <w:szCs w:val="28"/>
              </w:rPr>
            </w:r>
            <w:r>
              <w:rPr>
                <w:rFonts w:cs="Arial"/>
                <w:sz w:val="28"/>
                <w:szCs w:val="28"/>
              </w:rPr>
              <w:fldChar w:fldCharType="separate"/>
            </w:r>
            <w:ins w:id="23" w:author="Stefan Rupp" w:date="2025-12-09T11:23:00Z" w16du:dateUtc="2025-12-09T10:23:00Z">
              <w:r>
                <w:rPr>
                  <w:rFonts w:cs="Arial"/>
                  <w:sz w:val="28"/>
                  <w:szCs w:val="28"/>
                </w:rPr>
                <w:t>2.2.3.3</w:t>
              </w:r>
              <w:r>
                <w:rPr>
                  <w:rFonts w:cs="Arial"/>
                  <w:sz w:val="28"/>
                  <w:szCs w:val="28"/>
                </w:rPr>
                <w:fldChar w:fldCharType="end"/>
              </w:r>
            </w:ins>
          </w:p>
        </w:tc>
        <w:tc>
          <w:tcPr>
            <w:tcW w:w="1618" w:type="dxa"/>
          </w:tcPr>
          <w:p w14:paraId="59F1E2A6" w14:textId="11D513C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24" w:author="Stefan Rupp" w:date="2025-12-09T10:25:00Z" w16du:dateUtc="2025-12-09T09:25:00Z">
              <w:r>
                <w:rPr>
                  <w:rFonts w:cs="Arial"/>
                  <w:sz w:val="28"/>
                  <w:szCs w:val="28"/>
                </w:rPr>
                <w:t>09.12.202</w:t>
              </w:r>
            </w:ins>
            <w:ins w:id="25" w:author="Stefan Rupp" w:date="2025-12-09T10:26:00Z" w16du:dateUtc="2025-12-09T09:26:00Z">
              <w:r>
                <w:rPr>
                  <w:rFonts w:cs="Arial"/>
                  <w:sz w:val="28"/>
                  <w:szCs w:val="28"/>
                </w:rPr>
                <w:t>5</w:t>
              </w:r>
            </w:ins>
          </w:p>
        </w:tc>
      </w:tr>
      <w:tr w:rsidR="006E577B" w:rsidRPr="008C3635" w14:paraId="1A708C1F" w14:textId="77777777" w:rsidTr="00613B67">
        <w:trPr>
          <w:ins w:id="26" w:author="Stefan Rupp" w:date="2025-12-09T10:25:00Z"/>
        </w:trPr>
        <w:tc>
          <w:tcPr>
            <w:cnfStyle w:val="001000000000" w:firstRow="0" w:lastRow="0" w:firstColumn="1" w:lastColumn="0" w:oddVBand="0" w:evenVBand="0" w:oddHBand="0" w:evenHBand="0" w:firstRowFirstColumn="0" w:firstRowLastColumn="0" w:lastRowFirstColumn="0" w:lastRowLastColumn="0"/>
            <w:tcW w:w="2272" w:type="dxa"/>
          </w:tcPr>
          <w:p w14:paraId="49705463" w14:textId="0753DA0B" w:rsidR="006E577B" w:rsidRDefault="00FB2AF0" w:rsidP="005A6F34">
            <w:pPr>
              <w:rPr>
                <w:ins w:id="27" w:author="Stefan Rupp" w:date="2025-12-09T10:25:00Z" w16du:dateUtc="2025-12-09T09:25:00Z"/>
                <w:rFonts w:cs="Arial"/>
                <w:b w:val="0"/>
                <w:bCs w:val="0"/>
                <w:sz w:val="28"/>
                <w:szCs w:val="28"/>
              </w:rPr>
            </w:pPr>
            <w:ins w:id="28" w:author="Stefan Rupp" w:date="2025-12-10T12:23:00Z" w16du:dateUtc="2025-12-10T11:23:00Z">
              <w:r>
                <w:rPr>
                  <w:rFonts w:cs="Arial"/>
                  <w:b w:val="0"/>
                  <w:bCs w:val="0"/>
                  <w:sz w:val="28"/>
                  <w:szCs w:val="28"/>
                </w:rPr>
                <w:lastRenderedPageBreak/>
                <w:t>Stefan Rupp</w:t>
              </w:r>
            </w:ins>
          </w:p>
        </w:tc>
        <w:tc>
          <w:tcPr>
            <w:tcW w:w="1166" w:type="dxa"/>
          </w:tcPr>
          <w:p w14:paraId="756244A9" w14:textId="61FA9B85" w:rsidR="006E577B" w:rsidRDefault="00FB2AF0" w:rsidP="005A6F34">
            <w:pPr>
              <w:cnfStyle w:val="000000000000" w:firstRow="0" w:lastRow="0" w:firstColumn="0" w:lastColumn="0" w:oddVBand="0" w:evenVBand="0" w:oddHBand="0" w:evenHBand="0" w:firstRowFirstColumn="0" w:firstRowLastColumn="0" w:lastRowFirstColumn="0" w:lastRowLastColumn="0"/>
              <w:rPr>
                <w:ins w:id="29" w:author="Stefan Rupp" w:date="2025-12-09T10:25:00Z" w16du:dateUtc="2025-12-09T09:25:00Z"/>
                <w:rFonts w:cs="Arial"/>
                <w:sz w:val="28"/>
                <w:szCs w:val="28"/>
              </w:rPr>
            </w:pPr>
            <w:ins w:id="30" w:author="Stefan Rupp" w:date="2025-12-10T12:23:00Z" w16du:dateUtc="2025-12-10T11:23:00Z">
              <w:r>
                <w:rPr>
                  <w:rFonts w:cs="Arial"/>
                  <w:sz w:val="28"/>
                  <w:szCs w:val="28"/>
                </w:rPr>
                <w:t>0.11</w:t>
              </w:r>
            </w:ins>
          </w:p>
        </w:tc>
        <w:tc>
          <w:tcPr>
            <w:tcW w:w="4295" w:type="dxa"/>
          </w:tcPr>
          <w:p w14:paraId="55F0FA69" w14:textId="5835F257" w:rsidR="006E577B" w:rsidRDefault="00B370CE" w:rsidP="00E9646D">
            <w:pPr>
              <w:jc w:val="left"/>
              <w:cnfStyle w:val="000000000000" w:firstRow="0" w:lastRow="0" w:firstColumn="0" w:lastColumn="0" w:oddVBand="0" w:evenVBand="0" w:oddHBand="0" w:evenHBand="0" w:firstRowFirstColumn="0" w:firstRowLastColumn="0" w:lastRowFirstColumn="0" w:lastRowLastColumn="0"/>
              <w:rPr>
                <w:ins w:id="31" w:author="Stefan Rupp" w:date="2025-12-09T10:25:00Z" w16du:dateUtc="2025-12-09T09:25:00Z"/>
                <w:rFonts w:cs="Arial"/>
                <w:sz w:val="28"/>
                <w:szCs w:val="28"/>
              </w:rPr>
            </w:pPr>
            <w:ins w:id="32" w:author="Stefan Rupp" w:date="2025-12-10T12:58:00Z" w16du:dateUtc="2025-12-10T11:58:00Z">
              <w:r>
                <w:rPr>
                  <w:rFonts w:cs="Arial"/>
                  <w:sz w:val="28"/>
                  <w:szCs w:val="28"/>
                </w:rPr>
                <w:t xml:space="preserve">Präzisierung zu den Buttons „Assign Best“ und „Assign </w:t>
              </w:r>
            </w:ins>
            <w:ins w:id="33" w:author="Stefan Rupp" w:date="2025-12-10T12:59:00Z" w16du:dateUtc="2025-12-10T11:59:00Z">
              <w:r>
                <w:rPr>
                  <w:rFonts w:cs="Arial"/>
                  <w:sz w:val="28"/>
                  <w:szCs w:val="28"/>
                </w:rPr>
                <w:t>Break“</w:t>
              </w:r>
            </w:ins>
            <w:ins w:id="34" w:author="Stefan Rupp" w:date="2025-12-10T14:12:00Z" w16du:dateUtc="2025-12-10T13:12:00Z">
              <w:r w:rsidR="00D95E8A">
                <w:rPr>
                  <w:rFonts w:cs="Arial"/>
                  <w:sz w:val="28"/>
                  <w:szCs w:val="28"/>
                </w:rPr>
                <w:br/>
              </w:r>
            </w:ins>
            <w:ins w:id="35" w:author="Stefan Rupp" w:date="2025-12-10T14:13:00Z" w16du:dateUtc="2025-12-10T13:13:00Z">
              <w:r w:rsidR="00D95E8A">
                <w:rPr>
                  <w:rFonts w:cs="Arial"/>
                  <w:sz w:val="28"/>
                  <w:szCs w:val="28"/>
                </w:rPr>
                <w:t>Entscheidung über Tassensymbol als Overlay</w:t>
              </w:r>
            </w:ins>
            <w:ins w:id="36" w:author="Stefan Rupp" w:date="2025-12-10T14:14:00Z" w16du:dateUtc="2025-12-10T13:14:00Z">
              <w:r w:rsidR="00D95E8A">
                <w:rPr>
                  <w:rFonts w:cs="Arial"/>
                  <w:sz w:val="28"/>
                  <w:szCs w:val="28"/>
                </w:rPr>
                <w:t xml:space="preserve"> in Abschnitt </w:t>
              </w:r>
              <w:r w:rsidR="00D95E8A">
                <w:rPr>
                  <w:rFonts w:cs="Arial"/>
                  <w:sz w:val="28"/>
                  <w:szCs w:val="28"/>
                </w:rPr>
                <w:fldChar w:fldCharType="begin"/>
              </w:r>
              <w:r w:rsidR="00D95E8A">
                <w:rPr>
                  <w:rFonts w:cs="Arial"/>
                  <w:sz w:val="28"/>
                  <w:szCs w:val="28"/>
                </w:rPr>
                <w:instrText xml:space="preserve"> REF _Ref216268471 \r \h </w:instrText>
              </w:r>
              <w:r w:rsidR="00D95E8A">
                <w:rPr>
                  <w:rFonts w:cs="Arial"/>
                  <w:sz w:val="28"/>
                  <w:szCs w:val="28"/>
                </w:rPr>
              </w:r>
            </w:ins>
            <w:r w:rsidR="00D95E8A">
              <w:rPr>
                <w:rFonts w:cs="Arial"/>
                <w:sz w:val="28"/>
                <w:szCs w:val="28"/>
              </w:rPr>
              <w:fldChar w:fldCharType="separate"/>
            </w:r>
            <w:ins w:id="37" w:author="Stefan Rupp" w:date="2025-12-10T14:14:00Z" w16du:dateUtc="2025-12-10T13:14:00Z">
              <w:r w:rsidR="00D95E8A">
                <w:rPr>
                  <w:rFonts w:cs="Arial"/>
                  <w:sz w:val="28"/>
                  <w:szCs w:val="28"/>
                </w:rPr>
                <w:t>2.1.2</w:t>
              </w:r>
              <w:r w:rsidR="00D95E8A">
                <w:rPr>
                  <w:rFonts w:cs="Arial"/>
                  <w:sz w:val="28"/>
                  <w:szCs w:val="28"/>
                </w:rPr>
                <w:fldChar w:fldCharType="end"/>
              </w:r>
            </w:ins>
          </w:p>
        </w:tc>
        <w:tc>
          <w:tcPr>
            <w:tcW w:w="1618" w:type="dxa"/>
          </w:tcPr>
          <w:p w14:paraId="18C36118" w14:textId="7D7C94A5" w:rsidR="006E577B" w:rsidRDefault="00FB2AF0" w:rsidP="005A6F34">
            <w:pPr>
              <w:cnfStyle w:val="000000000000" w:firstRow="0" w:lastRow="0" w:firstColumn="0" w:lastColumn="0" w:oddVBand="0" w:evenVBand="0" w:oddHBand="0" w:evenHBand="0" w:firstRowFirstColumn="0" w:firstRowLastColumn="0" w:lastRowFirstColumn="0" w:lastRowLastColumn="0"/>
              <w:rPr>
                <w:ins w:id="38" w:author="Stefan Rupp" w:date="2025-12-09T10:25:00Z" w16du:dateUtc="2025-12-09T09:25:00Z"/>
                <w:rFonts w:cs="Arial"/>
                <w:sz w:val="28"/>
                <w:szCs w:val="28"/>
              </w:rPr>
            </w:pPr>
            <w:ins w:id="39" w:author="Stefan Rupp" w:date="2025-12-10T12:23:00Z" w16du:dateUtc="2025-12-10T11:23:00Z">
              <w:r>
                <w:rPr>
                  <w:rFonts w:cs="Arial"/>
                  <w:sz w:val="28"/>
                  <w:szCs w:val="28"/>
                </w:rPr>
                <w:t>10.12.2025</w:t>
              </w:r>
            </w:ins>
          </w:p>
        </w:tc>
      </w:tr>
      <w:tr w:rsidR="00FB2AF0" w:rsidRPr="008C3635" w14:paraId="0C2A0190" w14:textId="77777777" w:rsidTr="00613B67">
        <w:trPr>
          <w:ins w:id="40" w:author="Stefan Rupp" w:date="2025-12-10T12:23:00Z" w16du:dateUtc="2025-12-10T11:23:00Z"/>
        </w:trPr>
        <w:tc>
          <w:tcPr>
            <w:cnfStyle w:val="001000000000" w:firstRow="0" w:lastRow="0" w:firstColumn="1" w:lastColumn="0" w:oddVBand="0" w:evenVBand="0" w:oddHBand="0" w:evenHBand="0" w:firstRowFirstColumn="0" w:firstRowLastColumn="0" w:lastRowFirstColumn="0" w:lastRowLastColumn="0"/>
            <w:tcW w:w="2272" w:type="dxa"/>
          </w:tcPr>
          <w:p w14:paraId="1557DD4C" w14:textId="77777777" w:rsidR="00FB2AF0" w:rsidRDefault="00FB2AF0" w:rsidP="005A6F34">
            <w:pPr>
              <w:rPr>
                <w:ins w:id="41" w:author="Stefan Rupp" w:date="2025-12-10T12:23:00Z" w16du:dateUtc="2025-12-10T11:23:00Z"/>
                <w:rFonts w:cs="Arial"/>
                <w:b w:val="0"/>
                <w:bCs w:val="0"/>
                <w:sz w:val="28"/>
                <w:szCs w:val="28"/>
              </w:rPr>
            </w:pPr>
          </w:p>
        </w:tc>
        <w:tc>
          <w:tcPr>
            <w:tcW w:w="1166" w:type="dxa"/>
          </w:tcPr>
          <w:p w14:paraId="66D173DD" w14:textId="77777777" w:rsidR="00FB2AF0" w:rsidRDefault="00FB2AF0" w:rsidP="005A6F34">
            <w:pPr>
              <w:cnfStyle w:val="000000000000" w:firstRow="0" w:lastRow="0" w:firstColumn="0" w:lastColumn="0" w:oddVBand="0" w:evenVBand="0" w:oddHBand="0" w:evenHBand="0" w:firstRowFirstColumn="0" w:firstRowLastColumn="0" w:lastRowFirstColumn="0" w:lastRowLastColumn="0"/>
              <w:rPr>
                <w:ins w:id="42" w:author="Stefan Rupp" w:date="2025-12-10T12:23:00Z" w16du:dateUtc="2025-12-10T11:23:00Z"/>
                <w:rFonts w:cs="Arial"/>
                <w:sz w:val="28"/>
                <w:szCs w:val="28"/>
              </w:rPr>
            </w:pPr>
          </w:p>
        </w:tc>
        <w:tc>
          <w:tcPr>
            <w:tcW w:w="4295" w:type="dxa"/>
          </w:tcPr>
          <w:p w14:paraId="0C56DB87" w14:textId="77777777" w:rsidR="00FB2AF0" w:rsidRDefault="00FB2AF0" w:rsidP="00E9646D">
            <w:pPr>
              <w:jc w:val="left"/>
              <w:cnfStyle w:val="000000000000" w:firstRow="0" w:lastRow="0" w:firstColumn="0" w:lastColumn="0" w:oddVBand="0" w:evenVBand="0" w:oddHBand="0" w:evenHBand="0" w:firstRowFirstColumn="0" w:firstRowLastColumn="0" w:lastRowFirstColumn="0" w:lastRowLastColumn="0"/>
              <w:rPr>
                <w:ins w:id="43" w:author="Stefan Rupp" w:date="2025-12-10T12:23:00Z" w16du:dateUtc="2025-12-10T11:23:00Z"/>
                <w:rFonts w:cs="Arial"/>
                <w:sz w:val="28"/>
                <w:szCs w:val="28"/>
              </w:rPr>
            </w:pPr>
          </w:p>
        </w:tc>
        <w:tc>
          <w:tcPr>
            <w:tcW w:w="1618" w:type="dxa"/>
          </w:tcPr>
          <w:p w14:paraId="7B306F47" w14:textId="77777777" w:rsidR="00FB2AF0" w:rsidRDefault="00FB2AF0" w:rsidP="005A6F34">
            <w:pPr>
              <w:cnfStyle w:val="000000000000" w:firstRow="0" w:lastRow="0" w:firstColumn="0" w:lastColumn="0" w:oddVBand="0" w:evenVBand="0" w:oddHBand="0" w:evenHBand="0" w:firstRowFirstColumn="0" w:firstRowLastColumn="0" w:lastRowFirstColumn="0" w:lastRowLastColumn="0"/>
              <w:rPr>
                <w:ins w:id="44" w:author="Stefan Rupp" w:date="2025-12-10T12:23:00Z" w16du:dateUtc="2025-12-10T11:23:00Z"/>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3D0C0C22" w14:textId="4B326CAB" w:rsidR="00D95E8A" w:rsidRDefault="00112833">
          <w:pPr>
            <w:pStyle w:val="Verzeichnis1"/>
            <w:rPr>
              <w:ins w:id="45" w:author="Stefan Rupp" w:date="2025-12-10T14:14:00Z" w16du:dateUtc="2025-12-10T13:14:00Z"/>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ins w:id="46" w:author="Stefan Rupp" w:date="2025-12-10T14:14:00Z" w16du:dateUtc="2025-12-10T13:14:00Z">
            <w:r w:rsidR="00D95E8A" w:rsidRPr="001C7685">
              <w:rPr>
                <w:rStyle w:val="Hyperlink"/>
                <w:noProof/>
              </w:rPr>
              <w:fldChar w:fldCharType="begin"/>
            </w:r>
            <w:r w:rsidR="00D95E8A" w:rsidRPr="001C7685">
              <w:rPr>
                <w:rStyle w:val="Hyperlink"/>
                <w:noProof/>
              </w:rPr>
              <w:instrText xml:space="preserve"> </w:instrText>
            </w:r>
            <w:r w:rsidR="00D95E8A">
              <w:rPr>
                <w:noProof/>
              </w:rPr>
              <w:instrText>HYPERLINK \l "_Toc216268489"</w:instrText>
            </w:r>
            <w:r w:rsidR="00D95E8A" w:rsidRPr="001C7685">
              <w:rPr>
                <w:rStyle w:val="Hyperlink"/>
                <w:noProof/>
              </w:rPr>
              <w:instrText xml:space="preserve"> </w:instrText>
            </w:r>
            <w:r w:rsidR="00D95E8A" w:rsidRPr="001C7685">
              <w:rPr>
                <w:rStyle w:val="Hyperlink"/>
                <w:noProof/>
              </w:rPr>
            </w:r>
            <w:r w:rsidR="00D95E8A" w:rsidRPr="001C7685">
              <w:rPr>
                <w:rStyle w:val="Hyperlink"/>
                <w:noProof/>
              </w:rPr>
              <w:fldChar w:fldCharType="separate"/>
            </w:r>
            <w:r w:rsidR="00D95E8A" w:rsidRPr="001C7685">
              <w:rPr>
                <w:rStyle w:val="Hyperlink"/>
                <w:noProof/>
              </w:rPr>
              <w:t>1</w:t>
            </w:r>
            <w:r w:rsidR="00D95E8A">
              <w:rPr>
                <w:rFonts w:asciiTheme="minorHAnsi" w:eastAsiaTheme="minorEastAsia" w:hAnsiTheme="minorHAnsi"/>
                <w:noProof/>
                <w:kern w:val="2"/>
                <w:szCs w:val="24"/>
                <w:lang w:eastAsia="de-DE"/>
                <w14:ligatures w14:val="standardContextual"/>
              </w:rPr>
              <w:tab/>
            </w:r>
            <w:r w:rsidR="00D95E8A" w:rsidRPr="001C7685">
              <w:rPr>
                <w:rStyle w:val="Hyperlink"/>
                <w:noProof/>
              </w:rPr>
              <w:t>Offene Fragen</w:t>
            </w:r>
            <w:r w:rsidR="00D95E8A">
              <w:rPr>
                <w:noProof/>
                <w:webHidden/>
              </w:rPr>
              <w:tab/>
            </w:r>
            <w:r w:rsidR="00D95E8A">
              <w:rPr>
                <w:noProof/>
                <w:webHidden/>
              </w:rPr>
              <w:fldChar w:fldCharType="begin"/>
            </w:r>
            <w:r w:rsidR="00D95E8A">
              <w:rPr>
                <w:noProof/>
                <w:webHidden/>
              </w:rPr>
              <w:instrText xml:space="preserve"> PAGEREF _Toc216268489 \h </w:instrText>
            </w:r>
            <w:r w:rsidR="00D95E8A">
              <w:rPr>
                <w:noProof/>
                <w:webHidden/>
              </w:rPr>
            </w:r>
            <w:r w:rsidR="00D95E8A">
              <w:rPr>
                <w:noProof/>
                <w:webHidden/>
              </w:rPr>
              <w:fldChar w:fldCharType="separate"/>
            </w:r>
            <w:r w:rsidR="00D95E8A">
              <w:rPr>
                <w:noProof/>
                <w:webHidden/>
              </w:rPr>
              <w:t>1</w:t>
            </w:r>
            <w:r w:rsidR="00D95E8A">
              <w:rPr>
                <w:noProof/>
                <w:webHidden/>
              </w:rPr>
              <w:fldChar w:fldCharType="end"/>
            </w:r>
            <w:r w:rsidR="00D95E8A" w:rsidRPr="001C7685">
              <w:rPr>
                <w:rStyle w:val="Hyperlink"/>
                <w:noProof/>
              </w:rPr>
              <w:fldChar w:fldCharType="end"/>
            </w:r>
          </w:ins>
        </w:p>
        <w:p w14:paraId="123A4820" w14:textId="08461B18" w:rsidR="00D95E8A" w:rsidRDefault="00D95E8A">
          <w:pPr>
            <w:pStyle w:val="Verzeichnis1"/>
            <w:rPr>
              <w:ins w:id="47" w:author="Stefan Rupp" w:date="2025-12-10T14:14:00Z" w16du:dateUtc="2025-12-10T13:14:00Z"/>
              <w:rFonts w:asciiTheme="minorHAnsi" w:eastAsiaTheme="minorEastAsia" w:hAnsiTheme="minorHAnsi"/>
              <w:noProof/>
              <w:kern w:val="2"/>
              <w:szCs w:val="24"/>
              <w:lang w:eastAsia="de-DE"/>
              <w14:ligatures w14:val="standardContextual"/>
            </w:rPr>
          </w:pPr>
          <w:ins w:id="4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"_Toc216268490"</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w:t>
            </w:r>
            <w:r>
              <w:rPr>
                <w:rFonts w:asciiTheme="minorHAnsi" w:eastAsiaTheme="minorEastAsia" w:hAnsiTheme="minorHAnsi"/>
                <w:noProof/>
                <w:kern w:val="2"/>
                <w:szCs w:val="24"/>
                <w:lang w:eastAsia="de-DE"/>
                <w14:ligatures w14:val="standardContextual"/>
              </w:rPr>
              <w:tab/>
            </w:r>
            <w:r w:rsidRPr="001C7685">
              <w:rPr>
                <w:rStyle w:val="Hyperlink"/>
                <w:noProof/>
              </w:rPr>
              <w:t>Pausenkonzept</w:t>
            </w:r>
            <w:r>
              <w:rPr>
                <w:noProof/>
                <w:webHidden/>
              </w:rPr>
              <w:tab/>
            </w:r>
            <w:r>
              <w:rPr>
                <w:noProof/>
                <w:webHidden/>
              </w:rPr>
              <w:fldChar w:fldCharType="begin"/>
            </w:r>
            <w:r>
              <w:rPr>
                <w:noProof/>
                <w:webHidden/>
              </w:rPr>
              <w:instrText xml:space="preserve"> PAGEREF _Toc216268490 \h </w:instrText>
            </w:r>
            <w:r>
              <w:rPr>
                <w:noProof/>
                <w:webHidden/>
              </w:rPr>
            </w:r>
            <w:r>
              <w:rPr>
                <w:noProof/>
                <w:webHidden/>
              </w:rPr>
              <w:fldChar w:fldCharType="separate"/>
            </w:r>
            <w:r>
              <w:rPr>
                <w:noProof/>
                <w:webHidden/>
              </w:rPr>
              <w:t>1</w:t>
            </w:r>
            <w:r>
              <w:rPr>
                <w:noProof/>
                <w:webHidden/>
              </w:rPr>
              <w:fldChar w:fldCharType="end"/>
            </w:r>
            <w:r w:rsidRPr="001C7685">
              <w:rPr>
                <w:rStyle w:val="Hyperlink"/>
                <w:noProof/>
              </w:rPr>
              <w:fldChar w:fldCharType="end"/>
            </w:r>
          </w:ins>
        </w:p>
        <w:p w14:paraId="60EDA9F2" w14:textId="3EE0BA41" w:rsidR="00D95E8A" w:rsidRDefault="00D95E8A">
          <w:pPr>
            <w:pStyle w:val="Verzeichnis2"/>
            <w:tabs>
              <w:tab w:val="left" w:pos="960"/>
              <w:tab w:val="right" w:leader="dot" w:pos="9062"/>
            </w:tabs>
            <w:rPr>
              <w:ins w:id="49" w:author="Stefan Rupp" w:date="2025-12-10T14:14:00Z" w16du:dateUtc="2025-12-10T13:14:00Z"/>
              <w:rFonts w:asciiTheme="minorHAnsi" w:eastAsiaTheme="minorEastAsia" w:hAnsiTheme="minorHAnsi"/>
              <w:noProof/>
              <w:kern w:val="2"/>
              <w:szCs w:val="24"/>
              <w:lang w:eastAsia="de-DE"/>
              <w14:ligatures w14:val="standardContextual"/>
            </w:rPr>
          </w:pPr>
          <w:ins w:id="5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"_Toc216268491"</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2.1</w:t>
            </w:r>
            <w:r>
              <w:rPr>
                <w:rFonts w:asciiTheme="minorHAnsi" w:eastAsiaTheme="minorEastAsia" w:hAnsiTheme="minorHAnsi"/>
                <w:noProof/>
                <w:kern w:val="2"/>
                <w:szCs w:val="24"/>
                <w:lang w:eastAsia="de-DE"/>
                <w14:ligatures w14:val="standardContextual"/>
              </w:rPr>
              <w:tab/>
            </w:r>
            <w:r w:rsidRPr="001C7685">
              <w:rPr>
                <w:rStyle w:val="Hyperlink"/>
                <w:noProof/>
              </w:rPr>
              <w:t>Darstellung von Pausen in der Gui</w:t>
            </w:r>
            <w:r>
              <w:rPr>
                <w:noProof/>
                <w:webHidden/>
              </w:rPr>
              <w:tab/>
            </w:r>
            <w:r>
              <w:rPr>
                <w:noProof/>
                <w:webHidden/>
              </w:rPr>
              <w:fldChar w:fldCharType="begin"/>
            </w:r>
            <w:r>
              <w:rPr>
                <w:noProof/>
                <w:webHidden/>
              </w:rPr>
              <w:instrText xml:space="preserve"> PAGEREF _Toc216268491 \h </w:instrText>
            </w:r>
            <w:r>
              <w:rPr>
                <w:noProof/>
                <w:webHidden/>
              </w:rPr>
            </w:r>
            <w:r>
              <w:rPr>
                <w:noProof/>
                <w:webHidden/>
              </w:rPr>
              <w:fldChar w:fldCharType="separate"/>
            </w:r>
            <w:r>
              <w:rPr>
                <w:noProof/>
                <w:webHidden/>
              </w:rPr>
              <w:t>1</w:t>
            </w:r>
            <w:r>
              <w:rPr>
                <w:noProof/>
                <w:webHidden/>
              </w:rPr>
              <w:fldChar w:fldCharType="end"/>
            </w:r>
            <w:r w:rsidRPr="001C7685">
              <w:rPr>
                <w:rStyle w:val="Hyperlink"/>
                <w:noProof/>
              </w:rPr>
              <w:fldChar w:fldCharType="end"/>
            </w:r>
          </w:ins>
        </w:p>
        <w:p w14:paraId="189D9D35" w14:textId="59226897" w:rsidR="00D95E8A" w:rsidRDefault="00D95E8A">
          <w:pPr>
            <w:pStyle w:val="Verzeichnis3"/>
            <w:rPr>
              <w:ins w:id="51" w:author="Stefan Rupp" w:date="2025-12-10T14:14:00Z" w16du:dateUtc="2025-12-10T13:14:00Z"/>
              <w:rFonts w:asciiTheme="minorHAnsi" w:eastAsiaTheme="minorEastAsia" w:hAnsiTheme="minorHAnsi"/>
              <w:noProof/>
              <w:kern w:val="2"/>
              <w:szCs w:val="24"/>
              <w:lang w:eastAsia="de-DE"/>
              <w14:ligatures w14:val="standardContextual"/>
            </w:rPr>
          </w:pPr>
          <w:ins w:id="52"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"_Toc216268492"</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2.1.1</w:t>
            </w:r>
            <w:r>
              <w:rPr>
                <w:rFonts w:asciiTheme="minorHAnsi" w:eastAsiaTheme="minorEastAsia" w:hAnsiTheme="minorHAnsi"/>
                <w:noProof/>
                <w:kern w:val="2"/>
                <w:szCs w:val="24"/>
                <w:lang w:eastAsia="de-DE"/>
                <w14:ligatures w14:val="standardContextual"/>
              </w:rPr>
              <w:tab/>
            </w:r>
            <w:r w:rsidRPr="001C7685">
              <w:rPr>
                <w:rStyle w:val="Hyperlink"/>
                <w:noProof/>
              </w:rPr>
              <w:t>Im Gantt</w:t>
            </w:r>
            <w:r>
              <w:rPr>
                <w:noProof/>
                <w:webHidden/>
              </w:rPr>
              <w:tab/>
            </w:r>
            <w:r>
              <w:rPr>
                <w:noProof/>
                <w:webHidden/>
              </w:rPr>
              <w:fldChar w:fldCharType="begin"/>
            </w:r>
            <w:r>
              <w:rPr>
                <w:noProof/>
                <w:webHidden/>
              </w:rPr>
              <w:instrText xml:space="preserve"> PAGEREF _Toc216268492 \h </w:instrText>
            </w:r>
            <w:r>
              <w:rPr>
                <w:noProof/>
                <w:webHidden/>
              </w:rPr>
            </w:r>
            <w:r>
              <w:rPr>
                <w:noProof/>
                <w:webHidden/>
              </w:rPr>
              <w:fldChar w:fldCharType="separate"/>
            </w:r>
            <w:r>
              <w:rPr>
                <w:noProof/>
                <w:webHidden/>
              </w:rPr>
              <w:t>1</w:t>
            </w:r>
            <w:r>
              <w:rPr>
                <w:noProof/>
                <w:webHidden/>
              </w:rPr>
              <w:fldChar w:fldCharType="end"/>
            </w:r>
            <w:r w:rsidRPr="001C7685">
              <w:rPr>
                <w:rStyle w:val="Hyperlink"/>
                <w:noProof/>
              </w:rPr>
              <w:fldChar w:fldCharType="end"/>
            </w:r>
          </w:ins>
        </w:p>
        <w:p w14:paraId="71A4AA21" w14:textId="367C7221" w:rsidR="00D95E8A" w:rsidRDefault="00D95E8A">
          <w:pPr>
            <w:pStyle w:val="Verzeichnis3"/>
            <w:rPr>
              <w:ins w:id="53" w:author="Stefan Rupp" w:date="2025-12-10T14:14:00Z" w16du:dateUtc="2025-12-10T13:14:00Z"/>
              <w:rFonts w:asciiTheme="minorHAnsi" w:eastAsiaTheme="minorEastAsia" w:hAnsiTheme="minorHAnsi"/>
              <w:noProof/>
              <w:kern w:val="2"/>
              <w:szCs w:val="24"/>
              <w:lang w:eastAsia="de-DE"/>
              <w14:ligatures w14:val="standardContextual"/>
            </w:rPr>
          </w:pPr>
          <w:ins w:id="5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"_Toc216268493"</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2.1.2</w:t>
            </w:r>
            <w:r>
              <w:rPr>
                <w:rFonts w:asciiTheme="minorHAnsi" w:eastAsiaTheme="minorEastAsia" w:hAnsiTheme="minorHAnsi"/>
                <w:noProof/>
                <w:kern w:val="2"/>
                <w:szCs w:val="24"/>
                <w:lang w:eastAsia="de-DE"/>
                <w14:ligatures w14:val="standardContextual"/>
              </w:rPr>
              <w:tab/>
            </w:r>
            <w:r w:rsidRPr="001C7685">
              <w:rPr>
                <w:rStyle w:val="Hyperlink"/>
                <w:noProof/>
              </w:rPr>
              <w:t>Im Report &amp; Assign-Fenster</w:t>
            </w:r>
            <w:r>
              <w:rPr>
                <w:noProof/>
                <w:webHidden/>
              </w:rPr>
              <w:tab/>
            </w:r>
            <w:r>
              <w:rPr>
                <w:noProof/>
                <w:webHidden/>
              </w:rPr>
              <w:fldChar w:fldCharType="begin"/>
            </w:r>
            <w:r>
              <w:rPr>
                <w:noProof/>
                <w:webHidden/>
              </w:rPr>
              <w:instrText xml:space="preserve"> PAGEREF _Toc216268493 \h </w:instrText>
            </w:r>
            <w:r>
              <w:rPr>
                <w:noProof/>
                <w:webHidden/>
              </w:rPr>
            </w:r>
            <w:r>
              <w:rPr>
                <w:noProof/>
                <w:webHidden/>
              </w:rPr>
              <w:fldChar w:fldCharType="separate"/>
            </w:r>
            <w:r>
              <w:rPr>
                <w:noProof/>
                <w:webHidden/>
              </w:rPr>
              <w:t>2</w:t>
            </w:r>
            <w:r>
              <w:rPr>
                <w:noProof/>
                <w:webHidden/>
              </w:rPr>
              <w:fldChar w:fldCharType="end"/>
            </w:r>
            <w:r w:rsidRPr="001C7685">
              <w:rPr>
                <w:rStyle w:val="Hyperlink"/>
                <w:noProof/>
              </w:rPr>
              <w:fldChar w:fldCharType="end"/>
            </w:r>
          </w:ins>
        </w:p>
        <w:p w14:paraId="551FB6D0" w14:textId="49ADA2CF" w:rsidR="00D95E8A" w:rsidRDefault="00D95E8A">
          <w:pPr>
            <w:pStyle w:val="Verzeichnis2"/>
            <w:tabs>
              <w:tab w:val="left" w:pos="960"/>
              <w:tab w:val="right" w:leader="dot" w:pos="9062"/>
            </w:tabs>
            <w:rPr>
              <w:ins w:id="55" w:author="Stefan Rupp" w:date="2025-12-10T14:14:00Z" w16du:dateUtc="2025-12-10T13:14:00Z"/>
              <w:rFonts w:asciiTheme="minorHAnsi" w:eastAsiaTheme="minorEastAsia" w:hAnsiTheme="minorHAnsi"/>
              <w:noProof/>
              <w:kern w:val="2"/>
              <w:szCs w:val="24"/>
              <w:lang w:eastAsia="de-DE"/>
              <w14:ligatures w14:val="standardContextual"/>
            </w:rPr>
          </w:pPr>
          <w:ins w:id="5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"_Toc216268494"</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2.2</w:t>
            </w:r>
            <w:r>
              <w:rPr>
                <w:rFonts w:asciiTheme="minorHAnsi" w:eastAsiaTheme="minorEastAsia" w:hAnsiTheme="minorHAnsi"/>
                <w:noProof/>
                <w:kern w:val="2"/>
                <w:szCs w:val="24"/>
                <w:lang w:eastAsia="de-DE"/>
                <w14:ligatures w14:val="standardContextual"/>
              </w:rPr>
              <w:tab/>
            </w:r>
            <w:r w:rsidRPr="001C7685">
              <w:rPr>
                <w:rStyle w:val="Hyperlink"/>
                <w:noProof/>
              </w:rPr>
              <w:t>Assignment von Pausen</w:t>
            </w:r>
            <w:r>
              <w:rPr>
                <w:noProof/>
                <w:webHidden/>
              </w:rPr>
              <w:tab/>
            </w:r>
            <w:r>
              <w:rPr>
                <w:noProof/>
                <w:webHidden/>
              </w:rPr>
              <w:fldChar w:fldCharType="begin"/>
            </w:r>
            <w:r>
              <w:rPr>
                <w:noProof/>
                <w:webHidden/>
              </w:rPr>
              <w:instrText xml:space="preserve"> PAGEREF _Toc216268494 \h </w:instrText>
            </w:r>
            <w:r>
              <w:rPr>
                <w:noProof/>
                <w:webHidden/>
              </w:rPr>
            </w:r>
            <w:r>
              <w:rPr>
                <w:noProof/>
                <w:webHidden/>
              </w:rPr>
              <w:fldChar w:fldCharType="separate"/>
            </w:r>
            <w:r>
              <w:rPr>
                <w:noProof/>
                <w:webHidden/>
              </w:rPr>
              <w:t>3</w:t>
            </w:r>
            <w:r>
              <w:rPr>
                <w:noProof/>
                <w:webHidden/>
              </w:rPr>
              <w:fldChar w:fldCharType="end"/>
            </w:r>
            <w:r w:rsidRPr="001C7685">
              <w:rPr>
                <w:rStyle w:val="Hyperlink"/>
                <w:noProof/>
              </w:rPr>
              <w:fldChar w:fldCharType="end"/>
            </w:r>
          </w:ins>
        </w:p>
        <w:p w14:paraId="3CB52919" w14:textId="6653F74D" w:rsidR="00D95E8A" w:rsidRDefault="00D95E8A">
          <w:pPr>
            <w:pStyle w:val="Verzeichnis3"/>
            <w:rPr>
              <w:ins w:id="57" w:author="Stefan Rupp" w:date="2025-12-10T14:14:00Z" w16du:dateUtc="2025-12-10T13:14:00Z"/>
              <w:rFonts w:asciiTheme="minorHAnsi" w:eastAsiaTheme="minorEastAsia" w:hAnsiTheme="minorHAnsi"/>
              <w:noProof/>
              <w:kern w:val="2"/>
              <w:szCs w:val="24"/>
              <w:lang w:eastAsia="de-DE"/>
              <w14:ligatures w14:val="standardContextual"/>
            </w:rPr>
          </w:pPr>
          <w:ins w:id="5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"_Toc216268495"</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2.2.1</w:t>
            </w:r>
            <w:r>
              <w:rPr>
                <w:rFonts w:asciiTheme="minorHAnsi" w:eastAsiaTheme="minorEastAsia" w:hAnsiTheme="minorHAnsi"/>
                <w:noProof/>
                <w:kern w:val="2"/>
                <w:szCs w:val="24"/>
                <w:lang w:eastAsia="de-DE"/>
                <w14:ligatures w14:val="standardContextual"/>
              </w:rPr>
              <w:tab/>
            </w:r>
            <w:r w:rsidRPr="001C7685">
              <w:rPr>
                <w:rStyle w:val="Hyperlink"/>
                <w:noProof/>
              </w:rPr>
              <w:t>Unterscheidung mehrere Fälle der Pausenbehandlung</w:t>
            </w:r>
            <w:r>
              <w:rPr>
                <w:noProof/>
                <w:webHidden/>
              </w:rPr>
              <w:tab/>
            </w:r>
            <w:r>
              <w:rPr>
                <w:noProof/>
                <w:webHidden/>
              </w:rPr>
              <w:fldChar w:fldCharType="begin"/>
            </w:r>
            <w:r>
              <w:rPr>
                <w:noProof/>
                <w:webHidden/>
              </w:rPr>
              <w:instrText xml:space="preserve"> PAGEREF _Toc216268495 \h </w:instrText>
            </w:r>
            <w:r>
              <w:rPr>
                <w:noProof/>
                <w:webHidden/>
              </w:rPr>
            </w:r>
            <w:r>
              <w:rPr>
                <w:noProof/>
                <w:webHidden/>
              </w:rPr>
              <w:fldChar w:fldCharType="separate"/>
            </w:r>
            <w:r>
              <w:rPr>
                <w:noProof/>
                <w:webHidden/>
              </w:rPr>
              <w:t>3</w:t>
            </w:r>
            <w:r>
              <w:rPr>
                <w:noProof/>
                <w:webHidden/>
              </w:rPr>
              <w:fldChar w:fldCharType="end"/>
            </w:r>
            <w:r w:rsidRPr="001C7685">
              <w:rPr>
                <w:rStyle w:val="Hyperlink"/>
                <w:noProof/>
              </w:rPr>
              <w:fldChar w:fldCharType="end"/>
            </w:r>
          </w:ins>
        </w:p>
        <w:p w14:paraId="0CF66E44" w14:textId="330A0051" w:rsidR="00D95E8A" w:rsidRDefault="00D95E8A">
          <w:pPr>
            <w:pStyle w:val="Verzeichnis3"/>
            <w:rPr>
              <w:ins w:id="59" w:author="Stefan Rupp" w:date="2025-12-10T14:14:00Z" w16du:dateUtc="2025-12-10T13:14:00Z"/>
              <w:rFonts w:asciiTheme="minorHAnsi" w:eastAsiaTheme="minorEastAsia" w:hAnsiTheme="minorHAnsi"/>
              <w:noProof/>
              <w:kern w:val="2"/>
              <w:szCs w:val="24"/>
              <w:lang w:eastAsia="de-DE"/>
              <w14:ligatures w14:val="standardContextual"/>
            </w:rPr>
          </w:pPr>
          <w:ins w:id="6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"_Toc216268496"</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2.2.2</w:t>
            </w:r>
            <w:r>
              <w:rPr>
                <w:rFonts w:asciiTheme="minorHAnsi" w:eastAsiaTheme="minorEastAsia" w:hAnsiTheme="minorHAnsi"/>
                <w:noProof/>
                <w:kern w:val="2"/>
                <w:szCs w:val="24"/>
                <w:lang w:eastAsia="de-DE"/>
                <w14:ligatures w14:val="standardContextual"/>
              </w:rPr>
              <w:tab/>
            </w:r>
            <w:r w:rsidRPr="001C7685">
              <w:rPr>
                <w:rStyle w:val="Hyperlink"/>
                <w:noProof/>
              </w:rPr>
              <w:t>Automatisches Pausen-Assignment</w:t>
            </w:r>
            <w:r>
              <w:rPr>
                <w:noProof/>
                <w:webHidden/>
              </w:rPr>
              <w:tab/>
            </w:r>
            <w:r>
              <w:rPr>
                <w:noProof/>
                <w:webHidden/>
              </w:rPr>
              <w:fldChar w:fldCharType="begin"/>
            </w:r>
            <w:r>
              <w:rPr>
                <w:noProof/>
                <w:webHidden/>
              </w:rPr>
              <w:instrText xml:space="preserve"> PAGEREF _Toc216268496 \h </w:instrText>
            </w:r>
            <w:r>
              <w:rPr>
                <w:noProof/>
                <w:webHidden/>
              </w:rPr>
            </w:r>
            <w:r>
              <w:rPr>
                <w:noProof/>
                <w:webHidden/>
              </w:rPr>
              <w:fldChar w:fldCharType="separate"/>
            </w:r>
            <w:r>
              <w:rPr>
                <w:noProof/>
                <w:webHidden/>
              </w:rPr>
              <w:t>4</w:t>
            </w:r>
            <w:r>
              <w:rPr>
                <w:noProof/>
                <w:webHidden/>
              </w:rPr>
              <w:fldChar w:fldCharType="end"/>
            </w:r>
            <w:r w:rsidRPr="001C7685">
              <w:rPr>
                <w:rStyle w:val="Hyperlink"/>
                <w:noProof/>
              </w:rPr>
              <w:fldChar w:fldCharType="end"/>
            </w:r>
          </w:ins>
        </w:p>
        <w:p w14:paraId="64F0D36F" w14:textId="1D7BEC69" w:rsidR="00D95E8A" w:rsidRDefault="00D95E8A">
          <w:pPr>
            <w:pStyle w:val="Verzeichnis3"/>
            <w:rPr>
              <w:ins w:id="61" w:author="Stefan Rupp" w:date="2025-12-10T14:14:00Z" w16du:dateUtc="2025-12-10T13:14:00Z"/>
              <w:rFonts w:asciiTheme="minorHAnsi" w:eastAsiaTheme="minorEastAsia" w:hAnsiTheme="minorHAnsi"/>
              <w:noProof/>
              <w:kern w:val="2"/>
              <w:szCs w:val="24"/>
              <w:lang w:eastAsia="de-DE"/>
              <w14:ligatures w14:val="standardContextual"/>
            </w:rPr>
          </w:pPr>
          <w:ins w:id="62"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"_Toc216268497"</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2.2.3</w:t>
            </w:r>
            <w:r>
              <w:rPr>
                <w:rFonts w:asciiTheme="minorHAnsi" w:eastAsiaTheme="minorEastAsia" w:hAnsiTheme="minorHAnsi"/>
                <w:noProof/>
                <w:kern w:val="2"/>
                <w:szCs w:val="24"/>
                <w:lang w:eastAsia="de-DE"/>
                <w14:ligatures w14:val="standardContextual"/>
              </w:rPr>
              <w:tab/>
            </w:r>
            <w:r w:rsidRPr="001C7685">
              <w:rPr>
                <w:rStyle w:val="Hyperlink"/>
                <w:noProof/>
              </w:rPr>
              <w:t>Anweisen einer vorgeschlagenen Pause</w:t>
            </w:r>
            <w:r>
              <w:rPr>
                <w:noProof/>
                <w:webHidden/>
              </w:rPr>
              <w:tab/>
            </w:r>
            <w:r>
              <w:rPr>
                <w:noProof/>
                <w:webHidden/>
              </w:rPr>
              <w:fldChar w:fldCharType="begin"/>
            </w:r>
            <w:r>
              <w:rPr>
                <w:noProof/>
                <w:webHidden/>
              </w:rPr>
              <w:instrText xml:space="preserve"> PAGEREF _Toc216268497 \h </w:instrText>
            </w:r>
            <w:r>
              <w:rPr>
                <w:noProof/>
                <w:webHidden/>
              </w:rPr>
            </w:r>
            <w:r>
              <w:rPr>
                <w:noProof/>
                <w:webHidden/>
              </w:rPr>
              <w:fldChar w:fldCharType="separate"/>
            </w:r>
            <w:r>
              <w:rPr>
                <w:noProof/>
                <w:webHidden/>
              </w:rPr>
              <w:t>8</w:t>
            </w:r>
            <w:r>
              <w:rPr>
                <w:noProof/>
                <w:webHidden/>
              </w:rPr>
              <w:fldChar w:fldCharType="end"/>
            </w:r>
            <w:r w:rsidRPr="001C7685">
              <w:rPr>
                <w:rStyle w:val="Hyperlink"/>
                <w:noProof/>
              </w:rPr>
              <w:fldChar w:fldCharType="end"/>
            </w:r>
          </w:ins>
        </w:p>
        <w:p w14:paraId="05EC3407" w14:textId="695ACC4E" w:rsidR="00D95E8A" w:rsidRDefault="00D95E8A">
          <w:pPr>
            <w:pStyle w:val="Verzeichnis3"/>
            <w:rPr>
              <w:ins w:id="63" w:author="Stefan Rupp" w:date="2025-12-10T14:14:00Z" w16du:dateUtc="2025-12-10T13:14:00Z"/>
              <w:rFonts w:asciiTheme="minorHAnsi" w:eastAsiaTheme="minorEastAsia" w:hAnsiTheme="minorHAnsi"/>
              <w:noProof/>
              <w:kern w:val="2"/>
              <w:szCs w:val="24"/>
              <w:lang w:eastAsia="de-DE"/>
              <w14:ligatures w14:val="standardContextual"/>
            </w:rPr>
          </w:pPr>
          <w:ins w:id="6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"_Toc216268499"</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lang w:val="en-GB"/>
              </w:rPr>
              <w:t>2.2.4</w:t>
            </w:r>
            <w:r>
              <w:rPr>
                <w:rFonts w:asciiTheme="minorHAnsi" w:eastAsiaTheme="minorEastAsia" w:hAnsiTheme="minorHAnsi"/>
                <w:noProof/>
                <w:kern w:val="2"/>
                <w:szCs w:val="24"/>
                <w:lang w:eastAsia="de-DE"/>
                <w14:ligatures w14:val="standardContextual"/>
              </w:rPr>
              <w:tab/>
            </w:r>
            <w:r w:rsidRPr="001C7685">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_Toc216268499 \h </w:instrText>
            </w:r>
            <w:r>
              <w:rPr>
                <w:noProof/>
                <w:webHidden/>
              </w:rPr>
            </w:r>
            <w:r>
              <w:rPr>
                <w:noProof/>
                <w:webHidden/>
              </w:rPr>
              <w:fldChar w:fldCharType="separate"/>
            </w:r>
            <w:r>
              <w:rPr>
                <w:noProof/>
                <w:webHidden/>
              </w:rPr>
              <w:t>15</w:t>
            </w:r>
            <w:r>
              <w:rPr>
                <w:noProof/>
                <w:webHidden/>
              </w:rPr>
              <w:fldChar w:fldCharType="end"/>
            </w:r>
            <w:r w:rsidRPr="001C7685">
              <w:rPr>
                <w:rStyle w:val="Hyperlink"/>
                <w:noProof/>
              </w:rPr>
              <w:fldChar w:fldCharType="end"/>
            </w:r>
          </w:ins>
        </w:p>
        <w:p w14:paraId="519496D5" w14:textId="0E7C45B6" w:rsidR="00D95E8A" w:rsidRDefault="00D95E8A">
          <w:pPr>
            <w:pStyle w:val="Verzeichnis3"/>
            <w:rPr>
              <w:ins w:id="65" w:author="Stefan Rupp" w:date="2025-12-10T14:14:00Z" w16du:dateUtc="2025-12-10T13:14:00Z"/>
              <w:rFonts w:asciiTheme="minorHAnsi" w:eastAsiaTheme="minorEastAsia" w:hAnsiTheme="minorHAnsi"/>
              <w:noProof/>
              <w:kern w:val="2"/>
              <w:szCs w:val="24"/>
              <w:lang w:eastAsia="de-DE"/>
              <w14:ligatures w14:val="standardContextual"/>
            </w:rPr>
          </w:pPr>
          <w:ins w:id="6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"_Toc216268500"</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2.2.5</w:t>
            </w:r>
            <w:r>
              <w:rPr>
                <w:rFonts w:asciiTheme="minorHAnsi" w:eastAsiaTheme="minorEastAsia" w:hAnsiTheme="minorHAnsi"/>
                <w:noProof/>
                <w:kern w:val="2"/>
                <w:szCs w:val="24"/>
                <w:lang w:eastAsia="de-DE"/>
                <w14:ligatures w14:val="standardContextual"/>
              </w:rPr>
              <w:tab/>
            </w:r>
            <w:r w:rsidRPr="001C7685">
              <w:rPr>
                <w:rStyle w:val="Hyperlink"/>
                <w:noProof/>
              </w:rPr>
              <w:t>Telematik-Integration von Pausen-Assignments</w:t>
            </w:r>
            <w:r>
              <w:rPr>
                <w:noProof/>
                <w:webHidden/>
              </w:rPr>
              <w:tab/>
            </w:r>
            <w:r>
              <w:rPr>
                <w:noProof/>
                <w:webHidden/>
              </w:rPr>
              <w:fldChar w:fldCharType="begin"/>
            </w:r>
            <w:r>
              <w:rPr>
                <w:noProof/>
                <w:webHidden/>
              </w:rPr>
              <w:instrText xml:space="preserve"> PAGEREF _Toc216268500 \h </w:instrText>
            </w:r>
            <w:r>
              <w:rPr>
                <w:noProof/>
                <w:webHidden/>
              </w:rPr>
            </w:r>
            <w:r>
              <w:rPr>
                <w:noProof/>
                <w:webHidden/>
              </w:rPr>
              <w:fldChar w:fldCharType="separate"/>
            </w:r>
            <w:r>
              <w:rPr>
                <w:noProof/>
                <w:webHidden/>
              </w:rPr>
              <w:t>16</w:t>
            </w:r>
            <w:r>
              <w:rPr>
                <w:noProof/>
                <w:webHidden/>
              </w:rPr>
              <w:fldChar w:fldCharType="end"/>
            </w:r>
            <w:r w:rsidRPr="001C7685">
              <w:rPr>
                <w:rStyle w:val="Hyperlink"/>
                <w:noProof/>
              </w:rPr>
              <w:fldChar w:fldCharType="end"/>
            </w:r>
          </w:ins>
        </w:p>
        <w:p w14:paraId="4C6B3C40" w14:textId="7FF18898" w:rsidR="00D95E8A" w:rsidRDefault="00D95E8A">
          <w:pPr>
            <w:pStyle w:val="Verzeichnis2"/>
            <w:tabs>
              <w:tab w:val="left" w:pos="960"/>
              <w:tab w:val="right" w:leader="dot" w:pos="9062"/>
            </w:tabs>
            <w:rPr>
              <w:ins w:id="67" w:author="Stefan Rupp" w:date="2025-12-10T14:14:00Z" w16du:dateUtc="2025-12-10T13:14:00Z"/>
              <w:rFonts w:asciiTheme="minorHAnsi" w:eastAsiaTheme="minorEastAsia" w:hAnsiTheme="minorHAnsi"/>
              <w:noProof/>
              <w:kern w:val="2"/>
              <w:szCs w:val="24"/>
              <w:lang w:eastAsia="de-DE"/>
              <w14:ligatures w14:val="standardContextual"/>
            </w:rPr>
          </w:pPr>
          <w:ins w:id="6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"_Toc216268501"</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lang w:val="en-GB"/>
              </w:rPr>
              <w:t>2.3</w:t>
            </w:r>
            <w:r>
              <w:rPr>
                <w:rFonts w:asciiTheme="minorHAnsi" w:eastAsiaTheme="minorEastAsia" w:hAnsiTheme="minorHAnsi"/>
                <w:noProof/>
                <w:kern w:val="2"/>
                <w:szCs w:val="24"/>
                <w:lang w:eastAsia="de-DE"/>
                <w14:ligatures w14:val="standardContextual"/>
              </w:rPr>
              <w:tab/>
            </w:r>
            <w:r w:rsidRPr="001C7685">
              <w:rPr>
                <w:rStyle w:val="Hyperlink"/>
                <w:noProof/>
                <w:lang w:val="en-GB"/>
              </w:rPr>
              <w:t>Manual Adjustment of Break Planning</w:t>
            </w:r>
            <w:r>
              <w:rPr>
                <w:noProof/>
                <w:webHidden/>
              </w:rPr>
              <w:tab/>
            </w:r>
            <w:r>
              <w:rPr>
                <w:noProof/>
                <w:webHidden/>
              </w:rPr>
              <w:fldChar w:fldCharType="begin"/>
            </w:r>
            <w:r>
              <w:rPr>
                <w:noProof/>
                <w:webHidden/>
              </w:rPr>
              <w:instrText xml:space="preserve"> PAGEREF _Toc216268501 \h </w:instrText>
            </w:r>
            <w:r>
              <w:rPr>
                <w:noProof/>
                <w:webHidden/>
              </w:rPr>
            </w:r>
            <w:r>
              <w:rPr>
                <w:noProof/>
                <w:webHidden/>
              </w:rPr>
              <w:fldChar w:fldCharType="separate"/>
            </w:r>
            <w:r>
              <w:rPr>
                <w:noProof/>
                <w:webHidden/>
              </w:rPr>
              <w:t>17</w:t>
            </w:r>
            <w:r>
              <w:rPr>
                <w:noProof/>
                <w:webHidden/>
              </w:rPr>
              <w:fldChar w:fldCharType="end"/>
            </w:r>
            <w:r w:rsidRPr="001C7685">
              <w:rPr>
                <w:rStyle w:val="Hyperlink"/>
                <w:noProof/>
              </w:rPr>
              <w:fldChar w:fldCharType="end"/>
            </w:r>
          </w:ins>
        </w:p>
        <w:p w14:paraId="48F3390B" w14:textId="06D9FB28" w:rsidR="00D95E8A" w:rsidRDefault="00D95E8A">
          <w:pPr>
            <w:pStyle w:val="Verzeichnis2"/>
            <w:tabs>
              <w:tab w:val="left" w:pos="960"/>
              <w:tab w:val="right" w:leader="dot" w:pos="9062"/>
            </w:tabs>
            <w:rPr>
              <w:ins w:id="69" w:author="Stefan Rupp" w:date="2025-12-10T14:14:00Z" w16du:dateUtc="2025-12-10T13:14:00Z"/>
              <w:rFonts w:asciiTheme="minorHAnsi" w:eastAsiaTheme="minorEastAsia" w:hAnsiTheme="minorHAnsi"/>
              <w:noProof/>
              <w:kern w:val="2"/>
              <w:szCs w:val="24"/>
              <w:lang w:eastAsia="de-DE"/>
              <w14:ligatures w14:val="standardContextual"/>
            </w:rPr>
          </w:pPr>
          <w:ins w:id="7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"_Toc216268502"</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2.4</w:t>
            </w:r>
            <w:r>
              <w:rPr>
                <w:rFonts w:asciiTheme="minorHAnsi" w:eastAsiaTheme="minorEastAsia" w:hAnsiTheme="minorHAnsi"/>
                <w:noProof/>
                <w:kern w:val="2"/>
                <w:szCs w:val="24"/>
                <w:lang w:eastAsia="de-DE"/>
                <w14:ligatures w14:val="standardContextual"/>
              </w:rPr>
              <w:tab/>
            </w:r>
            <w:r w:rsidRPr="001C7685">
              <w:rPr>
                <w:rStyle w:val="Hyperlink"/>
                <w:noProof/>
              </w:rPr>
              <w:t>Breaks per Optimization Mode</w:t>
            </w:r>
            <w:r>
              <w:rPr>
                <w:noProof/>
                <w:webHidden/>
              </w:rPr>
              <w:tab/>
            </w:r>
            <w:r>
              <w:rPr>
                <w:noProof/>
                <w:webHidden/>
              </w:rPr>
              <w:fldChar w:fldCharType="begin"/>
            </w:r>
            <w:r>
              <w:rPr>
                <w:noProof/>
                <w:webHidden/>
              </w:rPr>
              <w:instrText xml:space="preserve"> PAGEREF _Toc216268502 \h </w:instrText>
            </w:r>
            <w:r>
              <w:rPr>
                <w:noProof/>
                <w:webHidden/>
              </w:rPr>
            </w:r>
            <w:r>
              <w:rPr>
                <w:noProof/>
                <w:webHidden/>
              </w:rPr>
              <w:fldChar w:fldCharType="separate"/>
            </w:r>
            <w:r>
              <w:rPr>
                <w:noProof/>
                <w:webHidden/>
              </w:rPr>
              <w:t>17</w:t>
            </w:r>
            <w:r>
              <w:rPr>
                <w:noProof/>
                <w:webHidden/>
              </w:rPr>
              <w:fldChar w:fldCharType="end"/>
            </w:r>
            <w:r w:rsidRPr="001C7685">
              <w:rPr>
                <w:rStyle w:val="Hyperlink"/>
                <w:noProof/>
              </w:rPr>
              <w:fldChar w:fldCharType="end"/>
            </w:r>
          </w:ins>
        </w:p>
        <w:p w14:paraId="35E03403" w14:textId="491DF967" w:rsidR="00D95E8A" w:rsidRDefault="00D95E8A">
          <w:pPr>
            <w:pStyle w:val="Verzeichnis2"/>
            <w:tabs>
              <w:tab w:val="left" w:pos="960"/>
              <w:tab w:val="right" w:leader="dot" w:pos="9062"/>
            </w:tabs>
            <w:rPr>
              <w:ins w:id="71" w:author="Stefan Rupp" w:date="2025-12-10T14:14:00Z" w16du:dateUtc="2025-12-10T13:14:00Z"/>
              <w:rFonts w:asciiTheme="minorHAnsi" w:eastAsiaTheme="minorEastAsia" w:hAnsiTheme="minorHAnsi"/>
              <w:noProof/>
              <w:kern w:val="2"/>
              <w:szCs w:val="24"/>
              <w:lang w:eastAsia="de-DE"/>
              <w14:ligatures w14:val="standardContextual"/>
            </w:rPr>
          </w:pPr>
          <w:ins w:id="72"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"_Toc216268503"</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2.5</w:t>
            </w:r>
            <w:r>
              <w:rPr>
                <w:rFonts w:asciiTheme="minorHAnsi" w:eastAsiaTheme="minorEastAsia" w:hAnsiTheme="minorHAnsi"/>
                <w:noProof/>
                <w:kern w:val="2"/>
                <w:szCs w:val="24"/>
                <w:lang w:eastAsia="de-DE"/>
                <w14:ligatures w14:val="standardContextual"/>
              </w:rPr>
              <w:tab/>
            </w:r>
            <w:r w:rsidRPr="001C7685">
              <w:rPr>
                <w:rStyle w:val="Hyperlink"/>
                <w:noProof/>
              </w:rPr>
              <w:t>Display Approach left-aligned</w:t>
            </w:r>
            <w:r>
              <w:rPr>
                <w:noProof/>
                <w:webHidden/>
              </w:rPr>
              <w:tab/>
            </w:r>
            <w:r>
              <w:rPr>
                <w:noProof/>
                <w:webHidden/>
              </w:rPr>
              <w:fldChar w:fldCharType="begin"/>
            </w:r>
            <w:r>
              <w:rPr>
                <w:noProof/>
                <w:webHidden/>
              </w:rPr>
              <w:instrText xml:space="preserve"> PAGEREF _Toc216268503 \h </w:instrText>
            </w:r>
            <w:r>
              <w:rPr>
                <w:noProof/>
                <w:webHidden/>
              </w:rPr>
            </w:r>
            <w:r>
              <w:rPr>
                <w:noProof/>
                <w:webHidden/>
              </w:rPr>
              <w:fldChar w:fldCharType="separate"/>
            </w:r>
            <w:r>
              <w:rPr>
                <w:noProof/>
                <w:webHidden/>
              </w:rPr>
              <w:t>18</w:t>
            </w:r>
            <w:r>
              <w:rPr>
                <w:noProof/>
                <w:webHidden/>
              </w:rPr>
              <w:fldChar w:fldCharType="end"/>
            </w:r>
            <w:r w:rsidRPr="001C7685">
              <w:rPr>
                <w:rStyle w:val="Hyperlink"/>
                <w:noProof/>
              </w:rPr>
              <w:fldChar w:fldCharType="end"/>
            </w:r>
          </w:ins>
        </w:p>
        <w:p w14:paraId="753828D5" w14:textId="77124156" w:rsidR="00D95E8A" w:rsidRDefault="00D95E8A">
          <w:pPr>
            <w:pStyle w:val="Verzeichnis2"/>
            <w:tabs>
              <w:tab w:val="left" w:pos="960"/>
              <w:tab w:val="right" w:leader="dot" w:pos="9062"/>
            </w:tabs>
            <w:rPr>
              <w:ins w:id="73" w:author="Stefan Rupp" w:date="2025-12-10T14:14:00Z" w16du:dateUtc="2025-12-10T13:14:00Z"/>
              <w:rFonts w:asciiTheme="minorHAnsi" w:eastAsiaTheme="minorEastAsia" w:hAnsiTheme="minorHAnsi"/>
              <w:noProof/>
              <w:kern w:val="2"/>
              <w:szCs w:val="24"/>
              <w:lang w:eastAsia="de-DE"/>
              <w14:ligatures w14:val="standardContextual"/>
            </w:rPr>
          </w:pPr>
          <w:ins w:id="7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"_Toc216268504"</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lang w:val="en-GB"/>
              </w:rPr>
              <w:t>2.6</w:t>
            </w:r>
            <w:r>
              <w:rPr>
                <w:rFonts w:asciiTheme="minorHAnsi" w:eastAsiaTheme="minorEastAsia" w:hAnsiTheme="minorHAnsi"/>
                <w:noProof/>
                <w:kern w:val="2"/>
                <w:szCs w:val="24"/>
                <w:lang w:eastAsia="de-DE"/>
                <w14:ligatures w14:val="standardContextual"/>
              </w:rPr>
              <w:tab/>
            </w:r>
            <w:r w:rsidRPr="001C7685">
              <w:rPr>
                <w:rStyle w:val="Hyperlink"/>
                <w:noProof/>
                <w:lang w:val="en-GB"/>
              </w:rPr>
              <w:t>Display Breaks in Tour Schedule</w:t>
            </w:r>
            <w:r>
              <w:rPr>
                <w:noProof/>
                <w:webHidden/>
              </w:rPr>
              <w:tab/>
            </w:r>
            <w:r>
              <w:rPr>
                <w:noProof/>
                <w:webHidden/>
              </w:rPr>
              <w:fldChar w:fldCharType="begin"/>
            </w:r>
            <w:r>
              <w:rPr>
                <w:noProof/>
                <w:webHidden/>
              </w:rPr>
              <w:instrText xml:space="preserve"> PAGEREF _Toc216268504 \h </w:instrText>
            </w:r>
            <w:r>
              <w:rPr>
                <w:noProof/>
                <w:webHidden/>
              </w:rPr>
            </w:r>
            <w:r>
              <w:rPr>
                <w:noProof/>
                <w:webHidden/>
              </w:rPr>
              <w:fldChar w:fldCharType="separate"/>
            </w:r>
            <w:r>
              <w:rPr>
                <w:noProof/>
                <w:webHidden/>
              </w:rPr>
              <w:t>18</w:t>
            </w:r>
            <w:r>
              <w:rPr>
                <w:noProof/>
                <w:webHidden/>
              </w:rPr>
              <w:fldChar w:fldCharType="end"/>
            </w:r>
            <w:r w:rsidRPr="001C7685">
              <w:rPr>
                <w:rStyle w:val="Hyperlink"/>
                <w:noProof/>
              </w:rPr>
              <w:fldChar w:fldCharType="end"/>
            </w:r>
          </w:ins>
        </w:p>
        <w:p w14:paraId="06837A1B" w14:textId="3FE5BA0B" w:rsidR="00D95E8A" w:rsidRDefault="00D95E8A">
          <w:pPr>
            <w:pStyle w:val="Verzeichnis2"/>
            <w:tabs>
              <w:tab w:val="left" w:pos="960"/>
              <w:tab w:val="right" w:leader="dot" w:pos="9062"/>
            </w:tabs>
            <w:rPr>
              <w:ins w:id="75" w:author="Stefan Rupp" w:date="2025-12-10T14:14:00Z" w16du:dateUtc="2025-12-10T13:14:00Z"/>
              <w:rFonts w:asciiTheme="minorHAnsi" w:eastAsiaTheme="minorEastAsia" w:hAnsiTheme="minorHAnsi"/>
              <w:noProof/>
              <w:kern w:val="2"/>
              <w:szCs w:val="24"/>
              <w:lang w:eastAsia="de-DE"/>
              <w14:ligatures w14:val="standardContextual"/>
            </w:rPr>
          </w:pPr>
          <w:ins w:id="7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"_Toc216268505"</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lang w:val="en-GB"/>
              </w:rPr>
              <w:t>2.7</w:t>
            </w:r>
            <w:r>
              <w:rPr>
                <w:rFonts w:asciiTheme="minorHAnsi" w:eastAsiaTheme="minorEastAsia" w:hAnsiTheme="minorHAnsi"/>
                <w:noProof/>
                <w:kern w:val="2"/>
                <w:szCs w:val="24"/>
                <w:lang w:eastAsia="de-DE"/>
                <w14:ligatures w14:val="standardContextual"/>
              </w:rPr>
              <w:tab/>
            </w:r>
            <w:r w:rsidRPr="001C7685">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_Toc216268505 \h </w:instrText>
            </w:r>
            <w:r>
              <w:rPr>
                <w:noProof/>
                <w:webHidden/>
              </w:rPr>
            </w:r>
            <w:r>
              <w:rPr>
                <w:noProof/>
                <w:webHidden/>
              </w:rPr>
              <w:fldChar w:fldCharType="separate"/>
            </w:r>
            <w:r>
              <w:rPr>
                <w:noProof/>
                <w:webHidden/>
              </w:rPr>
              <w:t>19</w:t>
            </w:r>
            <w:r>
              <w:rPr>
                <w:noProof/>
                <w:webHidden/>
              </w:rPr>
              <w:fldChar w:fldCharType="end"/>
            </w:r>
            <w:r w:rsidRPr="001C7685">
              <w:rPr>
                <w:rStyle w:val="Hyperlink"/>
                <w:noProof/>
              </w:rPr>
              <w:fldChar w:fldCharType="end"/>
            </w:r>
          </w:ins>
        </w:p>
        <w:p w14:paraId="7CF001B2" w14:textId="21247A1E" w:rsidR="00D95E8A" w:rsidRDefault="00D95E8A">
          <w:pPr>
            <w:pStyle w:val="Verzeichnis2"/>
            <w:tabs>
              <w:tab w:val="left" w:pos="960"/>
              <w:tab w:val="right" w:leader="dot" w:pos="9062"/>
            </w:tabs>
            <w:rPr>
              <w:ins w:id="77" w:author="Stefan Rupp" w:date="2025-12-10T14:14:00Z" w16du:dateUtc="2025-12-10T13:14:00Z"/>
              <w:rFonts w:asciiTheme="minorHAnsi" w:eastAsiaTheme="minorEastAsia" w:hAnsiTheme="minorHAnsi"/>
              <w:noProof/>
              <w:kern w:val="2"/>
              <w:szCs w:val="24"/>
              <w:lang w:eastAsia="de-DE"/>
              <w14:ligatures w14:val="standardContextual"/>
            </w:rPr>
          </w:pPr>
          <w:ins w:id="7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"_Toc216268506"</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2.8</w:t>
            </w:r>
            <w:r>
              <w:rPr>
                <w:rFonts w:asciiTheme="minorHAnsi" w:eastAsiaTheme="minorEastAsia" w:hAnsiTheme="minorHAnsi"/>
                <w:noProof/>
                <w:kern w:val="2"/>
                <w:szCs w:val="24"/>
                <w:lang w:eastAsia="de-DE"/>
                <w14:ligatures w14:val="standardContextual"/>
              </w:rPr>
              <w:tab/>
            </w:r>
            <w:r w:rsidRPr="001C7685">
              <w:rPr>
                <w:rStyle w:val="Hyperlink"/>
                <w:noProof/>
              </w:rPr>
              <w:t>Manuelle Transaktionen</w:t>
            </w:r>
            <w:r>
              <w:rPr>
                <w:noProof/>
                <w:webHidden/>
              </w:rPr>
              <w:tab/>
            </w:r>
            <w:r>
              <w:rPr>
                <w:noProof/>
                <w:webHidden/>
              </w:rPr>
              <w:fldChar w:fldCharType="begin"/>
            </w:r>
            <w:r>
              <w:rPr>
                <w:noProof/>
                <w:webHidden/>
              </w:rPr>
              <w:instrText xml:space="preserve"> PAGEREF _Toc216268506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1E7E0A18" w14:textId="77C12571" w:rsidR="00D95E8A" w:rsidRDefault="00D95E8A">
          <w:pPr>
            <w:pStyle w:val="Verzeichnis3"/>
            <w:rPr>
              <w:ins w:id="79" w:author="Stefan Rupp" w:date="2025-12-10T14:14:00Z" w16du:dateUtc="2025-12-10T13:14:00Z"/>
              <w:rFonts w:asciiTheme="minorHAnsi" w:eastAsiaTheme="minorEastAsia" w:hAnsiTheme="minorHAnsi"/>
              <w:noProof/>
              <w:kern w:val="2"/>
              <w:szCs w:val="24"/>
              <w:lang w:eastAsia="de-DE"/>
              <w14:ligatures w14:val="standardContextual"/>
            </w:rPr>
          </w:pPr>
          <w:ins w:id="8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"_Toc216268507"</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2.8.1</w:t>
            </w:r>
            <w:r>
              <w:rPr>
                <w:rFonts w:asciiTheme="minorHAnsi" w:eastAsiaTheme="minorEastAsia" w:hAnsiTheme="minorHAnsi"/>
                <w:noProof/>
                <w:kern w:val="2"/>
                <w:szCs w:val="24"/>
                <w:lang w:eastAsia="de-DE"/>
                <w14:ligatures w14:val="standardContextual"/>
              </w:rPr>
              <w:tab/>
            </w:r>
            <w:r w:rsidRPr="001C7685">
              <w:rPr>
                <w:rStyle w:val="Hyperlink"/>
                <w:noProof/>
              </w:rPr>
              <w:t>Assignment</w:t>
            </w:r>
            <w:r>
              <w:rPr>
                <w:noProof/>
                <w:webHidden/>
              </w:rPr>
              <w:tab/>
            </w:r>
            <w:r>
              <w:rPr>
                <w:noProof/>
                <w:webHidden/>
              </w:rPr>
              <w:fldChar w:fldCharType="begin"/>
            </w:r>
            <w:r>
              <w:rPr>
                <w:noProof/>
                <w:webHidden/>
              </w:rPr>
              <w:instrText xml:space="preserve"> PAGEREF _Toc216268507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6455FB15" w14:textId="1D03566B" w:rsidR="00D95E8A" w:rsidRDefault="00D95E8A">
          <w:pPr>
            <w:pStyle w:val="Verzeichnis3"/>
            <w:rPr>
              <w:ins w:id="81" w:author="Stefan Rupp" w:date="2025-12-10T14:14:00Z" w16du:dateUtc="2025-12-10T13:14:00Z"/>
              <w:rFonts w:asciiTheme="minorHAnsi" w:eastAsiaTheme="minorEastAsia" w:hAnsiTheme="minorHAnsi"/>
              <w:noProof/>
              <w:kern w:val="2"/>
              <w:szCs w:val="24"/>
              <w:lang w:eastAsia="de-DE"/>
              <w14:ligatures w14:val="standardContextual"/>
            </w:rPr>
          </w:pPr>
          <w:ins w:id="82"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"_Toc216268508"</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2.8.2</w:t>
            </w:r>
            <w:r>
              <w:rPr>
                <w:rFonts w:asciiTheme="minorHAnsi" w:eastAsiaTheme="minorEastAsia" w:hAnsiTheme="minorHAnsi"/>
                <w:noProof/>
                <w:kern w:val="2"/>
                <w:szCs w:val="24"/>
                <w:lang w:eastAsia="de-DE"/>
                <w14:ligatures w14:val="standardContextual"/>
              </w:rPr>
              <w:tab/>
            </w:r>
            <w:r w:rsidRPr="001C7685">
              <w:rPr>
                <w:rStyle w:val="Hyperlink"/>
                <w:noProof/>
              </w:rPr>
              <w:t>Time Extensions</w:t>
            </w:r>
            <w:r>
              <w:rPr>
                <w:noProof/>
                <w:webHidden/>
              </w:rPr>
              <w:tab/>
            </w:r>
            <w:r>
              <w:rPr>
                <w:noProof/>
                <w:webHidden/>
              </w:rPr>
              <w:fldChar w:fldCharType="begin"/>
            </w:r>
            <w:r>
              <w:rPr>
                <w:noProof/>
                <w:webHidden/>
              </w:rPr>
              <w:instrText xml:space="preserve"> PAGEREF _Toc216268508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518E2F97" w14:textId="2412B187" w:rsidR="00D95E8A" w:rsidRDefault="00D95E8A">
          <w:pPr>
            <w:pStyle w:val="Verzeichnis1"/>
            <w:rPr>
              <w:ins w:id="83" w:author="Stefan Rupp" w:date="2025-12-10T14:14:00Z" w16du:dateUtc="2025-12-10T13:14:00Z"/>
              <w:rFonts w:asciiTheme="minorHAnsi" w:eastAsiaTheme="minorEastAsia" w:hAnsiTheme="minorHAnsi"/>
              <w:noProof/>
              <w:kern w:val="2"/>
              <w:szCs w:val="24"/>
              <w:lang w:eastAsia="de-DE"/>
              <w14:ligatures w14:val="standardContextual"/>
            </w:rPr>
          </w:pPr>
          <w:ins w:id="8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"_Toc216268509"</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w:t>
            </w:r>
            <w:r>
              <w:rPr>
                <w:rFonts w:asciiTheme="minorHAnsi" w:eastAsiaTheme="minorEastAsia" w:hAnsiTheme="minorHAnsi"/>
                <w:noProof/>
                <w:kern w:val="2"/>
                <w:szCs w:val="24"/>
                <w:lang w:eastAsia="de-DE"/>
                <w14:ligatures w14:val="standardContextual"/>
              </w:rPr>
              <w:tab/>
            </w:r>
            <w:r w:rsidRPr="001C7685">
              <w:rPr>
                <w:rStyle w:val="Hyperlink"/>
                <w:noProof/>
              </w:rPr>
              <w:t>Zurückschreiben von Optimierungs-Ergebnissen</w:t>
            </w:r>
            <w:r>
              <w:rPr>
                <w:noProof/>
                <w:webHidden/>
              </w:rPr>
              <w:tab/>
            </w:r>
            <w:r>
              <w:rPr>
                <w:noProof/>
                <w:webHidden/>
              </w:rPr>
              <w:fldChar w:fldCharType="begin"/>
            </w:r>
            <w:r>
              <w:rPr>
                <w:noProof/>
                <w:webHidden/>
              </w:rPr>
              <w:instrText xml:space="preserve"> PAGEREF _Toc216268509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56C4A153" w14:textId="09DEB6CF" w:rsidR="00D95E8A" w:rsidRDefault="00D95E8A">
          <w:pPr>
            <w:pStyle w:val="Verzeichnis2"/>
            <w:tabs>
              <w:tab w:val="left" w:pos="960"/>
              <w:tab w:val="right" w:leader="dot" w:pos="9062"/>
            </w:tabs>
            <w:rPr>
              <w:ins w:id="85" w:author="Stefan Rupp" w:date="2025-12-10T14:14:00Z" w16du:dateUtc="2025-12-10T13:14:00Z"/>
              <w:rFonts w:asciiTheme="minorHAnsi" w:eastAsiaTheme="minorEastAsia" w:hAnsiTheme="minorHAnsi"/>
              <w:noProof/>
              <w:kern w:val="2"/>
              <w:szCs w:val="24"/>
              <w:lang w:eastAsia="de-DE"/>
              <w14:ligatures w14:val="standardContextual"/>
            </w:rPr>
          </w:pPr>
          <w:ins w:id="8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"_Toc216268510"</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3.1</w:t>
            </w:r>
            <w:r>
              <w:rPr>
                <w:rFonts w:asciiTheme="minorHAnsi" w:eastAsiaTheme="minorEastAsia" w:hAnsiTheme="minorHAnsi"/>
                <w:noProof/>
                <w:kern w:val="2"/>
                <w:szCs w:val="24"/>
                <w:lang w:eastAsia="de-DE"/>
                <w14:ligatures w14:val="standardContextual"/>
              </w:rPr>
              <w:tab/>
            </w:r>
            <w:r w:rsidRPr="001C7685">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_Toc216268510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506DD574" w14:textId="6D03C2FC" w:rsidR="00D95E8A" w:rsidRDefault="00D95E8A">
          <w:pPr>
            <w:pStyle w:val="Verzeichnis3"/>
            <w:rPr>
              <w:ins w:id="87" w:author="Stefan Rupp" w:date="2025-12-10T14:14:00Z" w16du:dateUtc="2025-12-10T13:14:00Z"/>
              <w:rFonts w:asciiTheme="minorHAnsi" w:eastAsiaTheme="minorEastAsia" w:hAnsiTheme="minorHAnsi"/>
              <w:noProof/>
              <w:kern w:val="2"/>
              <w:szCs w:val="24"/>
              <w:lang w:eastAsia="de-DE"/>
              <w14:ligatures w14:val="standardContextual"/>
            </w:rPr>
          </w:pPr>
          <w:ins w:id="8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"_Toc216268511"</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3.1.1</w:t>
            </w:r>
            <w:r>
              <w:rPr>
                <w:rFonts w:asciiTheme="minorHAnsi" w:eastAsiaTheme="minorEastAsia" w:hAnsiTheme="minorHAnsi"/>
                <w:noProof/>
                <w:kern w:val="2"/>
                <w:szCs w:val="24"/>
                <w:lang w:eastAsia="de-DE"/>
                <w14:ligatures w14:val="standardContextual"/>
              </w:rPr>
              <w:tab/>
            </w:r>
            <w:r w:rsidRPr="001C7685">
              <w:rPr>
                <w:rStyle w:val="Hyperlink"/>
                <w:noProof/>
              </w:rPr>
              <w:t>Verweben des OS mit dem TS</w:t>
            </w:r>
            <w:r>
              <w:rPr>
                <w:noProof/>
                <w:webHidden/>
              </w:rPr>
              <w:tab/>
            </w:r>
            <w:r>
              <w:rPr>
                <w:noProof/>
                <w:webHidden/>
              </w:rPr>
              <w:fldChar w:fldCharType="begin"/>
            </w:r>
            <w:r>
              <w:rPr>
                <w:noProof/>
                <w:webHidden/>
              </w:rPr>
              <w:instrText xml:space="preserve"> PAGEREF _Toc216268511 \h </w:instrText>
            </w:r>
            <w:r>
              <w:rPr>
                <w:noProof/>
                <w:webHidden/>
              </w:rPr>
            </w:r>
            <w:r>
              <w:rPr>
                <w:noProof/>
                <w:webHidden/>
              </w:rPr>
              <w:fldChar w:fldCharType="separate"/>
            </w:r>
            <w:r>
              <w:rPr>
                <w:noProof/>
                <w:webHidden/>
              </w:rPr>
              <w:t>20</w:t>
            </w:r>
            <w:r>
              <w:rPr>
                <w:noProof/>
                <w:webHidden/>
              </w:rPr>
              <w:fldChar w:fldCharType="end"/>
            </w:r>
            <w:r w:rsidRPr="001C7685">
              <w:rPr>
                <w:rStyle w:val="Hyperlink"/>
                <w:noProof/>
              </w:rPr>
              <w:fldChar w:fldCharType="end"/>
            </w:r>
          </w:ins>
        </w:p>
        <w:p w14:paraId="20A296FD" w14:textId="1E0AEAEB" w:rsidR="00D95E8A" w:rsidRDefault="00D95E8A">
          <w:pPr>
            <w:pStyle w:val="Verzeichnis3"/>
            <w:rPr>
              <w:ins w:id="89" w:author="Stefan Rupp" w:date="2025-12-10T14:14:00Z" w16du:dateUtc="2025-12-10T13:14:00Z"/>
              <w:rFonts w:asciiTheme="minorHAnsi" w:eastAsiaTheme="minorEastAsia" w:hAnsiTheme="minorHAnsi"/>
              <w:noProof/>
              <w:kern w:val="2"/>
              <w:szCs w:val="24"/>
              <w:lang w:eastAsia="de-DE"/>
              <w14:ligatures w14:val="standardContextual"/>
            </w:rPr>
          </w:pPr>
          <w:ins w:id="9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"_Toc216268512"</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3.1.2</w:t>
            </w:r>
            <w:r>
              <w:rPr>
                <w:rFonts w:asciiTheme="minorHAnsi" w:eastAsiaTheme="minorEastAsia" w:hAnsiTheme="minorHAnsi"/>
                <w:noProof/>
                <w:kern w:val="2"/>
                <w:szCs w:val="24"/>
                <w:lang w:eastAsia="de-DE"/>
                <w14:ligatures w14:val="standardContextual"/>
              </w:rPr>
              <w:tab/>
            </w:r>
            <w:r w:rsidRPr="001C7685">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_Toc216268512 \h </w:instrText>
            </w:r>
            <w:r>
              <w:rPr>
                <w:noProof/>
                <w:webHidden/>
              </w:rPr>
            </w:r>
            <w:r>
              <w:rPr>
                <w:noProof/>
                <w:webHidden/>
              </w:rPr>
              <w:fldChar w:fldCharType="separate"/>
            </w:r>
            <w:r>
              <w:rPr>
                <w:noProof/>
                <w:webHidden/>
              </w:rPr>
              <w:t>21</w:t>
            </w:r>
            <w:r>
              <w:rPr>
                <w:noProof/>
                <w:webHidden/>
              </w:rPr>
              <w:fldChar w:fldCharType="end"/>
            </w:r>
            <w:r w:rsidRPr="001C7685">
              <w:rPr>
                <w:rStyle w:val="Hyperlink"/>
                <w:noProof/>
              </w:rPr>
              <w:fldChar w:fldCharType="end"/>
            </w:r>
          </w:ins>
        </w:p>
        <w:p w14:paraId="18872534" w14:textId="55F817BB" w:rsidR="00D95E8A" w:rsidRDefault="00D95E8A">
          <w:pPr>
            <w:pStyle w:val="Verzeichnis2"/>
            <w:tabs>
              <w:tab w:val="left" w:pos="960"/>
              <w:tab w:val="right" w:leader="dot" w:pos="9062"/>
            </w:tabs>
            <w:rPr>
              <w:ins w:id="91" w:author="Stefan Rupp" w:date="2025-12-10T14:14:00Z" w16du:dateUtc="2025-12-10T13:14:00Z"/>
              <w:rFonts w:asciiTheme="minorHAnsi" w:eastAsiaTheme="minorEastAsia" w:hAnsiTheme="minorHAnsi"/>
              <w:noProof/>
              <w:kern w:val="2"/>
              <w:szCs w:val="24"/>
              <w:lang w:eastAsia="de-DE"/>
              <w14:ligatures w14:val="standardContextual"/>
            </w:rPr>
          </w:pPr>
          <w:ins w:id="92" w:author="Stefan Rupp" w:date="2025-12-10T14:14:00Z" w16du:dateUtc="2025-12-10T13:14:00Z">
            <w:r w:rsidRPr="001C7685">
              <w:rPr>
                <w:rStyle w:val="Hyperlink"/>
                <w:noProof/>
              </w:rPr>
              <w:lastRenderedPageBreak/>
              <w:fldChar w:fldCharType="begin"/>
            </w:r>
            <w:r w:rsidRPr="001C7685">
              <w:rPr>
                <w:rStyle w:val="Hyperlink"/>
                <w:noProof/>
              </w:rPr>
              <w:instrText xml:space="preserve"> </w:instrText>
            </w:r>
            <w:r>
              <w:rPr>
                <w:noProof/>
              </w:rPr>
              <w:instrText>HYPERLINK \l "_Toc216268513"</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3.2</w:t>
            </w:r>
            <w:r>
              <w:rPr>
                <w:rFonts w:asciiTheme="minorHAnsi" w:eastAsiaTheme="minorEastAsia" w:hAnsiTheme="minorHAnsi"/>
                <w:noProof/>
                <w:kern w:val="2"/>
                <w:szCs w:val="24"/>
                <w:lang w:eastAsia="de-DE"/>
                <w14:ligatures w14:val="standardContextual"/>
              </w:rPr>
              <w:tab/>
            </w:r>
            <w:r w:rsidRPr="001C7685">
              <w:rPr>
                <w:rStyle w:val="Hyperlink"/>
                <w:noProof/>
              </w:rPr>
              <w:t>Zurückschreiben von OEV-Schedules</w:t>
            </w:r>
            <w:r>
              <w:rPr>
                <w:noProof/>
                <w:webHidden/>
              </w:rPr>
              <w:tab/>
            </w:r>
            <w:r>
              <w:rPr>
                <w:noProof/>
                <w:webHidden/>
              </w:rPr>
              <w:fldChar w:fldCharType="begin"/>
            </w:r>
            <w:r>
              <w:rPr>
                <w:noProof/>
                <w:webHidden/>
              </w:rPr>
              <w:instrText xml:space="preserve"> PAGEREF _Toc216268513 \h </w:instrText>
            </w:r>
            <w:r>
              <w:rPr>
                <w:noProof/>
                <w:webHidden/>
              </w:rPr>
            </w:r>
            <w:r>
              <w:rPr>
                <w:noProof/>
                <w:webHidden/>
              </w:rPr>
              <w:fldChar w:fldCharType="separate"/>
            </w:r>
            <w:r>
              <w:rPr>
                <w:noProof/>
                <w:webHidden/>
              </w:rPr>
              <w:t>22</w:t>
            </w:r>
            <w:r>
              <w:rPr>
                <w:noProof/>
                <w:webHidden/>
              </w:rPr>
              <w:fldChar w:fldCharType="end"/>
            </w:r>
            <w:r w:rsidRPr="001C7685">
              <w:rPr>
                <w:rStyle w:val="Hyperlink"/>
                <w:noProof/>
              </w:rPr>
              <w:fldChar w:fldCharType="end"/>
            </w:r>
          </w:ins>
        </w:p>
        <w:p w14:paraId="13AB05B3" w14:textId="60353DCF" w:rsidR="00D95E8A" w:rsidRDefault="00D95E8A">
          <w:pPr>
            <w:pStyle w:val="Verzeichnis2"/>
            <w:tabs>
              <w:tab w:val="left" w:pos="960"/>
              <w:tab w:val="right" w:leader="dot" w:pos="9062"/>
            </w:tabs>
            <w:rPr>
              <w:ins w:id="93" w:author="Stefan Rupp" w:date="2025-12-10T14:14:00Z" w16du:dateUtc="2025-12-10T13:14:00Z"/>
              <w:rFonts w:asciiTheme="minorHAnsi" w:eastAsiaTheme="minorEastAsia" w:hAnsiTheme="minorHAnsi"/>
              <w:noProof/>
              <w:kern w:val="2"/>
              <w:szCs w:val="24"/>
              <w:lang w:eastAsia="de-DE"/>
              <w14:ligatures w14:val="standardContextual"/>
            </w:rPr>
          </w:pPr>
          <w:ins w:id="9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"_Toc216268514"</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3.3</w:t>
            </w:r>
            <w:r>
              <w:rPr>
                <w:rFonts w:asciiTheme="minorHAnsi" w:eastAsiaTheme="minorEastAsia" w:hAnsiTheme="minorHAnsi"/>
                <w:noProof/>
                <w:kern w:val="2"/>
                <w:szCs w:val="24"/>
                <w:lang w:eastAsia="de-DE"/>
                <w14:ligatures w14:val="standardContextual"/>
              </w:rPr>
              <w:tab/>
            </w:r>
            <w:r w:rsidRPr="001C7685">
              <w:rPr>
                <w:rStyle w:val="Hyperlink"/>
                <w:noProof/>
              </w:rPr>
              <w:t>Vermeidung überflüssiger Updates</w:t>
            </w:r>
            <w:r>
              <w:rPr>
                <w:noProof/>
                <w:webHidden/>
              </w:rPr>
              <w:tab/>
            </w:r>
            <w:r>
              <w:rPr>
                <w:noProof/>
                <w:webHidden/>
              </w:rPr>
              <w:fldChar w:fldCharType="begin"/>
            </w:r>
            <w:r>
              <w:rPr>
                <w:noProof/>
                <w:webHidden/>
              </w:rPr>
              <w:instrText xml:space="preserve"> PAGEREF _Toc216268514 \h </w:instrText>
            </w:r>
            <w:r>
              <w:rPr>
                <w:noProof/>
                <w:webHidden/>
              </w:rPr>
            </w:r>
            <w:r>
              <w:rPr>
                <w:noProof/>
                <w:webHidden/>
              </w:rPr>
              <w:fldChar w:fldCharType="separate"/>
            </w:r>
            <w:r>
              <w:rPr>
                <w:noProof/>
                <w:webHidden/>
              </w:rPr>
              <w:t>22</w:t>
            </w:r>
            <w:r>
              <w:rPr>
                <w:noProof/>
                <w:webHidden/>
              </w:rPr>
              <w:fldChar w:fldCharType="end"/>
            </w:r>
            <w:r w:rsidRPr="001C7685">
              <w:rPr>
                <w:rStyle w:val="Hyperlink"/>
                <w:noProof/>
              </w:rPr>
              <w:fldChar w:fldCharType="end"/>
            </w:r>
          </w:ins>
        </w:p>
        <w:p w14:paraId="23065449" w14:textId="5B8EAF88" w:rsidR="00D95E8A" w:rsidRDefault="00D95E8A">
          <w:pPr>
            <w:pStyle w:val="Verzeichnis2"/>
            <w:tabs>
              <w:tab w:val="left" w:pos="960"/>
              <w:tab w:val="right" w:leader="dot" w:pos="9062"/>
            </w:tabs>
            <w:rPr>
              <w:ins w:id="95" w:author="Stefan Rupp" w:date="2025-12-10T14:14:00Z" w16du:dateUtc="2025-12-10T13:14:00Z"/>
              <w:rFonts w:asciiTheme="minorHAnsi" w:eastAsiaTheme="minorEastAsia" w:hAnsiTheme="minorHAnsi"/>
              <w:noProof/>
              <w:kern w:val="2"/>
              <w:szCs w:val="24"/>
              <w:lang w:eastAsia="de-DE"/>
              <w14:ligatures w14:val="standardContextual"/>
            </w:rPr>
          </w:pPr>
          <w:ins w:id="9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"_Toc216268515"</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3.4</w:t>
            </w:r>
            <w:r>
              <w:rPr>
                <w:rFonts w:asciiTheme="minorHAnsi" w:eastAsiaTheme="minorEastAsia" w:hAnsiTheme="minorHAnsi"/>
                <w:noProof/>
                <w:kern w:val="2"/>
                <w:szCs w:val="24"/>
                <w:lang w:eastAsia="de-DE"/>
                <w14:ligatures w14:val="standardContextual"/>
              </w:rPr>
              <w:tab/>
            </w:r>
            <w:r w:rsidRPr="001C7685">
              <w:rPr>
                <w:rStyle w:val="Hyperlink"/>
                <w:noProof/>
              </w:rPr>
              <w:t>Zurückschreiben von Pausen</w:t>
            </w:r>
            <w:r>
              <w:rPr>
                <w:noProof/>
                <w:webHidden/>
              </w:rPr>
              <w:tab/>
            </w:r>
            <w:r>
              <w:rPr>
                <w:noProof/>
                <w:webHidden/>
              </w:rPr>
              <w:fldChar w:fldCharType="begin"/>
            </w:r>
            <w:r>
              <w:rPr>
                <w:noProof/>
                <w:webHidden/>
              </w:rPr>
              <w:instrText xml:space="preserve"> PAGEREF _Toc216268515 \h </w:instrText>
            </w:r>
            <w:r>
              <w:rPr>
                <w:noProof/>
                <w:webHidden/>
              </w:rPr>
            </w:r>
            <w:r>
              <w:rPr>
                <w:noProof/>
                <w:webHidden/>
              </w:rPr>
              <w:fldChar w:fldCharType="separate"/>
            </w:r>
            <w:r>
              <w:rPr>
                <w:noProof/>
                <w:webHidden/>
              </w:rPr>
              <w:t>22</w:t>
            </w:r>
            <w:r>
              <w:rPr>
                <w:noProof/>
                <w:webHidden/>
              </w:rPr>
              <w:fldChar w:fldCharType="end"/>
            </w:r>
            <w:r w:rsidRPr="001C7685">
              <w:rPr>
                <w:rStyle w:val="Hyperlink"/>
                <w:noProof/>
              </w:rPr>
              <w:fldChar w:fldCharType="end"/>
            </w:r>
          </w:ins>
        </w:p>
        <w:p w14:paraId="44DC2719" w14:textId="31D44529" w:rsidR="00D95E8A" w:rsidRDefault="00D95E8A">
          <w:pPr>
            <w:pStyle w:val="Verzeichnis1"/>
            <w:rPr>
              <w:ins w:id="97" w:author="Stefan Rupp" w:date="2025-12-10T14:14:00Z" w16du:dateUtc="2025-12-10T13:14:00Z"/>
              <w:rFonts w:asciiTheme="minorHAnsi" w:eastAsiaTheme="minorEastAsia" w:hAnsiTheme="minorHAnsi"/>
              <w:noProof/>
              <w:kern w:val="2"/>
              <w:szCs w:val="24"/>
              <w:lang w:eastAsia="de-DE"/>
              <w14:ligatures w14:val="standardContextual"/>
            </w:rPr>
          </w:pPr>
          <w:ins w:id="9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"_Toc216268516"</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4</w:t>
            </w:r>
            <w:r>
              <w:rPr>
                <w:rFonts w:asciiTheme="minorHAnsi" w:eastAsiaTheme="minorEastAsia" w:hAnsiTheme="minorHAnsi"/>
                <w:noProof/>
                <w:kern w:val="2"/>
                <w:szCs w:val="24"/>
                <w:lang w:eastAsia="de-DE"/>
                <w14:ligatures w14:val="standardContextual"/>
              </w:rPr>
              <w:tab/>
            </w:r>
            <w:r w:rsidRPr="001C7685">
              <w:rPr>
                <w:rStyle w:val="Hyperlink"/>
                <w:noProof/>
              </w:rPr>
              <w:t>Statistik und KPIs</w:t>
            </w:r>
            <w:r>
              <w:rPr>
                <w:noProof/>
                <w:webHidden/>
              </w:rPr>
              <w:tab/>
            </w:r>
            <w:r>
              <w:rPr>
                <w:noProof/>
                <w:webHidden/>
              </w:rPr>
              <w:fldChar w:fldCharType="begin"/>
            </w:r>
            <w:r>
              <w:rPr>
                <w:noProof/>
                <w:webHidden/>
              </w:rPr>
              <w:instrText xml:space="preserve"> PAGEREF _Toc216268516 \h </w:instrText>
            </w:r>
            <w:r>
              <w:rPr>
                <w:noProof/>
                <w:webHidden/>
              </w:rPr>
            </w:r>
            <w:r>
              <w:rPr>
                <w:noProof/>
                <w:webHidden/>
              </w:rPr>
              <w:fldChar w:fldCharType="separate"/>
            </w:r>
            <w:r>
              <w:rPr>
                <w:noProof/>
                <w:webHidden/>
              </w:rPr>
              <w:t>23</w:t>
            </w:r>
            <w:r>
              <w:rPr>
                <w:noProof/>
                <w:webHidden/>
              </w:rPr>
              <w:fldChar w:fldCharType="end"/>
            </w:r>
            <w:r w:rsidRPr="001C7685">
              <w:rPr>
                <w:rStyle w:val="Hyperlink"/>
                <w:noProof/>
              </w:rPr>
              <w:fldChar w:fldCharType="end"/>
            </w:r>
          </w:ins>
        </w:p>
        <w:p w14:paraId="4CD4B4DC" w14:textId="13A67940" w:rsidR="00D95E8A" w:rsidRDefault="00D95E8A">
          <w:pPr>
            <w:pStyle w:val="Verzeichnis1"/>
            <w:rPr>
              <w:ins w:id="99" w:author="Stefan Rupp" w:date="2025-12-10T14:14:00Z" w16du:dateUtc="2025-12-10T13:14:00Z"/>
              <w:rFonts w:asciiTheme="minorHAnsi" w:eastAsiaTheme="minorEastAsia" w:hAnsiTheme="minorHAnsi"/>
              <w:noProof/>
              <w:kern w:val="2"/>
              <w:szCs w:val="24"/>
              <w:lang w:eastAsia="de-DE"/>
              <w14:ligatures w14:val="standardContextual"/>
            </w:rPr>
          </w:pPr>
          <w:ins w:id="100"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"_Toc216268517"</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5</w:t>
            </w:r>
            <w:r>
              <w:rPr>
                <w:rFonts w:asciiTheme="minorHAnsi" w:eastAsiaTheme="minorEastAsia" w:hAnsiTheme="minorHAnsi"/>
                <w:noProof/>
                <w:kern w:val="2"/>
                <w:szCs w:val="24"/>
                <w:lang w:eastAsia="de-DE"/>
                <w14:ligatures w14:val="standardContextual"/>
              </w:rPr>
              <w:tab/>
            </w:r>
            <w:r w:rsidRPr="001C7685">
              <w:rPr>
                <w:rStyle w:val="Hyperlink"/>
                <w:noProof/>
              </w:rPr>
              <w:t>Update Schedules Handler</w:t>
            </w:r>
            <w:r>
              <w:rPr>
                <w:noProof/>
                <w:webHidden/>
              </w:rPr>
              <w:tab/>
            </w:r>
            <w:r>
              <w:rPr>
                <w:noProof/>
                <w:webHidden/>
              </w:rPr>
              <w:fldChar w:fldCharType="begin"/>
            </w:r>
            <w:r>
              <w:rPr>
                <w:noProof/>
                <w:webHidden/>
              </w:rPr>
              <w:instrText xml:space="preserve"> PAGEREF _Toc216268517 \h </w:instrText>
            </w:r>
            <w:r>
              <w:rPr>
                <w:noProof/>
                <w:webHidden/>
              </w:rPr>
            </w:r>
            <w:r>
              <w:rPr>
                <w:noProof/>
                <w:webHidden/>
              </w:rPr>
              <w:fldChar w:fldCharType="separate"/>
            </w:r>
            <w:r>
              <w:rPr>
                <w:noProof/>
                <w:webHidden/>
              </w:rPr>
              <w:t>23</w:t>
            </w:r>
            <w:r>
              <w:rPr>
                <w:noProof/>
                <w:webHidden/>
              </w:rPr>
              <w:fldChar w:fldCharType="end"/>
            </w:r>
            <w:r w:rsidRPr="001C7685">
              <w:rPr>
                <w:rStyle w:val="Hyperlink"/>
                <w:noProof/>
              </w:rPr>
              <w:fldChar w:fldCharType="end"/>
            </w:r>
          </w:ins>
        </w:p>
        <w:p w14:paraId="172B4067" w14:textId="5C7E5D4B" w:rsidR="00D95E8A" w:rsidRDefault="00D95E8A">
          <w:pPr>
            <w:pStyle w:val="Verzeichnis1"/>
            <w:rPr>
              <w:ins w:id="101" w:author="Stefan Rupp" w:date="2025-12-10T14:14:00Z" w16du:dateUtc="2025-12-10T13:14:00Z"/>
              <w:rFonts w:asciiTheme="minorHAnsi" w:eastAsiaTheme="minorEastAsia" w:hAnsiTheme="minorHAnsi"/>
              <w:noProof/>
              <w:kern w:val="2"/>
              <w:szCs w:val="24"/>
              <w:lang w:eastAsia="de-DE"/>
              <w14:ligatures w14:val="standardContextual"/>
            </w:rPr>
          </w:pPr>
          <w:ins w:id="102"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"_Toc216268518"</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6</w:t>
            </w:r>
            <w:r>
              <w:rPr>
                <w:rFonts w:asciiTheme="minorHAnsi" w:eastAsiaTheme="minorEastAsia" w:hAnsiTheme="minorHAnsi"/>
                <w:noProof/>
                <w:kern w:val="2"/>
                <w:szCs w:val="24"/>
                <w:lang w:eastAsia="de-DE"/>
                <w14:ligatures w14:val="standardContextual"/>
              </w:rPr>
              <w:tab/>
            </w:r>
            <w:r w:rsidRPr="001C7685">
              <w:rPr>
                <w:rStyle w:val="Hyperlink"/>
                <w:noProof/>
              </w:rPr>
              <w:t>GUI</w:t>
            </w:r>
            <w:r>
              <w:rPr>
                <w:noProof/>
                <w:webHidden/>
              </w:rPr>
              <w:tab/>
            </w:r>
            <w:r>
              <w:rPr>
                <w:noProof/>
                <w:webHidden/>
              </w:rPr>
              <w:fldChar w:fldCharType="begin"/>
            </w:r>
            <w:r>
              <w:rPr>
                <w:noProof/>
                <w:webHidden/>
              </w:rPr>
              <w:instrText xml:space="preserve"> PAGEREF _Toc216268518 \h </w:instrText>
            </w:r>
            <w:r>
              <w:rPr>
                <w:noProof/>
                <w:webHidden/>
              </w:rPr>
            </w:r>
            <w:r>
              <w:rPr>
                <w:noProof/>
                <w:webHidden/>
              </w:rPr>
              <w:fldChar w:fldCharType="separate"/>
            </w:r>
            <w:r>
              <w:rPr>
                <w:noProof/>
                <w:webHidden/>
              </w:rPr>
              <w:t>24</w:t>
            </w:r>
            <w:r>
              <w:rPr>
                <w:noProof/>
                <w:webHidden/>
              </w:rPr>
              <w:fldChar w:fldCharType="end"/>
            </w:r>
            <w:r w:rsidRPr="001C7685">
              <w:rPr>
                <w:rStyle w:val="Hyperlink"/>
                <w:noProof/>
              </w:rPr>
              <w:fldChar w:fldCharType="end"/>
            </w:r>
          </w:ins>
        </w:p>
        <w:p w14:paraId="71527925" w14:textId="5605DC0A" w:rsidR="00D95E8A" w:rsidRDefault="00D95E8A">
          <w:pPr>
            <w:pStyle w:val="Verzeichnis1"/>
            <w:rPr>
              <w:ins w:id="103" w:author="Stefan Rupp" w:date="2025-12-10T14:14:00Z" w16du:dateUtc="2025-12-10T13:14:00Z"/>
              <w:rFonts w:asciiTheme="minorHAnsi" w:eastAsiaTheme="minorEastAsia" w:hAnsiTheme="minorHAnsi"/>
              <w:noProof/>
              <w:kern w:val="2"/>
              <w:szCs w:val="24"/>
              <w:lang w:eastAsia="de-DE"/>
              <w14:ligatures w14:val="standardContextual"/>
            </w:rPr>
          </w:pPr>
          <w:ins w:id="104"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"_Toc216268519"</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7</w:t>
            </w:r>
            <w:r>
              <w:rPr>
                <w:rFonts w:asciiTheme="minorHAnsi" w:eastAsiaTheme="minorEastAsia" w:hAnsiTheme="minorHAnsi"/>
                <w:noProof/>
                <w:kern w:val="2"/>
                <w:szCs w:val="24"/>
                <w:lang w:eastAsia="de-DE"/>
                <w14:ligatures w14:val="standardContextual"/>
              </w:rPr>
              <w:tab/>
            </w:r>
            <w:r w:rsidRPr="001C7685">
              <w:rPr>
                <w:rStyle w:val="Hyperlink"/>
                <w:noProof/>
              </w:rPr>
              <w:t>DepotViewer</w:t>
            </w:r>
            <w:r>
              <w:rPr>
                <w:noProof/>
                <w:webHidden/>
              </w:rPr>
              <w:tab/>
            </w:r>
            <w:r>
              <w:rPr>
                <w:noProof/>
                <w:webHidden/>
              </w:rPr>
              <w:fldChar w:fldCharType="begin"/>
            </w:r>
            <w:r>
              <w:rPr>
                <w:noProof/>
                <w:webHidden/>
              </w:rPr>
              <w:instrText xml:space="preserve"> PAGEREF _Toc216268519 \h </w:instrText>
            </w:r>
            <w:r>
              <w:rPr>
                <w:noProof/>
                <w:webHidden/>
              </w:rPr>
            </w:r>
            <w:r>
              <w:rPr>
                <w:noProof/>
                <w:webHidden/>
              </w:rPr>
              <w:fldChar w:fldCharType="separate"/>
            </w:r>
            <w:r>
              <w:rPr>
                <w:noProof/>
                <w:webHidden/>
              </w:rPr>
              <w:t>24</w:t>
            </w:r>
            <w:r>
              <w:rPr>
                <w:noProof/>
                <w:webHidden/>
              </w:rPr>
              <w:fldChar w:fldCharType="end"/>
            </w:r>
            <w:r w:rsidRPr="001C7685">
              <w:rPr>
                <w:rStyle w:val="Hyperlink"/>
                <w:noProof/>
              </w:rPr>
              <w:fldChar w:fldCharType="end"/>
            </w:r>
          </w:ins>
        </w:p>
        <w:p w14:paraId="03FE7675" w14:textId="12ED007E" w:rsidR="00D95E8A" w:rsidRDefault="00D95E8A">
          <w:pPr>
            <w:pStyle w:val="Verzeichnis1"/>
            <w:rPr>
              <w:ins w:id="105" w:author="Stefan Rupp" w:date="2025-12-10T14:14:00Z" w16du:dateUtc="2025-12-10T13:14:00Z"/>
              <w:rFonts w:asciiTheme="minorHAnsi" w:eastAsiaTheme="minorEastAsia" w:hAnsiTheme="minorHAnsi"/>
              <w:noProof/>
              <w:kern w:val="2"/>
              <w:szCs w:val="24"/>
              <w:lang w:eastAsia="de-DE"/>
              <w14:ligatures w14:val="standardContextual"/>
            </w:rPr>
          </w:pPr>
          <w:ins w:id="106"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"_Toc216268520"</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8</w:t>
            </w:r>
            <w:r>
              <w:rPr>
                <w:rFonts w:asciiTheme="minorHAnsi" w:eastAsiaTheme="minorEastAsia" w:hAnsiTheme="minorHAnsi"/>
                <w:noProof/>
                <w:kern w:val="2"/>
                <w:szCs w:val="24"/>
                <w:lang w:eastAsia="de-DE"/>
                <w14:ligatures w14:val="standardContextual"/>
              </w:rPr>
              <w:tab/>
            </w:r>
            <w:r w:rsidRPr="001C7685">
              <w:rPr>
                <w:rStyle w:val="Hyperlink"/>
                <w:noProof/>
              </w:rPr>
              <w:t>Festlegungen</w:t>
            </w:r>
            <w:r>
              <w:rPr>
                <w:noProof/>
                <w:webHidden/>
              </w:rPr>
              <w:tab/>
            </w:r>
            <w:r>
              <w:rPr>
                <w:noProof/>
                <w:webHidden/>
              </w:rPr>
              <w:fldChar w:fldCharType="begin"/>
            </w:r>
            <w:r>
              <w:rPr>
                <w:noProof/>
                <w:webHidden/>
              </w:rPr>
              <w:instrText xml:space="preserve"> PAGEREF _Toc216268520 \h </w:instrText>
            </w:r>
            <w:r>
              <w:rPr>
                <w:noProof/>
                <w:webHidden/>
              </w:rPr>
            </w:r>
            <w:r>
              <w:rPr>
                <w:noProof/>
                <w:webHidden/>
              </w:rPr>
              <w:fldChar w:fldCharType="separate"/>
            </w:r>
            <w:r>
              <w:rPr>
                <w:noProof/>
                <w:webHidden/>
              </w:rPr>
              <w:t>25</w:t>
            </w:r>
            <w:r>
              <w:rPr>
                <w:noProof/>
                <w:webHidden/>
              </w:rPr>
              <w:fldChar w:fldCharType="end"/>
            </w:r>
            <w:r w:rsidRPr="001C7685">
              <w:rPr>
                <w:rStyle w:val="Hyperlink"/>
                <w:noProof/>
              </w:rPr>
              <w:fldChar w:fldCharType="end"/>
            </w:r>
          </w:ins>
        </w:p>
        <w:p w14:paraId="54131D47" w14:textId="7DED2573" w:rsidR="00D95E8A" w:rsidRDefault="00D95E8A">
          <w:pPr>
            <w:pStyle w:val="Verzeichnis2"/>
            <w:tabs>
              <w:tab w:val="left" w:pos="960"/>
              <w:tab w:val="right" w:leader="dot" w:pos="9062"/>
            </w:tabs>
            <w:rPr>
              <w:ins w:id="107" w:author="Stefan Rupp" w:date="2025-12-10T14:14:00Z" w16du:dateUtc="2025-12-10T13:14:00Z"/>
              <w:rFonts w:asciiTheme="minorHAnsi" w:eastAsiaTheme="minorEastAsia" w:hAnsiTheme="minorHAnsi"/>
              <w:noProof/>
              <w:kern w:val="2"/>
              <w:szCs w:val="24"/>
              <w:lang w:eastAsia="de-DE"/>
              <w14:ligatures w14:val="standardContextual"/>
            </w:rPr>
          </w:pPr>
          <w:ins w:id="108" w:author="Stefan Rupp" w:date="2025-12-10T14:14:00Z" w16du:dateUtc="2025-12-10T13:14:00Z">
            <w:r w:rsidRPr="001C7685">
              <w:rPr>
                <w:rStyle w:val="Hyperlink"/>
                <w:noProof/>
              </w:rPr>
              <w:fldChar w:fldCharType="begin"/>
            </w:r>
            <w:r w:rsidRPr="001C7685">
              <w:rPr>
                <w:rStyle w:val="Hyperlink"/>
                <w:noProof/>
              </w:rPr>
              <w:instrText xml:space="preserve"> </w:instrText>
            </w:r>
            <w:r>
              <w:rPr>
                <w:noProof/>
              </w:rPr>
              <w:instrText>HYPERLINK \l "_Toc216268521"</w:instrText>
            </w:r>
            <w:r w:rsidRPr="001C7685">
              <w:rPr>
                <w:rStyle w:val="Hyperlink"/>
                <w:noProof/>
              </w:rPr>
              <w:instrText xml:space="preserve"> </w:instrText>
            </w:r>
            <w:r w:rsidRPr="001C7685">
              <w:rPr>
                <w:rStyle w:val="Hyperlink"/>
                <w:noProof/>
              </w:rPr>
            </w:r>
            <w:r w:rsidRPr="001C7685">
              <w:rPr>
                <w:rStyle w:val="Hyperlink"/>
                <w:noProof/>
              </w:rPr>
              <w:fldChar w:fldCharType="separate"/>
            </w:r>
            <w:r w:rsidRPr="001C7685">
              <w:rPr>
                <w:rStyle w:val="Hyperlink"/>
                <w:noProof/>
              </w:rPr>
              <w:t>8.1</w:t>
            </w:r>
            <w:r>
              <w:rPr>
                <w:rFonts w:asciiTheme="minorHAnsi" w:eastAsiaTheme="minorEastAsia" w:hAnsiTheme="minorHAnsi"/>
                <w:noProof/>
                <w:kern w:val="2"/>
                <w:szCs w:val="24"/>
                <w:lang w:eastAsia="de-DE"/>
                <w14:ligatures w14:val="standardContextual"/>
              </w:rPr>
              <w:tab/>
            </w:r>
            <w:r w:rsidRPr="001C7685">
              <w:rPr>
                <w:rStyle w:val="Hyperlink"/>
                <w:noProof/>
              </w:rPr>
              <w:t>Festlegungen zum Pausenkonzept</w:t>
            </w:r>
            <w:r>
              <w:rPr>
                <w:noProof/>
                <w:webHidden/>
              </w:rPr>
              <w:tab/>
            </w:r>
            <w:r>
              <w:rPr>
                <w:noProof/>
                <w:webHidden/>
              </w:rPr>
              <w:fldChar w:fldCharType="begin"/>
            </w:r>
            <w:r>
              <w:rPr>
                <w:noProof/>
                <w:webHidden/>
              </w:rPr>
              <w:instrText xml:space="preserve"> PAGEREF _Toc216268521 \h </w:instrText>
            </w:r>
            <w:r>
              <w:rPr>
                <w:noProof/>
                <w:webHidden/>
              </w:rPr>
            </w:r>
            <w:r>
              <w:rPr>
                <w:noProof/>
                <w:webHidden/>
              </w:rPr>
              <w:fldChar w:fldCharType="separate"/>
            </w:r>
            <w:r>
              <w:rPr>
                <w:noProof/>
                <w:webHidden/>
              </w:rPr>
              <w:t>25</w:t>
            </w:r>
            <w:r>
              <w:rPr>
                <w:noProof/>
                <w:webHidden/>
              </w:rPr>
              <w:fldChar w:fldCharType="end"/>
            </w:r>
            <w:r w:rsidRPr="001C7685">
              <w:rPr>
                <w:rStyle w:val="Hyperlink"/>
                <w:noProof/>
              </w:rPr>
              <w:fldChar w:fldCharType="end"/>
            </w:r>
          </w:ins>
        </w:p>
        <w:p w14:paraId="39A73AD0" w14:textId="7C56FE29" w:rsidR="00664BC8" w:rsidDel="00B370CE" w:rsidRDefault="00664BC8">
          <w:pPr>
            <w:pStyle w:val="Verzeichnis1"/>
            <w:rPr>
              <w:del w:id="109" w:author="Stefan Rupp" w:date="2025-12-10T12:58:00Z" w16du:dateUtc="2025-12-10T11:58:00Z"/>
              <w:rFonts w:asciiTheme="minorHAnsi" w:eastAsiaTheme="minorEastAsia" w:hAnsiTheme="minorHAnsi"/>
              <w:noProof/>
              <w:kern w:val="2"/>
              <w:szCs w:val="24"/>
              <w:lang w:eastAsia="de-DE"/>
              <w14:ligatures w14:val="standardContextual"/>
            </w:rPr>
          </w:pPr>
          <w:del w:id="110" w:author="Stefan Rupp" w:date="2025-12-10T12:58:00Z" w16du:dateUtc="2025-12-10T11:58:00Z">
            <w:r w:rsidRPr="00B370CE" w:rsidDel="00B370CE">
              <w:rPr>
                <w:noProof/>
                <w:rPrChange w:id="111" w:author="Stefan Rupp" w:date="2025-12-10T12:58:00Z" w16du:dateUtc="2025-12-10T11:58:00Z">
                  <w:rPr>
                    <w:rStyle w:val="Hyperlink"/>
                    <w:noProof/>
                  </w:rPr>
                </w:rPrChange>
              </w:rPr>
              <w:delText>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12" w:author="Stefan Rupp" w:date="2025-12-10T12:58:00Z" w16du:dateUtc="2025-12-10T11:58:00Z">
                  <w:rPr>
                    <w:rStyle w:val="Hyperlink"/>
                    <w:noProof/>
                  </w:rPr>
                </w:rPrChange>
              </w:rPr>
              <w:delText>Offene Fragen</w:delText>
            </w:r>
            <w:r w:rsidDel="00B370CE">
              <w:rPr>
                <w:noProof/>
                <w:webHidden/>
              </w:rPr>
              <w:tab/>
              <w:delText>1</w:delText>
            </w:r>
          </w:del>
        </w:p>
        <w:p w14:paraId="5F880A5D" w14:textId="56B3E073" w:rsidR="00664BC8" w:rsidDel="00B370CE" w:rsidRDefault="00664BC8">
          <w:pPr>
            <w:pStyle w:val="Verzeichnis1"/>
            <w:rPr>
              <w:del w:id="113" w:author="Stefan Rupp" w:date="2025-12-10T12:58:00Z" w16du:dateUtc="2025-12-10T11:58:00Z"/>
              <w:rFonts w:asciiTheme="minorHAnsi" w:eastAsiaTheme="minorEastAsia" w:hAnsiTheme="minorHAnsi"/>
              <w:noProof/>
              <w:kern w:val="2"/>
              <w:szCs w:val="24"/>
              <w:lang w:eastAsia="de-DE"/>
              <w14:ligatures w14:val="standardContextual"/>
            </w:rPr>
          </w:pPr>
          <w:del w:id="114" w:author="Stefan Rupp" w:date="2025-12-10T12:58:00Z" w16du:dateUtc="2025-12-10T11:58:00Z">
            <w:r w:rsidRPr="00B370CE" w:rsidDel="00B370CE">
              <w:rPr>
                <w:noProof/>
                <w:rPrChange w:id="115" w:author="Stefan Rupp" w:date="2025-12-10T12:58:00Z" w16du:dateUtc="2025-12-10T11:58:00Z">
                  <w:rPr>
                    <w:rStyle w:val="Hyperlink"/>
                    <w:noProof/>
                  </w:rPr>
                </w:rPrChange>
              </w:rPr>
              <w:delText>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16" w:author="Stefan Rupp" w:date="2025-12-10T12:58:00Z" w16du:dateUtc="2025-12-10T11:58:00Z">
                  <w:rPr>
                    <w:rStyle w:val="Hyperlink"/>
                    <w:noProof/>
                  </w:rPr>
                </w:rPrChange>
              </w:rPr>
              <w:delText>Pausenkonzept</w:delText>
            </w:r>
            <w:r w:rsidDel="00B370CE">
              <w:rPr>
                <w:noProof/>
                <w:webHidden/>
              </w:rPr>
              <w:tab/>
              <w:delText>1</w:delText>
            </w:r>
          </w:del>
        </w:p>
        <w:p w14:paraId="01027299" w14:textId="0FC44E40" w:rsidR="00664BC8" w:rsidDel="00B370CE" w:rsidRDefault="00664BC8">
          <w:pPr>
            <w:pStyle w:val="Verzeichnis2"/>
            <w:tabs>
              <w:tab w:val="left" w:pos="960"/>
              <w:tab w:val="right" w:leader="dot" w:pos="9062"/>
            </w:tabs>
            <w:rPr>
              <w:del w:id="117" w:author="Stefan Rupp" w:date="2025-12-10T12:58:00Z" w16du:dateUtc="2025-12-10T11:58:00Z"/>
              <w:rFonts w:asciiTheme="minorHAnsi" w:eastAsiaTheme="minorEastAsia" w:hAnsiTheme="minorHAnsi"/>
              <w:noProof/>
              <w:kern w:val="2"/>
              <w:szCs w:val="24"/>
              <w:lang w:eastAsia="de-DE"/>
              <w14:ligatures w14:val="standardContextual"/>
            </w:rPr>
          </w:pPr>
          <w:del w:id="118" w:author="Stefan Rupp" w:date="2025-12-10T12:58:00Z" w16du:dateUtc="2025-12-10T11:58:00Z">
            <w:r w:rsidRPr="00B370CE" w:rsidDel="00B370CE">
              <w:rPr>
                <w:noProof/>
                <w:rPrChange w:id="119" w:author="Stefan Rupp" w:date="2025-12-10T12:58:00Z" w16du:dateUtc="2025-12-10T11:58:00Z">
                  <w:rPr>
                    <w:rStyle w:val="Hyperlink"/>
                    <w:noProof/>
                  </w:rPr>
                </w:rPrChange>
              </w:rPr>
              <w:delText>2.1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20" w:author="Stefan Rupp" w:date="2025-12-10T12:58:00Z" w16du:dateUtc="2025-12-10T11:58:00Z">
                  <w:rPr>
                    <w:rStyle w:val="Hyperlink"/>
                    <w:noProof/>
                  </w:rPr>
                </w:rPrChange>
              </w:rPr>
              <w:delText>Darstellung von Pausen in der Gui</w:delText>
            </w:r>
            <w:r w:rsidDel="00B370CE">
              <w:rPr>
                <w:noProof/>
                <w:webHidden/>
              </w:rPr>
              <w:tab/>
              <w:delText>1</w:delText>
            </w:r>
          </w:del>
        </w:p>
        <w:p w14:paraId="55F2FEC5" w14:textId="22487D54" w:rsidR="00664BC8" w:rsidDel="00B370CE" w:rsidRDefault="00664BC8">
          <w:pPr>
            <w:pStyle w:val="Verzeichnis3"/>
            <w:rPr>
              <w:del w:id="121" w:author="Stefan Rupp" w:date="2025-12-10T12:58:00Z" w16du:dateUtc="2025-12-10T11:58:00Z"/>
              <w:rFonts w:asciiTheme="minorHAnsi" w:eastAsiaTheme="minorEastAsia" w:hAnsiTheme="minorHAnsi"/>
              <w:noProof/>
              <w:kern w:val="2"/>
              <w:szCs w:val="24"/>
              <w:lang w:eastAsia="de-DE"/>
              <w14:ligatures w14:val="standardContextual"/>
            </w:rPr>
          </w:pPr>
          <w:del w:id="122" w:author="Stefan Rupp" w:date="2025-12-10T12:58:00Z" w16du:dateUtc="2025-12-10T11:58:00Z">
            <w:r w:rsidRPr="00B370CE" w:rsidDel="00B370CE">
              <w:rPr>
                <w:noProof/>
                <w:rPrChange w:id="123" w:author="Stefan Rupp" w:date="2025-12-10T12:58:00Z" w16du:dateUtc="2025-12-10T11:58:00Z">
                  <w:rPr>
                    <w:rStyle w:val="Hyperlink"/>
                    <w:noProof/>
                  </w:rPr>
                </w:rPrChange>
              </w:rPr>
              <w:delText>2.1.1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24" w:author="Stefan Rupp" w:date="2025-12-10T12:58:00Z" w16du:dateUtc="2025-12-10T11:58:00Z">
                  <w:rPr>
                    <w:rStyle w:val="Hyperlink"/>
                    <w:noProof/>
                  </w:rPr>
                </w:rPrChange>
              </w:rPr>
              <w:delText>Im Gantt</w:delText>
            </w:r>
            <w:r w:rsidDel="00B370CE">
              <w:rPr>
                <w:noProof/>
                <w:webHidden/>
              </w:rPr>
              <w:tab/>
              <w:delText>1</w:delText>
            </w:r>
          </w:del>
        </w:p>
        <w:p w14:paraId="6624A554" w14:textId="4F94635F" w:rsidR="00664BC8" w:rsidDel="00B370CE" w:rsidRDefault="00664BC8">
          <w:pPr>
            <w:pStyle w:val="Verzeichnis3"/>
            <w:rPr>
              <w:del w:id="125" w:author="Stefan Rupp" w:date="2025-12-10T12:58:00Z" w16du:dateUtc="2025-12-10T11:58:00Z"/>
              <w:rFonts w:asciiTheme="minorHAnsi" w:eastAsiaTheme="minorEastAsia" w:hAnsiTheme="minorHAnsi"/>
              <w:noProof/>
              <w:kern w:val="2"/>
              <w:szCs w:val="24"/>
              <w:lang w:eastAsia="de-DE"/>
              <w14:ligatures w14:val="standardContextual"/>
            </w:rPr>
          </w:pPr>
          <w:del w:id="126" w:author="Stefan Rupp" w:date="2025-12-10T12:58:00Z" w16du:dateUtc="2025-12-10T11:58:00Z">
            <w:r w:rsidRPr="00B370CE" w:rsidDel="00B370CE">
              <w:rPr>
                <w:noProof/>
                <w:rPrChange w:id="127" w:author="Stefan Rupp" w:date="2025-12-10T12:58:00Z" w16du:dateUtc="2025-12-10T11:58:00Z">
                  <w:rPr>
                    <w:rStyle w:val="Hyperlink"/>
                    <w:noProof/>
                  </w:rPr>
                </w:rPrChange>
              </w:rPr>
              <w:delText>2.1.2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28" w:author="Stefan Rupp" w:date="2025-12-10T12:58:00Z" w16du:dateUtc="2025-12-10T11:58:00Z">
                  <w:rPr>
                    <w:rStyle w:val="Hyperlink"/>
                    <w:noProof/>
                  </w:rPr>
                </w:rPrChange>
              </w:rPr>
              <w:delText>Im Report &amp; Assign-Fenster</w:delText>
            </w:r>
            <w:r w:rsidDel="00B370CE">
              <w:rPr>
                <w:noProof/>
                <w:webHidden/>
              </w:rPr>
              <w:tab/>
              <w:delText>2</w:delText>
            </w:r>
          </w:del>
        </w:p>
        <w:p w14:paraId="26E7840C" w14:textId="0A858871" w:rsidR="00664BC8" w:rsidDel="00B370CE" w:rsidRDefault="00664BC8">
          <w:pPr>
            <w:pStyle w:val="Verzeichnis2"/>
            <w:tabs>
              <w:tab w:val="left" w:pos="960"/>
              <w:tab w:val="right" w:leader="dot" w:pos="9062"/>
            </w:tabs>
            <w:rPr>
              <w:del w:id="129" w:author="Stefan Rupp" w:date="2025-12-10T12:58:00Z" w16du:dateUtc="2025-12-10T11:58:00Z"/>
              <w:rFonts w:asciiTheme="minorHAnsi" w:eastAsiaTheme="minorEastAsia" w:hAnsiTheme="minorHAnsi"/>
              <w:noProof/>
              <w:kern w:val="2"/>
              <w:szCs w:val="24"/>
              <w:lang w:eastAsia="de-DE"/>
              <w14:ligatures w14:val="standardContextual"/>
            </w:rPr>
          </w:pPr>
          <w:del w:id="130" w:author="Stefan Rupp" w:date="2025-12-10T12:58:00Z" w16du:dateUtc="2025-12-10T11:58:00Z">
            <w:r w:rsidRPr="00B370CE" w:rsidDel="00B370CE">
              <w:rPr>
                <w:noProof/>
                <w:rPrChange w:id="131" w:author="Stefan Rupp" w:date="2025-12-10T12:58:00Z" w16du:dateUtc="2025-12-10T11:58:00Z">
                  <w:rPr>
                    <w:rStyle w:val="Hyperlink"/>
                    <w:noProof/>
                  </w:rPr>
                </w:rPrChange>
              </w:rPr>
              <w:delText>2.2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32" w:author="Stefan Rupp" w:date="2025-12-10T12:58:00Z" w16du:dateUtc="2025-12-10T11:58:00Z">
                  <w:rPr>
                    <w:rStyle w:val="Hyperlink"/>
                    <w:noProof/>
                  </w:rPr>
                </w:rPrChange>
              </w:rPr>
              <w:delText>Assignment von Pausen</w:delText>
            </w:r>
            <w:r w:rsidDel="00B370CE">
              <w:rPr>
                <w:noProof/>
                <w:webHidden/>
              </w:rPr>
              <w:tab/>
              <w:delText>2</w:delText>
            </w:r>
          </w:del>
        </w:p>
        <w:p w14:paraId="1AC195DB" w14:textId="2138E38D" w:rsidR="00664BC8" w:rsidDel="00B370CE" w:rsidRDefault="00664BC8">
          <w:pPr>
            <w:pStyle w:val="Verzeichnis3"/>
            <w:rPr>
              <w:del w:id="133" w:author="Stefan Rupp" w:date="2025-12-10T12:58:00Z" w16du:dateUtc="2025-12-10T11:58:00Z"/>
              <w:rFonts w:asciiTheme="minorHAnsi" w:eastAsiaTheme="minorEastAsia" w:hAnsiTheme="minorHAnsi"/>
              <w:noProof/>
              <w:kern w:val="2"/>
              <w:szCs w:val="24"/>
              <w:lang w:eastAsia="de-DE"/>
              <w14:ligatures w14:val="standardContextual"/>
            </w:rPr>
          </w:pPr>
          <w:del w:id="134" w:author="Stefan Rupp" w:date="2025-12-10T12:58:00Z" w16du:dateUtc="2025-12-10T11:58:00Z">
            <w:r w:rsidRPr="00B370CE" w:rsidDel="00B370CE">
              <w:rPr>
                <w:noProof/>
                <w:rPrChange w:id="135" w:author="Stefan Rupp" w:date="2025-12-10T12:58:00Z" w16du:dateUtc="2025-12-10T11:58:00Z">
                  <w:rPr>
                    <w:rStyle w:val="Hyperlink"/>
                    <w:noProof/>
                  </w:rPr>
                </w:rPrChange>
              </w:rPr>
              <w:delText>2.2.1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36" w:author="Stefan Rupp" w:date="2025-12-10T12:58:00Z" w16du:dateUtc="2025-12-10T11:58:00Z">
                  <w:rPr>
                    <w:rStyle w:val="Hyperlink"/>
                    <w:noProof/>
                  </w:rPr>
                </w:rPrChange>
              </w:rPr>
              <w:delText>Unterscheidung mehrere Fälle der Pausenbehandlung</w:delText>
            </w:r>
            <w:r w:rsidDel="00B370CE">
              <w:rPr>
                <w:noProof/>
                <w:webHidden/>
              </w:rPr>
              <w:tab/>
              <w:delText>3</w:delText>
            </w:r>
          </w:del>
        </w:p>
        <w:p w14:paraId="0F9EAFB4" w14:textId="79B1BD06" w:rsidR="00664BC8" w:rsidDel="00B370CE" w:rsidRDefault="00664BC8">
          <w:pPr>
            <w:pStyle w:val="Verzeichnis3"/>
            <w:rPr>
              <w:del w:id="137" w:author="Stefan Rupp" w:date="2025-12-10T12:58:00Z" w16du:dateUtc="2025-12-10T11:58:00Z"/>
              <w:rFonts w:asciiTheme="minorHAnsi" w:eastAsiaTheme="minorEastAsia" w:hAnsiTheme="minorHAnsi"/>
              <w:noProof/>
              <w:kern w:val="2"/>
              <w:szCs w:val="24"/>
              <w:lang w:eastAsia="de-DE"/>
              <w14:ligatures w14:val="standardContextual"/>
            </w:rPr>
          </w:pPr>
          <w:del w:id="138" w:author="Stefan Rupp" w:date="2025-12-10T12:58:00Z" w16du:dateUtc="2025-12-10T11:58:00Z">
            <w:r w:rsidRPr="00B370CE" w:rsidDel="00B370CE">
              <w:rPr>
                <w:noProof/>
                <w:rPrChange w:id="139" w:author="Stefan Rupp" w:date="2025-12-10T12:58:00Z" w16du:dateUtc="2025-12-10T11:58:00Z">
                  <w:rPr>
                    <w:rStyle w:val="Hyperlink"/>
                    <w:noProof/>
                  </w:rPr>
                </w:rPrChange>
              </w:rPr>
              <w:delText>2.2.2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40" w:author="Stefan Rupp" w:date="2025-12-10T12:58:00Z" w16du:dateUtc="2025-12-10T11:58:00Z">
                  <w:rPr>
                    <w:rStyle w:val="Hyperlink"/>
                    <w:noProof/>
                  </w:rPr>
                </w:rPrChange>
              </w:rPr>
              <w:delText>Automatisches Pausen-Assignment</w:delText>
            </w:r>
            <w:r w:rsidDel="00B370CE">
              <w:rPr>
                <w:noProof/>
                <w:webHidden/>
              </w:rPr>
              <w:tab/>
              <w:delText>4</w:delText>
            </w:r>
          </w:del>
        </w:p>
        <w:p w14:paraId="55C74842" w14:textId="01292098" w:rsidR="00664BC8" w:rsidDel="00B370CE" w:rsidRDefault="00664BC8">
          <w:pPr>
            <w:pStyle w:val="Verzeichnis3"/>
            <w:rPr>
              <w:del w:id="141" w:author="Stefan Rupp" w:date="2025-12-10T12:58:00Z" w16du:dateUtc="2025-12-10T11:58:00Z"/>
              <w:rFonts w:asciiTheme="minorHAnsi" w:eastAsiaTheme="minorEastAsia" w:hAnsiTheme="minorHAnsi"/>
              <w:noProof/>
              <w:kern w:val="2"/>
              <w:szCs w:val="24"/>
              <w:lang w:eastAsia="de-DE"/>
              <w14:ligatures w14:val="standardContextual"/>
            </w:rPr>
          </w:pPr>
          <w:del w:id="142" w:author="Stefan Rupp" w:date="2025-12-10T12:58:00Z" w16du:dateUtc="2025-12-10T11:58:00Z">
            <w:r w:rsidRPr="00B370CE" w:rsidDel="00B370CE">
              <w:rPr>
                <w:noProof/>
                <w:rPrChange w:id="143" w:author="Stefan Rupp" w:date="2025-12-10T12:58:00Z" w16du:dateUtc="2025-12-10T11:58:00Z">
                  <w:rPr>
                    <w:rStyle w:val="Hyperlink"/>
                    <w:noProof/>
                  </w:rPr>
                </w:rPrChange>
              </w:rPr>
              <w:delText>2.2.3</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44" w:author="Stefan Rupp" w:date="2025-12-10T12:58:00Z" w16du:dateUtc="2025-12-10T11:58:00Z">
                  <w:rPr>
                    <w:rStyle w:val="Hyperlink"/>
                    <w:noProof/>
                  </w:rPr>
                </w:rPrChange>
              </w:rPr>
              <w:delText>Anweisen einer vorgeschlagenen Pause</w:delText>
            </w:r>
            <w:r w:rsidDel="00B370CE">
              <w:rPr>
                <w:noProof/>
                <w:webHidden/>
              </w:rPr>
              <w:tab/>
              <w:delText>7</w:delText>
            </w:r>
          </w:del>
        </w:p>
        <w:p w14:paraId="592BEAD6" w14:textId="0DADDC8B" w:rsidR="00664BC8" w:rsidDel="00B370CE" w:rsidRDefault="00664BC8">
          <w:pPr>
            <w:pStyle w:val="Verzeichnis3"/>
            <w:rPr>
              <w:del w:id="145" w:author="Stefan Rupp" w:date="2025-12-10T12:58:00Z" w16du:dateUtc="2025-12-10T11:58:00Z"/>
              <w:rFonts w:asciiTheme="minorHAnsi" w:eastAsiaTheme="minorEastAsia" w:hAnsiTheme="minorHAnsi"/>
              <w:noProof/>
              <w:kern w:val="2"/>
              <w:szCs w:val="24"/>
              <w:lang w:eastAsia="de-DE"/>
              <w14:ligatures w14:val="standardContextual"/>
            </w:rPr>
          </w:pPr>
          <w:del w:id="146" w:author="Stefan Rupp" w:date="2025-12-10T12:58:00Z" w16du:dateUtc="2025-12-10T11:58:00Z">
            <w:r w:rsidRPr="00B370CE" w:rsidDel="00B370CE">
              <w:rPr>
                <w:noProof/>
                <w:lang w:val="en-GB"/>
                <w:rPrChange w:id="147" w:author="Stefan Rupp" w:date="2025-12-10T12:58:00Z" w16du:dateUtc="2025-12-10T11:58:00Z">
                  <w:rPr>
                    <w:rStyle w:val="Hyperlink"/>
                    <w:noProof/>
                    <w:lang w:val="en-GB"/>
                  </w:rPr>
                </w:rPrChange>
              </w:rPr>
              <w:delText>2.2.4</w:delText>
            </w:r>
            <w:r w:rsidDel="00B370CE">
              <w:rPr>
                <w:rFonts w:asciiTheme="minorHAnsi" w:eastAsiaTheme="minorEastAsia" w:hAnsiTheme="minorHAnsi"/>
                <w:noProof/>
                <w:kern w:val="2"/>
                <w:szCs w:val="24"/>
                <w:lang w:eastAsia="de-DE"/>
                <w14:ligatures w14:val="standardContextual"/>
              </w:rPr>
              <w:tab/>
            </w:r>
            <w:r w:rsidRPr="00B370CE" w:rsidDel="00B370CE">
              <w:rPr>
                <w:noProof/>
                <w:lang w:val="en-GB"/>
                <w:rPrChange w:id="148" w:author="Stefan Rupp" w:date="2025-12-10T12:58:00Z" w16du:dateUtc="2025-12-10T11:58:00Z">
                  <w:rPr>
                    <w:rStyle w:val="Hyperlink"/>
                    <w:noProof/>
                    <w:lang w:val="en-GB"/>
                  </w:rPr>
                </w:rPrChange>
              </w:rPr>
              <w:delText>Break-Assignment beim Assign-Best (Non-Telematik)</w:delText>
            </w:r>
            <w:r w:rsidDel="00B370CE">
              <w:rPr>
                <w:noProof/>
                <w:webHidden/>
              </w:rPr>
              <w:tab/>
              <w:delText>14</w:delText>
            </w:r>
          </w:del>
        </w:p>
        <w:p w14:paraId="04DCEBF0" w14:textId="3FFEAAA0" w:rsidR="00664BC8" w:rsidDel="00B370CE" w:rsidRDefault="00664BC8">
          <w:pPr>
            <w:pStyle w:val="Verzeichnis3"/>
            <w:rPr>
              <w:del w:id="149" w:author="Stefan Rupp" w:date="2025-12-10T12:58:00Z" w16du:dateUtc="2025-12-10T11:58:00Z"/>
              <w:rFonts w:asciiTheme="minorHAnsi" w:eastAsiaTheme="minorEastAsia" w:hAnsiTheme="minorHAnsi"/>
              <w:noProof/>
              <w:kern w:val="2"/>
              <w:szCs w:val="24"/>
              <w:lang w:eastAsia="de-DE"/>
              <w14:ligatures w14:val="standardContextual"/>
            </w:rPr>
          </w:pPr>
          <w:del w:id="150" w:author="Stefan Rupp" w:date="2025-12-10T12:58:00Z" w16du:dateUtc="2025-12-10T11:58:00Z">
            <w:r w:rsidRPr="00B370CE" w:rsidDel="00B370CE">
              <w:rPr>
                <w:noProof/>
                <w:rPrChange w:id="151" w:author="Stefan Rupp" w:date="2025-12-10T12:58:00Z" w16du:dateUtc="2025-12-10T11:58:00Z">
                  <w:rPr>
                    <w:rStyle w:val="Hyperlink"/>
                    <w:noProof/>
                  </w:rPr>
                </w:rPrChange>
              </w:rPr>
              <w:delText>2.2.5</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52" w:author="Stefan Rupp" w:date="2025-12-10T12:58:00Z" w16du:dateUtc="2025-12-10T11:58:00Z">
                  <w:rPr>
                    <w:rStyle w:val="Hyperlink"/>
                    <w:noProof/>
                  </w:rPr>
                </w:rPrChange>
              </w:rPr>
              <w:delText>Telematik-Integration von Pausen-Assignments</w:delText>
            </w:r>
            <w:r w:rsidDel="00B370CE">
              <w:rPr>
                <w:noProof/>
                <w:webHidden/>
              </w:rPr>
              <w:tab/>
              <w:delText>16</w:delText>
            </w:r>
          </w:del>
        </w:p>
        <w:p w14:paraId="2A5401A6" w14:textId="724E3B7F" w:rsidR="00664BC8" w:rsidDel="00B370CE" w:rsidRDefault="00664BC8">
          <w:pPr>
            <w:pStyle w:val="Verzeichnis2"/>
            <w:tabs>
              <w:tab w:val="left" w:pos="960"/>
              <w:tab w:val="right" w:leader="dot" w:pos="9062"/>
            </w:tabs>
            <w:rPr>
              <w:del w:id="153" w:author="Stefan Rupp" w:date="2025-12-10T12:58:00Z" w16du:dateUtc="2025-12-10T11:58:00Z"/>
              <w:rFonts w:asciiTheme="minorHAnsi" w:eastAsiaTheme="minorEastAsia" w:hAnsiTheme="minorHAnsi"/>
              <w:noProof/>
              <w:kern w:val="2"/>
              <w:szCs w:val="24"/>
              <w:lang w:eastAsia="de-DE"/>
              <w14:ligatures w14:val="standardContextual"/>
            </w:rPr>
          </w:pPr>
          <w:del w:id="154" w:author="Stefan Rupp" w:date="2025-12-10T12:58:00Z" w16du:dateUtc="2025-12-10T11:58:00Z">
            <w:r w:rsidRPr="00B370CE" w:rsidDel="00B370CE">
              <w:rPr>
                <w:noProof/>
                <w:lang w:val="en-GB"/>
                <w:rPrChange w:id="155" w:author="Stefan Rupp" w:date="2025-12-10T12:58:00Z" w16du:dateUtc="2025-12-10T11:58:00Z">
                  <w:rPr>
                    <w:rStyle w:val="Hyperlink"/>
                    <w:noProof/>
                    <w:lang w:val="en-GB"/>
                  </w:rPr>
                </w:rPrChange>
              </w:rPr>
              <w:delText>2.3</w:delText>
            </w:r>
            <w:r w:rsidDel="00B370CE">
              <w:rPr>
                <w:rFonts w:asciiTheme="minorHAnsi" w:eastAsiaTheme="minorEastAsia" w:hAnsiTheme="minorHAnsi"/>
                <w:noProof/>
                <w:kern w:val="2"/>
                <w:szCs w:val="24"/>
                <w:lang w:eastAsia="de-DE"/>
                <w14:ligatures w14:val="standardContextual"/>
              </w:rPr>
              <w:tab/>
            </w:r>
            <w:r w:rsidRPr="00B370CE" w:rsidDel="00B370CE">
              <w:rPr>
                <w:noProof/>
                <w:lang w:val="en-GB"/>
                <w:rPrChange w:id="156" w:author="Stefan Rupp" w:date="2025-12-10T12:58:00Z" w16du:dateUtc="2025-12-10T11:58:00Z">
                  <w:rPr>
                    <w:rStyle w:val="Hyperlink"/>
                    <w:noProof/>
                    <w:lang w:val="en-GB"/>
                  </w:rPr>
                </w:rPrChange>
              </w:rPr>
              <w:delText>Manual Adjustment of Break Planning</w:delText>
            </w:r>
            <w:r w:rsidDel="00B370CE">
              <w:rPr>
                <w:noProof/>
                <w:webHidden/>
              </w:rPr>
              <w:tab/>
              <w:delText>16</w:delText>
            </w:r>
          </w:del>
        </w:p>
        <w:p w14:paraId="73CFFE44" w14:textId="52345169" w:rsidR="00664BC8" w:rsidDel="00B370CE" w:rsidRDefault="00664BC8">
          <w:pPr>
            <w:pStyle w:val="Verzeichnis2"/>
            <w:tabs>
              <w:tab w:val="left" w:pos="960"/>
              <w:tab w:val="right" w:leader="dot" w:pos="9062"/>
            </w:tabs>
            <w:rPr>
              <w:del w:id="157" w:author="Stefan Rupp" w:date="2025-12-10T12:58:00Z" w16du:dateUtc="2025-12-10T11:58:00Z"/>
              <w:rFonts w:asciiTheme="minorHAnsi" w:eastAsiaTheme="minorEastAsia" w:hAnsiTheme="minorHAnsi"/>
              <w:noProof/>
              <w:kern w:val="2"/>
              <w:szCs w:val="24"/>
              <w:lang w:eastAsia="de-DE"/>
              <w14:ligatures w14:val="standardContextual"/>
            </w:rPr>
          </w:pPr>
          <w:del w:id="158" w:author="Stefan Rupp" w:date="2025-12-10T12:58:00Z" w16du:dateUtc="2025-12-10T11:58:00Z">
            <w:r w:rsidRPr="00B370CE" w:rsidDel="00B370CE">
              <w:rPr>
                <w:noProof/>
                <w:rPrChange w:id="159" w:author="Stefan Rupp" w:date="2025-12-10T12:58:00Z" w16du:dateUtc="2025-12-10T11:58:00Z">
                  <w:rPr>
                    <w:rStyle w:val="Hyperlink"/>
                    <w:noProof/>
                  </w:rPr>
                </w:rPrChange>
              </w:rPr>
              <w:delText>2.4</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60" w:author="Stefan Rupp" w:date="2025-12-10T12:58:00Z" w16du:dateUtc="2025-12-10T11:58:00Z">
                  <w:rPr>
                    <w:rStyle w:val="Hyperlink"/>
                    <w:noProof/>
                  </w:rPr>
                </w:rPrChange>
              </w:rPr>
              <w:delText>Breaks per Optimization Mode</w:delText>
            </w:r>
            <w:r w:rsidDel="00B370CE">
              <w:rPr>
                <w:noProof/>
                <w:webHidden/>
              </w:rPr>
              <w:tab/>
              <w:delText>17</w:delText>
            </w:r>
          </w:del>
        </w:p>
        <w:p w14:paraId="0D5A630E" w14:textId="3F120E24" w:rsidR="00664BC8" w:rsidDel="00B370CE" w:rsidRDefault="00664BC8">
          <w:pPr>
            <w:pStyle w:val="Verzeichnis2"/>
            <w:tabs>
              <w:tab w:val="left" w:pos="960"/>
              <w:tab w:val="right" w:leader="dot" w:pos="9062"/>
            </w:tabs>
            <w:rPr>
              <w:del w:id="161" w:author="Stefan Rupp" w:date="2025-12-10T12:58:00Z" w16du:dateUtc="2025-12-10T11:58:00Z"/>
              <w:rFonts w:asciiTheme="minorHAnsi" w:eastAsiaTheme="minorEastAsia" w:hAnsiTheme="minorHAnsi"/>
              <w:noProof/>
              <w:kern w:val="2"/>
              <w:szCs w:val="24"/>
              <w:lang w:eastAsia="de-DE"/>
              <w14:ligatures w14:val="standardContextual"/>
            </w:rPr>
          </w:pPr>
          <w:del w:id="162" w:author="Stefan Rupp" w:date="2025-12-10T12:58:00Z" w16du:dateUtc="2025-12-10T11:58:00Z">
            <w:r w:rsidRPr="00B370CE" w:rsidDel="00B370CE">
              <w:rPr>
                <w:noProof/>
                <w:rPrChange w:id="163" w:author="Stefan Rupp" w:date="2025-12-10T12:58:00Z" w16du:dateUtc="2025-12-10T11:58:00Z">
                  <w:rPr>
                    <w:rStyle w:val="Hyperlink"/>
                    <w:noProof/>
                  </w:rPr>
                </w:rPrChange>
              </w:rPr>
              <w:delText>2.5</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64" w:author="Stefan Rupp" w:date="2025-12-10T12:58:00Z" w16du:dateUtc="2025-12-10T11:58:00Z">
                  <w:rPr>
                    <w:rStyle w:val="Hyperlink"/>
                    <w:noProof/>
                  </w:rPr>
                </w:rPrChange>
              </w:rPr>
              <w:delText>Display Approach left-aligned</w:delText>
            </w:r>
            <w:r w:rsidDel="00B370CE">
              <w:rPr>
                <w:noProof/>
                <w:webHidden/>
              </w:rPr>
              <w:tab/>
              <w:delText>17</w:delText>
            </w:r>
          </w:del>
        </w:p>
        <w:p w14:paraId="5F96B65F" w14:textId="43D4442B" w:rsidR="00664BC8" w:rsidDel="00B370CE" w:rsidRDefault="00664BC8">
          <w:pPr>
            <w:pStyle w:val="Verzeichnis2"/>
            <w:tabs>
              <w:tab w:val="left" w:pos="960"/>
              <w:tab w:val="right" w:leader="dot" w:pos="9062"/>
            </w:tabs>
            <w:rPr>
              <w:del w:id="165" w:author="Stefan Rupp" w:date="2025-12-10T12:58:00Z" w16du:dateUtc="2025-12-10T11:58:00Z"/>
              <w:rFonts w:asciiTheme="minorHAnsi" w:eastAsiaTheme="minorEastAsia" w:hAnsiTheme="minorHAnsi"/>
              <w:noProof/>
              <w:kern w:val="2"/>
              <w:szCs w:val="24"/>
              <w:lang w:eastAsia="de-DE"/>
              <w14:ligatures w14:val="standardContextual"/>
            </w:rPr>
          </w:pPr>
          <w:del w:id="166" w:author="Stefan Rupp" w:date="2025-12-10T12:58:00Z" w16du:dateUtc="2025-12-10T11:58:00Z">
            <w:r w:rsidRPr="00B370CE" w:rsidDel="00B370CE">
              <w:rPr>
                <w:noProof/>
                <w:lang w:val="en-GB"/>
                <w:rPrChange w:id="167" w:author="Stefan Rupp" w:date="2025-12-10T12:58:00Z" w16du:dateUtc="2025-12-10T11:58:00Z">
                  <w:rPr>
                    <w:rStyle w:val="Hyperlink"/>
                    <w:noProof/>
                    <w:lang w:val="en-GB"/>
                  </w:rPr>
                </w:rPrChange>
              </w:rPr>
              <w:delText>2.6</w:delText>
            </w:r>
            <w:r w:rsidDel="00B370CE">
              <w:rPr>
                <w:rFonts w:asciiTheme="minorHAnsi" w:eastAsiaTheme="minorEastAsia" w:hAnsiTheme="minorHAnsi"/>
                <w:noProof/>
                <w:kern w:val="2"/>
                <w:szCs w:val="24"/>
                <w:lang w:eastAsia="de-DE"/>
                <w14:ligatures w14:val="standardContextual"/>
              </w:rPr>
              <w:tab/>
            </w:r>
            <w:r w:rsidRPr="00B370CE" w:rsidDel="00B370CE">
              <w:rPr>
                <w:noProof/>
                <w:lang w:val="en-GB"/>
                <w:rPrChange w:id="168" w:author="Stefan Rupp" w:date="2025-12-10T12:58:00Z" w16du:dateUtc="2025-12-10T11:58:00Z">
                  <w:rPr>
                    <w:rStyle w:val="Hyperlink"/>
                    <w:noProof/>
                    <w:lang w:val="en-GB"/>
                  </w:rPr>
                </w:rPrChange>
              </w:rPr>
              <w:delText>Display Breaks in Tour Schedule</w:delText>
            </w:r>
            <w:r w:rsidDel="00B370CE">
              <w:rPr>
                <w:noProof/>
                <w:webHidden/>
              </w:rPr>
              <w:tab/>
              <w:delText>18</w:delText>
            </w:r>
          </w:del>
        </w:p>
        <w:p w14:paraId="33DF53BF" w14:textId="3E2AC88E" w:rsidR="00664BC8" w:rsidDel="00B370CE" w:rsidRDefault="00664BC8">
          <w:pPr>
            <w:pStyle w:val="Verzeichnis2"/>
            <w:tabs>
              <w:tab w:val="left" w:pos="960"/>
              <w:tab w:val="right" w:leader="dot" w:pos="9062"/>
            </w:tabs>
            <w:rPr>
              <w:del w:id="169" w:author="Stefan Rupp" w:date="2025-12-10T12:58:00Z" w16du:dateUtc="2025-12-10T11:58:00Z"/>
              <w:rFonts w:asciiTheme="minorHAnsi" w:eastAsiaTheme="minorEastAsia" w:hAnsiTheme="minorHAnsi"/>
              <w:noProof/>
              <w:kern w:val="2"/>
              <w:szCs w:val="24"/>
              <w:lang w:eastAsia="de-DE"/>
              <w14:ligatures w14:val="standardContextual"/>
            </w:rPr>
          </w:pPr>
          <w:del w:id="170" w:author="Stefan Rupp" w:date="2025-12-10T12:58:00Z" w16du:dateUtc="2025-12-10T11:58:00Z">
            <w:r w:rsidRPr="00B370CE" w:rsidDel="00B370CE">
              <w:rPr>
                <w:noProof/>
                <w:lang w:val="en-GB"/>
                <w:rPrChange w:id="171" w:author="Stefan Rupp" w:date="2025-12-10T12:58:00Z" w16du:dateUtc="2025-12-10T11:58:00Z">
                  <w:rPr>
                    <w:rStyle w:val="Hyperlink"/>
                    <w:noProof/>
                    <w:lang w:val="en-GB"/>
                  </w:rPr>
                </w:rPrChange>
              </w:rPr>
              <w:delText>2.7</w:delText>
            </w:r>
            <w:r w:rsidDel="00B370CE">
              <w:rPr>
                <w:rFonts w:asciiTheme="minorHAnsi" w:eastAsiaTheme="minorEastAsia" w:hAnsiTheme="minorHAnsi"/>
                <w:noProof/>
                <w:kern w:val="2"/>
                <w:szCs w:val="24"/>
                <w:lang w:eastAsia="de-DE"/>
                <w14:ligatures w14:val="standardContextual"/>
              </w:rPr>
              <w:tab/>
            </w:r>
            <w:r w:rsidRPr="00B370CE" w:rsidDel="00B370CE">
              <w:rPr>
                <w:noProof/>
                <w:lang w:val="en-GB"/>
                <w:rPrChange w:id="172" w:author="Stefan Rupp" w:date="2025-12-10T12:58:00Z" w16du:dateUtc="2025-12-10T11:58:00Z">
                  <w:rPr>
                    <w:rStyle w:val="Hyperlink"/>
                    <w:noProof/>
                    <w:lang w:val="en-GB"/>
                  </w:rPr>
                </w:rPrChange>
              </w:rPr>
              <w:delText>Breaks in Tour Schedule and Update Schedules</w:delText>
            </w:r>
            <w:r w:rsidDel="00B370CE">
              <w:rPr>
                <w:noProof/>
                <w:webHidden/>
              </w:rPr>
              <w:tab/>
              <w:delText>19</w:delText>
            </w:r>
          </w:del>
        </w:p>
        <w:p w14:paraId="199C9C2F" w14:textId="00E30DB9" w:rsidR="00664BC8" w:rsidDel="00B370CE" w:rsidRDefault="00664BC8">
          <w:pPr>
            <w:pStyle w:val="Verzeichnis2"/>
            <w:tabs>
              <w:tab w:val="left" w:pos="960"/>
              <w:tab w:val="right" w:leader="dot" w:pos="9062"/>
            </w:tabs>
            <w:rPr>
              <w:del w:id="173" w:author="Stefan Rupp" w:date="2025-12-10T12:58:00Z" w16du:dateUtc="2025-12-10T11:58:00Z"/>
              <w:rFonts w:asciiTheme="minorHAnsi" w:eastAsiaTheme="minorEastAsia" w:hAnsiTheme="minorHAnsi"/>
              <w:noProof/>
              <w:kern w:val="2"/>
              <w:szCs w:val="24"/>
              <w:lang w:eastAsia="de-DE"/>
              <w14:ligatures w14:val="standardContextual"/>
            </w:rPr>
          </w:pPr>
          <w:del w:id="174" w:author="Stefan Rupp" w:date="2025-12-10T12:58:00Z" w16du:dateUtc="2025-12-10T11:58:00Z">
            <w:r w:rsidRPr="00B370CE" w:rsidDel="00B370CE">
              <w:rPr>
                <w:noProof/>
                <w:rPrChange w:id="175" w:author="Stefan Rupp" w:date="2025-12-10T12:58:00Z" w16du:dateUtc="2025-12-10T11:58:00Z">
                  <w:rPr>
                    <w:rStyle w:val="Hyperlink"/>
                    <w:noProof/>
                  </w:rPr>
                </w:rPrChange>
              </w:rPr>
              <w:delText>2.8</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76" w:author="Stefan Rupp" w:date="2025-12-10T12:58:00Z" w16du:dateUtc="2025-12-10T11:58:00Z">
                  <w:rPr>
                    <w:rStyle w:val="Hyperlink"/>
                    <w:noProof/>
                  </w:rPr>
                </w:rPrChange>
              </w:rPr>
              <w:delText>Manuelle Transaktionen</w:delText>
            </w:r>
            <w:r w:rsidDel="00B370CE">
              <w:rPr>
                <w:noProof/>
                <w:webHidden/>
              </w:rPr>
              <w:tab/>
              <w:delText>19</w:delText>
            </w:r>
          </w:del>
        </w:p>
        <w:p w14:paraId="282069BA" w14:textId="3A763E56" w:rsidR="00664BC8" w:rsidDel="00B370CE" w:rsidRDefault="00664BC8">
          <w:pPr>
            <w:pStyle w:val="Verzeichnis3"/>
            <w:rPr>
              <w:del w:id="177" w:author="Stefan Rupp" w:date="2025-12-10T12:58:00Z" w16du:dateUtc="2025-12-10T11:58:00Z"/>
              <w:rFonts w:asciiTheme="minorHAnsi" w:eastAsiaTheme="minorEastAsia" w:hAnsiTheme="minorHAnsi"/>
              <w:noProof/>
              <w:kern w:val="2"/>
              <w:szCs w:val="24"/>
              <w:lang w:eastAsia="de-DE"/>
              <w14:ligatures w14:val="standardContextual"/>
            </w:rPr>
          </w:pPr>
          <w:del w:id="178" w:author="Stefan Rupp" w:date="2025-12-10T12:58:00Z" w16du:dateUtc="2025-12-10T11:58:00Z">
            <w:r w:rsidRPr="00B370CE" w:rsidDel="00B370CE">
              <w:rPr>
                <w:noProof/>
                <w:rPrChange w:id="179" w:author="Stefan Rupp" w:date="2025-12-10T12:58:00Z" w16du:dateUtc="2025-12-10T11:58:00Z">
                  <w:rPr>
                    <w:rStyle w:val="Hyperlink"/>
                    <w:noProof/>
                  </w:rPr>
                </w:rPrChange>
              </w:rPr>
              <w:delText>2.8.1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80" w:author="Stefan Rupp" w:date="2025-12-10T12:58:00Z" w16du:dateUtc="2025-12-10T11:58:00Z">
                  <w:rPr>
                    <w:rStyle w:val="Hyperlink"/>
                    <w:noProof/>
                  </w:rPr>
                </w:rPrChange>
              </w:rPr>
              <w:delText>Assignment</w:delText>
            </w:r>
            <w:r w:rsidDel="00B370CE">
              <w:rPr>
                <w:noProof/>
                <w:webHidden/>
              </w:rPr>
              <w:tab/>
              <w:delText>19</w:delText>
            </w:r>
          </w:del>
        </w:p>
        <w:p w14:paraId="7E84D650" w14:textId="1762F5E3" w:rsidR="00664BC8" w:rsidDel="00B370CE" w:rsidRDefault="00664BC8">
          <w:pPr>
            <w:pStyle w:val="Verzeichnis3"/>
            <w:rPr>
              <w:del w:id="181" w:author="Stefan Rupp" w:date="2025-12-10T12:58:00Z" w16du:dateUtc="2025-12-10T11:58:00Z"/>
              <w:rFonts w:asciiTheme="minorHAnsi" w:eastAsiaTheme="minorEastAsia" w:hAnsiTheme="minorHAnsi"/>
              <w:noProof/>
              <w:kern w:val="2"/>
              <w:szCs w:val="24"/>
              <w:lang w:eastAsia="de-DE"/>
              <w14:ligatures w14:val="standardContextual"/>
            </w:rPr>
          </w:pPr>
          <w:del w:id="182" w:author="Stefan Rupp" w:date="2025-12-10T12:58:00Z" w16du:dateUtc="2025-12-10T11:58:00Z">
            <w:r w:rsidRPr="00B370CE" w:rsidDel="00B370CE">
              <w:rPr>
                <w:noProof/>
                <w:rPrChange w:id="183" w:author="Stefan Rupp" w:date="2025-12-10T12:58:00Z" w16du:dateUtc="2025-12-10T11:58:00Z">
                  <w:rPr>
                    <w:rStyle w:val="Hyperlink"/>
                    <w:noProof/>
                  </w:rPr>
                </w:rPrChange>
              </w:rPr>
              <w:delText>2.8.2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84" w:author="Stefan Rupp" w:date="2025-12-10T12:58:00Z" w16du:dateUtc="2025-12-10T11:58:00Z">
                  <w:rPr>
                    <w:rStyle w:val="Hyperlink"/>
                    <w:noProof/>
                  </w:rPr>
                </w:rPrChange>
              </w:rPr>
              <w:delText>Time Extensions</w:delText>
            </w:r>
            <w:r w:rsidDel="00B370CE">
              <w:rPr>
                <w:noProof/>
                <w:webHidden/>
              </w:rPr>
              <w:tab/>
              <w:delText>20</w:delText>
            </w:r>
          </w:del>
        </w:p>
        <w:p w14:paraId="491EC1C9" w14:textId="30118A55" w:rsidR="00664BC8" w:rsidDel="00B370CE" w:rsidRDefault="00664BC8">
          <w:pPr>
            <w:pStyle w:val="Verzeichnis1"/>
            <w:rPr>
              <w:del w:id="185" w:author="Stefan Rupp" w:date="2025-12-10T12:58:00Z" w16du:dateUtc="2025-12-10T11:58:00Z"/>
              <w:rFonts w:asciiTheme="minorHAnsi" w:eastAsiaTheme="minorEastAsia" w:hAnsiTheme="minorHAnsi"/>
              <w:noProof/>
              <w:kern w:val="2"/>
              <w:szCs w:val="24"/>
              <w:lang w:eastAsia="de-DE"/>
              <w14:ligatures w14:val="standardContextual"/>
            </w:rPr>
          </w:pPr>
          <w:del w:id="186" w:author="Stefan Rupp" w:date="2025-12-10T12:58:00Z" w16du:dateUtc="2025-12-10T11:58:00Z">
            <w:r w:rsidRPr="00B370CE" w:rsidDel="00B370CE">
              <w:rPr>
                <w:noProof/>
                <w:rPrChange w:id="187" w:author="Stefan Rupp" w:date="2025-12-10T12:58:00Z" w16du:dateUtc="2025-12-10T11:58:00Z">
                  <w:rPr>
                    <w:rStyle w:val="Hyperlink"/>
                    <w:noProof/>
                  </w:rPr>
                </w:rPrChange>
              </w:rPr>
              <w:delText>3</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88" w:author="Stefan Rupp" w:date="2025-12-10T12:58:00Z" w16du:dateUtc="2025-12-10T11:58:00Z">
                  <w:rPr>
                    <w:rStyle w:val="Hyperlink"/>
                    <w:noProof/>
                  </w:rPr>
                </w:rPrChange>
              </w:rPr>
              <w:delText>Zurückschreiben von Optimierungs-Ergebnissen</w:delText>
            </w:r>
            <w:r w:rsidDel="00B370CE">
              <w:rPr>
                <w:noProof/>
                <w:webHidden/>
              </w:rPr>
              <w:tab/>
              <w:delText>20</w:delText>
            </w:r>
          </w:del>
        </w:p>
        <w:p w14:paraId="3BFD0646" w14:textId="2B8F45C2" w:rsidR="00664BC8" w:rsidDel="00B370CE" w:rsidRDefault="00664BC8">
          <w:pPr>
            <w:pStyle w:val="Verzeichnis2"/>
            <w:tabs>
              <w:tab w:val="left" w:pos="960"/>
              <w:tab w:val="right" w:leader="dot" w:pos="9062"/>
            </w:tabs>
            <w:rPr>
              <w:del w:id="189" w:author="Stefan Rupp" w:date="2025-12-10T12:58:00Z" w16du:dateUtc="2025-12-10T11:58:00Z"/>
              <w:rFonts w:asciiTheme="minorHAnsi" w:eastAsiaTheme="minorEastAsia" w:hAnsiTheme="minorHAnsi"/>
              <w:noProof/>
              <w:kern w:val="2"/>
              <w:szCs w:val="24"/>
              <w:lang w:eastAsia="de-DE"/>
              <w14:ligatures w14:val="standardContextual"/>
            </w:rPr>
          </w:pPr>
          <w:del w:id="190" w:author="Stefan Rupp" w:date="2025-12-10T12:58:00Z" w16du:dateUtc="2025-12-10T11:58:00Z">
            <w:r w:rsidRPr="00B370CE" w:rsidDel="00B370CE">
              <w:rPr>
                <w:noProof/>
                <w:rPrChange w:id="191" w:author="Stefan Rupp" w:date="2025-12-10T12:58:00Z" w16du:dateUtc="2025-12-10T11:58:00Z">
                  <w:rPr>
                    <w:rStyle w:val="Hyperlink"/>
                    <w:noProof/>
                  </w:rPr>
                </w:rPrChange>
              </w:rPr>
              <w:delText>3.1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92" w:author="Stefan Rupp" w:date="2025-12-10T12:58:00Z" w16du:dateUtc="2025-12-10T11:58:00Z">
                  <w:rPr>
                    <w:rStyle w:val="Hyperlink"/>
                    <w:noProof/>
                  </w:rPr>
                </w:rPrChange>
              </w:rPr>
              <w:delText>Zurückschreiben von RT-Optimierungsergebnissen mit Hilfe des Optim-Schedules (OS)</w:delText>
            </w:r>
            <w:r w:rsidDel="00B370CE">
              <w:rPr>
                <w:noProof/>
                <w:webHidden/>
              </w:rPr>
              <w:tab/>
              <w:delText>20</w:delText>
            </w:r>
          </w:del>
        </w:p>
        <w:p w14:paraId="74E6857E" w14:textId="2C1A4C60" w:rsidR="00664BC8" w:rsidDel="00B370CE" w:rsidRDefault="00664BC8">
          <w:pPr>
            <w:pStyle w:val="Verzeichnis3"/>
            <w:rPr>
              <w:del w:id="193" w:author="Stefan Rupp" w:date="2025-12-10T12:58:00Z" w16du:dateUtc="2025-12-10T11:58:00Z"/>
              <w:rFonts w:asciiTheme="minorHAnsi" w:eastAsiaTheme="minorEastAsia" w:hAnsiTheme="minorHAnsi"/>
              <w:noProof/>
              <w:kern w:val="2"/>
              <w:szCs w:val="24"/>
              <w:lang w:eastAsia="de-DE"/>
              <w14:ligatures w14:val="standardContextual"/>
            </w:rPr>
          </w:pPr>
          <w:del w:id="194" w:author="Stefan Rupp" w:date="2025-12-10T12:58:00Z" w16du:dateUtc="2025-12-10T11:58:00Z">
            <w:r w:rsidRPr="00B370CE" w:rsidDel="00B370CE">
              <w:rPr>
                <w:noProof/>
                <w:rPrChange w:id="195" w:author="Stefan Rupp" w:date="2025-12-10T12:58:00Z" w16du:dateUtc="2025-12-10T11:58:00Z">
                  <w:rPr>
                    <w:rStyle w:val="Hyperlink"/>
                    <w:noProof/>
                  </w:rPr>
                </w:rPrChange>
              </w:rPr>
              <w:delText>3.1.1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196" w:author="Stefan Rupp" w:date="2025-12-10T12:58:00Z" w16du:dateUtc="2025-12-10T11:58:00Z">
                  <w:rPr>
                    <w:rStyle w:val="Hyperlink"/>
                    <w:noProof/>
                  </w:rPr>
                </w:rPrChange>
              </w:rPr>
              <w:delText>Verweben des OS mit dem TS</w:delText>
            </w:r>
            <w:r w:rsidDel="00B370CE">
              <w:rPr>
                <w:noProof/>
                <w:webHidden/>
              </w:rPr>
              <w:tab/>
              <w:delText>20</w:delText>
            </w:r>
          </w:del>
        </w:p>
        <w:p w14:paraId="4A9C195A" w14:textId="4C80B970" w:rsidR="00664BC8" w:rsidDel="00B370CE" w:rsidRDefault="00664BC8">
          <w:pPr>
            <w:pStyle w:val="Verzeichnis3"/>
            <w:rPr>
              <w:del w:id="197" w:author="Stefan Rupp" w:date="2025-12-10T12:58:00Z" w16du:dateUtc="2025-12-10T11:58:00Z"/>
              <w:rFonts w:asciiTheme="minorHAnsi" w:eastAsiaTheme="minorEastAsia" w:hAnsiTheme="minorHAnsi"/>
              <w:noProof/>
              <w:kern w:val="2"/>
              <w:szCs w:val="24"/>
              <w:lang w:eastAsia="de-DE"/>
              <w14:ligatures w14:val="standardContextual"/>
            </w:rPr>
          </w:pPr>
          <w:del w:id="198" w:author="Stefan Rupp" w:date="2025-12-10T12:58:00Z" w16du:dateUtc="2025-12-10T11:58:00Z">
            <w:r w:rsidRPr="00B370CE" w:rsidDel="00B370CE">
              <w:rPr>
                <w:noProof/>
                <w:rPrChange w:id="199" w:author="Stefan Rupp" w:date="2025-12-10T12:58:00Z" w16du:dateUtc="2025-12-10T11:58:00Z">
                  <w:rPr>
                    <w:rStyle w:val="Hyperlink"/>
                    <w:noProof/>
                  </w:rPr>
                </w:rPrChange>
              </w:rPr>
              <w:delText>3.1.2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00" w:author="Stefan Rupp" w:date="2025-12-10T12:58:00Z" w16du:dateUtc="2025-12-10T11:58:00Z">
                  <w:rPr>
                    <w:rStyle w:val="Hyperlink"/>
                    <w:noProof/>
                  </w:rPr>
                </w:rPrChange>
              </w:rPr>
              <w:delText>Zu beachtende Sonderfälle, die für FIFO gefixt wurden</w:delText>
            </w:r>
            <w:r w:rsidDel="00B370CE">
              <w:rPr>
                <w:noProof/>
                <w:webHidden/>
              </w:rPr>
              <w:tab/>
              <w:delText>21</w:delText>
            </w:r>
          </w:del>
        </w:p>
        <w:p w14:paraId="61855ECB" w14:textId="1295AE69" w:rsidR="00664BC8" w:rsidDel="00B370CE" w:rsidRDefault="00664BC8">
          <w:pPr>
            <w:pStyle w:val="Verzeichnis2"/>
            <w:tabs>
              <w:tab w:val="left" w:pos="960"/>
              <w:tab w:val="right" w:leader="dot" w:pos="9062"/>
            </w:tabs>
            <w:rPr>
              <w:del w:id="201" w:author="Stefan Rupp" w:date="2025-12-10T12:58:00Z" w16du:dateUtc="2025-12-10T11:58:00Z"/>
              <w:rFonts w:asciiTheme="minorHAnsi" w:eastAsiaTheme="minorEastAsia" w:hAnsiTheme="minorHAnsi"/>
              <w:noProof/>
              <w:kern w:val="2"/>
              <w:szCs w:val="24"/>
              <w:lang w:eastAsia="de-DE"/>
              <w14:ligatures w14:val="standardContextual"/>
            </w:rPr>
          </w:pPr>
          <w:del w:id="202" w:author="Stefan Rupp" w:date="2025-12-10T12:58:00Z" w16du:dateUtc="2025-12-10T11:58:00Z">
            <w:r w:rsidRPr="00B370CE" w:rsidDel="00B370CE">
              <w:rPr>
                <w:noProof/>
                <w:rPrChange w:id="203" w:author="Stefan Rupp" w:date="2025-12-10T12:58:00Z" w16du:dateUtc="2025-12-10T11:58:00Z">
                  <w:rPr>
                    <w:rStyle w:val="Hyperlink"/>
                    <w:noProof/>
                  </w:rPr>
                </w:rPrChange>
              </w:rPr>
              <w:delText>3.2</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04" w:author="Stefan Rupp" w:date="2025-12-10T12:58:00Z" w16du:dateUtc="2025-12-10T11:58:00Z">
                  <w:rPr>
                    <w:rStyle w:val="Hyperlink"/>
                    <w:noProof/>
                  </w:rPr>
                </w:rPrChange>
              </w:rPr>
              <w:delText>Zurückschreiben von OEV-Schedules</w:delText>
            </w:r>
            <w:r w:rsidDel="00B370CE">
              <w:rPr>
                <w:noProof/>
                <w:webHidden/>
              </w:rPr>
              <w:tab/>
              <w:delText>22</w:delText>
            </w:r>
          </w:del>
        </w:p>
        <w:p w14:paraId="54928E6D" w14:textId="0A7D0BA2" w:rsidR="00664BC8" w:rsidDel="00B370CE" w:rsidRDefault="00664BC8">
          <w:pPr>
            <w:pStyle w:val="Verzeichnis2"/>
            <w:tabs>
              <w:tab w:val="left" w:pos="960"/>
              <w:tab w:val="right" w:leader="dot" w:pos="9062"/>
            </w:tabs>
            <w:rPr>
              <w:del w:id="205" w:author="Stefan Rupp" w:date="2025-12-10T12:58:00Z" w16du:dateUtc="2025-12-10T11:58:00Z"/>
              <w:rFonts w:asciiTheme="minorHAnsi" w:eastAsiaTheme="minorEastAsia" w:hAnsiTheme="minorHAnsi"/>
              <w:noProof/>
              <w:kern w:val="2"/>
              <w:szCs w:val="24"/>
              <w:lang w:eastAsia="de-DE"/>
              <w14:ligatures w14:val="standardContextual"/>
            </w:rPr>
          </w:pPr>
          <w:del w:id="206" w:author="Stefan Rupp" w:date="2025-12-10T12:58:00Z" w16du:dateUtc="2025-12-10T11:58:00Z">
            <w:r w:rsidRPr="00B370CE" w:rsidDel="00B370CE">
              <w:rPr>
                <w:noProof/>
                <w:rPrChange w:id="207" w:author="Stefan Rupp" w:date="2025-12-10T12:58:00Z" w16du:dateUtc="2025-12-10T11:58:00Z">
                  <w:rPr>
                    <w:rStyle w:val="Hyperlink"/>
                    <w:noProof/>
                  </w:rPr>
                </w:rPrChange>
              </w:rPr>
              <w:delText>3.3</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08" w:author="Stefan Rupp" w:date="2025-12-10T12:58:00Z" w16du:dateUtc="2025-12-10T11:58:00Z">
                  <w:rPr>
                    <w:rStyle w:val="Hyperlink"/>
                    <w:noProof/>
                  </w:rPr>
                </w:rPrChange>
              </w:rPr>
              <w:delText>Vermeidung überflüssiger Updates</w:delText>
            </w:r>
            <w:r w:rsidDel="00B370CE">
              <w:rPr>
                <w:noProof/>
                <w:webHidden/>
              </w:rPr>
              <w:tab/>
              <w:delText>22</w:delText>
            </w:r>
          </w:del>
        </w:p>
        <w:p w14:paraId="156ECF08" w14:textId="2115D347" w:rsidR="00664BC8" w:rsidDel="00B370CE" w:rsidRDefault="00664BC8">
          <w:pPr>
            <w:pStyle w:val="Verzeichnis2"/>
            <w:tabs>
              <w:tab w:val="left" w:pos="960"/>
              <w:tab w:val="right" w:leader="dot" w:pos="9062"/>
            </w:tabs>
            <w:rPr>
              <w:del w:id="209" w:author="Stefan Rupp" w:date="2025-12-10T12:58:00Z" w16du:dateUtc="2025-12-10T11:58:00Z"/>
              <w:rFonts w:asciiTheme="minorHAnsi" w:eastAsiaTheme="minorEastAsia" w:hAnsiTheme="minorHAnsi"/>
              <w:noProof/>
              <w:kern w:val="2"/>
              <w:szCs w:val="24"/>
              <w:lang w:eastAsia="de-DE"/>
              <w14:ligatures w14:val="standardContextual"/>
            </w:rPr>
          </w:pPr>
          <w:del w:id="210" w:author="Stefan Rupp" w:date="2025-12-10T12:58:00Z" w16du:dateUtc="2025-12-10T11:58:00Z">
            <w:r w:rsidRPr="00B370CE" w:rsidDel="00B370CE">
              <w:rPr>
                <w:noProof/>
                <w:rPrChange w:id="211" w:author="Stefan Rupp" w:date="2025-12-10T12:58:00Z" w16du:dateUtc="2025-12-10T11:58:00Z">
                  <w:rPr>
                    <w:rStyle w:val="Hyperlink"/>
                    <w:noProof/>
                  </w:rPr>
                </w:rPrChange>
              </w:rPr>
              <w:delText>3.4</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12" w:author="Stefan Rupp" w:date="2025-12-10T12:58:00Z" w16du:dateUtc="2025-12-10T11:58:00Z">
                  <w:rPr>
                    <w:rStyle w:val="Hyperlink"/>
                    <w:noProof/>
                  </w:rPr>
                </w:rPrChange>
              </w:rPr>
              <w:delText>Zurückschreiben von Pausen</w:delText>
            </w:r>
            <w:r w:rsidDel="00B370CE">
              <w:rPr>
                <w:noProof/>
                <w:webHidden/>
              </w:rPr>
              <w:tab/>
              <w:delText>22</w:delText>
            </w:r>
          </w:del>
        </w:p>
        <w:p w14:paraId="57091ACE" w14:textId="7A8B361F" w:rsidR="00664BC8" w:rsidDel="00B370CE" w:rsidRDefault="00664BC8">
          <w:pPr>
            <w:pStyle w:val="Verzeichnis1"/>
            <w:rPr>
              <w:del w:id="213" w:author="Stefan Rupp" w:date="2025-12-10T12:58:00Z" w16du:dateUtc="2025-12-10T11:58:00Z"/>
              <w:rFonts w:asciiTheme="minorHAnsi" w:eastAsiaTheme="minorEastAsia" w:hAnsiTheme="minorHAnsi"/>
              <w:noProof/>
              <w:kern w:val="2"/>
              <w:szCs w:val="24"/>
              <w:lang w:eastAsia="de-DE"/>
              <w14:ligatures w14:val="standardContextual"/>
            </w:rPr>
          </w:pPr>
          <w:del w:id="214" w:author="Stefan Rupp" w:date="2025-12-10T12:58:00Z" w16du:dateUtc="2025-12-10T11:58:00Z">
            <w:r w:rsidRPr="00B370CE" w:rsidDel="00B370CE">
              <w:rPr>
                <w:noProof/>
                <w:rPrChange w:id="215" w:author="Stefan Rupp" w:date="2025-12-10T12:58:00Z" w16du:dateUtc="2025-12-10T11:58:00Z">
                  <w:rPr>
                    <w:rStyle w:val="Hyperlink"/>
                    <w:noProof/>
                  </w:rPr>
                </w:rPrChange>
              </w:rPr>
              <w:delText>4</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16" w:author="Stefan Rupp" w:date="2025-12-10T12:58:00Z" w16du:dateUtc="2025-12-10T11:58:00Z">
                  <w:rPr>
                    <w:rStyle w:val="Hyperlink"/>
                    <w:noProof/>
                  </w:rPr>
                </w:rPrChange>
              </w:rPr>
              <w:delText>Statistik und KPIs</w:delText>
            </w:r>
            <w:r w:rsidDel="00B370CE">
              <w:rPr>
                <w:noProof/>
                <w:webHidden/>
              </w:rPr>
              <w:tab/>
              <w:delText>22</w:delText>
            </w:r>
          </w:del>
        </w:p>
        <w:p w14:paraId="135633D2" w14:textId="71846D42" w:rsidR="00664BC8" w:rsidDel="00B370CE" w:rsidRDefault="00664BC8">
          <w:pPr>
            <w:pStyle w:val="Verzeichnis1"/>
            <w:rPr>
              <w:del w:id="217" w:author="Stefan Rupp" w:date="2025-12-10T12:58:00Z" w16du:dateUtc="2025-12-10T11:58:00Z"/>
              <w:rFonts w:asciiTheme="minorHAnsi" w:eastAsiaTheme="minorEastAsia" w:hAnsiTheme="minorHAnsi"/>
              <w:noProof/>
              <w:kern w:val="2"/>
              <w:szCs w:val="24"/>
              <w:lang w:eastAsia="de-DE"/>
              <w14:ligatures w14:val="standardContextual"/>
            </w:rPr>
          </w:pPr>
          <w:del w:id="218" w:author="Stefan Rupp" w:date="2025-12-10T12:58:00Z" w16du:dateUtc="2025-12-10T11:58:00Z">
            <w:r w:rsidRPr="00B370CE" w:rsidDel="00B370CE">
              <w:rPr>
                <w:noProof/>
                <w:rPrChange w:id="219" w:author="Stefan Rupp" w:date="2025-12-10T12:58:00Z" w16du:dateUtc="2025-12-10T11:58:00Z">
                  <w:rPr>
                    <w:rStyle w:val="Hyperlink"/>
                    <w:noProof/>
                  </w:rPr>
                </w:rPrChange>
              </w:rPr>
              <w:delText>5</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20" w:author="Stefan Rupp" w:date="2025-12-10T12:58:00Z" w16du:dateUtc="2025-12-10T11:58:00Z">
                  <w:rPr>
                    <w:rStyle w:val="Hyperlink"/>
                    <w:noProof/>
                  </w:rPr>
                </w:rPrChange>
              </w:rPr>
              <w:delText>Update Schedules Handler</w:delText>
            </w:r>
            <w:r w:rsidDel="00B370CE">
              <w:rPr>
                <w:noProof/>
                <w:webHidden/>
              </w:rPr>
              <w:tab/>
              <w:delText>23</w:delText>
            </w:r>
          </w:del>
        </w:p>
        <w:p w14:paraId="6D0EB0BD" w14:textId="0D9F9801" w:rsidR="00664BC8" w:rsidDel="00B370CE" w:rsidRDefault="00664BC8">
          <w:pPr>
            <w:pStyle w:val="Verzeichnis1"/>
            <w:rPr>
              <w:del w:id="221" w:author="Stefan Rupp" w:date="2025-12-10T12:58:00Z" w16du:dateUtc="2025-12-10T11:58:00Z"/>
              <w:rFonts w:asciiTheme="minorHAnsi" w:eastAsiaTheme="minorEastAsia" w:hAnsiTheme="minorHAnsi"/>
              <w:noProof/>
              <w:kern w:val="2"/>
              <w:szCs w:val="24"/>
              <w:lang w:eastAsia="de-DE"/>
              <w14:ligatures w14:val="standardContextual"/>
            </w:rPr>
          </w:pPr>
          <w:del w:id="222" w:author="Stefan Rupp" w:date="2025-12-10T12:58:00Z" w16du:dateUtc="2025-12-10T11:58:00Z">
            <w:r w:rsidRPr="00B370CE" w:rsidDel="00B370CE">
              <w:rPr>
                <w:noProof/>
                <w:rPrChange w:id="223" w:author="Stefan Rupp" w:date="2025-12-10T12:58:00Z" w16du:dateUtc="2025-12-10T11:58:00Z">
                  <w:rPr>
                    <w:rStyle w:val="Hyperlink"/>
                    <w:noProof/>
                  </w:rPr>
                </w:rPrChange>
              </w:rPr>
              <w:delText>6</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24" w:author="Stefan Rupp" w:date="2025-12-10T12:58:00Z" w16du:dateUtc="2025-12-10T11:58:00Z">
                  <w:rPr>
                    <w:rStyle w:val="Hyperlink"/>
                    <w:noProof/>
                  </w:rPr>
                </w:rPrChange>
              </w:rPr>
              <w:delText>GUI</w:delText>
            </w:r>
            <w:r w:rsidDel="00B370CE">
              <w:rPr>
                <w:noProof/>
                <w:webHidden/>
              </w:rPr>
              <w:tab/>
              <w:delText>23</w:delText>
            </w:r>
          </w:del>
        </w:p>
        <w:p w14:paraId="679F3E5D" w14:textId="1B5823FA" w:rsidR="00664BC8" w:rsidDel="00B370CE" w:rsidRDefault="00664BC8">
          <w:pPr>
            <w:pStyle w:val="Verzeichnis1"/>
            <w:rPr>
              <w:del w:id="225" w:author="Stefan Rupp" w:date="2025-12-10T12:58:00Z" w16du:dateUtc="2025-12-10T11:58:00Z"/>
              <w:rFonts w:asciiTheme="minorHAnsi" w:eastAsiaTheme="minorEastAsia" w:hAnsiTheme="minorHAnsi"/>
              <w:noProof/>
              <w:kern w:val="2"/>
              <w:szCs w:val="24"/>
              <w:lang w:eastAsia="de-DE"/>
              <w14:ligatures w14:val="standardContextual"/>
            </w:rPr>
          </w:pPr>
          <w:del w:id="226" w:author="Stefan Rupp" w:date="2025-12-10T12:58:00Z" w16du:dateUtc="2025-12-10T11:58:00Z">
            <w:r w:rsidRPr="00B370CE" w:rsidDel="00B370CE">
              <w:rPr>
                <w:noProof/>
                <w:rPrChange w:id="227" w:author="Stefan Rupp" w:date="2025-12-10T12:58:00Z" w16du:dateUtc="2025-12-10T11:58:00Z">
                  <w:rPr>
                    <w:rStyle w:val="Hyperlink"/>
                    <w:noProof/>
                  </w:rPr>
                </w:rPrChange>
              </w:rPr>
              <w:delText>7</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28" w:author="Stefan Rupp" w:date="2025-12-10T12:58:00Z" w16du:dateUtc="2025-12-10T11:58:00Z">
                  <w:rPr>
                    <w:rStyle w:val="Hyperlink"/>
                    <w:noProof/>
                  </w:rPr>
                </w:rPrChange>
              </w:rPr>
              <w:delText>DepotViewer</w:delText>
            </w:r>
            <w:r w:rsidDel="00B370CE">
              <w:rPr>
                <w:noProof/>
                <w:webHidden/>
              </w:rPr>
              <w:tab/>
              <w:delText>23</w:delText>
            </w:r>
          </w:del>
        </w:p>
        <w:p w14:paraId="632871CA" w14:textId="32C56164" w:rsidR="00664BC8" w:rsidDel="00B370CE" w:rsidRDefault="00664BC8">
          <w:pPr>
            <w:pStyle w:val="Verzeichnis1"/>
            <w:rPr>
              <w:del w:id="229" w:author="Stefan Rupp" w:date="2025-12-10T12:58:00Z" w16du:dateUtc="2025-12-10T11:58:00Z"/>
              <w:rFonts w:asciiTheme="minorHAnsi" w:eastAsiaTheme="minorEastAsia" w:hAnsiTheme="minorHAnsi"/>
              <w:noProof/>
              <w:kern w:val="2"/>
              <w:szCs w:val="24"/>
              <w:lang w:eastAsia="de-DE"/>
              <w14:ligatures w14:val="standardContextual"/>
            </w:rPr>
          </w:pPr>
          <w:del w:id="230" w:author="Stefan Rupp" w:date="2025-12-10T12:58:00Z" w16du:dateUtc="2025-12-10T11:58:00Z">
            <w:r w:rsidRPr="00B370CE" w:rsidDel="00B370CE">
              <w:rPr>
                <w:noProof/>
                <w:rPrChange w:id="231" w:author="Stefan Rupp" w:date="2025-12-10T12:58:00Z" w16du:dateUtc="2025-12-10T11:58:00Z">
                  <w:rPr>
                    <w:rStyle w:val="Hyperlink"/>
                    <w:noProof/>
                  </w:rPr>
                </w:rPrChange>
              </w:rPr>
              <w:delText>8</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32" w:author="Stefan Rupp" w:date="2025-12-10T12:58:00Z" w16du:dateUtc="2025-12-10T11:58:00Z">
                  <w:rPr>
                    <w:rStyle w:val="Hyperlink"/>
                    <w:noProof/>
                  </w:rPr>
                </w:rPrChange>
              </w:rPr>
              <w:delText>Festlegungen</w:delText>
            </w:r>
            <w:r w:rsidDel="00B370CE">
              <w:rPr>
                <w:noProof/>
                <w:webHidden/>
              </w:rPr>
              <w:tab/>
              <w:delText>24</w:delText>
            </w:r>
          </w:del>
        </w:p>
        <w:p w14:paraId="21A243D4" w14:textId="48AB84C6" w:rsidR="00664BC8" w:rsidDel="00B370CE" w:rsidRDefault="00664BC8">
          <w:pPr>
            <w:pStyle w:val="Verzeichnis2"/>
            <w:tabs>
              <w:tab w:val="left" w:pos="960"/>
              <w:tab w:val="right" w:leader="dot" w:pos="9062"/>
            </w:tabs>
            <w:rPr>
              <w:del w:id="233" w:author="Stefan Rupp" w:date="2025-12-10T12:58:00Z" w16du:dateUtc="2025-12-10T11:58:00Z"/>
              <w:rFonts w:asciiTheme="minorHAnsi" w:eastAsiaTheme="minorEastAsia" w:hAnsiTheme="minorHAnsi"/>
              <w:noProof/>
              <w:kern w:val="2"/>
              <w:szCs w:val="24"/>
              <w:lang w:eastAsia="de-DE"/>
              <w14:ligatures w14:val="standardContextual"/>
            </w:rPr>
          </w:pPr>
          <w:del w:id="234" w:author="Stefan Rupp" w:date="2025-12-10T12:58:00Z" w16du:dateUtc="2025-12-10T11:58:00Z">
            <w:r w:rsidRPr="00B370CE" w:rsidDel="00B370CE">
              <w:rPr>
                <w:noProof/>
                <w:rPrChange w:id="235" w:author="Stefan Rupp" w:date="2025-12-10T12:58:00Z" w16du:dateUtc="2025-12-10T11:58:00Z">
                  <w:rPr>
                    <w:rStyle w:val="Hyperlink"/>
                    <w:noProof/>
                  </w:rPr>
                </w:rPrChange>
              </w:rPr>
              <w:delText>8.1</w:delText>
            </w:r>
            <w:r w:rsidDel="00B370CE">
              <w:rPr>
                <w:rFonts w:asciiTheme="minorHAnsi" w:eastAsiaTheme="minorEastAsia" w:hAnsiTheme="minorHAnsi"/>
                <w:noProof/>
                <w:kern w:val="2"/>
                <w:szCs w:val="24"/>
                <w:lang w:eastAsia="de-DE"/>
                <w14:ligatures w14:val="standardContextual"/>
              </w:rPr>
              <w:tab/>
            </w:r>
            <w:r w:rsidRPr="00B370CE" w:rsidDel="00B370CE">
              <w:rPr>
                <w:noProof/>
                <w:rPrChange w:id="236" w:author="Stefan Rupp" w:date="2025-12-10T12:58:00Z" w16du:dateUtc="2025-12-10T11:58:00Z">
                  <w:rPr>
                    <w:rStyle w:val="Hyperlink"/>
                    <w:noProof/>
                  </w:rPr>
                </w:rPrChange>
              </w:rPr>
              <w:delText>Festlegungen zum Pausenkonzept</w:delText>
            </w:r>
            <w:r w:rsidDel="00B370CE">
              <w:rPr>
                <w:noProof/>
                <w:webHidden/>
              </w:rPr>
              <w:tab/>
              <w:delText>24</w:delText>
            </w:r>
          </w:del>
        </w:p>
        <w:p w14:paraId="5C577E11" w14:textId="6910CFA4"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237" w:name="_Toc216268489"/>
      <w:r>
        <w:lastRenderedPageBreak/>
        <w:t>Offene Fragen</w:t>
      </w:r>
      <w:bookmarkEnd w:id="237"/>
    </w:p>
    <w:p w14:paraId="7D52F16B" w14:textId="6CFA2DB6" w:rsidR="00CB4706" w:rsidRDefault="0021721C" w:rsidP="0021721C">
      <w:pPr>
        <w:pStyle w:val="Listenabsatz"/>
        <w:numPr>
          <w:ilvl w:val="0"/>
          <w:numId w:val="9"/>
        </w:numPr>
      </w:pPr>
      <w:bookmarkStart w:id="238" w:name="_Hlk201129062"/>
      <w:r>
        <w:t>Wie sollen angewiesene und vorgeschlagene Pausen im</w:t>
      </w:r>
      <w:r w:rsidR="00CB4706">
        <w:t xml:space="preserve"> DepotViewer ange</w:t>
      </w:r>
      <w:r>
        <w:t>zeigt werden?</w:t>
      </w:r>
    </w:p>
    <w:p w14:paraId="47DC3485" w14:textId="2FDC75A8" w:rsidR="0021721C" w:rsidRPr="0021721C" w:rsidRDefault="0021721C" w:rsidP="0021721C">
      <w:pPr>
        <w:pStyle w:val="Listenabsatz"/>
        <w:numPr>
          <w:ilvl w:val="1"/>
          <w:numId w:val="9"/>
        </w:numPr>
      </w:pPr>
      <w:r w:rsidRPr="0021721C">
        <w:t>Wirken sich Arrive/Leave-Buttons irgendwie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Eine TimeExtension kann eine geplante oder angewiesene Pause schieben. Gibt es weitere Transaktionen, die das bewirken?</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r>
        <w:t>Optim-Objekte für FTL</w:t>
      </w:r>
    </w:p>
    <w:p w14:paraId="022C20AF" w14:textId="029C6AEE" w:rsidR="00B66E48" w:rsidRDefault="00B66E48" w:rsidP="00B66E48">
      <w:pPr>
        <w:pStyle w:val="Listenabsatz"/>
        <w:numPr>
          <w:ilvl w:val="1"/>
          <w:numId w:val="16"/>
        </w:numPr>
      </w:pPr>
      <w:r>
        <w:t>Modell LTLOptim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Adam: Wie DigitalFleet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Default="0021721C" w:rsidP="0021721C">
      <w:pPr>
        <w:pStyle w:val="Listenabsatz"/>
        <w:numPr>
          <w:ilvl w:val="1"/>
          <w:numId w:val="16"/>
        </w:numPr>
      </w:pPr>
      <w:r>
        <w:t>Linksbündigem Approach</w:t>
      </w:r>
    </w:p>
    <w:p w14:paraId="3411DBD5" w14:textId="1D3ADBFD" w:rsidR="00664BC8" w:rsidRDefault="00664BC8" w:rsidP="00664BC8">
      <w:pPr>
        <w:pStyle w:val="Listenabsatz"/>
        <w:numPr>
          <w:ilvl w:val="0"/>
          <w:numId w:val="16"/>
        </w:numPr>
      </w:pPr>
      <w:r>
        <w:t>Behandlung von nicht-genommenen Pausen</w:t>
      </w:r>
    </w:p>
    <w:p w14:paraId="4E0D53FB" w14:textId="35D40496" w:rsidR="00664BC8" w:rsidRDefault="00664BC8" w:rsidP="00664BC8">
      <w:pPr>
        <w:pStyle w:val="Listenabsatz"/>
        <w:numPr>
          <w:ilvl w:val="1"/>
          <w:numId w:val="16"/>
        </w:numPr>
      </w:pPr>
      <w:r>
        <w:t>Wie soll sich der Mixor verhalten, wenn eine Pause in einem Intervall nicht reportet worden ist?</w:t>
      </w:r>
    </w:p>
    <w:p w14:paraId="7B901986" w14:textId="039ACC98" w:rsidR="00664BC8" w:rsidRDefault="00664BC8" w:rsidP="00664BC8">
      <w:pPr>
        <w:pStyle w:val="Listenabsatz"/>
        <w:numPr>
          <w:ilvl w:val="2"/>
          <w:numId w:val="16"/>
        </w:numPr>
      </w:pPr>
      <w:r>
        <w:t>Weiterhin vorschlagen</w:t>
      </w:r>
    </w:p>
    <w:p w14:paraId="0C17CEBB" w14:textId="6649951C" w:rsidR="00664BC8" w:rsidRPr="00A7058B" w:rsidRDefault="00664BC8" w:rsidP="00664BC8">
      <w:pPr>
        <w:pStyle w:val="Listenabsatz"/>
        <w:numPr>
          <w:ilvl w:val="2"/>
          <w:numId w:val="16"/>
        </w:numPr>
      </w:pPr>
      <w:r>
        <w:t>Ignorieren</w:t>
      </w:r>
    </w:p>
    <w:bookmarkEnd w:id="238"/>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239" w:name="_Toc216268490"/>
      <w:r>
        <w:t>Pausenkonzept</w:t>
      </w:r>
      <w:bookmarkEnd w:id="239"/>
    </w:p>
    <w:p w14:paraId="52356645" w14:textId="4EC45ADF" w:rsidR="00B55C66" w:rsidRPr="00A81E72" w:rsidRDefault="00CC30EA" w:rsidP="00B55C66">
      <w:r>
        <w:t xml:space="preserve">Generelle Todos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240" w:name="_Toc216268491"/>
      <w:r>
        <w:t>Darstellung von Pausen</w:t>
      </w:r>
      <w:r w:rsidR="00A96D6C">
        <w:t xml:space="preserve"> </w:t>
      </w:r>
      <w:r w:rsidR="00CC1F3B">
        <w:t>in der Gui</w:t>
      </w:r>
      <w:bookmarkEnd w:id="240"/>
    </w:p>
    <w:p w14:paraId="0008D66A" w14:textId="2FB4E6F0" w:rsidR="007270BF" w:rsidRDefault="00CC1F3B" w:rsidP="00CC1F3B">
      <w:pPr>
        <w:pStyle w:val="berschrift3"/>
      </w:pPr>
      <w:bookmarkStart w:id="241" w:name="_Toc216268492"/>
      <w:r>
        <w:t>I</w:t>
      </w:r>
      <w:r w:rsidR="00A96D6C">
        <w:t>m Gantt</w:t>
      </w:r>
      <w:bookmarkEnd w:id="241"/>
    </w:p>
    <w:p w14:paraId="0E6E8FCF" w14:textId="628F56ED" w:rsidR="007270BF" w:rsidRDefault="007270BF" w:rsidP="007270BF">
      <w:r>
        <w:t xml:space="preserve">In der Gui muss ersichtlich sein, ob eine Pause vorgeschlagen ist, angewiesen oder </w:t>
      </w:r>
      <w:r w:rsidR="00A96D6C">
        <w:t>bereits fertig.</w:t>
      </w:r>
    </w:p>
    <w:p w14:paraId="097F0D84" w14:textId="249156EE" w:rsidR="00A96D6C" w:rsidRDefault="00A96D6C" w:rsidP="007270BF">
      <w:r>
        <w:lastRenderedPageBreak/>
        <w:t>Dazu soll die Farbgebung im Gantt angepasst werden: Im TS sollen die Pausen grün, im AS blau und im PS grau dargestellt werden (ITMS-754).</w:t>
      </w:r>
    </w:p>
    <w:p w14:paraId="6F98F000" w14:textId="0CD447AA" w:rsidR="00D15955" w:rsidRDefault="00051715" w:rsidP="007270BF">
      <w:r>
        <w:t xml:space="preserve">Ursprünglicher </w:t>
      </w:r>
      <w:r w:rsidR="00D15955">
        <w:t>HLE: 3 Tage</w:t>
      </w:r>
    </w:p>
    <w:p w14:paraId="5950AFAF" w14:textId="39FD98EB" w:rsidR="0098325A" w:rsidRDefault="0098325A" w:rsidP="007270BF">
      <w:r>
        <w:t>Die Pause kann auch „außerhalb“ einer Phase liegen. Das kann passieren, wenn Approach-Phasen „linksbündig“ hinter der Entladephase des Vorgängers angezeigt werden, die Pause aber danach genommen werden soll. Die Gui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242" w:name="_Ref216268471"/>
      <w:bookmarkStart w:id="243" w:name="_Toc216268493"/>
      <w:r>
        <w:t>Im Report &amp; Assign-Fenster</w:t>
      </w:r>
      <w:bookmarkEnd w:id="242"/>
      <w:bookmarkEnd w:id="243"/>
    </w:p>
    <w:p w14:paraId="76DB2785" w14:textId="7CFF1113" w:rsidR="00CC1F3B" w:rsidRDefault="00CC1F3B" w:rsidP="00CC1F3B">
      <w:r>
        <w:t>Im R&amp;A-Fenster müssen Pausen im TS auf einen Blick erkennbar sein</w:t>
      </w:r>
      <w:r w:rsidR="000E1AEB">
        <w:t xml:space="preserve"> (ITMS-788).</w:t>
      </w:r>
    </w:p>
    <w:p w14:paraId="05AF94F8" w14:textId="7E44D0A8" w:rsidR="00D3144E" w:rsidRDefault="00D3144E" w:rsidP="00CC1F3B">
      <w:r>
        <w:t xml:space="preserve">Idee: Da im TS keine Punktphasen außer SignOn und SignOff vorkommen können, werden </w:t>
      </w:r>
      <w:r w:rsidR="0021721C">
        <w:t>P</w:t>
      </w:r>
      <w:r>
        <w:t xml:space="preserve">ausen im TS als Zeitstempel thePauseStart und thePauseEnd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 xml:space="preserve">Tassen-Symbol gekennzeichnet werden, das in der ersten Spalte des „Planned“-Grids </w:t>
      </w:r>
      <w:ins w:id="244" w:author="Stefan Rupp" w:date="2025-12-10T14:13:00Z" w16du:dateUtc="2025-12-10T13:13:00Z">
        <w:r w:rsidR="00D95E8A">
          <w:t xml:space="preserve">als „Overlay“ </w:t>
        </w:r>
      </w:ins>
      <w:r>
        <w:t>über dem Text steht (vergleichbar mit dem Notification</w:t>
      </w:r>
      <w:r w:rsidR="0021721C">
        <w:t>-</w:t>
      </w:r>
      <w:r>
        <w:t>Icon im Truck-Grid):</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0AF41569" w:rsidR="00D3144E" w:rsidRDefault="00D3144E" w:rsidP="00CC1F3B">
      <w:pPr>
        <w:rPr>
          <w:ins w:id="245" w:author="Stefan Rupp" w:date="2025-12-10T13:53:00Z" w16du:dateUtc="2025-12-10T12:53:00Z"/>
        </w:rPr>
      </w:pPr>
      <w:r>
        <w:t>Bewegt man den Mauszeiger über ein solches Tassensymbol, kann im Tooltipp die vorgeschlagene Pausenzeit eingeblendet werden</w:t>
      </w:r>
      <w:ins w:id="246" w:author="Stefan Rupp" w:date="2025-12-10T14:08:00Z" w16du:dateUtc="2025-12-10T13:08:00Z">
        <w:r w:rsidR="00D95E8A">
          <w:t xml:space="preserve"> (mit Start - End)</w:t>
        </w:r>
      </w:ins>
      <w:ins w:id="247" w:author="Stefan Rupp" w:date="2025-12-10T13:52:00Z" w16du:dateUtc="2025-12-10T12:52:00Z">
        <w:r w:rsidR="00DA7A93">
          <w:t>:</w:t>
        </w:r>
      </w:ins>
      <w:del w:id="248" w:author="Stefan Rupp" w:date="2025-12-10T13:52:00Z" w16du:dateUtc="2025-12-10T12:52:00Z">
        <w:r w:rsidDel="00DA7A93">
          <w:delText>.</w:delText>
        </w:r>
      </w:del>
    </w:p>
    <w:p w14:paraId="50139059" w14:textId="1534ADB8" w:rsidR="00DA7A93" w:rsidRDefault="00DA7A93" w:rsidP="00CC1F3B">
      <w:pPr>
        <w:rPr>
          <w:ins w:id="249" w:author="Stefan Rupp" w:date="2025-12-10T13:44:00Z" w16du:dateUtc="2025-12-10T12:44:00Z"/>
        </w:rPr>
      </w:pPr>
      <w:ins w:id="250" w:author="Stefan Rupp" w:date="2025-12-10T13:53:00Z" w16du:dateUtc="2025-12-10T12:53:00Z">
        <w:r>
          <w:rPr>
            <w:noProof/>
          </w:rPr>
          <w:lastRenderedPageBreak/>
          <w:drawing>
            <wp:inline distT="0" distB="0" distL="0" distR="0" wp14:anchorId="082E8B40" wp14:editId="705C04E5">
              <wp:extent cx="2927350" cy="340995"/>
              <wp:effectExtent l="0" t="0" r="6350" b="1905"/>
              <wp:docPr id="1315666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7350" cy="340995"/>
                      </a:xfrm>
                      <a:prstGeom prst="rect">
                        <a:avLst/>
                      </a:prstGeom>
                      <a:noFill/>
                      <a:ln>
                        <a:noFill/>
                      </a:ln>
                    </pic:spPr>
                  </pic:pic>
                </a:graphicData>
              </a:graphic>
            </wp:inline>
          </w:drawing>
        </w:r>
      </w:ins>
    </w:p>
    <w:p w14:paraId="0F83109A" w14:textId="67EB36BB" w:rsidR="006A6ED1" w:rsidRPr="006A6ED1" w:rsidRDefault="006A6ED1" w:rsidP="00CC1F3B">
      <w:pPr>
        <w:rPr>
          <w:ins w:id="251" w:author="Stefan Rupp" w:date="2025-12-10T13:59:00Z" w16du:dateUtc="2025-12-10T12:59:00Z"/>
          <w:rPrChange w:id="252" w:author="Stefan Rupp" w:date="2025-12-10T13:59:00Z" w16du:dateUtc="2025-12-10T12:59:00Z">
            <w:rPr>
              <w:ins w:id="253" w:author="Stefan Rupp" w:date="2025-12-10T13:59:00Z" w16du:dateUtc="2025-12-10T12:59:00Z"/>
              <w:lang w:val="en-GB"/>
            </w:rPr>
          </w:rPrChange>
        </w:rPr>
      </w:pPr>
      <w:ins w:id="254" w:author="Stefan Rupp" w:date="2025-12-10T13:59:00Z" w16du:dateUtc="2025-12-10T12:59:00Z">
        <w:r w:rsidRPr="006A6ED1">
          <w:rPr>
            <w:rPrChange w:id="255" w:author="Stefan Rupp" w:date="2025-12-10T13:59:00Z" w16du:dateUtc="2025-12-10T12:59:00Z">
              <w:rPr>
                <w:lang w:val="en-GB"/>
              </w:rPr>
            </w:rPrChange>
          </w:rPr>
          <w:t>Ist die erste Spalte i</w:t>
        </w:r>
        <w:r>
          <w:t xml:space="preserve">n dem Proposed-Grid die Status-Icon-Spalte, </w:t>
        </w:r>
      </w:ins>
      <w:ins w:id="256" w:author="Stefan Rupp" w:date="2025-12-10T14:02:00Z" w16du:dateUtc="2025-12-10T13:02:00Z">
        <w:r>
          <w:t xml:space="preserve">gibt es bereits jetzt einen Tooltipp, </w:t>
        </w:r>
      </w:ins>
      <w:ins w:id="257" w:author="Stefan Rupp" w:date="2025-12-10T14:03:00Z" w16du:dateUtc="2025-12-10T13:03:00Z">
        <w:r>
          <w:t xml:space="preserve">in dem </w:t>
        </w:r>
      </w:ins>
      <w:ins w:id="258" w:author="Stefan Rupp" w:date="2025-12-10T13:59:00Z" w16du:dateUtc="2025-12-10T12:59:00Z">
        <w:r>
          <w:t>der Statuswert</w:t>
        </w:r>
      </w:ins>
      <w:ins w:id="259" w:author="Stefan Rupp" w:date="2025-12-10T14:00:00Z" w16du:dateUtc="2025-12-10T13:00:00Z">
        <w:r>
          <w:t xml:space="preserve"> als Erklärung angezeigt wird</w:t>
        </w:r>
      </w:ins>
      <w:ins w:id="260" w:author="Stefan Rupp" w:date="2025-12-10T14:03:00Z" w16du:dateUtc="2025-12-10T13:03:00Z">
        <w:r>
          <w:t>. Damit diese Information nicht verloren geht, soll dieser Statuswert als weitere Zeile in den neuen Tooltip</w:t>
        </w:r>
      </w:ins>
      <w:ins w:id="261" w:author="Stefan Rupp" w:date="2025-12-10T14:04:00Z" w16du:dateUtc="2025-12-10T13:04:00Z">
        <w:r>
          <w:t xml:space="preserve">p </w:t>
        </w:r>
      </w:ins>
      <w:ins w:id="262" w:author="Stefan Rupp" w:date="2025-12-10T14:07:00Z" w16du:dateUtc="2025-12-10T13:07:00Z">
        <w:r w:rsidR="00D95E8A">
          <w:t>aufgenommen werden:</w:t>
        </w:r>
      </w:ins>
    </w:p>
    <w:p w14:paraId="4841F185" w14:textId="4714D699" w:rsidR="00DA7A93" w:rsidRPr="00DA7A93" w:rsidRDefault="006A6ED1" w:rsidP="00CC1F3B">
      <w:pPr>
        <w:rPr>
          <w:lang w:val="en-GB"/>
          <w:rPrChange w:id="263" w:author="Stefan Rupp" w:date="2025-12-10T13:53:00Z" w16du:dateUtc="2025-12-10T12:53:00Z">
            <w:rPr/>
          </w:rPrChange>
        </w:rPr>
      </w:pPr>
      <w:ins w:id="264" w:author="Stefan Rupp" w:date="2025-12-10T13:58:00Z" w16du:dateUtc="2025-12-10T12:58:00Z">
        <w:r>
          <w:rPr>
            <w:noProof/>
            <w:lang w:val="en-GB"/>
          </w:rPr>
          <w:drawing>
            <wp:inline distT="0" distB="0" distL="0" distR="0" wp14:anchorId="368B40A6" wp14:editId="31774167">
              <wp:extent cx="2927350" cy="525145"/>
              <wp:effectExtent l="0" t="0" r="6350" b="8255"/>
              <wp:docPr id="23113829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7350" cy="525145"/>
                      </a:xfrm>
                      <a:prstGeom prst="rect">
                        <a:avLst/>
                      </a:prstGeom>
                      <a:noFill/>
                      <a:ln>
                        <a:noFill/>
                      </a:ln>
                    </pic:spPr>
                  </pic:pic>
                </a:graphicData>
              </a:graphic>
            </wp:inline>
          </w:drawing>
        </w:r>
      </w:ins>
    </w:p>
    <w:p w14:paraId="410A33FA" w14:textId="3BA1CB41" w:rsidR="00A96D6C" w:rsidRDefault="0021721C" w:rsidP="00CC1F3B">
      <w:pPr>
        <w:pStyle w:val="berschrift2"/>
      </w:pPr>
      <w:bookmarkStart w:id="265" w:name="_Toc216268494"/>
      <w:r>
        <w:t>A</w:t>
      </w:r>
      <w:r w:rsidR="00CC1F3B">
        <w:t xml:space="preserve">ssignment von </w:t>
      </w:r>
      <w:r w:rsidR="008E3DE5">
        <w:t>Pausen</w:t>
      </w:r>
      <w:bookmarkEnd w:id="265"/>
    </w:p>
    <w:p w14:paraId="6065D181" w14:textId="44C3BF3E" w:rsidR="004E3BD5" w:rsidRDefault="004E3BD5" w:rsidP="004E3BD5">
      <w:r w:rsidRPr="00A7058B">
        <w:t>Wenn hier von Pausen-Assignment gesprochen wird, soll das stets so behandelt werden wie eine „Scheduled Break“.</w:t>
      </w:r>
    </w:p>
    <w:p w14:paraId="549B5173" w14:textId="66F6407E" w:rsidR="00D1260F" w:rsidRDefault="00D1260F" w:rsidP="00D1260F">
      <w:pPr>
        <w:pStyle w:val="berschrift3"/>
      </w:pPr>
      <w:bookmarkStart w:id="266" w:name="_Toc216268495"/>
      <w:r>
        <w:t>Unterscheidung mehrere Fälle</w:t>
      </w:r>
      <w:r w:rsidR="006A3E73">
        <w:t xml:space="preserve"> der Pausenbehandlung</w:t>
      </w:r>
      <w:bookmarkEnd w:id="266"/>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Dispatchgroup-Schalter „</w:t>
      </w:r>
      <w:r w:rsidRPr="00867CA3">
        <w:t>Scheduled</w:t>
      </w:r>
      <w:r w:rsidR="00D1260F">
        <w:t xml:space="preserve"> </w:t>
      </w:r>
      <w:r w:rsidRPr="00867CA3">
        <w:t>Break</w:t>
      </w:r>
      <w:r>
        <w:t>“</w:t>
      </w:r>
      <w:r w:rsidR="00D1260F">
        <w:t xml:space="preserve"> und „Break Handling“</w:t>
      </w:r>
      <w:r>
        <w:t xml:space="preserve">. </w:t>
      </w:r>
      <w:r w:rsidR="00D1260F">
        <w:t>Der Schalter „Scheduled Break“</w:t>
      </w:r>
      <w:r>
        <w:t xml:space="preserve"> ist 3-wertig:</w:t>
      </w:r>
    </w:p>
    <w:p w14:paraId="76D95983" w14:textId="171D5563" w:rsidR="00051715" w:rsidRDefault="00D1260F" w:rsidP="004E3BD5">
      <w:r w:rsidRPr="00D1260F">
        <w:rPr>
          <w:noProof/>
        </w:rPr>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5"/>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lastRenderedPageBreak/>
        <w:t>Steht der Schalter auf entweder „Driving“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rPr>
          <w:noProof/>
        </w:rPr>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6"/>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t>Ist das Break-Handling für RT inaktiv, so schlägt der RT-Optimierer keine Pausen vor, es können also auch keine Pausen automatisch angewiesen werden. Steht darüber hinaus der Schalter „</w:t>
      </w:r>
      <w:r w:rsidRPr="00867CA3">
        <w:t>Scheduled</w:t>
      </w:r>
      <w:r>
        <w:t xml:space="preserve"> </w:t>
      </w:r>
      <w:r w:rsidRPr="00867CA3">
        <w:t>Break</w:t>
      </w:r>
      <w:r>
        <w:t>“ auf „None“, kann der Disponent auch manuell keine Pausen anweisen.</w:t>
      </w:r>
    </w:p>
    <w:p w14:paraId="6FFB82F5" w14:textId="40ED9C09" w:rsidR="00D1260F" w:rsidRPr="00A7058B" w:rsidRDefault="00D1260F" w:rsidP="00D1260F">
      <w:pPr>
        <w:jc w:val="left"/>
      </w:pPr>
      <w:r>
        <w:t>Die Einstellung für die anderen Optimierer-Typen (OEV, PP und RT-OEV) sind für den Realtime-Betrieb unerheblich.</w:t>
      </w:r>
    </w:p>
    <w:p w14:paraId="63BD5970" w14:textId="7A8E890E" w:rsidR="008E3DE5" w:rsidRDefault="008E3DE5" w:rsidP="008E3DE5">
      <w:pPr>
        <w:pStyle w:val="berschrift3"/>
      </w:pPr>
      <w:bookmarkStart w:id="267" w:name="_Toc216268496"/>
      <w:r>
        <w:t>Automatisches Pausen-Assignment</w:t>
      </w:r>
      <w:bookmarkEnd w:id="267"/>
    </w:p>
    <w:p w14:paraId="59A55291" w14:textId="028837A8" w:rsidR="00E40365" w:rsidRDefault="00E40365" w:rsidP="00E40365">
      <w:pPr>
        <w:pStyle w:val="berschrift4"/>
      </w:pPr>
      <w:r>
        <w:t xml:space="preserve"> </w:t>
      </w:r>
      <w:bookmarkStart w:id="268" w:name="_Ref216168887"/>
      <w:r>
        <w:t>Fall 1: Pausen-Anweisung durch Disponenten</w:t>
      </w:r>
      <w:bookmarkEnd w:id="268"/>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r>
        <w:t>Wenn ein</w:t>
      </w:r>
      <w:r w:rsidR="0098325A">
        <w:t>em</w:t>
      </w:r>
      <w:r>
        <w:t xml:space="preserve"> Truck nach dem Abladen automatisch ein </w:t>
      </w:r>
      <w:r w:rsidR="0098325A">
        <w:t>r</w:t>
      </w:r>
      <w:r>
        <w:t>eturnRun angewiesen wird und der Optimierer für diese Phase eine Pause vorgeschlagen hatte (in dem Approach des Folge-Proposals)</w:t>
      </w:r>
      <w:r w:rsidR="00070CCF">
        <w:t>:</w:t>
      </w:r>
    </w:p>
    <w:p w14:paraId="0547A247" w14:textId="57B6AA4A" w:rsidR="00237D42" w:rsidRDefault="00070CCF" w:rsidP="008E3DE5">
      <w:r w:rsidRPr="00070CCF">
        <w:rPr>
          <w:noProof/>
        </w:rPr>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7"/>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r w:rsidR="0098325A">
        <w:t>r</w:t>
      </w:r>
      <w:r w:rsidR="008E3DE5">
        <w:t xml:space="preserve">eturnRun-Assignment mit angewiesen </w:t>
      </w:r>
      <w:r w:rsidR="008E3DE5">
        <w:lastRenderedPageBreak/>
        <w:t>werden</w:t>
      </w:r>
      <w:r w:rsidR="00B55C66">
        <w:t>, sofern in der Dispatch Gruppe Pausen</w:t>
      </w:r>
      <w:r w:rsidR="00B24DB3">
        <w:t xml:space="preserve"> schon</w:t>
      </w:r>
      <w:r w:rsidR="00B55C66">
        <w:t xml:space="preserve"> während der Travel-Phase genommen werden können (</w:t>
      </w:r>
      <w:r w:rsidR="00B55C66" w:rsidRPr="00867CA3">
        <w:t>ScheduledBreakVariant</w:t>
      </w:r>
      <w:r w:rsidR="00B55C66">
        <w:t xml:space="preserve"> = Driving).</w:t>
      </w:r>
    </w:p>
    <w:p w14:paraId="0BF29237" w14:textId="77689DF9" w:rsidR="00070CCF" w:rsidRDefault="00070CCF" w:rsidP="008E3DE5">
      <w:r w:rsidRPr="00070CCF">
        <w:rPr>
          <w:noProof/>
        </w:rPr>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18"/>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t>Werden in der Dispatch Gruppe Pausen immer erst am Werk genommen (</w:t>
      </w:r>
      <w:r w:rsidRPr="00867CA3">
        <w:t>ScheduledBreakVariant</w:t>
      </w:r>
      <w:r>
        <w:t xml:space="preserve"> = At Plant)</w:t>
      </w:r>
      <w:r w:rsidR="00070CCF">
        <w:t>:</w:t>
      </w:r>
    </w:p>
    <w:p w14:paraId="67BFC8F2" w14:textId="23F29A96" w:rsidR="00070CCF" w:rsidRDefault="00070CCF" w:rsidP="008E3DE5">
      <w:r w:rsidRPr="00070CCF">
        <w:rPr>
          <w:noProof/>
        </w:rPr>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19"/>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sofern sie unmittelbar an die Ankunft am Werk anschließen kann</w:t>
      </w:r>
      <w:r>
        <w:t>:</w:t>
      </w:r>
    </w:p>
    <w:p w14:paraId="0F17A6FF" w14:textId="0517ED4C" w:rsidR="00070CCF" w:rsidRDefault="00070CCF" w:rsidP="008E3DE5">
      <w:r w:rsidRPr="00070CCF">
        <w:rPr>
          <w:noProof/>
        </w:rPr>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20"/>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rPr>
          <w:noProof/>
        </w:rPr>
        <w:lastRenderedPageBreak/>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21"/>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r>
        <w:t xml:space="preserve">so soll die Pause </w:t>
      </w:r>
      <w:r w:rsidRPr="00B24DB3">
        <w:rPr>
          <w:u w:val="single"/>
        </w:rPr>
        <w:t>nicht</w:t>
      </w:r>
      <w:r>
        <w:t xml:space="preserve"> mit angewiesen werden. </w:t>
      </w:r>
      <w:r w:rsidR="00B55C66">
        <w:t>Sie bleibt Teil des Folge-Proposals, zwischen dem gerade angewiesenen returnRun (der den Approach aus dem Proposal ersetzt) und der weiterhin vorgeschlagenen Lieferung, bestehend aus Plus- und Minusphase (ITMS-756)</w:t>
      </w:r>
      <w:r w:rsidR="00070CCF">
        <w:t>:</w:t>
      </w:r>
    </w:p>
    <w:p w14:paraId="7E6BE944" w14:textId="50271BCE" w:rsidR="0017313C" w:rsidRDefault="0017313C" w:rsidP="008E3DE5">
      <w:r w:rsidRPr="0017313C">
        <w:rPr>
          <w:noProof/>
        </w:rPr>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2"/>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im Zustand unloading mit unmittelbar anschließendem Folge-Proposal incl. Pause nach Ankunft am Werk. Jetzt meldet sich der Truck z.B.</w:t>
      </w:r>
      <w:r>
        <w:t xml:space="preserve"> zwei</w:t>
      </w:r>
      <w:r w:rsidRPr="00237D42">
        <w:t xml:space="preserve"> Minuten vorzeitig frei (Finish Unload bzw. Leave Site). Dadurch entsteht </w:t>
      </w:r>
      <w:r>
        <w:t>(</w:t>
      </w:r>
      <w:r w:rsidRPr="00237D42">
        <w:t>bis zur nächsten Optimierung</w:t>
      </w:r>
      <w:r>
        <w:t>)</w:t>
      </w:r>
      <w:r w:rsidRPr="00237D42">
        <w:t xml:space="preserve"> eine 2-minütige Lücke. Diese Lücke darf nicht dazu führen, dass die Pause nicht mit angewiesen wird.</w:t>
      </w:r>
    </w:p>
    <w:p w14:paraId="3494DF4B" w14:textId="2965CAFF" w:rsidR="006F57A7" w:rsidRDefault="00C14D3E" w:rsidP="008E3DE5">
      <w:r>
        <w:t xml:space="preserve">Urspünglicher </w:t>
      </w:r>
      <w:r w:rsidR="00B55C66">
        <w:t>HLE: 5 Tage</w:t>
      </w:r>
    </w:p>
    <w:p w14:paraId="4C0758C0" w14:textId="2FB82C4F" w:rsidR="00E40365" w:rsidRDefault="00E40365" w:rsidP="00E40365">
      <w:pPr>
        <w:pStyle w:val="berschrift4"/>
      </w:pPr>
      <w:r>
        <w:t xml:space="preserve"> Fall 2: Keine Pausen-Anweisung durch Disponenten</w:t>
      </w:r>
    </w:p>
    <w:p w14:paraId="21A4E8FB" w14:textId="5F3E7212" w:rsidR="00C14D3E" w:rsidRDefault="00C14D3E" w:rsidP="00C14D3E">
      <w:r>
        <w:t>Für den Fall, dass die Optimierung Pausen vorschlägt, der Disponent diese jedoch nicht anweisen kann:</w:t>
      </w:r>
    </w:p>
    <w:p w14:paraId="1C5EAA05" w14:textId="50CC918E" w:rsidR="0017313C" w:rsidRDefault="0017313C" w:rsidP="00C14D3E">
      <w:r>
        <w:t>Ist ein Truck im Zustand unloading und hat im Approach des Folgeproposals eine vorgeschlagene Pause:</w:t>
      </w:r>
    </w:p>
    <w:p w14:paraId="310ADB21" w14:textId="08854C98" w:rsidR="0017313C" w:rsidRDefault="0017313C" w:rsidP="00C14D3E">
      <w:r w:rsidRPr="00070CCF">
        <w:rPr>
          <w:noProof/>
        </w:rPr>
        <w:lastRenderedPageBreak/>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7"/>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ie automatische Anweisung des returnRuns zum Ende des Abladens nur den returnRun an</w:t>
      </w:r>
      <w:r w:rsidR="0017313C">
        <w:t>weisen</w:t>
      </w:r>
      <w:r w:rsidR="00C14D3E">
        <w:t>, egal, ob dieser eine Pause enthielt oder nicht. Durch die Anweisung des returnRuns ver</w:t>
      </w:r>
      <w:r>
        <w:t>sch</w:t>
      </w:r>
      <w:r w:rsidR="00C14D3E">
        <w:t>windet zunächst eine eventuell zuvor vorgeschlagene Pause aus dem Plan</w:t>
      </w:r>
      <w:r>
        <w:t>:</w:t>
      </w:r>
    </w:p>
    <w:p w14:paraId="2535D813" w14:textId="565548FD" w:rsidR="00EF6F00" w:rsidRDefault="00EF6F00" w:rsidP="00C14D3E">
      <w:r w:rsidRPr="00EF6F00">
        <w:rPr>
          <w:noProof/>
        </w:rPr>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3"/>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rPr>
          <w:noProof/>
        </w:rPr>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4"/>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durch ein ARVPLNT am Werk, so wird es idle. Die Optimierung kann weiterhin als erstes eine Pause für das Fahrzeug vorschlagen, wenn das nach Pausenregel sinnvoll ist</w:t>
      </w:r>
      <w:r w:rsidR="005975CB">
        <w:t>:</w:t>
      </w:r>
    </w:p>
    <w:p w14:paraId="275D032F" w14:textId="4892C0CF" w:rsidR="008C7CA7" w:rsidRDefault="008C7CA7" w:rsidP="00C14D3E">
      <w:r w:rsidRPr="008C7CA7">
        <w:rPr>
          <w:noProof/>
        </w:rPr>
        <w:lastRenderedPageBreak/>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5"/>
                    <a:stretch>
                      <a:fillRect/>
                    </a:stretch>
                  </pic:blipFill>
                  <pic:spPr>
                    <a:xfrm>
                      <a:off x="0" y="0"/>
                      <a:ext cx="5759450" cy="1652270"/>
                    </a:xfrm>
                    <a:prstGeom prst="rect">
                      <a:avLst/>
                    </a:prstGeom>
                  </pic:spPr>
                </pic:pic>
              </a:graphicData>
            </a:graphic>
          </wp:inline>
        </w:drawing>
      </w:r>
    </w:p>
    <w:p w14:paraId="7E28E682" w14:textId="79631965" w:rsidR="005975CB" w:rsidRDefault="005975CB" w:rsidP="005975CB">
      <w:r>
        <w:t xml:space="preserve">Damit entsteht eine Situation wie in Abschnitt </w:t>
      </w:r>
      <w:r>
        <w:fldChar w:fldCharType="begin"/>
      </w:r>
      <w:r>
        <w:instrText xml:space="preserve"> REF _Ref203476671 \r \h </w:instrText>
      </w:r>
      <w:r>
        <w:fldChar w:fldCharType="separate"/>
      </w:r>
      <w:r w:rsidR="007B4B39">
        <w:t>2.2.3.2</w:t>
      </w:r>
      <w:r>
        <w:fldChar w:fldCharType="end"/>
      </w:r>
      <w:r>
        <w:t xml:space="preserve"> weiter unten.</w:t>
      </w:r>
    </w:p>
    <w:p w14:paraId="1586D23C" w14:textId="4031C79D" w:rsidR="00A63AF4" w:rsidRDefault="00A63AF4" w:rsidP="00DB3DEB">
      <w:pPr>
        <w:pStyle w:val="berschrift3"/>
      </w:pPr>
      <w:bookmarkStart w:id="269" w:name="_Toc216268497"/>
      <w:r>
        <w:t>Anweisen einer vorgeschlagenen Pause</w:t>
      </w:r>
      <w:bookmarkEnd w:id="269"/>
    </w:p>
    <w:p w14:paraId="4F05753F" w14:textId="0B6EC7FB" w:rsidR="00E40365" w:rsidRDefault="00E40365" w:rsidP="00E40365">
      <w:pPr>
        <w:pStyle w:val="berschrift4"/>
      </w:pPr>
      <w:r>
        <w:t xml:space="preserve"> Fall 1: Pausen-Anweisung durch Disponenten</w:t>
      </w:r>
    </w:p>
    <w:p w14:paraId="1F6FDA0A" w14:textId="77777777" w:rsidR="00E40365" w:rsidRDefault="00E40365" w:rsidP="00E40365">
      <w:r>
        <w:t>Für den Fall, dass die Optimierung Pausen vorschlägt und der Disponent diese anweisen kann:</w:t>
      </w:r>
    </w:p>
    <w:p w14:paraId="260E0011" w14:textId="77777777" w:rsidR="00653A5E" w:rsidRDefault="00A63AF4" w:rsidP="00A63AF4">
      <w:pPr>
        <w:rPr>
          <w:ins w:id="270" w:author="Stefan Rupp" w:date="2025-12-09T10:39:00Z" w16du:dateUtc="2025-12-09T09:39:00Z"/>
        </w:rPr>
      </w:pPr>
      <w:r>
        <w:t>Beginnt der Tour Schedule eines Fahrzeugs mit einer vorgeschlagenen Pause</w:t>
      </w:r>
      <w:r w:rsidR="00D003DB">
        <w:t>,</w:t>
      </w:r>
      <w:r>
        <w:t xml:space="preserve"> so soll es möglich sein, diese auf Knopfdruck anzuweisen.</w:t>
      </w:r>
    </w:p>
    <w:p w14:paraId="45622325" w14:textId="319220D5" w:rsidR="00A63AF4" w:rsidRDefault="00BD3874" w:rsidP="00A63AF4">
      <w:del w:id="271" w:author="Stefan Rupp" w:date="2025-12-09T10:39:00Z" w16du:dateUtc="2025-12-09T09:39:00Z">
        <w:r w:rsidDel="00653A5E">
          <w:delText xml:space="preserve"> </w:delText>
        </w:r>
      </w:del>
      <w:ins w:id="272" w:author="Stefan Rupp" w:date="2025-12-09T10:35:00Z" w16du:dateUtc="2025-12-09T09:35:00Z">
        <w:r w:rsidR="00653A5E">
          <w:t xml:space="preserve">Dabei ist zu beachten, dass es </w:t>
        </w:r>
      </w:ins>
      <w:ins w:id="273" w:author="Stefan Rupp" w:date="2025-12-09T10:39:00Z" w16du:dateUtc="2025-12-09T09:39:00Z">
        <w:r w:rsidR="00653A5E">
          <w:t>(</w:t>
        </w:r>
      </w:ins>
      <w:ins w:id="274" w:author="Stefan Rupp" w:date="2025-12-09T10:40:00Z" w16du:dateUtc="2025-12-09T09:40:00Z">
        <w:r w:rsidR="00653A5E">
          <w:t>entgegen der ursprünglichen Umsetzungsplanung</w:t>
        </w:r>
      </w:ins>
      <w:ins w:id="275" w:author="Stefan Rupp" w:date="2025-12-09T10:39:00Z" w16du:dateUtc="2025-12-09T09:39:00Z">
        <w:r w:rsidR="00653A5E">
          <w:t xml:space="preserve">) </w:t>
        </w:r>
      </w:ins>
      <w:ins w:id="276" w:author="Stefan Rupp" w:date="2025-12-09T10:35:00Z" w16du:dateUtc="2025-12-09T09:35:00Z">
        <w:r w:rsidR="00653A5E">
          <w:t>nicht möglich ist, Pause und Lieferung gleichzeitig anzuweisen, da SYNCRO</w:t>
        </w:r>
      </w:ins>
      <w:ins w:id="277" w:author="Stefan Rupp" w:date="2025-12-09T10:36:00Z" w16du:dateUtc="2025-12-09T09:36:00Z">
        <w:r w:rsidR="00653A5E">
          <w:t xml:space="preserve">TESS es nicht zulässt, einem </w:t>
        </w:r>
      </w:ins>
      <w:ins w:id="278" w:author="Stefan Rupp" w:date="2025-12-09T10:40:00Z" w16du:dateUtc="2025-12-09T09:40:00Z">
        <w:r w:rsidR="00653A5E">
          <w:t>(</w:t>
        </w:r>
      </w:ins>
      <w:ins w:id="279" w:author="Stefan Rupp" w:date="2025-12-09T10:36:00Z" w16du:dateUtc="2025-12-09T09:36:00Z">
        <w:r w:rsidR="00653A5E">
          <w:t>Telematik-</w:t>
        </w:r>
      </w:ins>
      <w:ins w:id="280" w:author="Stefan Rupp" w:date="2025-12-09T10:40:00Z" w16du:dateUtc="2025-12-09T09:40:00Z">
        <w:r w:rsidR="00653A5E">
          <w:t xml:space="preserve">) </w:t>
        </w:r>
      </w:ins>
      <w:ins w:id="281" w:author="Stefan Rupp" w:date="2025-12-09T10:36:00Z" w16du:dateUtc="2025-12-09T09:36:00Z">
        <w:r w:rsidR="00653A5E">
          <w:t xml:space="preserve">Fahrzeug etwas hinter einer angewiesenen Pause anzuweisen, solange die Pause nicht gestartet wurde. Das ist </w:t>
        </w:r>
      </w:ins>
      <w:ins w:id="282" w:author="Stefan Rupp" w:date="2025-12-09T10:40:00Z" w16du:dateUtc="2025-12-09T09:40:00Z">
        <w:r w:rsidR="00653A5E">
          <w:t>allerdings keine große Einschränkung, da die minimale Pause</w:t>
        </w:r>
      </w:ins>
      <w:ins w:id="283" w:author="Stefan Rupp" w:date="2025-12-09T10:41:00Z" w16du:dateUtc="2025-12-09T09:41:00Z">
        <w:r w:rsidR="00653A5E">
          <w:t>n</w:t>
        </w:r>
      </w:ins>
      <w:ins w:id="284" w:author="Stefan Rupp" w:date="2025-12-09T10:40:00Z" w16du:dateUtc="2025-12-09T09:40:00Z">
        <w:r w:rsidR="00653A5E">
          <w:t>länge in der Optimierung 1</w:t>
        </w:r>
      </w:ins>
      <w:ins w:id="285" w:author="Stefan Rupp" w:date="2025-12-09T10:41:00Z" w16du:dateUtc="2025-12-09T09:41:00Z">
        <w:r w:rsidR="00653A5E">
          <w:t xml:space="preserve">5 Minuten beträgt, eine solche Anweisung einer Lieferung ohnehin also erst &gt; 15 Minuten in der Zukunft mit dem Laden beginnen könnte. </w:t>
        </w:r>
      </w:ins>
      <w:ins w:id="286" w:author="Stefan Rupp" w:date="2025-12-09T10:42:00Z" w16du:dateUtc="2025-12-09T09:42:00Z">
        <w:r w:rsidR="00653A5E">
          <w:t>So weit in die Zukunft werden Lieferungen i.A. nicht angewiesen. Eine Anweisung nur der Pause zu diesem Zeitpunkt ist also keine wirkliche Einschränkung.</w:t>
        </w:r>
      </w:ins>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r w:rsidRPr="009E6904">
        <w:rPr>
          <w:b/>
          <w:bCs/>
        </w:rPr>
        <w:t>Pausenvorschlag hinter bereits angewiesenem ReturnRun</w:t>
      </w:r>
    </w:p>
    <w:p w14:paraId="77B3A9EC" w14:textId="428ABB4B" w:rsidR="00D003DB" w:rsidRDefault="00D003DB" w:rsidP="00D003DB">
      <w:r w:rsidRPr="00B441D3">
        <w:rPr>
          <w:noProof/>
        </w:rPr>
        <w:lastRenderedPageBreak/>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26"/>
                    <a:stretch>
                      <a:fillRect/>
                    </a:stretch>
                  </pic:blipFill>
                  <pic:spPr>
                    <a:xfrm>
                      <a:off x="0" y="0"/>
                      <a:ext cx="5759450" cy="1668145"/>
                    </a:xfrm>
                    <a:prstGeom prst="rect">
                      <a:avLst/>
                    </a:prstGeom>
                  </pic:spPr>
                </pic:pic>
              </a:graphicData>
            </a:graphic>
          </wp:inline>
        </w:drawing>
      </w:r>
    </w:p>
    <w:p w14:paraId="0F2270AC" w14:textId="41309631" w:rsidR="00FB2AF0" w:rsidRPr="00FB2AF0" w:rsidRDefault="00FB2AF0" w:rsidP="00D003DB">
      <w:pPr>
        <w:rPr>
          <w:ins w:id="287" w:author="Stefan Rupp" w:date="2025-12-10T12:25:00Z" w16du:dateUtc="2025-12-10T11:25:00Z"/>
        </w:rPr>
      </w:pPr>
      <w:ins w:id="288" w:author="Stefan Rupp" w:date="2025-12-10T12:25:00Z" w16du:dateUtc="2025-12-10T11:25:00Z">
        <w:r w:rsidRPr="00FB2AF0">
          <w:t>Der „Assign Best“-Button i</w:t>
        </w:r>
        <w:r w:rsidRPr="00FB2AF0">
          <w:rPr>
            <w:rPrChange w:id="289" w:author="Stefan Rupp" w:date="2025-12-10T12:25:00Z" w16du:dateUtc="2025-12-10T11:25:00Z">
              <w:rPr>
                <w:lang w:val="en-GB"/>
              </w:rPr>
            </w:rPrChange>
          </w:rPr>
          <w:t>st in die</w:t>
        </w:r>
        <w:r>
          <w:t xml:space="preserve">sem Fall inaktiv. Stattdessen ist </w:t>
        </w:r>
      </w:ins>
      <w:ins w:id="290" w:author="Stefan Rupp" w:date="2025-12-10T12:26:00Z" w16du:dateUtc="2025-12-10T11:26:00Z">
        <w:r>
          <w:t>ein</w:t>
        </w:r>
      </w:ins>
      <w:ins w:id="291" w:author="Stefan Rupp" w:date="2025-12-10T12:25:00Z" w16du:dateUtc="2025-12-10T11:25:00Z">
        <w:r>
          <w:t xml:space="preserve"> neue „Assign Break“-Button </w:t>
        </w:r>
      </w:ins>
      <w:ins w:id="292" w:author="Stefan Rupp" w:date="2025-12-10T12:26:00Z" w16du:dateUtc="2025-12-10T11:26:00Z">
        <w:r>
          <w:t xml:space="preserve">aktiv (siehe auch Abschnitt </w:t>
        </w:r>
      </w:ins>
      <w:ins w:id="293" w:author="Stefan Rupp" w:date="2025-12-10T12:27:00Z" w16du:dateUtc="2025-12-10T11:27:00Z">
        <w:r>
          <w:fldChar w:fldCharType="begin"/>
        </w:r>
        <w:r>
          <w:instrText xml:space="preserve"> REF _Ref216171833 \r \h </w:instrText>
        </w:r>
      </w:ins>
      <w:r>
        <w:fldChar w:fldCharType="separate"/>
      </w:r>
      <w:ins w:id="294" w:author="Stefan Rupp" w:date="2025-12-10T12:27:00Z" w16du:dateUtc="2025-12-10T11:27:00Z">
        <w:r>
          <w:t>2.2.3.3</w:t>
        </w:r>
        <w:r>
          <w:fldChar w:fldCharType="end"/>
        </w:r>
        <w:r>
          <w:t>).</w:t>
        </w:r>
      </w:ins>
    </w:p>
    <w:p w14:paraId="7F28230C" w14:textId="5883A31C" w:rsidR="00E1116E" w:rsidRDefault="00DB3DEB" w:rsidP="00D003DB">
      <w:pPr>
        <w:rPr>
          <w:ins w:id="295" w:author="Stefan Rupp" w:date="2025-12-09T10:50:00Z" w16du:dateUtc="2025-12-09T09:50:00Z"/>
        </w:rPr>
      </w:pPr>
      <w:r>
        <w:t xml:space="preserve">Ein Klick auf </w:t>
      </w:r>
      <w:ins w:id="296" w:author="Stefan Rupp" w:date="2025-12-10T12:27:00Z" w16du:dateUtc="2025-12-10T11:27:00Z">
        <w:r w:rsidR="00FB2AF0">
          <w:t>den neuen „</w:t>
        </w:r>
      </w:ins>
      <w:r>
        <w:t xml:space="preserve">Assign </w:t>
      </w:r>
      <w:del w:id="297" w:author="Stefan Rupp" w:date="2025-12-10T12:27:00Z" w16du:dateUtc="2025-12-10T11:27:00Z">
        <w:r w:rsidDel="00FB2AF0">
          <w:delText xml:space="preserve">Best </w:delText>
        </w:r>
      </w:del>
      <w:ins w:id="298" w:author="Stefan Rupp" w:date="2025-12-10T12:27:00Z" w16du:dateUtc="2025-12-10T11:27:00Z">
        <w:r w:rsidR="00FB2AF0">
          <w:t>B</w:t>
        </w:r>
        <w:r w:rsidR="00FB2AF0">
          <w:t xml:space="preserve">reak“-Button </w:t>
        </w:r>
      </w:ins>
      <w:r>
        <w:t xml:space="preserve">wird </w:t>
      </w:r>
      <w:ins w:id="299" w:author="Stefan Rupp" w:date="2025-12-09T10:43:00Z" w16du:dateUtc="2025-12-09T09:43:00Z">
        <w:r w:rsidR="00653A5E">
          <w:t xml:space="preserve">nur </w:t>
        </w:r>
      </w:ins>
      <w:del w:id="300" w:author="Stefan Rupp" w:date="2025-12-09T10:43:00Z" w16du:dateUtc="2025-12-09T09:43:00Z">
        <w:r w:rsidDel="00653A5E">
          <w:delText xml:space="preserve">das Folgeproposal incl. </w:delText>
        </w:r>
      </w:del>
      <w:ins w:id="301" w:author="Stefan Rupp" w:date="2025-12-09T10:43:00Z" w16du:dateUtc="2025-12-09T09:43:00Z">
        <w:r w:rsidR="00653A5E">
          <w:t xml:space="preserve">die </w:t>
        </w:r>
      </w:ins>
      <w:r>
        <w:t>Pause anweisen</w:t>
      </w:r>
      <w:ins w:id="302" w:author="Stefan Rupp" w:date="2025-12-09T10:43:00Z" w16du:dateUtc="2025-12-09T09:43:00Z">
        <w:r w:rsidR="00653A5E">
          <w:t xml:space="preserve"> und die Lieferung stehen lassen</w:t>
        </w:r>
      </w:ins>
      <w:r>
        <w:t xml:space="preserve">. </w:t>
      </w:r>
      <w:r w:rsidR="00E1116E">
        <w:t>Die Pause rückt damit nach links an die Ankunft am Werk heran</w:t>
      </w:r>
      <w:ins w:id="303" w:author="Stefan Rupp" w:date="2025-12-09T10:43:00Z" w16du:dateUtc="2025-12-09T09:43:00Z">
        <w:r w:rsidR="00653A5E">
          <w:t>.</w:t>
        </w:r>
      </w:ins>
      <w:ins w:id="304" w:author="Stefan Rupp" w:date="2025-12-09T10:44:00Z" w16du:dateUtc="2025-12-09T09:44:00Z">
        <w:r w:rsidR="00653A5E">
          <w:t xml:space="preserve"> </w:t>
        </w:r>
      </w:ins>
      <w:ins w:id="305" w:author="Stefan Rupp" w:date="2025-12-09T11:01:00Z" w16du:dateUtc="2025-12-09T10:01:00Z">
        <w:r w:rsidR="00E934A1">
          <w:t xml:space="preserve">Das kann u.U. bedeuten, dass die Pause außerhalb des Intervalls liegt. </w:t>
        </w:r>
      </w:ins>
      <w:ins w:id="306" w:author="Stefan Rupp" w:date="2025-12-09T10:44:00Z" w16du:dateUtc="2025-12-09T09:44:00Z">
        <w:r w:rsidR="00653A5E">
          <w:t xml:space="preserve">Das Proposal für die Lieferung bleibt zeitlich da stehen, wo der Optimierer sie eingeplant hatte, sodass </w:t>
        </w:r>
      </w:ins>
      <w:ins w:id="307" w:author="Stefan Rupp" w:date="2025-12-09T10:45:00Z" w16du:dateUtc="2025-12-09T09:45:00Z">
        <w:r w:rsidR="00C67B81">
          <w:t>eine eventuelle Lücke vor der Pause hinter diese rutsch</w:t>
        </w:r>
      </w:ins>
      <w:ins w:id="308" w:author="Stefan Rupp" w:date="2025-12-09T10:51:00Z" w16du:dateUtc="2025-12-09T09:51:00Z">
        <w:r w:rsidR="00C67B81">
          <w:t>t</w:t>
        </w:r>
      </w:ins>
      <w:ins w:id="309" w:author="Stefan Rupp" w:date="2025-12-09T10:45:00Z" w16du:dateUtc="2025-12-09T09:45:00Z">
        <w:r w:rsidR="00C67B81">
          <w:t xml:space="preserve">, sodass sie dann </w:t>
        </w:r>
      </w:ins>
      <w:ins w:id="310" w:author="Stefan Rupp" w:date="2025-12-09T10:44:00Z" w16du:dateUtc="2025-12-09T09:44:00Z">
        <w:r w:rsidR="00653A5E">
          <w:t xml:space="preserve">zwischen </w:t>
        </w:r>
      </w:ins>
      <w:ins w:id="311" w:author="Stefan Rupp" w:date="2025-12-09T10:45:00Z" w16du:dateUtc="2025-12-09T09:45:00Z">
        <w:r w:rsidR="00C67B81">
          <w:t>Pausen-Ende und Start der Lieferung liegt</w:t>
        </w:r>
      </w:ins>
      <w:del w:id="312" w:author="Stefan Rupp" w:date="2025-12-09T10:44:00Z" w16du:dateUtc="2025-12-09T09:44:00Z">
        <w:r w:rsidR="00000899" w:rsidDel="00653A5E">
          <w:delText>,</w:delText>
        </w:r>
      </w:del>
      <w:del w:id="313" w:author="Stefan Rupp" w:date="2025-12-09T10:45:00Z" w16du:dateUtc="2025-12-09T09:45:00Z">
        <w:r w:rsidR="00000899" w:rsidDel="00C67B81">
          <w:delText xml:space="preserve"> die Beladung der Folgelieferung startet dann direkt im Anschluss an das Ende der Pause</w:delText>
        </w:r>
        <w:r w:rsidR="00E1116E" w:rsidDel="00C67B81">
          <w:delText xml:space="preserve"> und es entsteht </w:delText>
        </w:r>
        <w:r w:rsidR="009D6031" w:rsidDel="00C67B81">
          <w:delText xml:space="preserve">ggf. </w:delText>
        </w:r>
        <w:r w:rsidR="00E1116E" w:rsidDel="00C67B81">
          <w:delText xml:space="preserve">eine </w:delText>
        </w:r>
        <w:r w:rsidR="009D6031" w:rsidDel="00C67B81">
          <w:delText>Wartezeit</w:delText>
        </w:r>
        <w:r w:rsidR="00000899" w:rsidDel="00C67B81">
          <w:delText xml:space="preserve"> vor dem StartUnload</w:delText>
        </w:r>
        <w:r w:rsidR="009D6031" w:rsidDel="00C67B81">
          <w:delText>, falls das Assignment vorzeitig erfolgt ist</w:delText>
        </w:r>
        <w:r w:rsidR="009510F8" w:rsidDel="00C67B81">
          <w:delText>, weil der StartUnload-Zeitstempel aus dem Tour-Schedule erhalten bleibt</w:delText>
        </w:r>
      </w:del>
      <w:r w:rsidR="00000899">
        <w:t>:</w:t>
      </w:r>
    </w:p>
    <w:p w14:paraId="543A7DCC" w14:textId="62AD0B02" w:rsidR="00C67B81" w:rsidDel="00C67B81" w:rsidRDefault="00C67B81" w:rsidP="00D003DB">
      <w:pPr>
        <w:rPr>
          <w:del w:id="314" w:author="Stefan Rupp" w:date="2025-12-09T10:50:00Z" w16du:dateUtc="2025-12-09T09:50:00Z"/>
        </w:rPr>
      </w:pPr>
    </w:p>
    <w:p w14:paraId="13B2BBD2" w14:textId="52A37C87" w:rsidR="00000899" w:rsidDel="00C67B81" w:rsidRDefault="00000899" w:rsidP="00D003DB">
      <w:pPr>
        <w:rPr>
          <w:del w:id="315" w:author="Stefan Rupp" w:date="2025-12-09T10:50:00Z" w16du:dateUtc="2025-12-09T09:50:00Z"/>
        </w:rPr>
      </w:pPr>
      <w:del w:id="316" w:author="Stefan Rupp" w:date="2025-12-09T10:50:00Z" w16du:dateUtc="2025-12-09T09:50:00Z">
        <w:r w:rsidRPr="00000899" w:rsidDel="00C67B81">
          <w:rPr>
            <w:noProof/>
          </w:rPr>
          <w:drawing>
            <wp:inline distT="0" distB="0" distL="0" distR="0" wp14:anchorId="32B454F6" wp14:editId="37E70F8B">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27"/>
                      <a:stretch>
                        <a:fillRect/>
                      </a:stretch>
                    </pic:blipFill>
                    <pic:spPr>
                      <a:xfrm>
                        <a:off x="0" y="0"/>
                        <a:ext cx="5759450" cy="1671955"/>
                      </a:xfrm>
                      <a:prstGeom prst="rect">
                        <a:avLst/>
                      </a:prstGeom>
                    </pic:spPr>
                  </pic:pic>
                </a:graphicData>
              </a:graphic>
            </wp:inline>
          </w:drawing>
        </w:r>
      </w:del>
    </w:p>
    <w:p w14:paraId="0A3A9D8E" w14:textId="2494045B" w:rsidR="00DB3DEB" w:rsidDel="00C67B81" w:rsidRDefault="00DB3DEB" w:rsidP="00D003DB">
      <w:pPr>
        <w:rPr>
          <w:del w:id="317" w:author="Stefan Rupp" w:date="2025-12-09T10:50:00Z" w16du:dateUtc="2025-12-09T09:50:00Z"/>
        </w:rPr>
      </w:pPr>
      <w:del w:id="318" w:author="Stefan Rupp" w:date="2025-12-09T10:50:00Z" w16du:dateUtc="2025-12-09T09:50:00Z">
        <w:r w:rsidDel="00C67B81">
          <w:delText>Es soll aber auch möglich sein, zunächst einmal nur die Pause anzuweisen und das Proposal selbst stehen zu lassen</w:delText>
        </w:r>
        <w:r w:rsidR="00000899" w:rsidDel="00C67B81">
          <w:delText xml:space="preserve">. Die Pause rückt dabei nach links </w:delText>
        </w:r>
        <w:r w:rsidR="009510F8" w:rsidDel="00C67B81">
          <w:delText>direkt hinter die Ankunft am Werk, aber das Proposal der Delivery bleibt stehen:</w:delText>
        </w:r>
      </w:del>
    </w:p>
    <w:p w14:paraId="6ABCD4DC" w14:textId="02C39991" w:rsidR="00000899" w:rsidRDefault="00000899" w:rsidP="00D003DB">
      <w:r w:rsidRPr="00000899">
        <w:rPr>
          <w:noProof/>
        </w:rPr>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28"/>
                    <a:stretch>
                      <a:fillRect/>
                    </a:stretch>
                  </pic:blipFill>
                  <pic:spPr>
                    <a:xfrm>
                      <a:off x="0" y="0"/>
                      <a:ext cx="5759450" cy="1673860"/>
                    </a:xfrm>
                    <a:prstGeom prst="rect">
                      <a:avLst/>
                    </a:prstGeom>
                  </pic:spPr>
                </pic:pic>
              </a:graphicData>
            </a:graphic>
          </wp:inline>
        </w:drawing>
      </w:r>
    </w:p>
    <w:p w14:paraId="28AA2A63" w14:textId="6F45F2DE" w:rsidR="009E6904" w:rsidDel="00C67B81" w:rsidRDefault="009E6904" w:rsidP="00D003DB">
      <w:pPr>
        <w:rPr>
          <w:del w:id="319" w:author="Stefan Rupp" w:date="2025-12-09T10:50:00Z" w16du:dateUtc="2025-12-09T09:50:00Z"/>
        </w:rPr>
      </w:pPr>
      <w:del w:id="320" w:author="Stefan Rupp" w:date="2025-12-09T10:50:00Z" w16du:dateUtc="2025-12-09T09:50:00Z">
        <w:r w:rsidDel="00C67B81">
          <w:delText>In beiden Fällen wird die Pause einzeln angewiesen, bevor ggf. die eigentliche Lieferung angewiesen wird.</w:delText>
        </w:r>
      </w:del>
    </w:p>
    <w:p w14:paraId="07139D76" w14:textId="05B7D3C3" w:rsidR="00D003DB" w:rsidRPr="009E6904" w:rsidRDefault="00D003DB" w:rsidP="009D6031">
      <w:pPr>
        <w:pStyle w:val="Listenabsatz"/>
        <w:numPr>
          <w:ilvl w:val="0"/>
          <w:numId w:val="15"/>
        </w:numPr>
        <w:rPr>
          <w:b/>
          <w:bCs/>
        </w:rPr>
      </w:pPr>
      <w:r w:rsidRPr="009E6904">
        <w:rPr>
          <w:b/>
          <w:bCs/>
        </w:rPr>
        <w:t>Pausenvorschlag während oder am Ende des vorgeschlagenen Approachs</w:t>
      </w:r>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29"/>
                    <a:stretch>
                      <a:fillRect/>
                    </a:stretch>
                  </pic:blipFill>
                  <pic:spPr>
                    <a:xfrm>
                      <a:off x="0" y="0"/>
                      <a:ext cx="5759450" cy="1673860"/>
                    </a:xfrm>
                    <a:prstGeom prst="rect">
                      <a:avLst/>
                    </a:prstGeom>
                  </pic:spPr>
                </pic:pic>
              </a:graphicData>
            </a:graphic>
          </wp:inline>
        </w:drawing>
      </w:r>
    </w:p>
    <w:p w14:paraId="178956AB" w14:textId="1054CD31" w:rsidR="009D6031" w:rsidDel="00C67B81" w:rsidRDefault="00FB2AF0" w:rsidP="00DB3DEB">
      <w:pPr>
        <w:rPr>
          <w:del w:id="321" w:author="Stefan Rupp" w:date="2025-12-09T10:53:00Z" w16du:dateUtc="2025-12-09T09:53:00Z"/>
        </w:rPr>
      </w:pPr>
      <w:ins w:id="322" w:author="Stefan Rupp" w:date="2025-12-10T12:27:00Z" w16du:dateUtc="2025-12-10T11:27:00Z">
        <w:r>
          <w:lastRenderedPageBreak/>
          <w:t xml:space="preserve">Auch hier ist der „Assign Best“-Button inaktiv und der </w:t>
        </w:r>
      </w:ins>
      <w:ins w:id="323" w:author="Stefan Rupp" w:date="2025-12-10T12:28:00Z" w16du:dateUtc="2025-12-10T11:28:00Z">
        <w:r>
          <w:t xml:space="preserve">neue „Assign Break“-Button aktiv. </w:t>
        </w:r>
      </w:ins>
      <w:r w:rsidR="00DB3DEB">
        <w:t xml:space="preserve">Ein Klick </w:t>
      </w:r>
      <w:ins w:id="324" w:author="Stefan Rupp" w:date="2025-12-10T12:28:00Z" w16du:dateUtc="2025-12-10T11:28:00Z">
        <w:r>
          <w:t>da</w:t>
        </w:r>
      </w:ins>
      <w:ins w:id="325" w:author="Stefan Rupp" w:date="2025-12-10T12:30:00Z" w16du:dateUtc="2025-12-10T11:30:00Z">
        <w:r>
          <w:t>r</w:t>
        </w:r>
      </w:ins>
      <w:r w:rsidR="00DB3DEB">
        <w:t>auf</w:t>
      </w:r>
      <w:del w:id="326" w:author="Stefan Rupp" w:date="2025-12-10T12:28:00Z" w16du:dateUtc="2025-12-10T11:28:00Z">
        <w:r w:rsidR="00DB3DEB" w:rsidDel="00FB2AF0">
          <w:delText xml:space="preserve"> Assign Best</w:delText>
        </w:r>
      </w:del>
      <w:r w:rsidR="00DB3DEB" w:rsidRPr="00DB3DEB">
        <w:t xml:space="preserve"> </w:t>
      </w:r>
      <w:r w:rsidR="00DB3DEB">
        <w:t xml:space="preserve">wird das </w:t>
      </w:r>
      <w:ins w:id="327" w:author="Stefan Rupp" w:date="2025-12-09T10:52:00Z" w16du:dateUtc="2025-12-09T09:52:00Z">
        <w:r w:rsidR="00C67B81">
          <w:t>nur den Approch</w:t>
        </w:r>
      </w:ins>
      <w:ins w:id="328" w:author="Stefan Rupp" w:date="2025-12-09T10:57:00Z" w16du:dateUtc="2025-12-09T09:57:00Z">
        <w:r w:rsidR="00E934A1">
          <w:t xml:space="preserve"> bzw. den </w:t>
        </w:r>
      </w:ins>
      <w:ins w:id="329" w:author="Stefan Rupp" w:date="2025-12-09T10:52:00Z" w16du:dateUtc="2025-12-09T09:52:00Z">
        <w:r w:rsidR="00C67B81">
          <w:t xml:space="preserve">den ReturnRun zum Werk des </w:t>
        </w:r>
      </w:ins>
      <w:r w:rsidR="00DB3DEB">
        <w:t>Folgeproposal</w:t>
      </w:r>
      <w:ins w:id="330" w:author="Stefan Rupp" w:date="2025-12-09T10:52:00Z" w16du:dateUtc="2025-12-09T09:52:00Z">
        <w:r w:rsidR="00C67B81">
          <w:t>s</w:t>
        </w:r>
      </w:ins>
      <w:r w:rsidR="00DB3DEB">
        <w:t xml:space="preserve"> incl. Pause während oder am Ende des Approachs anweisen.</w:t>
      </w:r>
      <w:r w:rsidR="00000899" w:rsidRPr="00000899">
        <w:t xml:space="preserve"> </w:t>
      </w:r>
      <w:r w:rsidR="00000899">
        <w:t xml:space="preserve">Die </w:t>
      </w:r>
      <w:ins w:id="331" w:author="Stefan Rupp" w:date="2025-12-09T10:53:00Z" w16du:dateUtc="2025-12-09T09:53:00Z">
        <w:r w:rsidR="00C67B81">
          <w:t xml:space="preserve">eigentliche </w:t>
        </w:r>
      </w:ins>
      <w:del w:id="332" w:author="Stefan Rupp" w:date="2025-12-09T10:53:00Z" w16du:dateUtc="2025-12-09T09:53:00Z">
        <w:r w:rsidR="009510F8" w:rsidDel="00C67B81">
          <w:delText xml:space="preserve">Beladung der </w:delText>
        </w:r>
      </w:del>
      <w:r w:rsidR="00000899">
        <w:t xml:space="preserve">Delivery </w:t>
      </w:r>
      <w:ins w:id="333" w:author="Stefan Rupp" w:date="2025-12-09T10:51:00Z" w16du:dateUtc="2025-12-09T09:51:00Z">
        <w:r w:rsidR="00C67B81">
          <w:t>bleibt dabei stehen</w:t>
        </w:r>
      </w:ins>
      <w:ins w:id="334" w:author="Stefan Rupp" w:date="2025-12-09T10:53:00Z" w16du:dateUtc="2025-12-09T09:53:00Z">
        <w:r w:rsidR="00C67B81">
          <w:t>:</w:t>
        </w:r>
      </w:ins>
      <w:ins w:id="335" w:author="Stefan Rupp" w:date="2025-12-09T10:51:00Z" w16du:dateUtc="2025-12-09T09:51:00Z">
        <w:r w:rsidR="00C67B81">
          <w:t xml:space="preserve"> </w:t>
        </w:r>
      </w:ins>
      <w:del w:id="336" w:author="Stefan Rupp" w:date="2025-12-09T10:53:00Z" w16du:dateUtc="2025-12-09T09:53:00Z">
        <w:r w:rsidR="00000899" w:rsidDel="00C67B81">
          <w:delText>rückt damit nach links an das Ende der Pause heran und es entsteht ggf. eine Wartezeit vor dem StartUnload, falls das Assignment vorzeitig erfolgt ist</w:delText>
        </w:r>
        <w:r w:rsidR="009510F8" w:rsidDel="00C67B81">
          <w:delText>, weil der StartUnload-Zeitstempel aus dem Tour-Schedule erhalten bleibt</w:delText>
        </w:r>
        <w:r w:rsidR="00000899" w:rsidDel="00C67B81">
          <w:delText>:</w:delText>
        </w:r>
      </w:del>
    </w:p>
    <w:p w14:paraId="277BC89D" w14:textId="6DE10451" w:rsidR="00000899" w:rsidRDefault="00000899" w:rsidP="00DB3DEB">
      <w:del w:id="337" w:author="Stefan Rupp" w:date="2025-12-09T10:53:00Z" w16du:dateUtc="2025-12-09T09:53:00Z">
        <w:r w:rsidRPr="00000899" w:rsidDel="00C67B81">
          <w:rPr>
            <w:noProof/>
          </w:rPr>
          <w:drawing>
            <wp:inline distT="0" distB="0" distL="0" distR="0" wp14:anchorId="16731CB0" wp14:editId="6C6F84BF">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0"/>
                      <a:stretch>
                        <a:fillRect/>
                      </a:stretch>
                    </pic:blipFill>
                    <pic:spPr>
                      <a:xfrm>
                        <a:off x="0" y="0"/>
                        <a:ext cx="5759450" cy="1682750"/>
                      </a:xfrm>
                      <a:prstGeom prst="rect">
                        <a:avLst/>
                      </a:prstGeom>
                    </pic:spPr>
                  </pic:pic>
                </a:graphicData>
              </a:graphic>
            </wp:inline>
          </w:drawing>
        </w:r>
      </w:del>
    </w:p>
    <w:p w14:paraId="3B2A0AC4" w14:textId="46469A38" w:rsidR="00DB3DEB" w:rsidDel="00C67B81" w:rsidRDefault="00DB3DEB" w:rsidP="00DB3DEB">
      <w:pPr>
        <w:rPr>
          <w:del w:id="338" w:author="Stefan Rupp" w:date="2025-12-09T10:53:00Z" w16du:dateUtc="2025-12-09T09:53:00Z"/>
        </w:rPr>
      </w:pPr>
      <w:del w:id="339" w:author="Stefan Rupp" w:date="2025-12-09T10:53:00Z" w16du:dateUtc="2025-12-09T09:53:00Z">
        <w:r w:rsidDel="00C67B81">
          <w:delText>Es soll aber auch möglich sein, zunächst einmal nur den Approach incl. Pause anzuweisen und das Proposal selbst stehen zu lassen.</w:delText>
        </w:r>
        <w:r w:rsidR="009510F8" w:rsidDel="00C67B81">
          <w:delText xml:space="preserve"> Eine mögliche Lücke zwischen dem Ende der Pause und dem Start der Beladung des Folgeproposals bleibt dabei erhalten:</w:delText>
        </w:r>
      </w:del>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31"/>
                    <a:stretch>
                      <a:fillRect/>
                    </a:stretch>
                  </pic:blipFill>
                  <pic:spPr>
                    <a:xfrm>
                      <a:off x="0" y="0"/>
                      <a:ext cx="5759450" cy="1681480"/>
                    </a:xfrm>
                    <a:prstGeom prst="rect">
                      <a:avLst/>
                    </a:prstGeom>
                  </pic:spPr>
                </pic:pic>
              </a:graphicData>
            </a:graphic>
          </wp:inline>
        </w:drawing>
      </w:r>
    </w:p>
    <w:p w14:paraId="4B386C25" w14:textId="1CB49E3C" w:rsidR="009E6904" w:rsidRPr="00D003DB" w:rsidRDefault="009E6904" w:rsidP="00DB3DEB">
      <w:del w:id="340" w:author="Stefan Rupp" w:date="2025-12-09T10:54:00Z" w16du:dateUtc="2025-12-09T09:54:00Z">
        <w:r w:rsidDel="00C67B81">
          <w:delText>In beiden Fällen ist d</w:delText>
        </w:r>
      </w:del>
      <w:ins w:id="341" w:author="Stefan Rupp" w:date="2025-12-09T10:54:00Z" w16du:dateUtc="2025-12-09T09:54:00Z">
        <w:r w:rsidR="00C67B81">
          <w:t>D</w:t>
        </w:r>
      </w:ins>
      <w:r>
        <w:t xml:space="preserve">ie Pause </w:t>
      </w:r>
      <w:ins w:id="342" w:author="Stefan Rupp" w:date="2025-12-09T10:54:00Z" w16du:dateUtc="2025-12-09T09:54:00Z">
        <w:r w:rsidR="00C67B81">
          <w:t xml:space="preserve">ist dann </w:t>
        </w:r>
      </w:ins>
      <w:r>
        <w:t>Teil der Leerfahrt zum Ladewerk und wird gemeinsam mit dieser angewiesen.</w:t>
      </w:r>
    </w:p>
    <w:p w14:paraId="168C6713" w14:textId="77777777" w:rsidR="00D003DB" w:rsidRDefault="00D003DB" w:rsidP="009D6031">
      <w:pPr>
        <w:pStyle w:val="Listenabsatz"/>
        <w:numPr>
          <w:ilvl w:val="0"/>
          <w:numId w:val="15"/>
        </w:numPr>
        <w:rPr>
          <w:ins w:id="343" w:author="Stefan Rupp" w:date="2025-12-09T10:55:00Z" w16du:dateUtc="2025-12-09T09:55:00Z"/>
          <w:b/>
          <w:bCs/>
        </w:rPr>
      </w:pPr>
      <w:r w:rsidRPr="009E6904">
        <w:rPr>
          <w:b/>
          <w:bCs/>
        </w:rPr>
        <w:t>Pausenvorschlag hinter vorgeschlagenem Approach</w:t>
      </w:r>
    </w:p>
    <w:p w14:paraId="7EC59704" w14:textId="6B62C837" w:rsidR="00E934A1" w:rsidRPr="00E934A1" w:rsidRDefault="00E934A1">
      <w:pPr>
        <w:pPrChange w:id="344" w:author="Stefan Rupp" w:date="2025-12-09T10:55:00Z" w16du:dateUtc="2025-12-09T09:55:00Z">
          <w:pPr>
            <w:pStyle w:val="Listenabsatz"/>
            <w:numPr>
              <w:numId w:val="15"/>
            </w:numPr>
            <w:ind w:hanging="360"/>
          </w:pPr>
        </w:pPrChange>
      </w:pPr>
      <w:ins w:id="345" w:author="Stefan Rupp" w:date="2025-12-09T10:55:00Z" w16du:dateUtc="2025-12-09T09:55:00Z">
        <w:r w:rsidRPr="00E934A1">
          <w:rPr>
            <w:rPrChange w:id="346" w:author="Stefan Rupp" w:date="2025-12-09T10:56:00Z" w16du:dateUtc="2025-12-09T09:56:00Z">
              <w:rPr>
                <w:b/>
                <w:bCs/>
              </w:rPr>
            </w:rPrChange>
          </w:rPr>
          <w:t>Dieser Fall ist ein Sonderfall de</w:t>
        </w:r>
      </w:ins>
      <w:ins w:id="347" w:author="Stefan Rupp" w:date="2025-12-09T10:56:00Z" w16du:dateUtc="2025-12-09T09:56:00Z">
        <w:r w:rsidRPr="00E934A1">
          <w:rPr>
            <w:rPrChange w:id="348" w:author="Stefan Rupp" w:date="2025-12-09T10:56:00Z" w16du:dateUtc="2025-12-09T09:56:00Z">
              <w:rPr>
                <w:b/>
                <w:bCs/>
              </w:rPr>
            </w:rPrChange>
          </w:rPr>
          <w:t>s vorherigen</w:t>
        </w:r>
        <w:r>
          <w:t xml:space="preserve"> Szenarios mit dem Unterschied, dass zwischen der Ankunft am Werk nach Beendigung d</w:t>
        </w:r>
      </w:ins>
      <w:ins w:id="349" w:author="Stefan Rupp" w:date="2025-12-09T10:57:00Z" w16du:dateUtc="2025-12-09T09:57:00Z">
        <w:r>
          <w:t>es ReturnRuns und Beginn der vorgeschlagenen Pause eine Lücke im Plan ist:</w:t>
        </w:r>
      </w:ins>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2"/>
                    <a:stretch>
                      <a:fillRect/>
                    </a:stretch>
                  </pic:blipFill>
                  <pic:spPr>
                    <a:xfrm>
                      <a:off x="0" y="0"/>
                      <a:ext cx="5759450" cy="1688465"/>
                    </a:xfrm>
                    <a:prstGeom prst="rect">
                      <a:avLst/>
                    </a:prstGeom>
                  </pic:spPr>
                </pic:pic>
              </a:graphicData>
            </a:graphic>
          </wp:inline>
        </w:drawing>
      </w:r>
    </w:p>
    <w:p w14:paraId="42129FC2" w14:textId="2418B8F4" w:rsidR="009D6031" w:rsidRDefault="00FB2AF0" w:rsidP="00DB3DEB">
      <w:ins w:id="350" w:author="Stefan Rupp" w:date="2025-12-10T12:28:00Z" w16du:dateUtc="2025-12-10T11:28:00Z">
        <w:r>
          <w:t>Wieder gibt es hier keinen klickbaren „Assign Best“-Button, sondern daneben den neuen „Assign Break“-Button</w:t>
        </w:r>
      </w:ins>
      <w:ins w:id="351" w:author="Stefan Rupp" w:date="2025-12-10T12:29:00Z" w16du:dateUtc="2025-12-10T11:29:00Z">
        <w:r>
          <w:t xml:space="preserve">. </w:t>
        </w:r>
      </w:ins>
      <w:r w:rsidR="00DB3DEB">
        <w:t xml:space="preserve">Ein Klick </w:t>
      </w:r>
      <w:ins w:id="352" w:author="Stefan Rupp" w:date="2025-12-10T12:29:00Z" w16du:dateUtc="2025-12-10T11:29:00Z">
        <w:r>
          <w:t>da</w:t>
        </w:r>
      </w:ins>
      <w:ins w:id="353" w:author="Stefan Rupp" w:date="2025-12-10T12:30:00Z" w16du:dateUtc="2025-12-10T11:30:00Z">
        <w:r>
          <w:t>r</w:t>
        </w:r>
      </w:ins>
      <w:r w:rsidR="00DB3DEB">
        <w:t>auf</w:t>
      </w:r>
      <w:del w:id="354" w:author="Stefan Rupp" w:date="2025-12-10T12:29:00Z" w16du:dateUtc="2025-12-10T11:29:00Z">
        <w:r w:rsidR="00DB3DEB" w:rsidDel="00FB2AF0">
          <w:delText xml:space="preserve"> Assign Best</w:delText>
        </w:r>
      </w:del>
      <w:r w:rsidR="00DB3DEB" w:rsidRPr="00DB3DEB">
        <w:t xml:space="preserve"> </w:t>
      </w:r>
      <w:r w:rsidR="00DB3DEB">
        <w:t xml:space="preserve">wird </w:t>
      </w:r>
      <w:ins w:id="355" w:author="Stefan Rupp" w:date="2025-12-09T10:54:00Z" w16du:dateUtc="2025-12-09T09:54:00Z">
        <w:r w:rsidR="00C67B81">
          <w:t>genau wie i</w:t>
        </w:r>
      </w:ins>
      <w:ins w:id="356" w:author="Stefan Rupp" w:date="2025-12-09T10:57:00Z" w16du:dateUtc="2025-12-09T09:57:00Z">
        <w:r w:rsidR="00E934A1">
          <w:t xml:space="preserve">m vorigen Fall, </w:t>
        </w:r>
      </w:ins>
      <w:ins w:id="357" w:author="Stefan Rupp" w:date="2025-12-09T10:59:00Z" w16du:dateUtc="2025-12-09T09:59:00Z">
        <w:r w:rsidR="00E934A1">
          <w:t>nur den Approch bzw. den den ReturnRun zum Werk des Folgeproposals incl. Pause vor dem Start der Folgelieferung</w:t>
        </w:r>
      </w:ins>
      <w:ins w:id="358" w:author="Stefan Rupp" w:date="2025-12-09T11:00:00Z" w16du:dateUtc="2025-12-09T10:00:00Z">
        <w:r w:rsidR="00E934A1">
          <w:t xml:space="preserve"> anweisen</w:t>
        </w:r>
      </w:ins>
      <w:ins w:id="359" w:author="Stefan Rupp" w:date="2025-12-09T10:59:00Z" w16du:dateUtc="2025-12-09T09:59:00Z">
        <w:r w:rsidR="00E934A1">
          <w:t>.</w:t>
        </w:r>
      </w:ins>
      <w:ins w:id="360" w:author="Stefan Rupp" w:date="2025-12-09T11:00:00Z" w16du:dateUtc="2025-12-09T10:00:00Z">
        <w:r w:rsidR="00E934A1">
          <w:t xml:space="preserve"> Der </w:t>
        </w:r>
      </w:ins>
      <w:ins w:id="361" w:author="Stefan Rupp" w:date="2025-12-09T11:02:00Z" w16du:dateUtc="2025-12-09T10:02:00Z">
        <w:r w:rsidR="00E934A1">
          <w:t>B</w:t>
        </w:r>
      </w:ins>
      <w:ins w:id="362" w:author="Stefan Rupp" w:date="2025-12-09T11:00:00Z" w16du:dateUtc="2025-12-09T10:00:00Z">
        <w:r w:rsidR="00E934A1">
          <w:t>eginn der Pause rückt dadurch nach links an die Ankunft am Werk heran (und liegt damit u.U. außerhalb des Pausenintervals).</w:t>
        </w:r>
      </w:ins>
      <w:ins w:id="363" w:author="Stefan Rupp" w:date="2025-12-09T10:59:00Z" w16du:dateUtc="2025-12-09T09:59:00Z">
        <w:r w:rsidR="00E934A1" w:rsidRPr="00000899">
          <w:t xml:space="preserve"> </w:t>
        </w:r>
        <w:r w:rsidR="00E934A1">
          <w:t xml:space="preserve">Die eigentliche Delivery bleibt </w:t>
        </w:r>
      </w:ins>
      <w:ins w:id="364" w:author="Stefan Rupp" w:date="2025-12-09T11:02:00Z" w16du:dateUtc="2025-12-09T10:02:00Z">
        <w:r w:rsidR="00E934A1">
          <w:t xml:space="preserve">aber </w:t>
        </w:r>
      </w:ins>
      <w:ins w:id="365" w:author="Stefan Rupp" w:date="2025-12-09T10:59:00Z" w16du:dateUtc="2025-12-09T09:59:00Z">
        <w:r w:rsidR="00E934A1">
          <w:t>stehen</w:t>
        </w:r>
      </w:ins>
      <w:ins w:id="366" w:author="Stefan Rupp" w:date="2025-12-09T11:02:00Z" w16du:dateUtc="2025-12-09T10:02:00Z">
        <w:r w:rsidR="00E934A1">
          <w:t>.</w:t>
        </w:r>
      </w:ins>
      <w:ins w:id="367" w:author="Stefan Rupp" w:date="2025-12-09T10:59:00Z" w16du:dateUtc="2025-12-09T09:59:00Z">
        <w:r w:rsidR="00E934A1">
          <w:t xml:space="preserve"> </w:t>
        </w:r>
      </w:ins>
      <w:ins w:id="368" w:author="Stefan Rupp" w:date="2025-12-09T11:03:00Z" w16du:dateUtc="2025-12-09T10:03:00Z">
        <w:r w:rsidR="00E934A1">
          <w:t>Die Lücke vor der Pause rutscht dadurch dahinter zwische</w:t>
        </w:r>
      </w:ins>
      <w:ins w:id="369" w:author="Stefan Rupp" w:date="2025-12-09T11:04:00Z" w16du:dateUtc="2025-12-09T10:04:00Z">
        <w:r w:rsidR="00E934A1">
          <w:t>n Ende der Pause uns Start des Folge-Proposals</w:t>
        </w:r>
      </w:ins>
      <w:del w:id="370" w:author="Stefan Rupp" w:date="2025-12-09T10:57:00Z" w16du:dateUtc="2025-12-09T09:57:00Z">
        <w:r w:rsidR="00DB3DEB" w:rsidDel="00E934A1">
          <w:delText>das</w:delText>
        </w:r>
      </w:del>
      <w:del w:id="371" w:author="Stefan Rupp" w:date="2025-12-09T11:03:00Z" w16du:dateUtc="2025-12-09T10:03:00Z">
        <w:r w:rsidR="00DB3DEB" w:rsidDel="00E934A1">
          <w:delText xml:space="preserve"> Folgeproposal incl. Pause </w:delText>
        </w:r>
        <w:r w:rsidR="00000899" w:rsidDel="00E934A1">
          <w:delText>hinter dem</w:delText>
        </w:r>
        <w:r w:rsidR="00DB3DEB" w:rsidDel="00E934A1">
          <w:delText xml:space="preserve"> Approach anweisen.</w:delText>
        </w:r>
        <w:r w:rsidR="00000899" w:rsidDel="00E934A1">
          <w:delText xml:space="preserve"> Die Pause rückt damit nach links an die Ankunft am Werk</w:delText>
        </w:r>
        <w:r w:rsidR="009510F8" w:rsidDel="00E934A1">
          <w:delText>, die Beladung der Folgelieferung startet dann direkt im Anschluss an das Ende der Pause und e</w:delText>
        </w:r>
      </w:del>
      <w:del w:id="372" w:author="Stefan Rupp" w:date="2025-12-09T11:04:00Z" w16du:dateUtc="2025-12-09T10:04:00Z">
        <w:r w:rsidR="009510F8" w:rsidDel="00E934A1">
          <w:delText>s entsteht ggf. eine Wartezeit</w:delText>
        </w:r>
        <w:r w:rsidR="00000899" w:rsidDel="00E934A1">
          <w:delText xml:space="preserve"> vor dem StartUnload, falls das Assignment vorzeitig erfolgt ist</w:delText>
        </w:r>
        <w:r w:rsidR="009510F8" w:rsidDel="00E934A1">
          <w:delText>, weil der StartUnload-Zeitstempel aus dem Tour-Schedule erhalten bleibt</w:delText>
        </w:r>
      </w:del>
      <w:r w:rsidR="00000899">
        <w:t>:</w:t>
      </w:r>
    </w:p>
    <w:p w14:paraId="7AB5FD5F" w14:textId="486A369A" w:rsidR="00000899" w:rsidDel="00E934A1" w:rsidRDefault="00000899" w:rsidP="00DB3DEB">
      <w:pPr>
        <w:rPr>
          <w:del w:id="373" w:author="Stefan Rupp" w:date="2025-12-09T11:04:00Z" w16du:dateUtc="2025-12-09T10:04:00Z"/>
        </w:rPr>
      </w:pPr>
      <w:del w:id="374" w:author="Stefan Rupp" w:date="2025-12-09T11:04:00Z" w16du:dateUtc="2025-12-09T10:04:00Z">
        <w:r w:rsidRPr="00000899" w:rsidDel="00E934A1">
          <w:rPr>
            <w:noProof/>
          </w:rPr>
          <w:lastRenderedPageBreak/>
          <w:drawing>
            <wp:inline distT="0" distB="0" distL="0" distR="0" wp14:anchorId="17A1C04A" wp14:editId="3052D8F2">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0"/>
                      <a:stretch>
                        <a:fillRect/>
                      </a:stretch>
                    </pic:blipFill>
                    <pic:spPr>
                      <a:xfrm>
                        <a:off x="0" y="0"/>
                        <a:ext cx="5759450" cy="1682750"/>
                      </a:xfrm>
                      <a:prstGeom prst="rect">
                        <a:avLst/>
                      </a:prstGeom>
                    </pic:spPr>
                  </pic:pic>
                </a:graphicData>
              </a:graphic>
            </wp:inline>
          </w:drawing>
        </w:r>
      </w:del>
    </w:p>
    <w:p w14:paraId="32A8CC9C" w14:textId="6B77D110" w:rsidR="00DB3DEB" w:rsidDel="00E934A1" w:rsidRDefault="00DB3DEB" w:rsidP="00DB3DEB">
      <w:pPr>
        <w:rPr>
          <w:del w:id="375" w:author="Stefan Rupp" w:date="2025-12-09T11:04:00Z" w16du:dateUtc="2025-12-09T10:04:00Z"/>
        </w:rPr>
      </w:pPr>
      <w:del w:id="376" w:author="Stefan Rupp" w:date="2025-12-09T11:04:00Z" w16du:dateUtc="2025-12-09T10:04:00Z">
        <w:r w:rsidDel="00E934A1">
          <w:delText>Es soll aber auch möglich sein, zunächst einmal nur den Approach incl. Pause anzuweisen und das Proposal selbst stehen zu lassen.</w:delText>
        </w:r>
        <w:r w:rsidR="009510F8" w:rsidRPr="009510F8" w:rsidDel="00E934A1">
          <w:delText xml:space="preserve"> </w:delText>
        </w:r>
        <w:r w:rsidR="009510F8" w:rsidDel="00E934A1">
          <w:delText>Die Pause rückt dabei nach links direkt hinter die Ankunft am Werk, aber das Proposal der Delivery bleibt stehen:</w:delText>
        </w:r>
      </w:del>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3"/>
                    <a:stretch>
                      <a:fillRect/>
                    </a:stretch>
                  </pic:blipFill>
                  <pic:spPr>
                    <a:xfrm>
                      <a:off x="0" y="0"/>
                      <a:ext cx="5759450" cy="1677035"/>
                    </a:xfrm>
                    <a:prstGeom prst="rect">
                      <a:avLst/>
                    </a:prstGeom>
                  </pic:spPr>
                </pic:pic>
              </a:graphicData>
            </a:graphic>
          </wp:inline>
        </w:drawing>
      </w:r>
    </w:p>
    <w:p w14:paraId="36109E58" w14:textId="09264A78" w:rsidR="009E6904" w:rsidRPr="00D003DB" w:rsidRDefault="009E6904" w:rsidP="009E6904">
      <w:del w:id="377" w:author="Stefan Rupp" w:date="2025-12-09T11:04:00Z" w16du:dateUtc="2025-12-09T10:04:00Z">
        <w:r w:rsidDel="00E934A1">
          <w:delText>In beiden Fällen ist d</w:delText>
        </w:r>
      </w:del>
      <w:ins w:id="378" w:author="Stefan Rupp" w:date="2025-12-09T11:04:00Z" w16du:dateUtc="2025-12-09T10:04:00Z">
        <w:r w:rsidR="00E934A1">
          <w:t>D</w:t>
        </w:r>
      </w:ins>
      <w:r>
        <w:t xml:space="preserve">ie Pause </w:t>
      </w:r>
      <w:ins w:id="379" w:author="Stefan Rupp" w:date="2025-12-09T11:04:00Z" w16du:dateUtc="2025-12-09T10:04:00Z">
        <w:r w:rsidR="00E934A1">
          <w:t xml:space="preserve">ist </w:t>
        </w:r>
      </w:ins>
      <w:r>
        <w:t>Teil der Leerfahrt zum Ladewerk und wird gemeinsam mit dieser angewiesen.</w:t>
      </w:r>
    </w:p>
    <w:p w14:paraId="235B0804" w14:textId="77777777" w:rsidR="00D003DB" w:rsidRPr="009E6904" w:rsidRDefault="00D003DB" w:rsidP="009D6031">
      <w:pPr>
        <w:pStyle w:val="Listenabsatz"/>
        <w:numPr>
          <w:ilvl w:val="0"/>
          <w:numId w:val="15"/>
        </w:numPr>
        <w:rPr>
          <w:b/>
          <w:bCs/>
        </w:rPr>
      </w:pPr>
      <w:r w:rsidRPr="009E6904">
        <w:rPr>
          <w:b/>
          <w:bCs/>
        </w:rPr>
        <w:t>Pausenvorschlag für idle Truck</w:t>
      </w:r>
    </w:p>
    <w:p w14:paraId="69017414" w14:textId="120AB56B" w:rsidR="00D003DB" w:rsidRDefault="00D003DB" w:rsidP="00D003DB">
      <w:r w:rsidRPr="00B441D3">
        <w:rPr>
          <w:noProof/>
        </w:rPr>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4"/>
                    <a:stretch>
                      <a:fillRect/>
                    </a:stretch>
                  </pic:blipFill>
                  <pic:spPr>
                    <a:xfrm>
                      <a:off x="0" y="0"/>
                      <a:ext cx="5759450" cy="1658620"/>
                    </a:xfrm>
                    <a:prstGeom prst="rect">
                      <a:avLst/>
                    </a:prstGeom>
                  </pic:spPr>
                </pic:pic>
              </a:graphicData>
            </a:graphic>
          </wp:inline>
        </w:drawing>
      </w:r>
    </w:p>
    <w:p w14:paraId="26D11B2F" w14:textId="55344CF0" w:rsidR="009D6031" w:rsidRDefault="00FB2AF0" w:rsidP="009D6031">
      <w:ins w:id="380" w:author="Stefan Rupp" w:date="2025-12-10T12:29:00Z" w16du:dateUtc="2025-12-10T11:29:00Z">
        <w:r>
          <w:t>Der „Assign Best“-Button ist deaktiv</w:t>
        </w:r>
      </w:ins>
      <w:ins w:id="381" w:author="Stefan Rupp" w:date="2025-12-10T12:30:00Z" w16du:dateUtc="2025-12-10T11:30:00Z">
        <w:r>
          <w:t>iert</w:t>
        </w:r>
      </w:ins>
      <w:ins w:id="382" w:author="Stefan Rupp" w:date="2025-12-10T12:29:00Z" w16du:dateUtc="2025-12-10T11:29:00Z">
        <w:r>
          <w:t xml:space="preserve">. Der neue „Assign Break“-Button ist aktiv. </w:t>
        </w:r>
      </w:ins>
      <w:ins w:id="383" w:author="Stefan Rupp" w:date="2025-12-09T11:05:00Z" w16du:dateUtc="2025-12-09T10:05:00Z">
        <w:r w:rsidR="00E934A1">
          <w:t xml:space="preserve">Ein Klick </w:t>
        </w:r>
      </w:ins>
      <w:ins w:id="384" w:author="Stefan Rupp" w:date="2025-12-10T12:30:00Z" w16du:dateUtc="2025-12-10T11:30:00Z">
        <w:r>
          <w:t>dar</w:t>
        </w:r>
      </w:ins>
      <w:ins w:id="385" w:author="Stefan Rupp" w:date="2025-12-09T11:05:00Z" w16du:dateUtc="2025-12-09T10:05:00Z">
        <w:r w:rsidR="00E934A1">
          <w:t>auf</w:t>
        </w:r>
      </w:ins>
      <w:ins w:id="386" w:author="Stefan Rupp" w:date="2025-12-10T12:30:00Z" w16du:dateUtc="2025-12-10T11:30:00Z">
        <w:r>
          <w:t xml:space="preserve"> </w:t>
        </w:r>
      </w:ins>
      <w:ins w:id="387" w:author="Stefan Rupp" w:date="2025-12-09T11:05:00Z" w16du:dateUtc="2025-12-09T10:05:00Z">
        <w:r w:rsidR="00E934A1">
          <w:t>wird nur die Pause anweisen und die Lieferung stehen lassen.</w:t>
        </w:r>
        <w:r w:rsidR="000A10F2">
          <w:t xml:space="preserve"> </w:t>
        </w:r>
      </w:ins>
      <w:del w:id="388" w:author="Stefan Rupp" w:date="2025-12-09T11:05:00Z" w16du:dateUtc="2025-12-09T10:05:00Z">
        <w:r w:rsidR="009D6031" w:rsidDel="000A10F2">
          <w:delText>Ein Klick auf Assign Best</w:delText>
        </w:r>
        <w:r w:rsidR="009D6031" w:rsidRPr="00DB3DEB" w:rsidDel="000A10F2">
          <w:delText xml:space="preserve"> </w:delText>
        </w:r>
        <w:r w:rsidR="009D6031" w:rsidDel="000A10F2">
          <w:delText>wird das Folgeproposal incl. Pause anweisen.</w:delText>
        </w:r>
        <w:r w:rsidR="00000899" w:rsidDel="000A10F2">
          <w:delText xml:space="preserve"> </w:delText>
        </w:r>
      </w:del>
      <w:r w:rsidR="00000899">
        <w:t>Die Pause rückt damit nach links an die „now“-Linie heran</w:t>
      </w:r>
      <w:ins w:id="389" w:author="Stefan Rupp" w:date="2025-12-09T11:05:00Z" w16du:dateUtc="2025-12-09T10:05:00Z">
        <w:r w:rsidR="000A10F2">
          <w:t xml:space="preserve"> (und liegt dann ggf. </w:t>
        </w:r>
      </w:ins>
      <w:ins w:id="390" w:author="Stefan Rupp" w:date="2025-12-09T11:06:00Z" w16du:dateUtc="2025-12-09T10:06:00Z">
        <w:r w:rsidR="000A10F2">
          <w:t>außerhalb des Pausenintervalls</w:t>
        </w:r>
      </w:ins>
      <w:ins w:id="391" w:author="Stefan Rupp" w:date="2025-12-09T11:05:00Z" w16du:dateUtc="2025-12-09T10:05:00Z">
        <w:r w:rsidR="000A10F2">
          <w:t>)</w:t>
        </w:r>
      </w:ins>
      <w:ins w:id="392" w:author="Stefan Rupp" w:date="2025-12-09T11:06:00Z" w16du:dateUtc="2025-12-09T10:06:00Z">
        <w:r w:rsidR="000A10F2">
          <w:t>. Das Proposal für die Lieferung bleibt zeitlich da stehen, wo der Optimierer sie eingeplant hatte, sodass eine eventuelle Lücke vor der Pause hinter diese rutscht, sodass sie dann zwischen Pausen-Ende und Start der Lieferung liegt:</w:t>
        </w:r>
      </w:ins>
      <w:del w:id="393" w:author="Stefan Rupp" w:date="2025-12-09T11:07:00Z" w16du:dateUtc="2025-12-09T10:07:00Z">
        <w:r w:rsidR="009510F8" w:rsidDel="000A10F2">
          <w:delText>, die Beladung der Folgelieferung startet dann direkt im Anschluss an das Ende der Pause</w:delText>
        </w:r>
        <w:r w:rsidR="00000899" w:rsidDel="000A10F2">
          <w:delText xml:space="preserve"> und es entsteht ggf. eine Wartezeit vor dem StartUnload, falls das Assignment vorzeitig erfolgt ist</w:delText>
        </w:r>
        <w:r w:rsidR="009510F8" w:rsidDel="000A10F2">
          <w:delText>, weil der StartUnload-Zeitstempel aus dem Tour-Schedule erhalten bleibt:</w:delText>
        </w:r>
      </w:del>
    </w:p>
    <w:p w14:paraId="71093918" w14:textId="356AC415" w:rsidR="00000899" w:rsidDel="000A10F2" w:rsidRDefault="00000899" w:rsidP="009D6031">
      <w:pPr>
        <w:rPr>
          <w:del w:id="394" w:author="Stefan Rupp" w:date="2025-12-09T11:07:00Z" w16du:dateUtc="2025-12-09T10:07:00Z"/>
        </w:rPr>
      </w:pPr>
      <w:del w:id="395" w:author="Stefan Rupp" w:date="2025-12-09T11:07:00Z" w16du:dateUtc="2025-12-09T10:07:00Z">
        <w:r w:rsidRPr="00000899" w:rsidDel="000A10F2">
          <w:rPr>
            <w:noProof/>
          </w:rPr>
          <w:drawing>
            <wp:inline distT="0" distB="0" distL="0" distR="0" wp14:anchorId="7C7FA2C7" wp14:editId="689798A6">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5"/>
                      <a:stretch>
                        <a:fillRect/>
                      </a:stretch>
                    </pic:blipFill>
                    <pic:spPr>
                      <a:xfrm>
                        <a:off x="0" y="0"/>
                        <a:ext cx="5759450" cy="1675765"/>
                      </a:xfrm>
                      <a:prstGeom prst="rect">
                        <a:avLst/>
                      </a:prstGeom>
                    </pic:spPr>
                  </pic:pic>
                </a:graphicData>
              </a:graphic>
            </wp:inline>
          </w:drawing>
        </w:r>
      </w:del>
    </w:p>
    <w:p w14:paraId="1E4048CB" w14:textId="628A119E" w:rsidR="009E6904" w:rsidRPr="00D003DB" w:rsidDel="000A10F2" w:rsidRDefault="009D6031" w:rsidP="009D6031">
      <w:pPr>
        <w:rPr>
          <w:del w:id="396" w:author="Stefan Rupp" w:date="2025-12-09T11:07:00Z" w16du:dateUtc="2025-12-09T10:07:00Z"/>
        </w:rPr>
      </w:pPr>
      <w:del w:id="397" w:author="Stefan Rupp" w:date="2025-12-09T11:07:00Z" w16du:dateUtc="2025-12-09T10:07:00Z">
        <w:r w:rsidDel="000A10F2">
          <w:delText>Es soll aber auch möglich sein, zunächst einmal nur die Pause anzuweisen und das Proposal selbst stehen zu lassen</w:delText>
        </w:r>
        <w:r w:rsidR="009E6904" w:rsidDel="000A10F2">
          <w:delText>.</w:delText>
        </w:r>
        <w:r w:rsidR="009E6904" w:rsidRPr="009E6904" w:rsidDel="000A10F2">
          <w:delText xml:space="preserve"> </w:delText>
        </w:r>
        <w:r w:rsidR="009E6904" w:rsidDel="000A10F2">
          <w:delText>Die Pause rückt dabei nach links direkt hinter die Ankunft am Werk, aber das Proposal der Delivery bleibt stehen:</w:delText>
        </w:r>
      </w:del>
    </w:p>
    <w:p w14:paraId="7630FEA2" w14:textId="26001BAD" w:rsidR="009D6031" w:rsidRDefault="009D6031" w:rsidP="009D6031">
      <w:r w:rsidRPr="009D6031">
        <w:rPr>
          <w:noProof/>
        </w:rPr>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36"/>
                    <a:stretch>
                      <a:fillRect/>
                    </a:stretch>
                  </pic:blipFill>
                  <pic:spPr>
                    <a:xfrm>
                      <a:off x="0" y="0"/>
                      <a:ext cx="5759450" cy="1664335"/>
                    </a:xfrm>
                    <a:prstGeom prst="rect">
                      <a:avLst/>
                    </a:prstGeom>
                  </pic:spPr>
                </pic:pic>
              </a:graphicData>
            </a:graphic>
          </wp:inline>
        </w:drawing>
      </w:r>
    </w:p>
    <w:p w14:paraId="2930DBEE" w14:textId="2351D30F" w:rsidR="009E6904" w:rsidRPr="00D003DB" w:rsidRDefault="009E6904" w:rsidP="009E6904">
      <w:del w:id="398" w:author="Stefan Rupp" w:date="2025-12-09T11:07:00Z" w16du:dateUtc="2025-12-09T10:07:00Z">
        <w:r w:rsidDel="000A10F2">
          <w:delText>In beiden Fällen ist d</w:delText>
        </w:r>
      </w:del>
      <w:ins w:id="399" w:author="Stefan Rupp" w:date="2025-12-09T11:07:00Z" w16du:dateUtc="2025-12-09T10:07:00Z">
        <w:r w:rsidR="000A10F2">
          <w:t>D</w:t>
        </w:r>
      </w:ins>
      <w:r>
        <w:t xml:space="preserve">ie Pause </w:t>
      </w:r>
      <w:ins w:id="400" w:author="Stefan Rupp" w:date="2025-12-09T11:07:00Z" w16du:dateUtc="2025-12-09T10:07:00Z">
        <w:r w:rsidR="000A10F2">
          <w:t xml:space="preserve">ist hier </w:t>
        </w:r>
      </w:ins>
      <w:r>
        <w:t>nicht Teil einer Leerfahrt sondern wird eigenständig angewiesen.</w:t>
      </w:r>
    </w:p>
    <w:p w14:paraId="4281DE4C" w14:textId="38EF5E06" w:rsidR="009E6904" w:rsidDel="000A10F2" w:rsidRDefault="009E6904" w:rsidP="009D6031">
      <w:pPr>
        <w:rPr>
          <w:del w:id="401" w:author="Stefan Rupp" w:date="2025-12-09T11:08:00Z" w16du:dateUtc="2025-12-09T10:08:00Z"/>
        </w:rPr>
      </w:pPr>
      <w:r>
        <w:lastRenderedPageBreak/>
        <w:t xml:space="preserve">In allen vier obigen Szenarien </w:t>
      </w:r>
      <w:del w:id="402" w:author="Stefan Rupp" w:date="2025-12-09T11:08:00Z" w16du:dateUtc="2025-12-09T10:08:00Z">
        <w:r w:rsidDel="000A10F2">
          <w:delText>gibt es also zwei Möglichkeiten:</w:delText>
        </w:r>
      </w:del>
    </w:p>
    <w:p w14:paraId="1BE29E1B" w14:textId="30CEC483" w:rsidR="009E6904" w:rsidRDefault="009E6904" w:rsidP="000A10F2">
      <w:del w:id="403" w:author="Stefan Rupp" w:date="2025-12-09T11:08:00Z" w16du:dateUtc="2025-12-09T10:08:00Z">
        <w:r w:rsidDel="000A10F2">
          <w:delText>Erstens wird</w:delText>
        </w:r>
      </w:del>
      <w:ins w:id="404" w:author="Stefan Rupp" w:date="2025-12-09T11:08:00Z" w16du:dateUtc="2025-12-09T10:08:00Z">
        <w:r w:rsidR="000A10F2">
          <w:t>w</w:t>
        </w:r>
      </w:ins>
      <w:ins w:id="405" w:author="Stefan Rupp" w:date="2025-12-09T11:09:00Z" w16du:dateUtc="2025-12-09T10:09:00Z">
        <w:r w:rsidR="000A10F2">
          <w:t>ird</w:t>
        </w:r>
      </w:ins>
      <w:r>
        <w:t xml:space="preserve"> durch einen Klick auf </w:t>
      </w:r>
      <w:ins w:id="406" w:author="Stefan Rupp" w:date="2025-12-10T12:51:00Z" w16du:dateUtc="2025-12-10T11:51:00Z">
        <w:r w:rsidR="00B370CE">
          <w:t>„</w:t>
        </w:r>
      </w:ins>
      <w:r>
        <w:t xml:space="preserve">Assign </w:t>
      </w:r>
      <w:del w:id="407" w:author="Stefan Rupp" w:date="2025-12-10T12:51:00Z" w16du:dateUtc="2025-12-10T11:51:00Z">
        <w:r w:rsidDel="00B370CE">
          <w:delText xml:space="preserve">Best </w:delText>
        </w:r>
      </w:del>
      <w:ins w:id="408" w:author="Stefan Rupp" w:date="2025-12-10T12:51:00Z" w16du:dateUtc="2025-12-10T11:51:00Z">
        <w:r w:rsidR="00B370CE">
          <w:t>B</w:t>
        </w:r>
        <w:r w:rsidR="00B370CE">
          <w:t>reak“</w:t>
        </w:r>
        <w:r w:rsidR="00B370CE">
          <w:t xml:space="preserve"> </w:t>
        </w:r>
      </w:ins>
      <w:ins w:id="409" w:author="Stefan Rupp" w:date="2025-12-09T11:16:00Z" w16du:dateUtc="2025-12-09T10:16:00Z">
        <w:r w:rsidR="00453598">
          <w:t xml:space="preserve">nur </w:t>
        </w:r>
      </w:ins>
      <w:r>
        <w:t xml:space="preserve">die </w:t>
      </w:r>
      <w:del w:id="410" w:author="Stefan Rupp" w:date="2025-12-09T11:09:00Z" w16du:dateUtc="2025-12-09T10:09:00Z">
        <w:r w:rsidDel="000A10F2">
          <w:delText xml:space="preserve">Delivery incl. </w:delText>
        </w:r>
      </w:del>
      <w:r>
        <w:t xml:space="preserve">Pause </w:t>
      </w:r>
      <w:del w:id="411" w:author="Stefan Rupp" w:date="2025-12-09T11:09:00Z" w16du:dateUtc="2025-12-09T10:09:00Z">
        <w:r w:rsidDel="000A10F2">
          <w:delText xml:space="preserve">vor der Beladung </w:delText>
        </w:r>
      </w:del>
      <w:r>
        <w:t>angewiesen</w:t>
      </w:r>
      <w:ins w:id="412" w:author="Stefan Rupp" w:date="2025-12-09T11:09:00Z" w16du:dateUtc="2025-12-09T10:09:00Z">
        <w:r w:rsidR="000A10F2">
          <w:t xml:space="preserve"> und das Folgeproposal stehen gelassen</w:t>
        </w:r>
      </w:ins>
      <w:r>
        <w:t xml:space="preserve">. Dieselbe Transaktion kann auch aus dem Gantt ausgelöst werden, indem </w:t>
      </w:r>
      <w:del w:id="413" w:author="Stefan Rupp" w:date="2025-12-10T12:51:00Z" w16du:dateUtc="2025-12-10T11:51:00Z">
        <w:r w:rsidDel="00B370CE">
          <w:delText xml:space="preserve">der </w:delText>
        </w:r>
      </w:del>
      <w:ins w:id="414" w:author="Stefan Rupp" w:date="2025-12-10T12:51:00Z" w16du:dateUtc="2025-12-10T11:51:00Z">
        <w:r w:rsidR="00B370CE">
          <w:t>ein neuer</w:t>
        </w:r>
        <w:r w:rsidR="00B370CE">
          <w:t xml:space="preserve"> </w:t>
        </w:r>
      </w:ins>
      <w:r>
        <w:t xml:space="preserve">Eintrag </w:t>
      </w:r>
      <w:r w:rsidRPr="00E8532C">
        <w:rPr>
          <w:i/>
          <w:iCs/>
        </w:rPr>
        <w:t xml:space="preserve">Assign </w:t>
      </w:r>
      <w:del w:id="415" w:author="Stefan Rupp" w:date="2025-12-10T12:52:00Z" w16du:dateUtc="2025-12-10T11:52:00Z">
        <w:r w:rsidRPr="00E8532C" w:rsidDel="00B370CE">
          <w:rPr>
            <w:i/>
            <w:iCs/>
          </w:rPr>
          <w:delText>Best</w:delText>
        </w:r>
        <w:r w:rsidDel="00B370CE">
          <w:delText xml:space="preserve"> </w:delText>
        </w:r>
      </w:del>
      <w:ins w:id="416" w:author="Stefan Rupp" w:date="2025-12-10T12:52:00Z" w16du:dateUtc="2025-12-10T11:52:00Z">
        <w:r w:rsidR="00B370CE" w:rsidRPr="00E8532C">
          <w:rPr>
            <w:i/>
            <w:iCs/>
          </w:rPr>
          <w:t>B</w:t>
        </w:r>
        <w:r w:rsidR="00B370CE">
          <w:rPr>
            <w:i/>
            <w:iCs/>
          </w:rPr>
          <w:t>reak</w:t>
        </w:r>
        <w:r w:rsidR="00B370CE">
          <w:t xml:space="preserve"> </w:t>
        </w:r>
      </w:ins>
      <w:r>
        <w:t>aus dem Kontextmenü heraus aufgerufen wird</w:t>
      </w:r>
      <w:ins w:id="417" w:author="Stefan Rupp" w:date="2025-12-10T12:52:00Z" w16du:dateUtc="2025-12-10T11:52:00Z">
        <w:r w:rsidR="00B370CE">
          <w:t xml:space="preserve">, welches auf dem Pausen-Proposal geöffnet wird, analog zum bisherigen </w:t>
        </w:r>
        <w:r w:rsidR="00B370CE" w:rsidRPr="00B370CE">
          <w:rPr>
            <w:i/>
            <w:iCs/>
            <w:rPrChange w:id="418" w:author="Stefan Rupp" w:date="2025-12-10T12:53:00Z" w16du:dateUtc="2025-12-10T11:53:00Z">
              <w:rPr/>
            </w:rPrChange>
          </w:rPr>
          <w:t>Assign Best</w:t>
        </w:r>
        <w:r w:rsidR="00B370CE">
          <w:t xml:space="preserve">, welches dann nicht </w:t>
        </w:r>
      </w:ins>
      <w:ins w:id="419" w:author="Stefan Rupp" w:date="2025-12-10T12:53:00Z" w16du:dateUtc="2025-12-10T11:53:00Z">
        <w:r w:rsidR="00B370CE">
          <w:t>klickbar ist (siehe unten)</w:t>
        </w:r>
      </w:ins>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37"/>
                    <a:stretch>
                      <a:fillRect/>
                    </a:stretch>
                  </pic:blipFill>
                  <pic:spPr>
                    <a:xfrm>
                      <a:off x="0" y="0"/>
                      <a:ext cx="1962000" cy="856800"/>
                    </a:xfrm>
                    <a:prstGeom prst="rect">
                      <a:avLst/>
                    </a:prstGeom>
                  </pic:spPr>
                </pic:pic>
              </a:graphicData>
            </a:graphic>
          </wp:inline>
        </w:drawing>
      </w:r>
    </w:p>
    <w:p w14:paraId="3C026A04" w14:textId="5ABF14EB" w:rsidR="009E6904" w:rsidDel="00453598" w:rsidRDefault="00453598" w:rsidP="009D6031">
      <w:pPr>
        <w:rPr>
          <w:del w:id="420" w:author="Stefan Rupp" w:date="2025-12-09T11:16:00Z" w16du:dateUtc="2025-12-09T10:16:00Z"/>
        </w:rPr>
      </w:pPr>
      <w:ins w:id="421" w:author="Stefan Rupp" w:date="2025-12-09T11:25:00Z" w16du:dateUtc="2025-12-09T10:25:00Z">
        <w:r>
          <w:t xml:space="preserve"> </w:t>
        </w:r>
      </w:ins>
      <w:del w:id="422" w:author="Stefan Rupp" w:date="2025-12-09T11:16:00Z" w16du:dateUtc="2025-12-09T10:16:00Z">
        <w:r w:rsidR="009E6904" w:rsidDel="00453598">
          <w:delText>Zweitens muss eine Möglichkeit angeboten werden, nur die Pause anzuweisen, ohne die Lieferung gleich mit anzuweisen. Ist in diesem zweiten Fall die Pause Teil einer Leerfahrt, werden Leerfahrt und Pause immer gemeinsam angewiesen. Nur für den Fall, dass der Truck bereits idle am Ladewerk steht, oder die Leerfahrt zum Werk bereits angewiesen ist, wird die Pause einzeln ang</w:delText>
        </w:r>
        <w:r w:rsidR="00E8532C" w:rsidDel="00453598">
          <w:delText>e</w:delText>
        </w:r>
        <w:r w:rsidR="009E6904" w:rsidDel="00453598">
          <w:delText>wiesen.</w:delText>
        </w:r>
      </w:del>
    </w:p>
    <w:p w14:paraId="65A8D4F3" w14:textId="673AC9AC" w:rsidR="00E40365" w:rsidRDefault="00E40365" w:rsidP="00E40365">
      <w:pPr>
        <w:pStyle w:val="berschrift4"/>
      </w:pPr>
      <w:del w:id="423" w:author="Stefan Rupp" w:date="2025-12-09T11:16:00Z" w16du:dateUtc="2025-12-09T10:16:00Z">
        <w:r w:rsidDel="00453598">
          <w:delText xml:space="preserve"> </w:delText>
        </w:r>
      </w:del>
      <w:bookmarkStart w:id="424" w:name="_Ref203476671"/>
      <w:r>
        <w:t>Fall 2: Keine Pausen-Anweisung durch Disponenten</w:t>
      </w:r>
      <w:bookmarkEnd w:id="424"/>
    </w:p>
    <w:p w14:paraId="18FE5DEC" w14:textId="21AD2B9C" w:rsidR="00E40365" w:rsidRDefault="00E40365" w:rsidP="00E40365">
      <w:r>
        <w:t>Für den Fall, dass die Optimierung Pausen vorschlägt, der Disponent diese jedoch nicht 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Pausenvorschlag hinter bereits angewiesenem ReturnRun</w:t>
      </w:r>
    </w:p>
    <w:p w14:paraId="7E4F0102" w14:textId="74D477D8" w:rsidR="005B166D" w:rsidRPr="00D003DB" w:rsidRDefault="005B166D" w:rsidP="0093555C">
      <w:pPr>
        <w:pStyle w:val="Listenabsatz"/>
        <w:numPr>
          <w:ilvl w:val="0"/>
          <w:numId w:val="19"/>
        </w:numPr>
      </w:pPr>
      <w:r w:rsidRPr="009E6904">
        <w:rPr>
          <w:b/>
          <w:bCs/>
        </w:rPr>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Pausenvorschlag für idle Truck</w:t>
      </w:r>
    </w:p>
    <w:p w14:paraId="761994A9" w14:textId="77777777" w:rsidR="005975CB" w:rsidRDefault="0093555C" w:rsidP="005B166D">
      <w:r>
        <w:t xml:space="preserve">Allen vier Szenarien gemein ist, dass das erste Proposal im TS eine Pause enthält. </w:t>
      </w:r>
      <w:r w:rsidR="005975CB">
        <w:t>Hier stellvertretend die Situation die Situation für Szenario 4 für den idle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4"/>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Assign Best geben, da es nicht möglich ist, dem Optimierer „Best“ </w:t>
      </w:r>
      <w:r>
        <w:lastRenderedPageBreak/>
        <w:t xml:space="preserve">zu folgen. Der Assign Best-Button </w:t>
      </w:r>
      <w:r w:rsidR="005975CB">
        <w:t>(</w:t>
      </w:r>
      <w:r>
        <w:t>sowie der entsprechende Punkt im Gantt-Kontextmenü</w:t>
      </w:r>
      <w:r w:rsidR="005975CB">
        <w:t>)</w:t>
      </w:r>
      <w:r>
        <w:t xml:space="preserve"> m</w:t>
      </w:r>
      <w:r w:rsidR="005975CB">
        <w:t>u</w:t>
      </w:r>
      <w:r>
        <w:t>ss demzufolge ausgegraut werden: Assign Best ist nicht möglich.</w:t>
      </w:r>
    </w:p>
    <w:p w14:paraId="0516ABC6" w14:textId="767AD63D" w:rsidR="005B166D" w:rsidRDefault="005B166D" w:rsidP="00E40365">
      <w:r>
        <w:t>Der Disponent kann aber jederzeit durch manuelles Assignment dem Fahrzeug eine neue Anweisung geben</w:t>
      </w:r>
      <w:ins w:id="425" w:author="Stefan Rupp" w:date="2025-12-10T12:54:00Z" w16du:dateUtc="2025-12-10T11:54:00Z">
        <w:r w:rsidR="00B370CE">
          <w:t>, auch aus dem Proposel-Grid (also von links unten nach links oben)</w:t>
        </w:r>
      </w:ins>
      <w:r>
        <w:t xml:space="preserve">. Diese zählt dann </w:t>
      </w:r>
      <w:ins w:id="426" w:author="Stefan Rupp" w:date="2025-12-10T12:54:00Z" w16du:dateUtc="2025-12-10T11:54:00Z">
        <w:r w:rsidR="00B370CE">
          <w:t xml:space="preserve">allerdings </w:t>
        </w:r>
      </w:ins>
      <w:r>
        <w:t>nicht als Assign Best.</w:t>
      </w:r>
    </w:p>
    <w:p w14:paraId="39037827" w14:textId="08871EA1" w:rsidR="00E8532C" w:rsidRDefault="00E40365" w:rsidP="00E8532C">
      <w:pPr>
        <w:pStyle w:val="berschrift4"/>
      </w:pPr>
      <w:r>
        <w:t xml:space="preserve"> </w:t>
      </w:r>
      <w:bookmarkStart w:id="427" w:name="_Ref216171833"/>
      <w:r w:rsidR="00E8532C">
        <w:t>Erweiterung der GUI</w:t>
      </w:r>
      <w:bookmarkEnd w:id="427"/>
    </w:p>
    <w:p w14:paraId="4BEDDD8F" w14:textId="7C600D03" w:rsidR="00B20066" w:rsidRDefault="00453598" w:rsidP="00A63AF4">
      <w:pPr>
        <w:rPr>
          <w:ins w:id="428" w:author="Stefan Rupp" w:date="2025-12-09T12:48:00Z" w16du:dateUtc="2025-12-09T11:48:00Z"/>
        </w:rPr>
      </w:pPr>
      <w:ins w:id="429" w:author="Stefan Rupp" w:date="2025-12-09T11:18:00Z" w16du:dateUtc="2025-12-09T10:18:00Z">
        <w:r>
          <w:t xml:space="preserve">Um dem Disponenten ein sichtbares </w:t>
        </w:r>
      </w:ins>
      <w:ins w:id="430" w:author="Stefan Rupp" w:date="2025-12-09T11:27:00Z" w16du:dateUtc="2025-12-09T10:27:00Z">
        <w:r w:rsidR="00A962B5">
          <w:t>Z</w:t>
        </w:r>
      </w:ins>
      <w:ins w:id="431" w:author="Stefan Rupp" w:date="2025-12-09T11:18:00Z" w16du:dateUtc="2025-12-09T10:18:00Z">
        <w:r>
          <w:t>eichen zu geben, dass in bestimmten Fällen kein Assi</w:t>
        </w:r>
      </w:ins>
      <w:ins w:id="432" w:author="Stefan Rupp" w:date="2025-12-09T11:19:00Z" w16du:dateUtc="2025-12-09T10:19:00Z">
        <w:r>
          <w:t xml:space="preserve">gn Best einer Lieferung, sondern nur einer Pause erfolgt, </w:t>
        </w:r>
      </w:ins>
      <w:del w:id="433" w:author="Stefan Rupp" w:date="2025-12-09T11:19:00Z" w16du:dateUtc="2025-12-09T10:19:00Z">
        <w:r w:rsidR="00E8532C" w:rsidDel="00453598">
          <w:delText xml:space="preserve">Es </w:delText>
        </w:r>
      </w:del>
      <w:r w:rsidR="00E8532C">
        <w:t xml:space="preserve">soll </w:t>
      </w:r>
      <w:del w:id="434" w:author="Stefan Rupp" w:date="2025-12-09T11:19:00Z" w16du:dateUtc="2025-12-09T10:19:00Z">
        <w:r w:rsidR="00E8532C" w:rsidDel="00453598">
          <w:delText xml:space="preserve">dazu </w:delText>
        </w:r>
      </w:del>
      <w:r w:rsidR="00E8532C">
        <w:t xml:space="preserve">im Report &amp; Assign-Fenster </w:t>
      </w:r>
      <w:ins w:id="435" w:author="Stefan Rupp" w:date="2025-12-09T11:38:00Z" w16du:dateUtc="2025-12-09T10:38:00Z">
        <w:r w:rsidR="00FB2D69">
          <w:t xml:space="preserve">der </w:t>
        </w:r>
      </w:ins>
      <w:ins w:id="436" w:author="Stefan Rupp" w:date="2025-12-09T12:49:00Z" w16du:dateUtc="2025-12-09T11:49:00Z">
        <w:r w:rsidR="00B20066">
          <w:t>„</w:t>
        </w:r>
      </w:ins>
      <w:ins w:id="437" w:author="Stefan Rupp" w:date="2025-12-09T11:38:00Z" w16du:dateUtc="2025-12-09T10:38:00Z">
        <w:r w:rsidR="00FB2D69">
          <w:t>Assign Best</w:t>
        </w:r>
      </w:ins>
      <w:ins w:id="438" w:author="Stefan Rupp" w:date="2025-12-09T12:49:00Z" w16du:dateUtc="2025-12-09T11:49:00Z">
        <w:r w:rsidR="00B20066">
          <w:t>“</w:t>
        </w:r>
      </w:ins>
      <w:ins w:id="439" w:author="Stefan Rupp" w:date="2025-12-09T11:38:00Z" w16du:dateUtc="2025-12-09T10:38:00Z">
        <w:r w:rsidR="00FB2D69">
          <w:t xml:space="preserve">-Button unter bestimmten Bedingungen </w:t>
        </w:r>
      </w:ins>
      <w:ins w:id="440" w:author="Stefan Rupp" w:date="2025-12-09T12:48:00Z" w16du:dateUtc="2025-12-09T11:48:00Z">
        <w:r w:rsidR="00B20066">
          <w:t xml:space="preserve">inaktiv gesetzt werden, und statt dessen ein neuer, weiterer </w:t>
        </w:r>
      </w:ins>
      <w:ins w:id="441" w:author="Stefan Rupp" w:date="2025-12-09T11:38:00Z" w16du:dateUtc="2025-12-09T10:38:00Z">
        <w:r w:rsidR="00FB2D69">
          <w:t>„Assign Break“</w:t>
        </w:r>
      </w:ins>
      <w:ins w:id="442" w:author="Stefan Rupp" w:date="2025-12-09T12:49:00Z" w16du:dateUtc="2025-12-09T11:49:00Z">
        <w:r w:rsidR="00B20066">
          <w:t>-Button aktiviert werden</w:t>
        </w:r>
      </w:ins>
      <w:ins w:id="443" w:author="Stefan Rupp" w:date="2025-12-09T11:38:00Z" w16du:dateUtc="2025-12-09T10:38:00Z">
        <w:r w:rsidR="00FB2D69">
          <w:t xml:space="preserve">. </w:t>
        </w:r>
      </w:ins>
      <w:ins w:id="444" w:author="Stefan Rupp" w:date="2025-12-09T12:49:00Z" w16du:dateUtc="2025-12-09T11:49:00Z">
        <w:r w:rsidR="00B20066">
          <w:t>Dieser neue „Assign B</w:t>
        </w:r>
      </w:ins>
      <w:ins w:id="445" w:author="Stefan Rupp" w:date="2025-12-10T12:59:00Z" w16du:dateUtc="2025-12-10T11:59:00Z">
        <w:r w:rsidR="00B370CE">
          <w:t>reak</w:t>
        </w:r>
      </w:ins>
      <w:ins w:id="446" w:author="Stefan Rupp" w:date="2025-12-09T12:49:00Z" w16du:dateUtc="2025-12-09T11:49:00Z">
        <w:r w:rsidR="00B20066">
          <w:t>“-Button soll sich gleich rechts neben dem „Assign Best“-Button be</w:t>
        </w:r>
      </w:ins>
      <w:ins w:id="447" w:author="Stefan Rupp" w:date="2025-12-09T12:50:00Z" w16du:dateUtc="2025-12-09T11:50:00Z">
        <w:r w:rsidR="00B20066">
          <w:t>finden und genau dann aktiviert sein, wenn das erste Element im Tour Schedule eine Pause enthält</w:t>
        </w:r>
      </w:ins>
      <w:ins w:id="448" w:author="Stefan Rupp" w:date="2025-12-09T12:51:00Z" w16du:dateUtc="2025-12-09T11:51:00Z">
        <w:r w:rsidR="00B20066">
          <w:t xml:space="preserve"> (d.h. die beiden Zeitstempel thePauseStart und thePauseEnd gesetzt sind)</w:t>
        </w:r>
      </w:ins>
      <w:ins w:id="449" w:author="Stefan Rupp" w:date="2025-12-09T12:50:00Z" w16du:dateUtc="2025-12-09T11:50:00Z">
        <w:r w:rsidR="00B20066">
          <w:t xml:space="preserve">. In diesem </w:t>
        </w:r>
      </w:ins>
      <w:ins w:id="450" w:author="Stefan Rupp" w:date="2025-12-09T12:51:00Z" w16du:dateUtc="2025-12-09T11:51:00Z">
        <w:r w:rsidR="00B20066">
          <w:t>F</w:t>
        </w:r>
      </w:ins>
      <w:ins w:id="451" w:author="Stefan Rupp" w:date="2025-12-09T12:50:00Z" w16du:dateUtc="2025-12-09T11:50:00Z">
        <w:r w:rsidR="00B20066">
          <w:t>all darf der „Assign Best“-Button nicht aktiv sein. Die beiden Buttons sind also niema</w:t>
        </w:r>
      </w:ins>
      <w:ins w:id="452" w:author="Stefan Rupp" w:date="2025-12-09T12:51:00Z" w16du:dateUtc="2025-12-09T11:51:00Z">
        <w:r w:rsidR="00B20066">
          <w:t>ls</w:t>
        </w:r>
      </w:ins>
      <w:ins w:id="453" w:author="Stefan Rupp" w:date="2025-12-09T12:50:00Z" w16du:dateUtc="2025-12-09T11:50:00Z">
        <w:r w:rsidR="00B20066">
          <w:t xml:space="preserve"> beide gleichzeitig aktiv</w:t>
        </w:r>
      </w:ins>
      <w:ins w:id="454" w:author="Stefan Rupp" w:date="2025-12-09T13:01:00Z" w16du:dateUtc="2025-12-09T12:01:00Z">
        <w:r w:rsidR="00F52541">
          <w:t>:</w:t>
        </w:r>
      </w:ins>
    </w:p>
    <w:p w14:paraId="3860FA22" w14:textId="7CEFEDF0" w:rsidR="00C0453A" w:rsidDel="00B20066" w:rsidRDefault="00F52541">
      <w:pPr>
        <w:rPr>
          <w:del w:id="455" w:author="Stefan Rupp" w:date="2025-12-09T12:51:00Z" w16du:dateUtc="2025-12-09T11:51:00Z"/>
        </w:rPr>
      </w:pPr>
      <w:ins w:id="456" w:author="Stefan Rupp" w:date="2025-12-09T13:01:00Z" w16du:dateUtc="2025-12-09T12:01:00Z">
        <w:r>
          <w:rPr>
            <w:noProof/>
          </w:rPr>
          <w:drawing>
            <wp:inline distT="0" distB="0" distL="0" distR="0" wp14:anchorId="04122F7F" wp14:editId="004711F1">
              <wp:extent cx="5732145" cy="2914015"/>
              <wp:effectExtent l="0" t="0" r="1905" b="635"/>
              <wp:docPr id="6621185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145" cy="2914015"/>
                      </a:xfrm>
                      <a:prstGeom prst="rect">
                        <a:avLst/>
                      </a:prstGeom>
                      <a:noFill/>
                      <a:ln>
                        <a:noFill/>
                      </a:ln>
                    </pic:spPr>
                  </pic:pic>
                </a:graphicData>
              </a:graphic>
            </wp:inline>
          </w:drawing>
        </w:r>
      </w:ins>
      <w:del w:id="457" w:author="Stefan Rupp" w:date="2025-12-09T12:51:00Z" w16du:dateUtc="2025-12-09T11:51:00Z">
        <w:r w:rsidR="00E8532C" w:rsidDel="00B20066">
          <w:delText>im Planned Grid das Kontextmenü erweitert werden um einen neuen Eintrag „Assign Break“</w:delText>
        </w:r>
        <w:r w:rsidR="0093555C" w:rsidDel="00B20066">
          <w:delText>, der sichtbar sein soll, falls Pausen-Anweisung</w:delText>
        </w:r>
      </w:del>
      <w:del w:id="458" w:author="Stefan Rupp" w:date="2025-12-09T11:19:00Z" w16du:dateUtc="2025-12-09T10:19:00Z">
        <w:r w:rsidR="0093555C" w:rsidDel="00453598">
          <w:delText>en</w:delText>
        </w:r>
      </w:del>
      <w:del w:id="459" w:author="Stefan Rupp" w:date="2025-12-09T12:51:00Z" w16du:dateUtc="2025-12-09T11:51:00Z">
        <w:r w:rsidR="0093555C" w:rsidDel="00B20066">
          <w:delText xml:space="preserve"> durch den Disponenten möglich sind</w:delText>
        </w:r>
        <w:r w:rsidR="00B76565" w:rsidDel="00B20066">
          <w:delText xml:space="preserve"> (Fall 1)</w:delText>
        </w:r>
        <w:r w:rsidR="00C0453A" w:rsidDel="00B20066">
          <w:delText>:</w:delText>
        </w:r>
      </w:del>
    </w:p>
    <w:p w14:paraId="3A8C9B4F" w14:textId="29E3B848" w:rsidR="00C0453A" w:rsidRDefault="00C0453A" w:rsidP="00B20066">
      <w:pPr>
        <w:rPr>
          <w:ins w:id="460" w:author="Stefan Rupp" w:date="2025-12-09T11:21:00Z" w16du:dateUtc="2025-12-09T10:21:00Z"/>
        </w:rPr>
      </w:pPr>
      <w:del w:id="461" w:author="Stefan Rupp" w:date="2025-12-09T12:51:00Z" w16du:dateUtc="2025-12-09T11:51:00Z">
        <w:r w:rsidRPr="00C0453A" w:rsidDel="00B20066">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39"/>
                      <a:stretch>
                        <a:fillRect/>
                      </a:stretch>
                    </pic:blipFill>
                    <pic:spPr>
                      <a:xfrm>
                        <a:off x="0" y="0"/>
                        <a:ext cx="2491200" cy="2847600"/>
                      </a:xfrm>
                      <a:prstGeom prst="rect">
                        <a:avLst/>
                      </a:prstGeom>
                    </pic:spPr>
                  </pic:pic>
                </a:graphicData>
              </a:graphic>
            </wp:inline>
          </w:drawing>
        </w:r>
      </w:del>
    </w:p>
    <w:p w14:paraId="28CBF957" w14:textId="1840CEB3" w:rsidR="00453598" w:rsidDel="00053C25" w:rsidRDefault="00053C25" w:rsidP="00A63AF4">
      <w:pPr>
        <w:rPr>
          <w:del w:id="462" w:author="Stefan Rupp" w:date="2025-12-09T11:25:00Z" w16du:dateUtc="2025-12-09T10:25:00Z"/>
        </w:rPr>
      </w:pPr>
      <w:ins w:id="463" w:author="Stefan Rupp" w:date="2025-12-10T13:04:00Z" w16du:dateUtc="2025-12-10T12:04:00Z">
        <w:r>
          <w:t xml:space="preserve">Der neue Button soll links neben der Beschriftung „Assign Break“ </w:t>
        </w:r>
        <w:r>
          <w:t>das Break-Icon (d</w:t>
        </w:r>
      </w:ins>
      <w:ins w:id="464" w:author="Stefan Rupp" w:date="2025-12-10T13:05:00Z" w16du:dateUtc="2025-12-10T12:05:00Z">
        <w:r>
          <w:t>ie Kaffeetasse) enthalten.</w:t>
        </w:r>
      </w:ins>
    </w:p>
    <w:p w14:paraId="02D74F4A" w14:textId="77777777" w:rsidR="00053C25" w:rsidRDefault="00053C25" w:rsidP="00A63AF4">
      <w:pPr>
        <w:rPr>
          <w:ins w:id="465" w:author="Stefan Rupp" w:date="2025-12-10T13:04:00Z" w16du:dateUtc="2025-12-10T12:04:00Z"/>
        </w:rPr>
      </w:pPr>
    </w:p>
    <w:p w14:paraId="176AF1FE" w14:textId="4BF61C5F" w:rsidR="00B441D3" w:rsidRDefault="00E8532C" w:rsidP="00A63AF4">
      <w:del w:id="466" w:author="Stefan Rupp" w:date="2025-12-09T13:02:00Z" w16du:dateUtc="2025-12-09T12:02:00Z">
        <w:r w:rsidDel="00F52541">
          <w:delText>Dieser Eintrag soll auf dem ersten Element des Planned Grid dann selektierbar sein, wenn das erste Element einen Pausen-Vorschlag enthält</w:delText>
        </w:r>
      </w:del>
      <w:del w:id="467" w:author="Stefan Rupp" w:date="2025-12-09T12:51:00Z" w16du:dateUtc="2025-12-09T11:51:00Z">
        <w:r w:rsidDel="00B20066">
          <w:delText xml:space="preserve"> (d.h. die beiden Zeitstempel thePauseStart und thePauseEnd gesetzt sind)</w:delText>
        </w:r>
      </w:del>
      <w:del w:id="468" w:author="Stefan Rupp" w:date="2025-12-09T13:02:00Z" w16du:dateUtc="2025-12-09T12:02:00Z">
        <w:r w:rsidDel="00F52541">
          <w:delText xml:space="preserve">. </w:delText>
        </w:r>
      </w:del>
      <w:r>
        <w:t xml:space="preserve">Angezeigt soll </w:t>
      </w:r>
      <w:del w:id="469" w:author="Stefan Rupp" w:date="2025-12-09T13:02:00Z" w16du:dateUtc="2025-12-09T12:02:00Z">
        <w:r w:rsidDel="00F52541">
          <w:delText>die Option</w:delText>
        </w:r>
      </w:del>
      <w:ins w:id="470" w:author="Stefan Rupp" w:date="2025-12-09T13:02:00Z" w16du:dateUtc="2025-12-09T12:02:00Z">
        <w:r w:rsidR="00F52541">
          <w:t>der neue Button</w:t>
        </w:r>
      </w:ins>
      <w:r>
        <w:t xml:space="preserve"> dann, wenn die neue BA RAAB (Report &amp; Assign: Assign Break) gesetzt ist. Die neue BA soll per Default aktiv sein.</w:t>
      </w:r>
      <w:del w:id="471" w:author="Stefan Rupp" w:date="2025-12-10T13:03:00Z" w16du:dateUtc="2025-12-10T12:03:00Z">
        <w:r w:rsidDel="00053C25">
          <w:delText xml:space="preserve"> Im Gantt soll diese Option ebenfalls verfügbar sein</w:delText>
        </w:r>
        <w:r w:rsidR="00C0453A" w:rsidDel="00053C25">
          <w:delText xml:space="preserve"> (</w:delText>
        </w:r>
      </w:del>
      <w:del w:id="472" w:author="Stefan Rupp" w:date="2025-12-10T13:00:00Z" w16du:dateUtc="2025-12-10T12:00:00Z">
        <w:r w:rsidR="00C0453A" w:rsidDel="00B370CE">
          <w:delText>unmittelbar unter</w:delText>
        </w:r>
      </w:del>
      <w:del w:id="473" w:author="Stefan Rupp" w:date="2025-12-10T13:03:00Z" w16du:dateUtc="2025-12-10T12:03:00Z">
        <w:r w:rsidR="00C0453A" w:rsidDel="00053C25">
          <w:delText xml:space="preserve"> Assign Best)</w:delText>
        </w:r>
        <w:r w:rsidDel="00053C25">
          <w:delText>, fall</w:delText>
        </w:r>
        <w:r w:rsidR="00C0453A" w:rsidDel="00053C25">
          <w:delText>s das erste Proposal Pausenzeiten gesetzt hat.</w:delText>
        </w:r>
      </w:del>
    </w:p>
    <w:p w14:paraId="1307E50D" w14:textId="3299F79B" w:rsidR="006A3E73" w:rsidRDefault="00B76565" w:rsidP="00A63AF4">
      <w:pPr>
        <w:rPr>
          <w:ins w:id="474" w:author="Stefan Rupp" w:date="2025-12-09T13:09:00Z" w16du:dateUtc="2025-12-09T12:09:00Z"/>
        </w:rPr>
      </w:pPr>
      <w:r>
        <w:lastRenderedPageBreak/>
        <w:t xml:space="preserve">Werden Pausen nicht durch den Disponenten angewiesen (Fall 2), so soll es diesen neuen </w:t>
      </w:r>
      <w:del w:id="475" w:author="Stefan Rupp" w:date="2025-12-09T13:08:00Z" w16du:dateUtc="2025-12-09T12:08:00Z">
        <w:r w:rsidDel="00635CAF">
          <w:delText xml:space="preserve">Eintrag </w:delText>
        </w:r>
      </w:del>
      <w:ins w:id="476" w:author="Stefan Rupp" w:date="2025-12-09T13:08:00Z" w16du:dateUtc="2025-12-09T12:08:00Z">
        <w:r w:rsidR="00635CAF">
          <w:t xml:space="preserve">Button </w:t>
        </w:r>
      </w:ins>
      <w:r>
        <w:t>nicht geben.</w:t>
      </w:r>
    </w:p>
    <w:p w14:paraId="5986B2B7" w14:textId="56F43258" w:rsidR="00635CAF" w:rsidRDefault="00635CAF" w:rsidP="00A63AF4">
      <w:pPr>
        <w:rPr>
          <w:ins w:id="477" w:author="Stefan Rupp" w:date="2025-12-09T13:10:00Z" w16du:dateUtc="2025-12-09T12:10:00Z"/>
        </w:rPr>
      </w:pPr>
      <w:ins w:id="478" w:author="Stefan Rupp" w:date="2025-12-09T13:09:00Z" w16du:dateUtc="2025-12-09T12:09:00Z">
        <w:r>
          <w:t>Genauso soll d</w:t>
        </w:r>
      </w:ins>
      <w:ins w:id="479" w:author="Stefan Rupp" w:date="2025-12-09T13:10:00Z" w16du:dateUtc="2025-12-09T12:10:00Z">
        <w:r>
          <w:t>as Gantt-Kontextmenü verändert werden. Hier gibt es aktuell als oberste Option auf dem ersten Element des Tour-Schedules, den Eintrag „Assign Best“:</w:t>
        </w:r>
      </w:ins>
    </w:p>
    <w:p w14:paraId="5FC1D9AC" w14:textId="69D77B3E" w:rsidR="00635CAF" w:rsidRDefault="00635CAF" w:rsidP="00A63AF4">
      <w:pPr>
        <w:rPr>
          <w:ins w:id="480" w:author="Stefan Rupp" w:date="2025-12-09T13:10:00Z" w16du:dateUtc="2025-12-09T12:10:00Z"/>
        </w:rPr>
      </w:pPr>
      <w:ins w:id="481" w:author="Stefan Rupp" w:date="2025-12-09T13:10:00Z" w16du:dateUtc="2025-12-09T12:10:00Z">
        <w:r w:rsidRPr="00635CAF">
          <w:rPr>
            <w:noProof/>
          </w:rPr>
          <w:drawing>
            <wp:inline distT="0" distB="0" distL="0" distR="0" wp14:anchorId="376AFD8C" wp14:editId="19359A62">
              <wp:extent cx="3525675" cy="1410270"/>
              <wp:effectExtent l="0" t="0" r="0" b="0"/>
              <wp:docPr id="146912344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3440" name="Grafik 1" descr="Ein Bild, das Text, Screenshot, Reihe, Schrift enthält.&#10;&#10;KI-generierte Inhalte können fehlerhaft sein."/>
                      <pic:cNvPicPr/>
                    </pic:nvPicPr>
                    <pic:blipFill>
                      <a:blip r:embed="rId40"/>
                      <a:stretch>
                        <a:fillRect/>
                      </a:stretch>
                    </pic:blipFill>
                    <pic:spPr>
                      <a:xfrm>
                        <a:off x="0" y="0"/>
                        <a:ext cx="3525675" cy="1410270"/>
                      </a:xfrm>
                      <a:prstGeom prst="rect">
                        <a:avLst/>
                      </a:prstGeom>
                    </pic:spPr>
                  </pic:pic>
                </a:graphicData>
              </a:graphic>
            </wp:inline>
          </w:drawing>
        </w:r>
      </w:ins>
    </w:p>
    <w:p w14:paraId="1E7FFD7A" w14:textId="77777777" w:rsidR="002260CC" w:rsidRDefault="00635CAF" w:rsidP="00A63AF4">
      <w:pPr>
        <w:rPr>
          <w:ins w:id="482" w:author="Stefan Rupp" w:date="2025-12-09T14:16:00Z" w16du:dateUtc="2025-12-09T13:16:00Z"/>
        </w:rPr>
      </w:pPr>
      <w:ins w:id="483" w:author="Stefan Rupp" w:date="2025-12-09T13:10:00Z" w16du:dateUtc="2025-12-09T12:10:00Z">
        <w:r>
          <w:t xml:space="preserve">Auch dieser Eintrag soll </w:t>
        </w:r>
      </w:ins>
      <w:ins w:id="484" w:author="Stefan Rupp" w:date="2025-12-09T13:11:00Z" w16du:dateUtc="2025-12-09T12:11:00Z">
        <w:r>
          <w:t>deaktiviert werden, wenn dieses erste Element eine Pause enthält und Pausen durch den Disponenten angewiesen werden (Fall 1).</w:t>
        </w:r>
      </w:ins>
      <w:ins w:id="485" w:author="Stefan Rupp" w:date="2025-12-09T14:13:00Z" w16du:dateUtc="2025-12-09T13:13:00Z">
        <w:r w:rsidR="002260CC">
          <w:t xml:space="preserve"> In dem Fall muss die Gui erkennen, auf welchem </w:t>
        </w:r>
      </w:ins>
      <w:ins w:id="486" w:author="Stefan Rupp" w:date="2025-12-09T14:14:00Z" w16du:dateUtc="2025-12-09T13:14:00Z">
        <w:r w:rsidR="002260CC">
          <w:t>Teil des Folgeproposals der Rechtsklick erfolgte: Passiert das auf der Lieferung selbst, soll das normale Kontextmenü mit (deaktiviertem) „Assign Best“-Eintrag angezeigt werden, erfolgte der Rechtsklick aber auf der Pause (also auf dem schr</w:t>
        </w:r>
      </w:ins>
      <w:ins w:id="487" w:author="Stefan Rupp" w:date="2025-12-09T14:15:00Z" w16du:dateUtc="2025-12-09T13:15:00Z">
        <w:r w:rsidR="002260CC">
          <w:t>affierten Bereich des Proposals), so soll statt des normalen Kontextmenüs ein anderes Kontextmenü angezeigt werden, welches nur den (aktiven) Eintrag „Assign Break“ enthält.</w:t>
        </w:r>
      </w:ins>
    </w:p>
    <w:p w14:paraId="3138722D" w14:textId="45D193CC" w:rsidR="002260CC" w:rsidRDefault="002260CC" w:rsidP="00A63AF4">
      <w:pPr>
        <w:rPr>
          <w:ins w:id="488" w:author="Stefan Rupp" w:date="2025-12-09T14:17:00Z" w16du:dateUtc="2025-12-09T13:17:00Z"/>
        </w:rPr>
      </w:pPr>
      <w:ins w:id="489" w:author="Stefan Rupp" w:date="2025-12-09T14:15:00Z" w16du:dateUtc="2025-12-09T13:15:00Z">
        <w:r>
          <w:t xml:space="preserve">Wird das Kontextmenü auf einer zukünftigen </w:t>
        </w:r>
      </w:ins>
      <w:ins w:id="490" w:author="Stefan Rupp" w:date="2025-12-09T14:16:00Z" w16du:dateUtc="2025-12-09T13:16:00Z">
        <w:r>
          <w:t>Pause aktiviert, die nicht im ersten Element des Tour-Schedules liegt, soll zwar dieses neue Kontextmenü angezeigt werden, der Eintrag „Assign Break“§ soll dabei aber dea</w:t>
        </w:r>
      </w:ins>
      <w:ins w:id="491" w:author="Stefan Rupp" w:date="2025-12-09T14:17:00Z" w16du:dateUtc="2025-12-09T13:17:00Z">
        <w:r>
          <w:t>ktiviert sein, d.h. nicht auswählbar.</w:t>
        </w:r>
      </w:ins>
    </w:p>
    <w:p w14:paraId="763F3E5B" w14:textId="1EB9FE3C" w:rsidR="002260CC" w:rsidRDefault="002260CC" w:rsidP="00A63AF4">
      <w:pPr>
        <w:rPr>
          <w:ins w:id="492" w:author="Stefan Rupp" w:date="2025-12-10T13:03:00Z" w16du:dateUtc="2025-12-10T12:03:00Z"/>
        </w:rPr>
      </w:pPr>
      <w:ins w:id="493" w:author="Stefan Rupp" w:date="2025-12-09T14:17:00Z" w16du:dateUtc="2025-12-09T13:17:00Z">
        <w:r>
          <w:t>Im OE</w:t>
        </w:r>
      </w:ins>
      <w:ins w:id="494" w:author="Stefan Rupp" w:date="2025-12-09T14:18:00Z" w16du:dateUtc="2025-12-09T13:18:00Z">
        <w:r>
          <w:t xml:space="preserve">V-Modus sollen beide Einträge </w:t>
        </w:r>
      </w:ins>
      <w:ins w:id="495" w:author="Stefan Rupp" w:date="2025-12-09T14:19:00Z" w16du:dateUtc="2025-12-09T13:19:00Z">
        <w:r>
          <w:t>(„</w:t>
        </w:r>
      </w:ins>
      <w:ins w:id="496" w:author="Stefan Rupp" w:date="2025-12-09T14:18:00Z" w16du:dateUtc="2025-12-09T13:18:00Z">
        <w:r>
          <w:t>Assign Best</w:t>
        </w:r>
      </w:ins>
      <w:ins w:id="497" w:author="Stefan Rupp" w:date="2025-12-09T14:19:00Z" w16du:dateUtc="2025-12-09T13:19:00Z">
        <w:r>
          <w:t>“</w:t>
        </w:r>
      </w:ins>
      <w:ins w:id="498" w:author="Stefan Rupp" w:date="2025-12-09T14:18:00Z" w16du:dateUtc="2025-12-09T13:18:00Z">
        <w:r>
          <w:t xml:space="preserve"> und </w:t>
        </w:r>
      </w:ins>
      <w:ins w:id="499" w:author="Stefan Rupp" w:date="2025-12-09T14:19:00Z" w16du:dateUtc="2025-12-09T13:19:00Z">
        <w:r>
          <w:t>„</w:t>
        </w:r>
      </w:ins>
      <w:ins w:id="500" w:author="Stefan Rupp" w:date="2025-12-09T14:18:00Z" w16du:dateUtc="2025-12-09T13:18:00Z">
        <w:r>
          <w:t>Assign Break</w:t>
        </w:r>
      </w:ins>
      <w:ins w:id="501" w:author="Stefan Rupp" w:date="2025-12-09T14:19:00Z" w16du:dateUtc="2025-12-09T13:19:00Z">
        <w:r>
          <w:t>“</w:t>
        </w:r>
      </w:ins>
      <w:ins w:id="502" w:author="Stefan Rupp" w:date="2025-12-09T14:18:00Z" w16du:dateUtc="2025-12-09T13:18:00Z">
        <w:r>
          <w:t xml:space="preserve">) immer </w:t>
        </w:r>
      </w:ins>
      <w:ins w:id="503" w:author="Stefan Rupp" w:date="2025-12-09T14:19:00Z" w16du:dateUtc="2025-12-09T13:19:00Z">
        <w:r>
          <w:t>unsichtbar sein. Das Kontextmenü auf einer Pause soll das gleiche sein wie für Lieferungen.</w:t>
        </w:r>
      </w:ins>
    </w:p>
    <w:p w14:paraId="48F21A79" w14:textId="4CD99407" w:rsidR="00053C25" w:rsidRDefault="00053C25" w:rsidP="00A63AF4">
      <w:pPr>
        <w:rPr>
          <w:ins w:id="504" w:author="Stefan Rupp" w:date="2025-12-09T14:13:00Z" w16du:dateUtc="2025-12-09T13:13:00Z"/>
        </w:rPr>
      </w:pPr>
      <w:ins w:id="505" w:author="Stefan Rupp" w:date="2025-12-10T13:03:00Z" w16du:dateUtc="2025-12-10T12:03:00Z">
        <w:r>
          <w:t xml:space="preserve">Der Kontextmenüeintrag „Assign Break“ soll ebenfalls an die BA RAAB gebunden </w:t>
        </w:r>
      </w:ins>
      <w:ins w:id="506" w:author="Stefan Rupp" w:date="2025-12-10T13:04:00Z" w16du:dateUtc="2025-12-10T12:04:00Z">
        <w:r>
          <w:t>werden.</w:t>
        </w:r>
      </w:ins>
    </w:p>
    <w:p w14:paraId="4EDD8B07" w14:textId="18828C52" w:rsidR="00635CAF" w:rsidDel="002260CC" w:rsidRDefault="00635CAF" w:rsidP="00A63AF4">
      <w:pPr>
        <w:rPr>
          <w:del w:id="507" w:author="Stefan Rupp" w:date="2025-12-09T14:13:00Z" w16du:dateUtc="2025-12-09T13:13:00Z"/>
        </w:rPr>
      </w:pPr>
      <w:bookmarkStart w:id="508" w:name="_Toc216263932"/>
      <w:bookmarkStart w:id="509" w:name="_Toc216268498"/>
      <w:bookmarkEnd w:id="508"/>
      <w:bookmarkEnd w:id="509"/>
    </w:p>
    <w:p w14:paraId="01A36EC9" w14:textId="061F8057" w:rsidR="00782E6C" w:rsidRDefault="00782E6C" w:rsidP="00782E6C">
      <w:pPr>
        <w:pStyle w:val="berschrift3"/>
        <w:rPr>
          <w:lang w:val="en-GB"/>
        </w:rPr>
      </w:pPr>
      <w:bookmarkStart w:id="510" w:name="_Toc216268499"/>
      <w:r w:rsidRPr="00782E6C">
        <w:rPr>
          <w:lang w:val="en-GB"/>
        </w:rPr>
        <w:t>Break-Assignment beim Assign-B</w:t>
      </w:r>
      <w:r>
        <w:rPr>
          <w:lang w:val="en-GB"/>
        </w:rPr>
        <w:t>est (Non-Telematik)</w:t>
      </w:r>
      <w:bookmarkEnd w:id="510"/>
    </w:p>
    <w:p w14:paraId="3298CA55" w14:textId="14071416" w:rsidR="00B76565" w:rsidRDefault="00B76565" w:rsidP="00B76565">
      <w:pPr>
        <w:pStyle w:val="berschrift4"/>
      </w:pPr>
      <w:r w:rsidRPr="006A3E73">
        <w:rPr>
          <w:lang w:val="en-GB"/>
        </w:rPr>
        <w:t xml:space="preserve"> </w:t>
      </w:r>
      <w:r>
        <w:t>Fall 1: Pausen-Anweisung durch Disponenten</w:t>
      </w:r>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Beim Assign-Best eines Proposals an ein Non-Telematik-Fahrzeug wird üblicherweise die Leerfahrt zum Ladewerk des Folgeproposals mit angewiesen. Enthält diese Leerfahrt eine Pause, so soll diese zusammen mit der Leerfahrt angewiesen werden.</w:t>
      </w:r>
    </w:p>
    <w:p w14:paraId="4EE846A7" w14:textId="67CFADC7" w:rsidR="00FC63BC" w:rsidRDefault="00FC63BC" w:rsidP="00782E6C">
      <w:r w:rsidRPr="00FC63BC">
        <w:rPr>
          <w:noProof/>
        </w:rPr>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41"/>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Durch das Assignment an den non-Telematik-Truck wird eine mögliche Pause des Follow-Up-Proposals direkt mit angewiesen:</w:t>
      </w:r>
    </w:p>
    <w:p w14:paraId="394F7F12" w14:textId="431A3880" w:rsidR="00FC63BC" w:rsidRDefault="00FC63BC" w:rsidP="00782E6C">
      <w:r w:rsidRPr="00FC63BC">
        <w:rPr>
          <w:noProof/>
        </w:rPr>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42"/>
                    <a:stretch>
                      <a:fillRect/>
                    </a:stretch>
                  </pic:blipFill>
                  <pic:spPr>
                    <a:xfrm>
                      <a:off x="0" y="0"/>
                      <a:ext cx="5759450" cy="1290955"/>
                    </a:xfrm>
                    <a:prstGeom prst="rect">
                      <a:avLst/>
                    </a:prstGeom>
                  </pic:spPr>
                </pic:pic>
              </a:graphicData>
            </a:graphic>
          </wp:inline>
        </w:drawing>
      </w:r>
    </w:p>
    <w:p w14:paraId="0F1101C6" w14:textId="6FF0BFDD" w:rsidR="00782E6C" w:rsidRDefault="00782E6C" w:rsidP="00782E6C">
      <w:commentRangeStart w:id="511"/>
      <w:r>
        <w:t>Im Extremfall könnte ein Assign-Best an ein Non-Telematik-Fahrzeug gleich zwei Pausen anweisen</w:t>
      </w:r>
      <w:commentRangeEnd w:id="511"/>
      <w:r w:rsidR="00332090">
        <w:rPr>
          <w:rStyle w:val="Kommentarzeichen"/>
        </w:rPr>
        <w:commentReference w:id="511"/>
      </w:r>
      <w:r>
        <w:t>: Eine auf dem Weg zum ersten Ladewerk und eine zweite nach dem Abladen auf dem Rückweg zum zweiten Ladewerk</w:t>
      </w:r>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47"/>
                    <a:stretch>
                      <a:fillRect/>
                    </a:stretch>
                  </pic:blipFill>
                  <pic:spPr>
                    <a:xfrm>
                      <a:off x="0" y="0"/>
                      <a:ext cx="5759450" cy="1287145"/>
                    </a:xfrm>
                    <a:prstGeom prst="rect">
                      <a:avLst/>
                    </a:prstGeom>
                  </pic:spPr>
                </pic:pic>
              </a:graphicData>
            </a:graphic>
          </wp:inline>
        </w:drawing>
      </w:r>
    </w:p>
    <w:p w14:paraId="74BC7165" w14:textId="07CFCD68" w:rsidR="0087264C" w:rsidRDefault="0087264C" w:rsidP="00782E6C">
      <w:r>
        <w:lastRenderedPageBreak/>
        <w:t xml:space="preserve">Sind sowohl vor als auch nach der Lieferung Pausen geplant, muss eine Anweisung </w:t>
      </w:r>
      <w:r w:rsidR="000D3375">
        <w:t>gleich beide Pausen zusammen mit der Lieferung und der Leerfahrt am Ende mit anweisen:</w:t>
      </w:r>
    </w:p>
    <w:p w14:paraId="60E2F863" w14:textId="38D194E8" w:rsidR="0087264C" w:rsidRDefault="0087264C" w:rsidP="00782E6C">
      <w:r w:rsidRPr="0087264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8"/>
                    <a:stretch>
                      <a:fillRect/>
                    </a:stretch>
                  </pic:blipFill>
                  <pic:spPr>
                    <a:xfrm>
                      <a:off x="0" y="0"/>
                      <a:ext cx="5759450" cy="1299845"/>
                    </a:xfrm>
                    <a:prstGeom prst="rect">
                      <a:avLst/>
                    </a:prstGeom>
                  </pic:spPr>
                </pic:pic>
              </a:graphicData>
            </a:graphic>
          </wp:inline>
        </w:drawing>
      </w:r>
    </w:p>
    <w:p w14:paraId="1F24D222" w14:textId="5B713E61" w:rsidR="00B76565" w:rsidRDefault="00B76565" w:rsidP="00782E6C">
      <w:r>
        <w:t>Das ist vermutlich eher die Ausnahme für Beton-Lieferungen, sollte bei der Entwicklung jedoch berücksichtigt werden.</w:t>
      </w:r>
    </w:p>
    <w:p w14:paraId="5605AC3F" w14:textId="0776CCD7" w:rsidR="00B76565" w:rsidRDefault="00B76565" w:rsidP="00B76565">
      <w:pPr>
        <w:pStyle w:val="berschrift4"/>
      </w:pPr>
      <w:r>
        <w:t xml:space="preserve"> 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 xml:space="preserve">Pausen werden auch an Non-Telematik-Fahrzeuge nicht mit angewiesen. Es werden weder die vorgeschlagenen Pausen nach der Lieferung auf dem Rückweg, noch die auf dem Weg zum ersten Ladewerk mit angewiesen. Wie schon für Telematik-Fahrzeuge gibt es auch für Non-Telematik-Fahrzeuge kein Assign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512" w:name="_Toc216268500"/>
      <w:r>
        <w:t>Telematik-Integration von Pausen-Assignments</w:t>
      </w:r>
      <w:bookmarkEnd w:id="512"/>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Pausen-Assignment an ein Non-Telematik-Fahrzeug</w:t>
      </w:r>
    </w:p>
    <w:p w14:paraId="6355981E" w14:textId="77777777" w:rsidR="000D3375" w:rsidRDefault="000D3375" w:rsidP="000D3375">
      <w:r>
        <w:t>Wird eine Pause einem Non-Telematik-Truck angewiesen, gilt diese – wie bisher – als automatisch (implizit) akzeptiert.</w:t>
      </w:r>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r>
        <w:t>Angewiesene Pausen können vom Fahrer abgelehnt werden. Passiert dies, so muss die Pause auch – wie bisher – aus dem Schedule wieder entfernt werden.</w:t>
      </w:r>
    </w:p>
    <w:p w14:paraId="2D0DDF4C" w14:textId="4CAB8573" w:rsidR="00CC1F3B" w:rsidRDefault="00B55C66" w:rsidP="000E1AEB">
      <w:pPr>
        <w:pStyle w:val="berschrift2"/>
        <w:rPr>
          <w:lang w:val="en-GB"/>
        </w:rPr>
      </w:pPr>
      <w:bookmarkStart w:id="513" w:name="_Ref203482267"/>
      <w:bookmarkStart w:id="514" w:name="_Toc216268501"/>
      <w:r w:rsidRPr="00B55C66">
        <w:rPr>
          <w:lang w:val="en-GB"/>
        </w:rPr>
        <w:lastRenderedPageBreak/>
        <w:t>Manual Adjustment of Break P</w:t>
      </w:r>
      <w:r>
        <w:rPr>
          <w:lang w:val="en-GB"/>
        </w:rPr>
        <w:t>lanning</w:t>
      </w:r>
      <w:bookmarkEnd w:id="513"/>
      <w:bookmarkEnd w:id="514"/>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(z.B. weil der Fahrer die tatsächlich genommen</w:t>
      </w:r>
      <w:r w:rsidR="000E1AEB">
        <w:t>en Pausen nicht über sein Endgerät reportet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r w:rsidRPr="000E1AEB">
        <w:rPr>
          <w:rFonts w:ascii="Courier New" w:hAnsi="Courier New" w:cs="Courier New"/>
        </w:rPr>
        <w:t>ManageShiftBreaks</w:t>
      </w:r>
      <w:r>
        <w:t>. Siehe ITMS-786.</w:t>
      </w:r>
    </w:p>
    <w:p w14:paraId="1D81A597" w14:textId="5DE514AF" w:rsidR="005975CB" w:rsidRDefault="005975CB" w:rsidP="00B55C66">
      <w:r>
        <w:t>Es wird dazu Gui-seitig eine Erweiterung des Break-Kontextmenüs gebaut, mit dem dem MIXOR gesagt werden kann, wie er mit einer Pause umzugehen hat:</w:t>
      </w:r>
    </w:p>
    <w:p w14:paraId="76181FCD" w14:textId="4261754B" w:rsidR="005975CB" w:rsidRDefault="005975CB" w:rsidP="00B55C66">
      <w:r w:rsidRPr="005975CB">
        <w:rPr>
          <w:noProof/>
        </w:rPr>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9"/>
                    <a:stretch>
                      <a:fillRect/>
                    </a:stretch>
                  </pic:blipFill>
                  <pic:spPr>
                    <a:xfrm>
                      <a:off x="0" y="0"/>
                      <a:ext cx="5759450" cy="2702560"/>
                    </a:xfrm>
                    <a:prstGeom prst="rect">
                      <a:avLst/>
                    </a:prstGeom>
                  </pic:spPr>
                </pic:pic>
              </a:graphicData>
            </a:graphic>
          </wp:inline>
        </w:drawing>
      </w:r>
    </w:p>
    <w:p w14:paraId="16F3B294" w14:textId="18934F75" w:rsidR="000E1AEB" w:rsidRPr="00B55C66" w:rsidRDefault="00B76565" w:rsidP="00B55C66">
      <w:r>
        <w:t xml:space="preserve">Urspünglicher </w:t>
      </w:r>
      <w:r w:rsidR="000E1AEB">
        <w:t>HLE (Gui): 2 Tage</w:t>
      </w:r>
    </w:p>
    <w:p w14:paraId="5E06AEC3" w14:textId="4FC092C5" w:rsidR="00D15955" w:rsidRDefault="00D15955" w:rsidP="00D15955">
      <w:pPr>
        <w:pStyle w:val="berschrift2"/>
      </w:pPr>
      <w:bookmarkStart w:id="515" w:name="_Toc216268502"/>
      <w:r>
        <w:t>Breaks per Optimization Mode</w:t>
      </w:r>
      <w:bookmarkEnd w:id="515"/>
    </w:p>
    <w:p w14:paraId="7CE4FD73" w14:textId="2A220CEC" w:rsidR="00D15955" w:rsidRDefault="00D15955" w:rsidP="00D15955">
      <w:r>
        <w:t>Die in ITMS-796 beschriebene Alternative Lösung über das Break Handling Bitfeld ist serverseitig bereits umgesetzt und benötigt damit keine weiteren Aufwände, da die Gui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rPr>
          <w:noProof/>
        </w:rPr>
        <w:lastRenderedPageBreak/>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6"/>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516" w:name="_Toc216268503"/>
      <w:r w:rsidRPr="008F1DD3">
        <w:t>Display Approach left-aligned</w:t>
      </w:r>
      <w:bookmarkEnd w:id="516"/>
    </w:p>
    <w:p w14:paraId="7C7D5154" w14:textId="32D1F53B" w:rsidR="008F1DD3" w:rsidRDefault="008F1DD3" w:rsidP="008F1DD3">
      <w:r>
        <w:t>In Dispatchgruppen mit Mixor-Optimierung soll die Gui Approach-Phasen im TS und den OEVn-Schedules „linksbündig“ darstellen, d.h. immer beginnend mit dem Ende des vorhergehenden Schedule-Elements. Lücken zwischen diesem Approach und der darauf folgenden Lade-Phase sollen wie idle-Zeiten dargestellt werden (anstatt wie bisher die idle-Zeit zwischen dem vorherigen ScheduleElement und dem Start Approach anzuzeigen): ITMS-940.</w:t>
      </w:r>
    </w:p>
    <w:p w14:paraId="5B4FB7C0" w14:textId="4D6C1748" w:rsidR="00364111" w:rsidRDefault="00364111" w:rsidP="008F1DD3">
      <w:r>
        <w:t>Der Mixor macht das – abhängig von einer Schaltereinstellung – jetzt schon.</w:t>
      </w:r>
      <w:r w:rsidR="00BC6791">
        <w:t xml:space="preserve"> Die Delphi-Gui kommt damit jedoch nicht richtig zurecht und zeichnet die </w:t>
      </w:r>
      <w:r w:rsidR="00695CD6">
        <w:t>i</w:t>
      </w:r>
      <w:r w:rsidR="00BC6791">
        <w:t>dle</w:t>
      </w:r>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r w:rsidR="00695CD6">
        <w:t>i</w:t>
      </w:r>
      <w:r w:rsidR="00BC6791">
        <w:t>dle</w:t>
      </w:r>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Proposals muss die Web-GUI hier wieder angepasst werden, dass Wait4Load-Zeiten nur im PS und AS als schraffierter Bereich angezeigt wird. Im TS und in den OEV-Schedules soll das nicht länger passieren, damit die vom Mixor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r w:rsidRPr="00EB3A0D">
        <w:rPr>
          <w:color w:val="00B050"/>
        </w:rPr>
        <w:t>Assign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517" w:name="_Toc216268504"/>
      <w:r w:rsidRPr="001B7D3F">
        <w:rPr>
          <w:lang w:val="en-GB"/>
        </w:rPr>
        <w:t>Display Breaks in Tour Schedule</w:t>
      </w:r>
      <w:bookmarkEnd w:id="517"/>
    </w:p>
    <w:p w14:paraId="5F1D61C7" w14:textId="4D88E75F" w:rsidR="00E366E9" w:rsidRDefault="00E366E9" w:rsidP="00E366E9">
      <w:r>
        <w:t xml:space="preserve">Die Mixor-Optimierung schlägt Pausen stets entweder während einer Leerfahrt vor (d.h. inmitten der Approach-Phase einer Lieferung), oder davor oder danach. Dabei können ggf. „Lücken“, also idle-Zeiten entstehen, entweder aus der linken Seite zwischen dem Ende der Anfahrt (Arrive Plant) und dem Pausenbeginn, und/oder auf </w:t>
      </w:r>
      <w:r>
        <w:lastRenderedPageBreak/>
        <w:t>der rechten Seite zwischen dem Pausenende und dem Beginn des Ladens (Start Load). Diese Zeiten müssen in der Gui als idle-Zeiten dargestellt werden (ITMS-941).</w:t>
      </w:r>
    </w:p>
    <w:p w14:paraId="0BF376A5" w14:textId="7477057D" w:rsidR="00E366E9" w:rsidRDefault="00E366E9" w:rsidP="00E366E9">
      <w:r>
        <w:t>Die Gui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518" w:name="_Toc216268505"/>
      <w:r w:rsidRPr="00E366E9">
        <w:rPr>
          <w:lang w:val="en-GB"/>
        </w:rPr>
        <w:t>Breaks in Tour Schedule and Update Schedules</w:t>
      </w:r>
      <w:bookmarkEnd w:id="518"/>
    </w:p>
    <w:p w14:paraId="356EDC08" w14:textId="4A2BF8BE" w:rsidR="00E366E9" w:rsidRDefault="00E366E9" w:rsidP="00E366E9">
      <w:r w:rsidRPr="00E366E9">
        <w:t>Der Mixor-Optimierer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Ein Sonderfall ist der, dass die Pause „außerhalb“ des eigentlichen Proposals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50"/>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Update-Schedules-Handler die Pausenzeiten schon mit der now-Linie nach rechts schieben, um einen Overlap mit dem returnRun im AS zu vermeiden. Das eigentliche Proposal bleibt dabei zeitlich fest. Das Schieben soll so lange geschehen, bis die idle-Zeit zwischen Pausen-Ende und dem geplanten Start-Load verbraucht ist. Von da an soll die Pause zusammen mit dem Proposal geschoben werden.</w:t>
      </w:r>
    </w:p>
    <w:p w14:paraId="52676D44" w14:textId="76849347" w:rsidR="00E366E9" w:rsidRDefault="001B7D3F" w:rsidP="001B7D3F">
      <w:pPr>
        <w:pStyle w:val="berschrift2"/>
      </w:pPr>
      <w:bookmarkStart w:id="519" w:name="_Toc216268506"/>
      <w:r>
        <w:lastRenderedPageBreak/>
        <w:t>Manuelle Transaktionen</w:t>
      </w:r>
      <w:bookmarkEnd w:id="519"/>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520" w:name="_Toc216268507"/>
      <w:r>
        <w:t>Assignment</w:t>
      </w:r>
      <w:bookmarkEnd w:id="520"/>
    </w:p>
    <w:p w14:paraId="6F8EE5D1" w14:textId="589BCCBD" w:rsidR="00695CD6" w:rsidRDefault="00695CD6" w:rsidP="00695CD6">
      <w:r>
        <w:t>Wird eine Pause, die sich unmittelbar an eine Leerfahrt anschließt, angewiesen, so beginnt diese prinzipiell immer unmittelbar mit der Ankunft am Werk.</w:t>
      </w:r>
      <w:r w:rsidR="006E5CB4">
        <w:t xml:space="preserve"> Es ist mit dem Schedules Break-Konzept zwar möglich, dass der Fahrer diese Pause dann ablehnt (declined), aber solange das nicht passiert, muss davon ausgegangen werden, dass die Pause startet, sobald der Truck am Werk eintrifft.</w:t>
      </w:r>
    </w:p>
    <w:p w14:paraId="3F6305F6" w14:textId="7F38A3BE" w:rsidR="00782734" w:rsidRDefault="00782734" w:rsidP="00782734">
      <w:pPr>
        <w:pStyle w:val="berschrift3"/>
      </w:pPr>
      <w:bookmarkStart w:id="521" w:name="_Toc216268508"/>
      <w:r>
        <w:t>Time Extensions</w:t>
      </w:r>
      <w:bookmarkEnd w:id="521"/>
    </w:p>
    <w:p w14:paraId="4A2D176E" w14:textId="5E32A4E3" w:rsidR="00782734" w:rsidRDefault="00E9646D" w:rsidP="00782734">
      <w:r>
        <w:t>Bekommt der Truck eine Time Extension, schiebt sich der AS und TS des Trucks ab „now“ um die entsprechende Zeit nach rechts (oder links bei Eingabe einer negativen Time Extension).</w:t>
      </w:r>
      <w:r w:rsidR="00A86CFD">
        <w:t xml:space="preserve"> Eventuelle in den SEs des AS und TS enthaltene Pausenzeiten sind 1:1 mit zu verschieben.</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522" w:name="_Toc216268509"/>
      <w:r>
        <w:t>Zurückschreiben von Optimierungs-Ergebnissen</w:t>
      </w:r>
      <w:bookmarkEnd w:id="522"/>
    </w:p>
    <w:p w14:paraId="49B5B78C" w14:textId="11FF4DCA" w:rsidR="009C349D" w:rsidRDefault="009F7513" w:rsidP="00B87F2A">
      <w:pPr>
        <w:pStyle w:val="berschrift2"/>
      </w:pPr>
      <w:bookmarkStart w:id="523" w:name="_Toc216268510"/>
      <w:r>
        <w:t xml:space="preserve">Zurückschreiben von RT-Optimierungsergebnissen mit Hilfe des </w:t>
      </w:r>
      <w:r w:rsidR="009C349D">
        <w:t>Optim-Schedule</w:t>
      </w:r>
      <w:r>
        <w:t>s</w:t>
      </w:r>
      <w:r w:rsidR="009C349D">
        <w:t xml:space="preserve"> (OS)</w:t>
      </w:r>
      <w:bookmarkEnd w:id="523"/>
    </w:p>
    <w:p w14:paraId="732FE3FF" w14:textId="4AE1770B" w:rsidR="009C349D" w:rsidRDefault="009C349D" w:rsidP="009C349D">
      <w:r>
        <w:t>Die Ergebnisse (Solutions) der MIXOR-Optimierung sollen zunächst in einem Optim-Schedule geschrieben werden, von wo aus sie danach in einem zweiten Schritt mit dem TS „verwoben“ werden müssen.</w:t>
      </w:r>
    </w:p>
    <w:p w14:paraId="5AFC9E72" w14:textId="1249DB26" w:rsidR="009C349D" w:rsidRDefault="009C349D" w:rsidP="009F7513">
      <w:pPr>
        <w:pStyle w:val="berschrift3"/>
      </w:pPr>
      <w:bookmarkStart w:id="524" w:name="_Toc216268511"/>
      <w:r>
        <w:t>Verweben des OS mit dem TS</w:t>
      </w:r>
      <w:bookmarkEnd w:id="524"/>
    </w:p>
    <w:p w14:paraId="38051699" w14:textId="77777777" w:rsidR="009F7513" w:rsidRDefault="009F7513" w:rsidP="009F7513">
      <w:r>
        <w:t>Die Ergebnisse der Mixor-Optimierung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lastRenderedPageBreak/>
        <w:t>Um das Verweben der Optimiererergebnisse mit dem TS durchzuführen, müssen einige Sonderfälle betrachtet werden. Damit keine vergessen werden, sollte das bestehende transfer_planned() und should_write aus dem SaveVisitor gesichtet werden.</w:t>
      </w:r>
    </w:p>
    <w:p w14:paraId="3080A6F5" w14:textId="12C7B4BA" w:rsidR="009C349D" w:rsidRPr="00EB3A0D" w:rsidRDefault="009C349D" w:rsidP="009C349D">
      <w:pPr>
        <w:rPr>
          <w:color w:val="00B050"/>
        </w:rPr>
      </w:pPr>
      <w:r w:rsidRPr="00EB3A0D">
        <w:rPr>
          <w:color w:val="00B050"/>
        </w:rPr>
        <w:t>TODO: Sichtung von transfer_planned() und should_write() im SaveVisitor.</w:t>
      </w:r>
    </w:p>
    <w:p w14:paraId="7DFCCFA3" w14:textId="77777777" w:rsidR="009F7513" w:rsidRDefault="009F7513" w:rsidP="009F7513">
      <w:pPr>
        <w:pStyle w:val="berschrift3"/>
      </w:pPr>
      <w:bookmarkStart w:id="525" w:name="_Toc216268512"/>
      <w:r>
        <w:t>Zu beachtende Sonderfälle, die für FIFO gefixt wurden</w:t>
      </w:r>
      <w:bookmarkEnd w:id="525"/>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r w:rsidRPr="006A728E">
              <w:t>change the FAS/SAS</w:t>
            </w:r>
          </w:p>
        </w:tc>
        <w:tc>
          <w:tcPr>
            <w:tcW w:w="4247" w:type="dxa"/>
          </w:tcPr>
          <w:p w14:paraId="5B6977CC" w14:textId="77777777" w:rsidR="009F7513" w:rsidRDefault="009F7513" w:rsidP="009B6474">
            <w:pPr>
              <w:jc w:val="left"/>
            </w:pPr>
            <w:r w:rsidRPr="006A728E">
              <w:t>Parallel</w:t>
            </w:r>
            <w:r>
              <w:t xml:space="preserve"> </w:t>
            </w:r>
            <w:r w:rsidRPr="006A728E">
              <w:t>laufender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Wenn Optimierer einen Truck nicht schreibt, blieben alte Ergebnisse stehen und es entstanden doppelte sequence numbers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Preload-Proposals jedesmal die Schedules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Optimierung (FIFO und Regret) l</w:t>
            </w:r>
            <w:r>
              <w:t>aufen eine Fear-Assertion, wenn für ein Auftrag ein gefixted Proposal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r w:rsidRPr="003D70BB">
              <w:t>AssignBest für entfixierte und anschließend wieder vorgeschlagene Optimierer-Proposals</w:t>
            </w:r>
          </w:p>
        </w:tc>
        <w:tc>
          <w:tcPr>
            <w:tcW w:w="4247" w:type="dxa"/>
          </w:tcPr>
          <w:p w14:paraId="6A201663" w14:textId="77777777" w:rsidR="009F7513" w:rsidRPr="00D863D3" w:rsidRDefault="009F7513" w:rsidP="009B6474">
            <w:pPr>
              <w:jc w:val="left"/>
            </w:pPr>
            <w:r>
              <w:t>Optimierungsergebnisse werden immer zurückgeschrieben, wenn etwas nicht-gefixtes im TS gefunden wird, das nicht Proposer=Optimierer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lastRenderedPageBreak/>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(re-use von Ops), wird der Schedule auf jeden Fall geschrieben um das zu reparieren (und damit Unique-Constraint-Violations beim Schreiben in die Future-Tabellen zu vermeiden).</w:t>
            </w:r>
          </w:p>
        </w:tc>
      </w:tr>
    </w:tbl>
    <w:p w14:paraId="6918F85C" w14:textId="24434D66" w:rsidR="009F7513" w:rsidRDefault="009F7513" w:rsidP="009C349D">
      <w:r w:rsidRPr="00CF0DED">
        <w:tab/>
      </w:r>
    </w:p>
    <w:p w14:paraId="3F6CC6C1" w14:textId="73EEB3A7" w:rsidR="00B87F2A" w:rsidRDefault="00B87F2A" w:rsidP="00A3187A">
      <w:pPr>
        <w:pStyle w:val="berschrift2"/>
      </w:pPr>
      <w:bookmarkStart w:id="526" w:name="_Toc216268513"/>
      <w:r>
        <w:t>Zurückschreiben von OEV-Schedules</w:t>
      </w:r>
      <w:bookmarkEnd w:id="526"/>
    </w:p>
    <w:p w14:paraId="5204A420" w14:textId="171951D2" w:rsidR="00B87F2A" w:rsidRDefault="00B87F2A" w:rsidP="00B87F2A">
      <w:r>
        <w:t>Da es im OEV-Schedule keine „störenden“ manuellen Transaktionen und auch keinen Update-Schedules-Mechanismus gibt, hat die Optimierung diese Schedules für sich alleine zur Verfügung. Das Zurückschreiben ist also viel einfacher: Der Mixor kann direkt in die OEV-Schedules schreiben, auch in den OEV0-Schedule, und muss sich ums „Verweben“ keine Gedanken machen.</w:t>
      </w:r>
    </w:p>
    <w:p w14:paraId="21C8248C" w14:textId="6DDDE883" w:rsidR="00B87F2A" w:rsidRDefault="00B87F2A" w:rsidP="00B87F2A">
      <w:pPr>
        <w:pStyle w:val="berschrift2"/>
      </w:pPr>
      <w:bookmarkStart w:id="527" w:name="_Toc216268514"/>
      <w:r>
        <w:t>Vermeidung überflüssiger Updates</w:t>
      </w:r>
      <w:bookmarkEnd w:id="527"/>
    </w:p>
    <w:p w14:paraId="5F533AF1" w14:textId="77777777" w:rsidR="00B87F2A" w:rsidRPr="00B87F2A" w:rsidRDefault="00B87F2A" w:rsidP="00B87F2A">
      <w:r>
        <w:t>Die Regret- und Transfer-Optimierungen versuchen, die Anzahl der Schedule-Updates möglichst zu minimieren, indem ein Schedule nicht geschrieben wird, für den Fal, dass sich nichts zum vorherigen Schedule geändert hat. Das macht der Mixor-Optimierer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528" w:name="_Toc216268515"/>
      <w:r>
        <w:t>Zurückschreiben von Pausen</w:t>
      </w:r>
      <w:bookmarkEnd w:id="528"/>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lastRenderedPageBreak/>
        <w:t>Wenn das Fahrzeug nicht geschrieben wird (z.B. weil zwischenzeitlich ein manuelles Assignment erfolgt ist), stellt sich die Frage gar nicht.</w:t>
      </w:r>
    </w:p>
    <w:p w14:paraId="227702B2" w14:textId="580799BC" w:rsidR="00A3187A" w:rsidRDefault="00A3187A" w:rsidP="00BD7021">
      <w:pPr>
        <w:pStyle w:val="berschrift1"/>
      </w:pPr>
      <w:bookmarkStart w:id="529" w:name="_Toc216268516"/>
      <w:r>
        <w:t>Statistik und KPIs</w:t>
      </w:r>
      <w:bookmarkEnd w:id="529"/>
    </w:p>
    <w:p w14:paraId="58A5C100" w14:textId="0DB98CD0" w:rsidR="00EB3A0D" w:rsidRDefault="00EB3A0D" w:rsidP="00A3187A">
      <w:r>
        <w:t xml:space="preserve">Durch das linksbündige Schreiben der Approach-Phasen entstehen durch das </w:t>
      </w:r>
      <w:r w:rsidR="00A36E31">
        <w:t>V</w:t>
      </w:r>
      <w:r>
        <w:t xml:space="preserve">erschieben der Approach-Phasen nach links an das Ende der vorhergehende Abladephase im TS „Wait Load“-Zeiten. Diese Zeiten werden in der aktuellen Implementierung der KPI-Berechnung als </w:t>
      </w:r>
      <w:r w:rsidR="00A36E31">
        <w:t>„</w:t>
      </w:r>
      <w:r>
        <w:t>beschäftigt</w:t>
      </w:r>
      <w:r w:rsidR="00A36E31">
        <w:t>“</w:t>
      </w:r>
      <w:r>
        <w:t xml:space="preserve"> ge</w:t>
      </w:r>
      <w:r w:rsidR="00A36E31">
        <w:t>zählt (entsprechend der Zählung solcher Zeiten im AS und PS). Das verfälscht das Planungsergebnis und muss angepasst werden. Im TS dürfen solchermaßen geplante „Wait Load“-Zeiten nicht als beschäftigt gezählt werden, sondern als verfügbar (idle).</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530" w:name="_Ref209097249"/>
      <w:bookmarkStart w:id="531" w:name="_Toc216268517"/>
      <w:r>
        <w:t>Update Schedules Handler</w:t>
      </w:r>
      <w:bookmarkEnd w:id="530"/>
      <w:bookmarkEnd w:id="531"/>
    </w:p>
    <w:p w14:paraId="727033F2" w14:textId="69A6A355"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1F1CA2">
        <w:t>im Allgemeinen zeitlich an dem Zeitpunkt stehen bleiben, an dem sie ursprünglich von der Optimierung geschrieben wurden, während die Zeitstempel des Proposals / des Balken / des Schedule-Elements „unter der Pause hinweg“</w:t>
      </w:r>
      <w:r w:rsidR="00A17BB6" w:rsidRPr="00782734">
        <w:t xml:space="preserve"> geschoben</w:t>
      </w:r>
      <w:r>
        <w:t xml:space="preserve"> werden.</w:t>
      </w:r>
    </w:p>
    <w:p w14:paraId="63F0E4A3" w14:textId="5CE3D874" w:rsidR="00241C1B" w:rsidRDefault="00241C1B" w:rsidP="00241C1B">
      <w:r>
        <w:t xml:space="preserve">Diese Behandlung hat den Vorteil, dass sie </w:t>
      </w:r>
      <w:r w:rsidR="001F1CA2">
        <w:t>überflüssige Updates vermeidet, die dadurch entstünden, wenn die Zeitstempel durch Update Schedules relativ zum Beginn des Balken geschoben, und anschl. durch die nächste Optimierung wieder zurückgesetzt werden, da die Optimierung die Pause im Allgemeinen aufgrund der Pausenregeln zu einem fixen Zeitpunkt nach Schicht-Start eingeplant hatte Ein weiterer Vorteil liegt darin, dass die Pausen-Zeitstempel normalerweise als Fixe Zeitstempel im Schedule stehen, während die anderen Zeitstempel des Balkens lineare Time-Functions sind.</w:t>
      </w:r>
    </w:p>
    <w:p w14:paraId="48231C80" w14:textId="06AF8BAC" w:rsidR="001F1CA2" w:rsidRDefault="001F1CA2" w:rsidP="00241C1B">
      <w:r>
        <w:t xml:space="preserve">Es muss dabei allerdings darauf geachtet werden, dass die Pause durch das Schieben nicht aus dem Balken herausgeschoben wird, bzw. der Balken nicht außerhalb der Pause. Würde die Pause durch das Schieben des Balkens z.T. außerhalb liegen, </w:t>
      </w:r>
      <w:r>
        <w:lastRenderedPageBreak/>
        <w:t>müssen die Pausen-Zeitstempel doch linearisiert werden und „linksbündig“ im Balken mitgeschoben werden.</w:t>
      </w:r>
      <w:r w:rsidR="00864C71">
        <w:t xml:space="preserve"> Dadurch werden Überlappungen vermieden.</w:t>
      </w:r>
    </w:p>
    <w:p w14:paraId="25433240" w14:textId="11B3661E" w:rsidR="00864C71" w:rsidRDefault="00864C71" w:rsidP="004F556C">
      <w:pPr>
        <w:jc w:val="center"/>
      </w:pPr>
      <w:r>
        <w:rPr>
          <w:noProof/>
        </w:rPr>
        <w:drawing>
          <wp:inline distT="0" distB="0" distL="0" distR="0" wp14:anchorId="219F7344" wp14:editId="14E43434">
            <wp:extent cx="4838700" cy="4162425"/>
            <wp:effectExtent l="0" t="0" r="0" b="9525"/>
            <wp:docPr id="109985786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71CCA636" w14:textId="6E69AE96" w:rsidR="00A86CFD" w:rsidRDefault="00A86CFD" w:rsidP="00A86CFD">
      <w:r>
        <w:t xml:space="preserve">Es macht dabei auch keinen Unterschied, ob eine Pause noch im TS steht oder schon im AS. </w:t>
      </w:r>
      <w:commentRangeStart w:id="532"/>
      <w:r>
        <w:t>Der Update Schedules-Mechanismus kümmert sich nicht um den AS</w:t>
      </w:r>
      <w:commentRangeEnd w:id="532"/>
      <w:r w:rsidR="00907F4C">
        <w:rPr>
          <w:rStyle w:val="Kommentarzeichen"/>
        </w:rPr>
        <w:commentReference w:id="532"/>
      </w:r>
      <w:r>
        <w:t>.</w:t>
      </w:r>
    </w:p>
    <w:p w14:paraId="105616BA" w14:textId="386DBB6D" w:rsidR="00BD7021" w:rsidRDefault="008F1DD3" w:rsidP="008F1DD3">
      <w:pPr>
        <w:pStyle w:val="berschrift1"/>
      </w:pPr>
      <w:bookmarkStart w:id="533" w:name="_Toc216268518"/>
      <w:r>
        <w:t>GUI</w:t>
      </w:r>
      <w:bookmarkEnd w:id="533"/>
    </w:p>
    <w:p w14:paraId="5CDA924C" w14:textId="02C5CAE2" w:rsidR="00A17BB6" w:rsidRPr="00CB4706" w:rsidRDefault="00A17BB6" w:rsidP="00A36E31">
      <w:r w:rsidRPr="00CB4706">
        <w:t>Nach aktuellem Planungsstand werden die Änderungen nur an der Web-GUI notwendig sein.</w:t>
      </w:r>
      <w:r w:rsidR="00A36E31">
        <w:t xml:space="preserve"> Die Delphi-Gui wird nicht angepasst werden.</w:t>
      </w:r>
    </w:p>
    <w:p w14:paraId="37D1F2BE" w14:textId="0B668454" w:rsidR="00160663" w:rsidRDefault="00160663" w:rsidP="001B7D3F">
      <w:pPr>
        <w:pStyle w:val="berschrift1"/>
      </w:pPr>
      <w:bookmarkStart w:id="534" w:name="_Toc216268519"/>
      <w:r>
        <w:t>DepotViewer</w:t>
      </w:r>
      <w:bookmarkEnd w:id="534"/>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t>Frage: Wie sollen geplante und angewiesene Pausen im DepotViewer angezeigt werden?</w:t>
      </w:r>
    </w:p>
    <w:p w14:paraId="1CA12620" w14:textId="7CD94FA9" w:rsidR="008F1DD3" w:rsidRDefault="001B7D3F" w:rsidP="001B7D3F">
      <w:pPr>
        <w:pStyle w:val="berschrift1"/>
      </w:pPr>
      <w:bookmarkStart w:id="535" w:name="_Toc216268520"/>
      <w:r>
        <w:lastRenderedPageBreak/>
        <w:t>Festlegungen</w:t>
      </w:r>
      <w:bookmarkEnd w:id="535"/>
    </w:p>
    <w:p w14:paraId="32C7D15D" w14:textId="77777777" w:rsidR="00782734" w:rsidRDefault="00782734" w:rsidP="00782734">
      <w:pPr>
        <w:pStyle w:val="berschrift2"/>
      </w:pPr>
      <w:bookmarkStart w:id="536" w:name="_Toc216268521"/>
      <w:r>
        <w:t>Festlegungen zum Pausenkonzept</w:t>
      </w:r>
      <w:bookmarkEnd w:id="536"/>
    </w:p>
    <w:p w14:paraId="736A5CA3" w14:textId="77777777" w:rsidR="00782734" w:rsidRDefault="00782734" w:rsidP="00782734">
      <w:r w:rsidRPr="00782734">
        <w:t>Wir verwenden die beiden Zeitstempel thePauseStart und thePauseEnd. Dadurch haben wir eine Beschränkung auf maximal eine Pause pro ScheduleElement. Für Beton sollte das jedoch ausreichen.</w:t>
      </w:r>
    </w:p>
    <w:p w14:paraId="5FBDDAFE" w14:textId="64825E9B" w:rsidR="00A3187A" w:rsidRPr="00782734" w:rsidRDefault="00A3187A" w:rsidP="00782734">
      <w:r>
        <w:t>Eine Pause, die „zwischen“ zwei Lieferungen liegt, wird in das jeweils „rechts“ davon stehenden ScheduleElement geschrieben, notfalls in das SignOff.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Pausen sollen bei fortschreitender Zeit relativ zum Beginn des Scheduleelements geschoben werden.</w:t>
      </w:r>
    </w:p>
    <w:p w14:paraId="678A1FEF" w14:textId="77777777" w:rsidR="001B7D3F" w:rsidRDefault="001B7D3F" w:rsidP="00980052"/>
    <w:sectPr w:rsidR="001B7D3F" w:rsidSect="00805EE2">
      <w:footerReference w:type="default" r:id="rId52"/>
      <w:pgSz w:w="11906" w:h="16838"/>
      <w:pgMar w:top="1418" w:right="1418"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1" w:author="Stefan Rupp" w:date="2025-07-21T15:10:00Z" w:initials="SR">
    <w:p w14:paraId="6D34A2DE" w14:textId="77777777" w:rsidR="00332090" w:rsidRDefault="00332090" w:rsidP="00332090">
      <w:pPr>
        <w:pStyle w:val="Kommentartext"/>
        <w:jc w:val="left"/>
      </w:pPr>
      <w:r>
        <w:rPr>
          <w:rStyle w:val="Kommentarzeichen"/>
        </w:rPr>
        <w:annotationRef/>
      </w:r>
      <w:r>
        <w:t>Intern zwei Transaktionen/Kommandos</w:t>
      </w:r>
    </w:p>
  </w:comment>
  <w:comment w:id="532" w:author="Stefan Rupp" w:date="2025-07-21T14:53:00Z" w:initials="SR">
    <w:p w14:paraId="2A4081AF" w14:textId="45359CB7" w:rsidR="00907F4C" w:rsidRDefault="00907F4C" w:rsidP="00907F4C">
      <w:pPr>
        <w:pStyle w:val="Kommentartext"/>
        <w:jc w:val="left"/>
      </w:pPr>
      <w:r>
        <w:rPr>
          <w:rStyle w:val="Kommentarzeichen"/>
        </w:rPr>
        <w:annotationRef/>
      </w:r>
      <w:r>
        <w:t>Das stimmt nicht, der AS wird doch vom UpdateSchedulesHandler angefasst.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34A2DE" w15:done="0"/>
  <w15:commentEx w15:paraId="2A4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AF59C" w16cex:dateUtc="2025-07-21T13:10:00Z"/>
  <w16cex:commentExtensible w16cex:durableId="1F74144D" w16cex:dateUtc="2025-07-21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34A2DE" w16cid:durableId="08DAF59C"/>
  <w16cid:commentId w16cid:paraId="2A4081AF" w16cid:durableId="1F74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D95E8A">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Rupp">
    <w15:presenceInfo w15:providerId="AD" w15:userId="S::Stefan.Rupp@inform-software.com::72e9372f-1442-4288-bc7b-a4b398c45d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3C25"/>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0F2"/>
    <w:rsid w:val="000A159E"/>
    <w:rsid w:val="000A285D"/>
    <w:rsid w:val="000A3004"/>
    <w:rsid w:val="000A3057"/>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1CA2"/>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260CC"/>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2090"/>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4F1E"/>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022"/>
    <w:rsid w:val="00436BD9"/>
    <w:rsid w:val="00437AA4"/>
    <w:rsid w:val="0044054C"/>
    <w:rsid w:val="00441035"/>
    <w:rsid w:val="004417E7"/>
    <w:rsid w:val="00442AAE"/>
    <w:rsid w:val="00442B2D"/>
    <w:rsid w:val="0044384B"/>
    <w:rsid w:val="0044387C"/>
    <w:rsid w:val="0044741B"/>
    <w:rsid w:val="0044798F"/>
    <w:rsid w:val="0045088C"/>
    <w:rsid w:val="00452144"/>
    <w:rsid w:val="00453598"/>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115E"/>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2D7F"/>
    <w:rsid w:val="004F3D62"/>
    <w:rsid w:val="004F4FD5"/>
    <w:rsid w:val="004F5221"/>
    <w:rsid w:val="004F556C"/>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A7B3E"/>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462E"/>
    <w:rsid w:val="00626A13"/>
    <w:rsid w:val="006270F0"/>
    <w:rsid w:val="006273E8"/>
    <w:rsid w:val="00630E25"/>
    <w:rsid w:val="00631E90"/>
    <w:rsid w:val="00632C9B"/>
    <w:rsid w:val="00635B81"/>
    <w:rsid w:val="00635CAF"/>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A5E"/>
    <w:rsid w:val="00653FFD"/>
    <w:rsid w:val="00654122"/>
    <w:rsid w:val="0066088E"/>
    <w:rsid w:val="00662648"/>
    <w:rsid w:val="0066300E"/>
    <w:rsid w:val="00663FD7"/>
    <w:rsid w:val="00664402"/>
    <w:rsid w:val="00664BC8"/>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3E73"/>
    <w:rsid w:val="006A574D"/>
    <w:rsid w:val="006A633D"/>
    <w:rsid w:val="006A63AD"/>
    <w:rsid w:val="006A6ED1"/>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77B"/>
    <w:rsid w:val="006E5CB4"/>
    <w:rsid w:val="006E62B9"/>
    <w:rsid w:val="006F0FD6"/>
    <w:rsid w:val="006F1963"/>
    <w:rsid w:val="006F430A"/>
    <w:rsid w:val="006F57A7"/>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B39"/>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07F68"/>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C71"/>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07F4C"/>
    <w:rsid w:val="00910A99"/>
    <w:rsid w:val="00911143"/>
    <w:rsid w:val="00912214"/>
    <w:rsid w:val="0091592A"/>
    <w:rsid w:val="009163A9"/>
    <w:rsid w:val="00920883"/>
    <w:rsid w:val="00920E77"/>
    <w:rsid w:val="00920F99"/>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2E70"/>
    <w:rsid w:val="00A936D3"/>
    <w:rsid w:val="00A9488A"/>
    <w:rsid w:val="00A9495B"/>
    <w:rsid w:val="00A94ECF"/>
    <w:rsid w:val="00A952EF"/>
    <w:rsid w:val="00A962B5"/>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066"/>
    <w:rsid w:val="00B20E76"/>
    <w:rsid w:val="00B23765"/>
    <w:rsid w:val="00B24DB3"/>
    <w:rsid w:val="00B2595F"/>
    <w:rsid w:val="00B3155E"/>
    <w:rsid w:val="00B31DA2"/>
    <w:rsid w:val="00B33782"/>
    <w:rsid w:val="00B36009"/>
    <w:rsid w:val="00B36B67"/>
    <w:rsid w:val="00B36EE8"/>
    <w:rsid w:val="00B370CE"/>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B81"/>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A578C"/>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086D"/>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5E8A"/>
    <w:rsid w:val="00D96BB9"/>
    <w:rsid w:val="00DA08E2"/>
    <w:rsid w:val="00DA1873"/>
    <w:rsid w:val="00DA196D"/>
    <w:rsid w:val="00DA1CFB"/>
    <w:rsid w:val="00DA2BAB"/>
    <w:rsid w:val="00DA5D02"/>
    <w:rsid w:val="00DA5FED"/>
    <w:rsid w:val="00DA716C"/>
    <w:rsid w:val="00DA7A93"/>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34A1"/>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541"/>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2AF0"/>
    <w:rsid w:val="00FB2D69"/>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jira.inform-software.com/browse/ITMS-75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microsoft.com/office/2016/09/relationships/commentsIds" Target="commentsIds.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microsoft.com/office/2011/relationships/commentsExtended" Target="commentsExtended.xm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comments" Target="comments.xml"/><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18/08/relationships/commentsExtensible" Target="commentsExtensible.xml"/><Relationship Id="rId20" Type="http://schemas.openxmlformats.org/officeDocument/2006/relationships/image" Target="media/image10.png"/><Relationship Id="rId41" Type="http://schemas.openxmlformats.org/officeDocument/2006/relationships/image" Target="media/image3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5410</Words>
  <Characters>32625</Characters>
  <Application>Microsoft Office Word</Application>
  <DocSecurity>0</DocSecurity>
  <Lines>815</Lines>
  <Paragraphs>422</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3</cp:revision>
  <dcterms:created xsi:type="dcterms:W3CDTF">2025-12-10T11:23:00Z</dcterms:created>
  <dcterms:modified xsi:type="dcterms:W3CDTF">2025-12-10T13:14:00Z</dcterms:modified>
</cp:coreProperties>
</file>