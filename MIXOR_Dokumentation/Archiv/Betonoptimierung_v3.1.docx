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52EAE029" w:rsidR="005D69CE" w:rsidRPr="00F9296A" w:rsidRDefault="002E7682" w:rsidP="005A6F34">
            <w:pPr>
              <w:rPr>
                <w:rFonts w:cs="Arial"/>
                <w:b w:val="0"/>
                <w:bCs w:val="0"/>
                <w:sz w:val="28"/>
                <w:szCs w:val="28"/>
              </w:rPr>
            </w:pPr>
            <w:r>
              <w:rPr>
                <w:rFonts w:cs="Arial"/>
                <w:b w:val="0"/>
                <w:bCs w:val="0"/>
                <w:sz w:val="28"/>
                <w:szCs w:val="28"/>
              </w:rPr>
              <w:t>…</w:t>
            </w:r>
          </w:p>
        </w:tc>
        <w:tc>
          <w:tcPr>
            <w:tcW w:w="1166" w:type="dxa"/>
          </w:tcPr>
          <w:p w14:paraId="4DDFF739" w14:textId="5237AD75"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4295" w:type="dxa"/>
          </w:tcPr>
          <w:p w14:paraId="241C1A3A" w14:textId="5FCF5C33"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1618" w:type="dxa"/>
          </w:tcPr>
          <w:p w14:paraId="6526F8B6" w14:textId="5FD7A830"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0540FD51" w:rsidR="009E4593" w:rsidRPr="004225D3" w:rsidRDefault="009E4593" w:rsidP="005A6F34">
            <w:pPr>
              <w:rPr>
                <w:rFonts w:cs="Arial"/>
                <w:b w:val="0"/>
                <w:bCs w:val="0"/>
                <w:sz w:val="28"/>
                <w:szCs w:val="28"/>
              </w:rPr>
            </w:pPr>
            <w:r w:rsidRPr="004225D3">
              <w:rPr>
                <w:rFonts w:cs="Arial"/>
                <w:b w:val="0"/>
                <w:bCs w:val="0"/>
                <w:sz w:val="28"/>
                <w:szCs w:val="28"/>
              </w:rPr>
              <w:t>Stefan Sommer</w:t>
            </w:r>
          </w:p>
        </w:tc>
        <w:tc>
          <w:tcPr>
            <w:tcW w:w="1166" w:type="dxa"/>
          </w:tcPr>
          <w:p w14:paraId="6367F63A" w14:textId="170A6255"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p>
        </w:tc>
        <w:tc>
          <w:tcPr>
            <w:tcW w:w="4295" w:type="dxa"/>
          </w:tcPr>
          <w:p w14:paraId="265E0516" w14:textId="64B1D65B" w:rsidR="009E4593" w:rsidRPr="008C3635"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Überarbeitung von Roster und First Round Regeln. Verbesserung von Plusloads</w:t>
            </w:r>
          </w:p>
        </w:tc>
        <w:tc>
          <w:tcPr>
            <w:tcW w:w="1618" w:type="dxa"/>
          </w:tcPr>
          <w:p w14:paraId="7FF5D3B0" w14:textId="7C0B28C2"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13.09.2023</w:t>
            </w:r>
          </w:p>
        </w:tc>
      </w:tr>
      <w:tr w:rsidR="00D37FA0" w:rsidRPr="008C3635" w14:paraId="544D2CF9" w14:textId="77777777" w:rsidTr="00613B67">
        <w:trPr>
          <w:ins w:id="0" w:author="Stefan Sommer" w:date="2023-11-14T17:27:00Z"/>
        </w:trPr>
        <w:tc>
          <w:tcPr>
            <w:cnfStyle w:val="001000000000" w:firstRow="0" w:lastRow="0" w:firstColumn="1" w:lastColumn="0" w:oddVBand="0" w:evenVBand="0" w:oddHBand="0" w:evenHBand="0" w:firstRowFirstColumn="0" w:firstRowLastColumn="0" w:lastRowFirstColumn="0" w:lastRowLastColumn="0"/>
            <w:tcW w:w="2272" w:type="dxa"/>
          </w:tcPr>
          <w:p w14:paraId="5B7B9FF0" w14:textId="3589A028" w:rsidR="00D37FA0" w:rsidRPr="004225D3" w:rsidRDefault="00D37FA0" w:rsidP="005A6F34">
            <w:pPr>
              <w:rPr>
                <w:ins w:id="1" w:author="Stefan Sommer" w:date="2023-11-14T17:27:00Z"/>
                <w:rFonts w:cs="Arial"/>
                <w:sz w:val="28"/>
                <w:szCs w:val="28"/>
              </w:rPr>
            </w:pPr>
            <w:ins w:id="2" w:author="Stefan Sommer" w:date="2023-11-14T17:27:00Z">
              <w:r>
                <w:rPr>
                  <w:rFonts w:cs="Arial"/>
                  <w:sz w:val="28"/>
                  <w:szCs w:val="28"/>
                </w:rPr>
                <w:t>Stefan Sommer</w:t>
              </w:r>
            </w:ins>
          </w:p>
        </w:tc>
        <w:tc>
          <w:tcPr>
            <w:tcW w:w="1166" w:type="dxa"/>
          </w:tcPr>
          <w:p w14:paraId="30B3B37F" w14:textId="4E6B70A5" w:rsidR="00D37FA0" w:rsidRDefault="00D37FA0" w:rsidP="005A6F34">
            <w:pPr>
              <w:cnfStyle w:val="000000000000" w:firstRow="0" w:lastRow="0" w:firstColumn="0" w:lastColumn="0" w:oddVBand="0" w:evenVBand="0" w:oddHBand="0" w:evenHBand="0" w:firstRowFirstColumn="0" w:firstRowLastColumn="0" w:lastRowFirstColumn="0" w:lastRowLastColumn="0"/>
              <w:rPr>
                <w:ins w:id="3" w:author="Stefan Sommer" w:date="2023-11-14T17:27:00Z"/>
                <w:rFonts w:cs="Arial"/>
                <w:sz w:val="28"/>
                <w:szCs w:val="28"/>
              </w:rPr>
            </w:pPr>
            <w:ins w:id="4" w:author="Stefan Sommer" w:date="2023-11-14T17:27:00Z">
              <w:r>
                <w:rPr>
                  <w:rFonts w:cs="Arial"/>
                  <w:sz w:val="28"/>
                  <w:szCs w:val="28"/>
                </w:rPr>
                <w:t>3.1</w:t>
              </w:r>
            </w:ins>
          </w:p>
        </w:tc>
        <w:tc>
          <w:tcPr>
            <w:tcW w:w="4295" w:type="dxa"/>
          </w:tcPr>
          <w:p w14:paraId="78F9EBE5" w14:textId="7C4F3511" w:rsidR="00D37FA0" w:rsidRDefault="00D37FA0" w:rsidP="005A6F34">
            <w:pPr>
              <w:cnfStyle w:val="000000000000" w:firstRow="0" w:lastRow="0" w:firstColumn="0" w:lastColumn="0" w:oddVBand="0" w:evenVBand="0" w:oddHBand="0" w:evenHBand="0" w:firstRowFirstColumn="0" w:firstRowLastColumn="0" w:lastRowFirstColumn="0" w:lastRowLastColumn="0"/>
              <w:rPr>
                <w:ins w:id="5" w:author="Stefan Sommer" w:date="2023-11-14T17:27:00Z"/>
                <w:rFonts w:cs="Arial"/>
                <w:sz w:val="28"/>
                <w:szCs w:val="28"/>
              </w:rPr>
            </w:pPr>
            <w:ins w:id="6" w:author="Stefan Sommer" w:date="2023-11-14T17:27:00Z">
              <w:r>
                <w:rPr>
                  <w:rFonts w:cs="Arial"/>
                  <w:sz w:val="28"/>
                  <w:szCs w:val="28"/>
                </w:rPr>
                <w:t>Überarbeitung First Round Rules nach letzten Anpassungen. Überarbeitung Umsetzung Pausen</w:t>
              </w:r>
            </w:ins>
          </w:p>
        </w:tc>
        <w:tc>
          <w:tcPr>
            <w:tcW w:w="1618" w:type="dxa"/>
          </w:tcPr>
          <w:p w14:paraId="26DBAB73" w14:textId="41BFF383" w:rsidR="00D37FA0" w:rsidRDefault="00EE21E2" w:rsidP="005A6F34">
            <w:pPr>
              <w:cnfStyle w:val="000000000000" w:firstRow="0" w:lastRow="0" w:firstColumn="0" w:lastColumn="0" w:oddVBand="0" w:evenVBand="0" w:oddHBand="0" w:evenHBand="0" w:firstRowFirstColumn="0" w:firstRowLastColumn="0" w:lastRowFirstColumn="0" w:lastRowLastColumn="0"/>
              <w:rPr>
                <w:ins w:id="7" w:author="Stefan Sommer" w:date="2023-11-14T17:27:00Z"/>
                <w:rFonts w:cs="Arial"/>
                <w:sz w:val="28"/>
                <w:szCs w:val="28"/>
              </w:rPr>
            </w:pPr>
            <w:ins w:id="8" w:author="Stefan Sommer" w:date="2023-11-14T17:42:00Z">
              <w:r>
                <w:rPr>
                  <w:rFonts w:cs="Arial"/>
                  <w:sz w:val="28"/>
                  <w:szCs w:val="28"/>
                </w:rPr>
                <w:t>14.11.2023</w:t>
              </w:r>
            </w:ins>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9D7257">
          <w:pPr>
            <w:pStyle w:val="Verzeichnis1"/>
            <w:rPr>
              <w:rFonts w:asciiTheme="minorHAnsi" w:eastAsiaTheme="minorEastAsia" w:hAnsiTheme="minorHAnsi"/>
              <w:noProof/>
              <w:sz w:val="22"/>
              <w:lang w:eastAsia="de-DE"/>
            </w:rPr>
          </w:pPr>
          <w:hyperlink w:anchor="_Toc121464035" w:history="1">
            <w:r w:rsidRPr="000B3835">
              <w:rPr>
                <w:rStyle w:val="Hyperlink"/>
                <w:noProof/>
              </w:rPr>
              <w:t>2</w:t>
            </w:r>
            <w:r>
              <w:rPr>
                <w:rFonts w:asciiTheme="minorHAnsi" w:eastAsiaTheme="minorEastAsia" w:hAnsiTheme="minorHAnsi"/>
                <w:noProof/>
                <w:sz w:val="22"/>
                <w:lang w:eastAsia="de-DE"/>
              </w:rPr>
              <w:tab/>
            </w:r>
            <w:r w:rsidRPr="000B3835">
              <w:rPr>
                <w:rStyle w:val="Hyperlink"/>
                <w:noProof/>
              </w:rPr>
              <w:t>Konzept der Betonoptimierung</w:t>
            </w:r>
            <w:r>
              <w:rPr>
                <w:noProof/>
                <w:webHidden/>
              </w:rPr>
              <w:tab/>
            </w:r>
            <w:r>
              <w:rPr>
                <w:noProof/>
                <w:webHidden/>
              </w:rPr>
              <w:fldChar w:fldCharType="begin"/>
            </w:r>
            <w:r>
              <w:rPr>
                <w:noProof/>
                <w:webHidden/>
              </w:rPr>
              <w:instrText xml:space="preserve"> PAGEREF _Toc121464035 \h </w:instrText>
            </w:r>
            <w:r>
              <w:rPr>
                <w:noProof/>
                <w:webHidden/>
              </w:rPr>
            </w:r>
            <w:r>
              <w:rPr>
                <w:noProof/>
                <w:webHidden/>
              </w:rPr>
              <w:fldChar w:fldCharType="separate"/>
            </w:r>
            <w:r>
              <w:rPr>
                <w:noProof/>
                <w:webHidden/>
              </w:rPr>
              <w:t>2</w:t>
            </w:r>
            <w:r>
              <w:rPr>
                <w:noProof/>
                <w:webHidden/>
              </w:rPr>
              <w:fldChar w:fldCharType="end"/>
            </w:r>
          </w:hyperlink>
        </w:p>
        <w:p w14:paraId="449EF7AA" w14:textId="5233B60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Pr="000B3835">
              <w:rPr>
                <w:rStyle w:val="Hyperlink"/>
                <w:noProof/>
              </w:rPr>
              <w:t>2.1</w:t>
            </w:r>
            <w:r>
              <w:rPr>
                <w:rFonts w:asciiTheme="minorHAnsi" w:eastAsiaTheme="minorEastAsia" w:hAnsiTheme="minorHAnsi"/>
                <w:noProof/>
                <w:sz w:val="22"/>
                <w:lang w:eastAsia="de-DE"/>
              </w:rPr>
              <w:tab/>
            </w:r>
            <w:r w:rsidRPr="000B3835">
              <w:rPr>
                <w:rStyle w:val="Hyperlink"/>
                <w:noProof/>
              </w:rPr>
              <w:t>Allgemeine Anforderungen</w:t>
            </w:r>
            <w:r>
              <w:rPr>
                <w:noProof/>
                <w:webHidden/>
              </w:rPr>
              <w:tab/>
            </w:r>
            <w:r>
              <w:rPr>
                <w:noProof/>
                <w:webHidden/>
              </w:rPr>
              <w:fldChar w:fldCharType="begin"/>
            </w:r>
            <w:r>
              <w:rPr>
                <w:noProof/>
                <w:webHidden/>
              </w:rPr>
              <w:instrText xml:space="preserve"> PAGEREF _Toc121464036 \h </w:instrText>
            </w:r>
            <w:r>
              <w:rPr>
                <w:noProof/>
                <w:webHidden/>
              </w:rPr>
            </w:r>
            <w:r>
              <w:rPr>
                <w:noProof/>
                <w:webHidden/>
              </w:rPr>
              <w:fldChar w:fldCharType="separate"/>
            </w:r>
            <w:r>
              <w:rPr>
                <w:noProof/>
                <w:webHidden/>
              </w:rPr>
              <w:t>2</w:t>
            </w:r>
            <w:r>
              <w:rPr>
                <w:noProof/>
                <w:webHidden/>
              </w:rPr>
              <w:fldChar w:fldCharType="end"/>
            </w:r>
          </w:hyperlink>
        </w:p>
        <w:p w14:paraId="218FFF8A" w14:textId="43CEC280"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Pr="000B3835">
              <w:rPr>
                <w:rStyle w:val="Hyperlink"/>
                <w:noProof/>
              </w:rPr>
              <w:t>2.2</w:t>
            </w:r>
            <w:r>
              <w:rPr>
                <w:rFonts w:asciiTheme="minorHAnsi" w:eastAsiaTheme="minorEastAsia" w:hAnsiTheme="minorHAnsi"/>
                <w:noProof/>
                <w:sz w:val="22"/>
                <w:lang w:eastAsia="de-DE"/>
              </w:rPr>
              <w:tab/>
            </w:r>
            <w:r w:rsidRPr="000B3835">
              <w:rPr>
                <w:rStyle w:val="Hyperlink"/>
                <w:noProof/>
              </w:rPr>
              <w:t>Feature Liste</w:t>
            </w:r>
            <w:r>
              <w:rPr>
                <w:noProof/>
                <w:webHidden/>
              </w:rPr>
              <w:tab/>
            </w:r>
            <w:r>
              <w:rPr>
                <w:noProof/>
                <w:webHidden/>
              </w:rPr>
              <w:fldChar w:fldCharType="begin"/>
            </w:r>
            <w:r>
              <w:rPr>
                <w:noProof/>
                <w:webHidden/>
              </w:rPr>
              <w:instrText xml:space="preserve"> PAGEREF _Toc121464037 \h </w:instrText>
            </w:r>
            <w:r>
              <w:rPr>
                <w:noProof/>
                <w:webHidden/>
              </w:rPr>
            </w:r>
            <w:r>
              <w:rPr>
                <w:noProof/>
                <w:webHidden/>
              </w:rPr>
              <w:fldChar w:fldCharType="separate"/>
            </w:r>
            <w:r>
              <w:rPr>
                <w:noProof/>
                <w:webHidden/>
              </w:rPr>
              <w:t>4</w:t>
            </w:r>
            <w:r>
              <w:rPr>
                <w:noProof/>
                <w:webHidden/>
              </w:rPr>
              <w:fldChar w:fldCharType="end"/>
            </w:r>
          </w:hyperlink>
        </w:p>
        <w:p w14:paraId="2C4B0F40" w14:textId="0705667B" w:rsidR="009D7257" w:rsidRDefault="009D7257" w:rsidP="00A6349C">
          <w:pPr>
            <w:pStyle w:val="Verzeichnis3"/>
            <w:rPr>
              <w:rFonts w:asciiTheme="minorHAnsi" w:eastAsiaTheme="minorEastAsia" w:hAnsiTheme="minorHAnsi"/>
              <w:noProof/>
              <w:sz w:val="22"/>
              <w:lang w:eastAsia="de-DE"/>
            </w:rPr>
          </w:pPr>
          <w:hyperlink w:anchor="_Toc121464038" w:history="1">
            <w:r w:rsidRPr="000B3835">
              <w:rPr>
                <w:rStyle w:val="Hyperlink"/>
                <w:noProof/>
              </w:rPr>
              <w:t>2.2.1</w:t>
            </w:r>
            <w:r>
              <w:rPr>
                <w:rFonts w:asciiTheme="minorHAnsi" w:eastAsiaTheme="minorEastAsia" w:hAnsiTheme="minorHAnsi"/>
                <w:noProof/>
                <w:sz w:val="22"/>
                <w:lang w:eastAsia="de-DE"/>
              </w:rPr>
              <w:tab/>
            </w:r>
            <w:r w:rsidRPr="000B3835">
              <w:rPr>
                <w:rStyle w:val="Hyperlink"/>
                <w:noProof/>
              </w:rPr>
              <w:t>Pflichtanforderungen</w:t>
            </w:r>
            <w:r>
              <w:rPr>
                <w:noProof/>
                <w:webHidden/>
              </w:rPr>
              <w:tab/>
            </w:r>
            <w:r>
              <w:rPr>
                <w:noProof/>
                <w:webHidden/>
              </w:rPr>
              <w:fldChar w:fldCharType="begin"/>
            </w:r>
            <w:r>
              <w:rPr>
                <w:noProof/>
                <w:webHidden/>
              </w:rPr>
              <w:instrText xml:space="preserve"> PAGEREF _Toc121464038 \h </w:instrText>
            </w:r>
            <w:r>
              <w:rPr>
                <w:noProof/>
                <w:webHidden/>
              </w:rPr>
            </w:r>
            <w:r>
              <w:rPr>
                <w:noProof/>
                <w:webHidden/>
              </w:rPr>
              <w:fldChar w:fldCharType="separate"/>
            </w:r>
            <w:r>
              <w:rPr>
                <w:noProof/>
                <w:webHidden/>
              </w:rPr>
              <w:t>4</w:t>
            </w:r>
            <w:r>
              <w:rPr>
                <w:noProof/>
                <w:webHidden/>
              </w:rPr>
              <w:fldChar w:fldCharType="end"/>
            </w:r>
          </w:hyperlink>
        </w:p>
        <w:p w14:paraId="5694D3FA" w14:textId="31A1C9AD" w:rsidR="009D7257" w:rsidRDefault="009D7257" w:rsidP="00A6349C">
          <w:pPr>
            <w:pStyle w:val="Verzeichnis3"/>
            <w:rPr>
              <w:rFonts w:asciiTheme="minorHAnsi" w:eastAsiaTheme="minorEastAsia" w:hAnsiTheme="minorHAnsi"/>
              <w:noProof/>
              <w:sz w:val="22"/>
              <w:lang w:eastAsia="de-DE"/>
            </w:rPr>
          </w:pPr>
          <w:hyperlink w:anchor="_Toc121464039" w:history="1">
            <w:r w:rsidRPr="000B3835">
              <w:rPr>
                <w:rStyle w:val="Hyperlink"/>
                <w:noProof/>
              </w:rPr>
              <w:t>2.2.2</w:t>
            </w:r>
            <w:r>
              <w:rPr>
                <w:rFonts w:asciiTheme="minorHAnsi" w:eastAsiaTheme="minorEastAsia" w:hAnsiTheme="minorHAnsi"/>
                <w:noProof/>
                <w:sz w:val="22"/>
                <w:lang w:eastAsia="de-DE"/>
              </w:rPr>
              <w:tab/>
            </w:r>
            <w:r w:rsidRPr="000B3835">
              <w:rPr>
                <w:rStyle w:val="Hyperlink"/>
                <w:noProof/>
              </w:rPr>
              <w:t>Optionale Anforderungen</w:t>
            </w:r>
            <w:r>
              <w:rPr>
                <w:noProof/>
                <w:webHidden/>
              </w:rPr>
              <w:tab/>
            </w:r>
            <w:r>
              <w:rPr>
                <w:noProof/>
                <w:webHidden/>
              </w:rPr>
              <w:fldChar w:fldCharType="begin"/>
            </w:r>
            <w:r>
              <w:rPr>
                <w:noProof/>
                <w:webHidden/>
              </w:rPr>
              <w:instrText xml:space="preserve"> PAGEREF _Toc121464039 \h </w:instrText>
            </w:r>
            <w:r>
              <w:rPr>
                <w:noProof/>
                <w:webHidden/>
              </w:rPr>
            </w:r>
            <w:r>
              <w:rPr>
                <w:noProof/>
                <w:webHidden/>
              </w:rPr>
              <w:fldChar w:fldCharType="separate"/>
            </w:r>
            <w:r>
              <w:rPr>
                <w:noProof/>
                <w:webHidden/>
              </w:rPr>
              <w:t>19</w:t>
            </w:r>
            <w:r>
              <w:rPr>
                <w:noProof/>
                <w:webHidden/>
              </w:rPr>
              <w:fldChar w:fldCharType="end"/>
            </w:r>
          </w:hyperlink>
        </w:p>
        <w:p w14:paraId="269513D6" w14:textId="4F16A4CD"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Pr="000B3835">
              <w:rPr>
                <w:rStyle w:val="Hyperlink"/>
                <w:noProof/>
              </w:rPr>
              <w:t>2.3</w:t>
            </w:r>
            <w:r>
              <w:rPr>
                <w:rFonts w:asciiTheme="minorHAnsi" w:eastAsiaTheme="minorEastAsia" w:hAnsiTheme="minorHAnsi"/>
                <w:noProof/>
                <w:sz w:val="22"/>
                <w:lang w:eastAsia="de-DE"/>
              </w:rPr>
              <w:tab/>
            </w:r>
            <w:r w:rsidRPr="000B3835">
              <w:rPr>
                <w:rStyle w:val="Hyperlink"/>
                <w:noProof/>
              </w:rPr>
              <w:t>Ausschluss Liste</w:t>
            </w:r>
            <w:r>
              <w:rPr>
                <w:noProof/>
                <w:webHidden/>
              </w:rPr>
              <w:tab/>
            </w:r>
            <w:r>
              <w:rPr>
                <w:noProof/>
                <w:webHidden/>
              </w:rPr>
              <w:fldChar w:fldCharType="begin"/>
            </w:r>
            <w:r>
              <w:rPr>
                <w:noProof/>
                <w:webHidden/>
              </w:rPr>
              <w:instrText xml:space="preserve"> PAGEREF _Toc121464040 \h </w:instrText>
            </w:r>
            <w:r>
              <w:rPr>
                <w:noProof/>
                <w:webHidden/>
              </w:rPr>
            </w:r>
            <w:r>
              <w:rPr>
                <w:noProof/>
                <w:webHidden/>
              </w:rPr>
              <w:fldChar w:fldCharType="separate"/>
            </w:r>
            <w:r>
              <w:rPr>
                <w:noProof/>
                <w:webHidden/>
              </w:rPr>
              <w:t>20</w:t>
            </w:r>
            <w:r>
              <w:rPr>
                <w:noProof/>
                <w:webHidden/>
              </w:rPr>
              <w:fldChar w:fldCharType="end"/>
            </w:r>
          </w:hyperlink>
        </w:p>
        <w:p w14:paraId="4026AF71" w14:textId="2F414521" w:rsidR="009D7257" w:rsidRDefault="009D7257" w:rsidP="00A6349C">
          <w:pPr>
            <w:pStyle w:val="Verzeichnis3"/>
            <w:rPr>
              <w:rFonts w:asciiTheme="minorHAnsi" w:eastAsiaTheme="minorEastAsia" w:hAnsiTheme="minorHAnsi"/>
              <w:noProof/>
              <w:sz w:val="22"/>
              <w:lang w:eastAsia="de-DE"/>
            </w:rPr>
          </w:pPr>
          <w:hyperlink w:anchor="_Toc121464041" w:history="1">
            <w:r w:rsidRPr="000B3835">
              <w:rPr>
                <w:rStyle w:val="Hyperlink"/>
                <w:noProof/>
              </w:rPr>
              <w:t>2.3.1</w:t>
            </w:r>
            <w:r>
              <w:rPr>
                <w:rFonts w:asciiTheme="minorHAnsi" w:eastAsiaTheme="minorEastAsia" w:hAnsiTheme="minorHAnsi"/>
                <w:noProof/>
                <w:sz w:val="22"/>
                <w:lang w:eastAsia="de-DE"/>
              </w:rPr>
              <w:tab/>
            </w:r>
            <w:r w:rsidRPr="000B3835">
              <w:rPr>
                <w:rStyle w:val="Hyperlink"/>
                <w:noProof/>
              </w:rPr>
              <w:t>Preloads</w:t>
            </w:r>
            <w:r>
              <w:rPr>
                <w:noProof/>
                <w:webHidden/>
              </w:rPr>
              <w:tab/>
            </w:r>
            <w:r>
              <w:rPr>
                <w:noProof/>
                <w:webHidden/>
              </w:rPr>
              <w:fldChar w:fldCharType="begin"/>
            </w:r>
            <w:r>
              <w:rPr>
                <w:noProof/>
                <w:webHidden/>
              </w:rPr>
              <w:instrText xml:space="preserve"> PAGEREF _Toc121464041 \h </w:instrText>
            </w:r>
            <w:r>
              <w:rPr>
                <w:noProof/>
                <w:webHidden/>
              </w:rPr>
            </w:r>
            <w:r>
              <w:rPr>
                <w:noProof/>
                <w:webHidden/>
              </w:rPr>
              <w:fldChar w:fldCharType="separate"/>
            </w:r>
            <w:r>
              <w:rPr>
                <w:noProof/>
                <w:webHidden/>
              </w:rPr>
              <w:t>20</w:t>
            </w:r>
            <w:r>
              <w:rPr>
                <w:noProof/>
                <w:webHidden/>
              </w:rPr>
              <w:fldChar w:fldCharType="end"/>
            </w:r>
          </w:hyperlink>
        </w:p>
        <w:p w14:paraId="27254C75" w14:textId="5BC764D0" w:rsidR="009D7257" w:rsidRDefault="009D7257" w:rsidP="00A6349C">
          <w:pPr>
            <w:pStyle w:val="Verzeichnis3"/>
            <w:rPr>
              <w:rFonts w:asciiTheme="minorHAnsi" w:eastAsiaTheme="minorEastAsia" w:hAnsiTheme="minorHAnsi"/>
              <w:noProof/>
              <w:sz w:val="22"/>
              <w:lang w:eastAsia="de-DE"/>
            </w:rPr>
          </w:pPr>
          <w:hyperlink w:anchor="_Toc121464042" w:history="1">
            <w:r w:rsidRPr="000B3835">
              <w:rPr>
                <w:rStyle w:val="Hyperlink"/>
                <w:noProof/>
              </w:rPr>
              <w:t>2.3.2</w:t>
            </w:r>
            <w:r>
              <w:rPr>
                <w:rFonts w:asciiTheme="minorHAnsi" w:eastAsiaTheme="minorEastAsia" w:hAnsiTheme="minorHAnsi"/>
                <w:noProof/>
                <w:sz w:val="22"/>
                <w:lang w:eastAsia="de-DE"/>
              </w:rPr>
              <w:tab/>
            </w:r>
            <w:r w:rsidRPr="000B3835">
              <w:rPr>
                <w:rStyle w:val="Hyperlink"/>
                <w:noProof/>
              </w:rPr>
              <w:t>Shunting</w:t>
            </w:r>
            <w:r>
              <w:rPr>
                <w:noProof/>
                <w:webHidden/>
              </w:rPr>
              <w:tab/>
            </w:r>
            <w:r>
              <w:rPr>
                <w:noProof/>
                <w:webHidden/>
              </w:rPr>
              <w:fldChar w:fldCharType="begin"/>
            </w:r>
            <w:r>
              <w:rPr>
                <w:noProof/>
                <w:webHidden/>
              </w:rPr>
              <w:instrText xml:space="preserve"> PAGEREF _Toc121464042 \h </w:instrText>
            </w:r>
            <w:r>
              <w:rPr>
                <w:noProof/>
                <w:webHidden/>
              </w:rPr>
            </w:r>
            <w:r>
              <w:rPr>
                <w:noProof/>
                <w:webHidden/>
              </w:rPr>
              <w:fldChar w:fldCharType="separate"/>
            </w:r>
            <w:r>
              <w:rPr>
                <w:noProof/>
                <w:webHidden/>
              </w:rPr>
              <w:t>20</w:t>
            </w:r>
            <w:r>
              <w:rPr>
                <w:noProof/>
                <w:webHidden/>
              </w:rPr>
              <w:fldChar w:fldCharType="end"/>
            </w:r>
          </w:hyperlink>
        </w:p>
        <w:p w14:paraId="5CF2E624" w14:textId="05800F4A" w:rsidR="009D7257" w:rsidRDefault="009D7257" w:rsidP="00A6349C">
          <w:pPr>
            <w:pStyle w:val="Verzeichnis3"/>
            <w:rPr>
              <w:rFonts w:asciiTheme="minorHAnsi" w:eastAsiaTheme="minorEastAsia" w:hAnsiTheme="minorHAnsi"/>
              <w:noProof/>
              <w:sz w:val="22"/>
              <w:lang w:eastAsia="de-DE"/>
            </w:rPr>
          </w:pPr>
          <w:hyperlink w:anchor="_Toc121464043" w:history="1">
            <w:r w:rsidRPr="000B3835">
              <w:rPr>
                <w:rStyle w:val="Hyperlink"/>
                <w:noProof/>
              </w:rPr>
              <w:t>2.3.3</w:t>
            </w:r>
            <w:r>
              <w:rPr>
                <w:rFonts w:asciiTheme="minorHAnsi" w:eastAsiaTheme="minorEastAsia" w:hAnsiTheme="minorHAnsi"/>
                <w:noProof/>
                <w:sz w:val="22"/>
                <w:lang w:eastAsia="de-DE"/>
              </w:rPr>
              <w:tab/>
            </w:r>
            <w:r w:rsidRPr="000B3835">
              <w:rPr>
                <w:rStyle w:val="Hyperlink"/>
                <w:noProof/>
              </w:rPr>
              <w:t>Roaming</w:t>
            </w:r>
            <w:r>
              <w:rPr>
                <w:noProof/>
                <w:webHidden/>
              </w:rPr>
              <w:tab/>
            </w:r>
            <w:r>
              <w:rPr>
                <w:noProof/>
                <w:webHidden/>
              </w:rPr>
              <w:fldChar w:fldCharType="begin"/>
            </w:r>
            <w:r>
              <w:rPr>
                <w:noProof/>
                <w:webHidden/>
              </w:rPr>
              <w:instrText xml:space="preserve"> PAGEREF _Toc121464043 \h </w:instrText>
            </w:r>
            <w:r>
              <w:rPr>
                <w:noProof/>
                <w:webHidden/>
              </w:rPr>
            </w:r>
            <w:r>
              <w:rPr>
                <w:noProof/>
                <w:webHidden/>
              </w:rPr>
              <w:fldChar w:fldCharType="separate"/>
            </w:r>
            <w:r>
              <w:rPr>
                <w:noProof/>
                <w:webHidden/>
              </w:rPr>
              <w:t>20</w:t>
            </w:r>
            <w:r>
              <w:rPr>
                <w:noProof/>
                <w:webHidden/>
              </w:rPr>
              <w:fldChar w:fldCharType="end"/>
            </w:r>
          </w:hyperlink>
        </w:p>
        <w:p w14:paraId="6D73D169" w14:textId="6DF024C5" w:rsidR="009D7257" w:rsidRDefault="009D7257" w:rsidP="00A6349C">
          <w:pPr>
            <w:pStyle w:val="Verzeichnis3"/>
            <w:rPr>
              <w:rFonts w:asciiTheme="minorHAnsi" w:eastAsiaTheme="minorEastAsia" w:hAnsiTheme="minorHAnsi"/>
              <w:noProof/>
              <w:sz w:val="22"/>
              <w:lang w:eastAsia="de-DE"/>
            </w:rPr>
          </w:pPr>
          <w:hyperlink w:anchor="_Toc121464044" w:history="1">
            <w:r w:rsidRPr="000B3835">
              <w:rPr>
                <w:rStyle w:val="Hyperlink"/>
                <w:noProof/>
              </w:rPr>
              <w:t>2.3.4</w:t>
            </w:r>
            <w:r>
              <w:rPr>
                <w:rFonts w:asciiTheme="minorHAnsi" w:eastAsiaTheme="minorEastAsia" w:hAnsiTheme="minorHAnsi"/>
                <w:noProof/>
                <w:sz w:val="22"/>
                <w:lang w:eastAsia="de-DE"/>
              </w:rPr>
              <w:tab/>
            </w:r>
            <w:r w:rsidRPr="000B3835">
              <w:rPr>
                <w:rStyle w:val="Hyperlink"/>
                <w:noProof/>
              </w:rPr>
              <w:t>Predrive</w:t>
            </w:r>
            <w:r>
              <w:rPr>
                <w:noProof/>
                <w:webHidden/>
              </w:rPr>
              <w:tab/>
            </w:r>
            <w:r>
              <w:rPr>
                <w:noProof/>
                <w:webHidden/>
              </w:rPr>
              <w:fldChar w:fldCharType="begin"/>
            </w:r>
            <w:r>
              <w:rPr>
                <w:noProof/>
                <w:webHidden/>
              </w:rPr>
              <w:instrText xml:space="preserve"> PAGEREF _Toc121464044 \h </w:instrText>
            </w:r>
            <w:r>
              <w:rPr>
                <w:noProof/>
                <w:webHidden/>
              </w:rPr>
            </w:r>
            <w:r>
              <w:rPr>
                <w:noProof/>
                <w:webHidden/>
              </w:rPr>
              <w:fldChar w:fldCharType="separate"/>
            </w:r>
            <w:r>
              <w:rPr>
                <w:noProof/>
                <w:webHidden/>
              </w:rPr>
              <w:t>20</w:t>
            </w:r>
            <w:r>
              <w:rPr>
                <w:noProof/>
                <w:webHidden/>
              </w:rPr>
              <w:fldChar w:fldCharType="end"/>
            </w:r>
          </w:hyperlink>
        </w:p>
        <w:p w14:paraId="0F359D49" w14:textId="0CB3A702" w:rsidR="009D7257" w:rsidRDefault="009D7257" w:rsidP="00A6349C">
          <w:pPr>
            <w:pStyle w:val="Verzeichnis3"/>
            <w:rPr>
              <w:rFonts w:asciiTheme="minorHAnsi" w:eastAsiaTheme="minorEastAsia" w:hAnsiTheme="minorHAnsi"/>
              <w:noProof/>
              <w:sz w:val="22"/>
              <w:lang w:eastAsia="de-DE"/>
            </w:rPr>
          </w:pPr>
          <w:hyperlink w:anchor="_Toc121464045" w:history="1">
            <w:r w:rsidRPr="000B3835">
              <w:rPr>
                <w:rStyle w:val="Hyperlink"/>
                <w:noProof/>
              </w:rPr>
              <w:t>2.3.5</w:t>
            </w:r>
            <w:r>
              <w:rPr>
                <w:rFonts w:asciiTheme="minorHAnsi" w:eastAsiaTheme="minorEastAsia" w:hAnsiTheme="minorHAnsi"/>
                <w:noProof/>
                <w:sz w:val="22"/>
                <w:lang w:eastAsia="de-DE"/>
              </w:rPr>
              <w:tab/>
            </w:r>
            <w:r w:rsidRPr="000B3835">
              <w:rPr>
                <w:rStyle w:val="Hyperlink"/>
                <w:noProof/>
              </w:rPr>
              <w:t>Waste Orders</w:t>
            </w:r>
            <w:r>
              <w:rPr>
                <w:noProof/>
                <w:webHidden/>
              </w:rPr>
              <w:tab/>
            </w:r>
            <w:r>
              <w:rPr>
                <w:noProof/>
                <w:webHidden/>
              </w:rPr>
              <w:fldChar w:fldCharType="begin"/>
            </w:r>
            <w:r>
              <w:rPr>
                <w:noProof/>
                <w:webHidden/>
              </w:rPr>
              <w:instrText xml:space="preserve"> PAGEREF _Toc121464045 \h </w:instrText>
            </w:r>
            <w:r>
              <w:rPr>
                <w:noProof/>
                <w:webHidden/>
              </w:rPr>
            </w:r>
            <w:r>
              <w:rPr>
                <w:noProof/>
                <w:webHidden/>
              </w:rPr>
              <w:fldChar w:fldCharType="separate"/>
            </w:r>
            <w:r>
              <w:rPr>
                <w:noProof/>
                <w:webHidden/>
              </w:rPr>
              <w:t>20</w:t>
            </w:r>
            <w:r>
              <w:rPr>
                <w:noProof/>
                <w:webHidden/>
              </w:rPr>
              <w:fldChar w:fldCharType="end"/>
            </w:r>
          </w:hyperlink>
        </w:p>
        <w:p w14:paraId="16DFC1FA" w14:textId="31000D1B" w:rsidR="009D7257" w:rsidRDefault="009D7257" w:rsidP="00A6349C">
          <w:pPr>
            <w:pStyle w:val="Verzeichnis3"/>
            <w:rPr>
              <w:rFonts w:asciiTheme="minorHAnsi" w:eastAsiaTheme="minorEastAsia" w:hAnsiTheme="minorHAnsi"/>
              <w:noProof/>
              <w:sz w:val="22"/>
              <w:lang w:eastAsia="de-DE"/>
            </w:rPr>
          </w:pPr>
          <w:hyperlink w:anchor="_Toc121464046" w:history="1">
            <w:r w:rsidRPr="000B3835">
              <w:rPr>
                <w:rStyle w:val="Hyperlink"/>
                <w:noProof/>
              </w:rPr>
              <w:t>2.3.6</w:t>
            </w:r>
            <w:r>
              <w:rPr>
                <w:rFonts w:asciiTheme="minorHAnsi" w:eastAsiaTheme="minorEastAsia" w:hAnsiTheme="minorHAnsi"/>
                <w:noProof/>
                <w:sz w:val="22"/>
                <w:lang w:eastAsia="de-DE"/>
              </w:rPr>
              <w:tab/>
            </w:r>
            <w:r w:rsidRPr="000B3835">
              <w:rPr>
                <w:rStyle w:val="Hyperlink"/>
                <w:noProof/>
              </w:rPr>
              <w:t>Customer Managed Assignment (CMA)</w:t>
            </w:r>
            <w:r>
              <w:rPr>
                <w:noProof/>
                <w:webHidden/>
              </w:rPr>
              <w:tab/>
            </w:r>
            <w:r>
              <w:rPr>
                <w:noProof/>
                <w:webHidden/>
              </w:rPr>
              <w:fldChar w:fldCharType="begin"/>
            </w:r>
            <w:r>
              <w:rPr>
                <w:noProof/>
                <w:webHidden/>
              </w:rPr>
              <w:instrText xml:space="preserve"> PAGEREF _Toc121464046 \h </w:instrText>
            </w:r>
            <w:r>
              <w:rPr>
                <w:noProof/>
                <w:webHidden/>
              </w:rPr>
            </w:r>
            <w:r>
              <w:rPr>
                <w:noProof/>
                <w:webHidden/>
              </w:rPr>
              <w:fldChar w:fldCharType="separate"/>
            </w:r>
            <w:r>
              <w:rPr>
                <w:noProof/>
                <w:webHidden/>
              </w:rPr>
              <w:t>20</w:t>
            </w:r>
            <w:r>
              <w:rPr>
                <w:noProof/>
                <w:webHidden/>
              </w:rPr>
              <w:fldChar w:fldCharType="end"/>
            </w:r>
          </w:hyperlink>
        </w:p>
        <w:p w14:paraId="21216019" w14:textId="0E738DC6" w:rsidR="009D7257" w:rsidRDefault="009D7257" w:rsidP="00A6349C">
          <w:pPr>
            <w:pStyle w:val="Verzeichnis3"/>
            <w:rPr>
              <w:rFonts w:asciiTheme="minorHAnsi" w:eastAsiaTheme="minorEastAsia" w:hAnsiTheme="minorHAnsi"/>
              <w:noProof/>
              <w:sz w:val="22"/>
              <w:lang w:eastAsia="de-DE"/>
            </w:rPr>
          </w:pPr>
          <w:hyperlink w:anchor="_Toc121464047" w:history="1">
            <w:r w:rsidRPr="000B3835">
              <w:rPr>
                <w:rStyle w:val="Hyperlink"/>
                <w:noProof/>
              </w:rPr>
              <w:t>2.3.7</w:t>
            </w:r>
            <w:r>
              <w:rPr>
                <w:rFonts w:asciiTheme="minorHAnsi" w:eastAsiaTheme="minorEastAsia" w:hAnsiTheme="minorHAnsi"/>
                <w:noProof/>
                <w:sz w:val="22"/>
                <w:lang w:eastAsia="de-DE"/>
              </w:rPr>
              <w:tab/>
            </w:r>
            <w:r w:rsidRPr="000B3835">
              <w:rPr>
                <w:rStyle w:val="Hyperlink"/>
                <w:noProof/>
              </w:rPr>
              <w:t>Splitloads</w:t>
            </w:r>
            <w:r>
              <w:rPr>
                <w:noProof/>
                <w:webHidden/>
              </w:rPr>
              <w:tab/>
            </w:r>
            <w:r>
              <w:rPr>
                <w:noProof/>
                <w:webHidden/>
              </w:rPr>
              <w:fldChar w:fldCharType="begin"/>
            </w:r>
            <w:r>
              <w:rPr>
                <w:noProof/>
                <w:webHidden/>
              </w:rPr>
              <w:instrText xml:space="preserve"> PAGEREF _Toc121464047 \h </w:instrText>
            </w:r>
            <w:r>
              <w:rPr>
                <w:noProof/>
                <w:webHidden/>
              </w:rPr>
            </w:r>
            <w:r>
              <w:rPr>
                <w:noProof/>
                <w:webHidden/>
              </w:rPr>
              <w:fldChar w:fldCharType="separate"/>
            </w:r>
            <w:r>
              <w:rPr>
                <w:noProof/>
                <w:webHidden/>
              </w:rPr>
              <w:t>21</w:t>
            </w:r>
            <w:r>
              <w:rPr>
                <w:noProof/>
                <w:webHidden/>
              </w:rPr>
              <w:fldChar w:fldCharType="end"/>
            </w:r>
          </w:hyperlink>
        </w:p>
        <w:p w14:paraId="1870757A" w14:textId="5E3BE441" w:rsidR="009D7257" w:rsidRDefault="009D7257" w:rsidP="00A6349C">
          <w:pPr>
            <w:pStyle w:val="Verzeichnis3"/>
            <w:rPr>
              <w:rFonts w:asciiTheme="minorHAnsi" w:eastAsiaTheme="minorEastAsia" w:hAnsiTheme="minorHAnsi"/>
              <w:noProof/>
              <w:sz w:val="22"/>
              <w:lang w:eastAsia="de-DE"/>
            </w:rPr>
          </w:pPr>
          <w:hyperlink w:anchor="_Toc121464048" w:history="1">
            <w:r w:rsidRPr="000B3835">
              <w:rPr>
                <w:rStyle w:val="Hyperlink"/>
                <w:noProof/>
              </w:rPr>
              <w:t>2.3.8</w:t>
            </w:r>
            <w:r>
              <w:rPr>
                <w:rFonts w:asciiTheme="minorHAnsi" w:eastAsiaTheme="minorEastAsia" w:hAnsiTheme="minorHAnsi"/>
                <w:noProof/>
                <w:sz w:val="22"/>
                <w:lang w:eastAsia="de-DE"/>
              </w:rPr>
              <w:tab/>
            </w:r>
            <w:r w:rsidRPr="000B3835">
              <w:rPr>
                <w:rStyle w:val="Hyperlink"/>
                <w:noProof/>
              </w:rPr>
              <w:t>Fahrzeit</w:t>
            </w:r>
            <w:r>
              <w:rPr>
                <w:noProof/>
                <w:webHidden/>
              </w:rPr>
              <w:tab/>
            </w:r>
            <w:r>
              <w:rPr>
                <w:noProof/>
                <w:webHidden/>
              </w:rPr>
              <w:fldChar w:fldCharType="begin"/>
            </w:r>
            <w:r>
              <w:rPr>
                <w:noProof/>
                <w:webHidden/>
              </w:rPr>
              <w:instrText xml:space="preserve"> PAGEREF _Toc121464048 \h </w:instrText>
            </w:r>
            <w:r>
              <w:rPr>
                <w:noProof/>
                <w:webHidden/>
              </w:rPr>
            </w:r>
            <w:r>
              <w:rPr>
                <w:noProof/>
                <w:webHidden/>
              </w:rPr>
              <w:fldChar w:fldCharType="separate"/>
            </w:r>
            <w:r>
              <w:rPr>
                <w:noProof/>
                <w:webHidden/>
              </w:rPr>
              <w:t>21</w:t>
            </w:r>
            <w:r>
              <w:rPr>
                <w:noProof/>
                <w:webHidden/>
              </w:rPr>
              <w:fldChar w:fldCharType="end"/>
            </w:r>
          </w:hyperlink>
        </w:p>
        <w:p w14:paraId="2D578D5B" w14:textId="48440327" w:rsidR="009D7257" w:rsidRDefault="009D7257" w:rsidP="00A6349C">
          <w:pPr>
            <w:pStyle w:val="Verzeichnis3"/>
            <w:rPr>
              <w:rFonts w:asciiTheme="minorHAnsi" w:eastAsiaTheme="minorEastAsia" w:hAnsiTheme="minorHAnsi"/>
              <w:noProof/>
              <w:sz w:val="22"/>
              <w:lang w:eastAsia="de-DE"/>
            </w:rPr>
          </w:pPr>
          <w:hyperlink w:anchor="_Toc121464049" w:history="1">
            <w:r w:rsidRPr="000B3835">
              <w:rPr>
                <w:rStyle w:val="Hyperlink"/>
                <w:noProof/>
              </w:rPr>
              <w:t>2.3.9</w:t>
            </w:r>
            <w:r>
              <w:rPr>
                <w:rFonts w:asciiTheme="minorHAnsi" w:eastAsiaTheme="minorEastAsia" w:hAnsiTheme="minorHAnsi"/>
                <w:noProof/>
                <w:sz w:val="22"/>
                <w:lang w:eastAsia="de-DE"/>
              </w:rPr>
              <w:tab/>
            </w:r>
            <w:r w:rsidRPr="000B3835">
              <w:rPr>
                <w:rStyle w:val="Hyperlink"/>
                <w:noProof/>
              </w:rPr>
              <w:t>Minimum Rip</w:t>
            </w:r>
            <w:r>
              <w:rPr>
                <w:noProof/>
                <w:webHidden/>
              </w:rPr>
              <w:tab/>
            </w:r>
            <w:r>
              <w:rPr>
                <w:noProof/>
                <w:webHidden/>
              </w:rPr>
              <w:fldChar w:fldCharType="begin"/>
            </w:r>
            <w:r>
              <w:rPr>
                <w:noProof/>
                <w:webHidden/>
              </w:rPr>
              <w:instrText xml:space="preserve"> PAGEREF _Toc121464049 \h </w:instrText>
            </w:r>
            <w:r>
              <w:rPr>
                <w:noProof/>
                <w:webHidden/>
              </w:rPr>
            </w:r>
            <w:r>
              <w:rPr>
                <w:noProof/>
                <w:webHidden/>
              </w:rPr>
              <w:fldChar w:fldCharType="separate"/>
            </w:r>
            <w:r>
              <w:rPr>
                <w:noProof/>
                <w:webHidden/>
              </w:rPr>
              <w:t>21</w:t>
            </w:r>
            <w:r>
              <w:rPr>
                <w:noProof/>
                <w:webHidden/>
              </w:rPr>
              <w:fldChar w:fldCharType="end"/>
            </w:r>
          </w:hyperlink>
        </w:p>
        <w:p w14:paraId="12D6B334" w14:textId="73302C1A"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0" w:history="1">
            <w:r w:rsidRPr="000B3835">
              <w:rPr>
                <w:rStyle w:val="Hyperlink"/>
                <w:noProof/>
              </w:rPr>
              <w:t>2.3.10</w:t>
            </w:r>
            <w:r>
              <w:rPr>
                <w:rFonts w:asciiTheme="minorHAnsi" w:eastAsiaTheme="minorEastAsia" w:hAnsiTheme="minorHAnsi"/>
                <w:noProof/>
                <w:sz w:val="22"/>
                <w:lang w:eastAsia="de-DE"/>
              </w:rPr>
              <w:tab/>
            </w:r>
            <w:r w:rsidRPr="000B3835">
              <w:rPr>
                <w:rStyle w:val="Hyperlink"/>
                <w:noProof/>
              </w:rPr>
              <w:t>Produktionskosten</w:t>
            </w:r>
            <w:r>
              <w:rPr>
                <w:noProof/>
                <w:webHidden/>
              </w:rPr>
              <w:tab/>
            </w:r>
            <w:r>
              <w:rPr>
                <w:noProof/>
                <w:webHidden/>
              </w:rPr>
              <w:fldChar w:fldCharType="begin"/>
            </w:r>
            <w:r>
              <w:rPr>
                <w:noProof/>
                <w:webHidden/>
              </w:rPr>
              <w:instrText xml:space="preserve"> PAGEREF _Toc121464050 \h </w:instrText>
            </w:r>
            <w:r>
              <w:rPr>
                <w:noProof/>
                <w:webHidden/>
              </w:rPr>
            </w:r>
            <w:r>
              <w:rPr>
                <w:noProof/>
                <w:webHidden/>
              </w:rPr>
              <w:fldChar w:fldCharType="separate"/>
            </w:r>
            <w:r>
              <w:rPr>
                <w:noProof/>
                <w:webHidden/>
              </w:rPr>
              <w:t>21</w:t>
            </w:r>
            <w:r>
              <w:rPr>
                <w:noProof/>
                <w:webHidden/>
              </w:rPr>
              <w:fldChar w:fldCharType="end"/>
            </w:r>
          </w:hyperlink>
        </w:p>
        <w:p w14:paraId="51A58EE2" w14:textId="097B279B"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1" w:history="1">
            <w:r w:rsidRPr="000B3835">
              <w:rPr>
                <w:rStyle w:val="Hyperlink"/>
                <w:noProof/>
                <w:lang w:val="en-GB"/>
              </w:rPr>
              <w:t>2.3.11</w:t>
            </w:r>
            <w:r>
              <w:rPr>
                <w:rFonts w:asciiTheme="minorHAnsi" w:eastAsiaTheme="minorEastAsia" w:hAnsiTheme="minorHAnsi"/>
                <w:noProof/>
                <w:sz w:val="22"/>
                <w:lang w:eastAsia="de-DE"/>
              </w:rPr>
              <w:tab/>
            </w:r>
            <w:r w:rsidRPr="000B3835">
              <w:rPr>
                <w:rStyle w:val="Hyperlink"/>
                <w:noProof/>
                <w:lang w:val="en-GB"/>
              </w:rPr>
              <w:t>Orders for more than one Day</w:t>
            </w:r>
            <w:r>
              <w:rPr>
                <w:noProof/>
                <w:webHidden/>
              </w:rPr>
              <w:tab/>
            </w:r>
            <w:r>
              <w:rPr>
                <w:noProof/>
                <w:webHidden/>
              </w:rPr>
              <w:fldChar w:fldCharType="begin"/>
            </w:r>
            <w:r>
              <w:rPr>
                <w:noProof/>
                <w:webHidden/>
              </w:rPr>
              <w:instrText xml:space="preserve"> PAGEREF _Toc121464051 \h </w:instrText>
            </w:r>
            <w:r>
              <w:rPr>
                <w:noProof/>
                <w:webHidden/>
              </w:rPr>
            </w:r>
            <w:r>
              <w:rPr>
                <w:noProof/>
                <w:webHidden/>
              </w:rPr>
              <w:fldChar w:fldCharType="separate"/>
            </w:r>
            <w:r>
              <w:rPr>
                <w:noProof/>
                <w:webHidden/>
              </w:rPr>
              <w:t>21</w:t>
            </w:r>
            <w:r>
              <w:rPr>
                <w:noProof/>
                <w:webHidden/>
              </w:rPr>
              <w:fldChar w:fldCharType="end"/>
            </w:r>
          </w:hyperlink>
        </w:p>
        <w:p w14:paraId="57674865" w14:textId="6E5F9766"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2" w:history="1">
            <w:r w:rsidRPr="000B3835">
              <w:rPr>
                <w:rStyle w:val="Hyperlink"/>
                <w:noProof/>
                <w:lang w:val="en-GB"/>
              </w:rPr>
              <w:t>2.3.12</w:t>
            </w:r>
            <w:r>
              <w:rPr>
                <w:rFonts w:asciiTheme="minorHAnsi" w:eastAsiaTheme="minorEastAsia" w:hAnsiTheme="minorHAnsi"/>
                <w:noProof/>
                <w:sz w:val="22"/>
                <w:lang w:eastAsia="de-DE"/>
              </w:rPr>
              <w:tab/>
            </w:r>
            <w:r w:rsidRPr="000B3835">
              <w:rPr>
                <w:rStyle w:val="Hyperlink"/>
                <w:noProof/>
                <w:lang w:val="en-GB"/>
              </w:rPr>
              <w:t>Max Number of Trucks/ Vehicle List</w:t>
            </w:r>
            <w:r>
              <w:rPr>
                <w:noProof/>
                <w:webHidden/>
              </w:rPr>
              <w:tab/>
            </w:r>
            <w:r>
              <w:rPr>
                <w:noProof/>
                <w:webHidden/>
              </w:rPr>
              <w:fldChar w:fldCharType="begin"/>
            </w:r>
            <w:r>
              <w:rPr>
                <w:noProof/>
                <w:webHidden/>
              </w:rPr>
              <w:instrText xml:space="preserve"> PAGEREF _Toc121464052 \h </w:instrText>
            </w:r>
            <w:r>
              <w:rPr>
                <w:noProof/>
                <w:webHidden/>
              </w:rPr>
            </w:r>
            <w:r>
              <w:rPr>
                <w:noProof/>
                <w:webHidden/>
              </w:rPr>
              <w:fldChar w:fldCharType="separate"/>
            </w:r>
            <w:r>
              <w:rPr>
                <w:noProof/>
                <w:webHidden/>
              </w:rPr>
              <w:t>22</w:t>
            </w:r>
            <w:r>
              <w:rPr>
                <w:noProof/>
                <w:webHidden/>
              </w:rPr>
              <w:fldChar w:fldCharType="end"/>
            </w:r>
          </w:hyperlink>
        </w:p>
        <w:p w14:paraId="305131CB" w14:textId="0DE23CB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Pr="000B3835">
              <w:rPr>
                <w:rStyle w:val="Hyperlink"/>
                <w:noProof/>
              </w:rPr>
              <w:t>2.4</w:t>
            </w:r>
            <w:r>
              <w:rPr>
                <w:rFonts w:asciiTheme="minorHAnsi" w:eastAsiaTheme="minorEastAsia" w:hAnsiTheme="minorHAnsi"/>
                <w:noProof/>
                <w:sz w:val="22"/>
                <w:lang w:eastAsia="de-DE"/>
              </w:rPr>
              <w:tab/>
            </w:r>
            <w:r w:rsidRPr="000B3835">
              <w:rPr>
                <w:rStyle w:val="Hyperlink"/>
                <w:noProof/>
              </w:rPr>
              <w:t>Optimierungsziele</w:t>
            </w:r>
            <w:r>
              <w:rPr>
                <w:noProof/>
                <w:webHidden/>
              </w:rPr>
              <w:tab/>
            </w:r>
            <w:r>
              <w:rPr>
                <w:noProof/>
                <w:webHidden/>
              </w:rPr>
              <w:fldChar w:fldCharType="begin"/>
            </w:r>
            <w:r>
              <w:rPr>
                <w:noProof/>
                <w:webHidden/>
              </w:rPr>
              <w:instrText xml:space="preserve"> PAGEREF _Toc121464053 \h </w:instrText>
            </w:r>
            <w:r>
              <w:rPr>
                <w:noProof/>
                <w:webHidden/>
              </w:rPr>
            </w:r>
            <w:r>
              <w:rPr>
                <w:noProof/>
                <w:webHidden/>
              </w:rPr>
              <w:fldChar w:fldCharType="separate"/>
            </w:r>
            <w:r>
              <w:rPr>
                <w:noProof/>
                <w:webHidden/>
              </w:rPr>
              <w:t>22</w:t>
            </w:r>
            <w:r>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9" w:name="_Toc121464034"/>
      <w:r>
        <w:lastRenderedPageBreak/>
        <w:t>Einleitung</w:t>
      </w:r>
      <w:bookmarkEnd w:id="9"/>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55503192" w:rsidR="00D665AE" w:rsidRDefault="00F52A95" w:rsidP="005A6F34">
      <w:pPr>
        <w:rPr>
          <w:rFonts w:cs="Arial"/>
          <w:szCs w:val="24"/>
        </w:rPr>
      </w:pPr>
      <w:r>
        <w:rPr>
          <w:rFonts w:cs="Arial"/>
          <w:szCs w:val="24"/>
        </w:rPr>
        <w:t xml:space="preserve">In diesem </w:t>
      </w:r>
      <w:r w:rsidR="00B955C9">
        <w:rPr>
          <w:rFonts w:cs="Arial"/>
          <w:szCs w:val="24"/>
        </w:rPr>
        <w:t xml:space="preserve">Dokument </w:t>
      </w:r>
      <w:r w:rsidR="009F7E67">
        <w:rPr>
          <w:rFonts w:cs="Arial"/>
          <w:szCs w:val="24"/>
        </w:rPr>
        <w:t>werden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0" w:name="_Toc121464035"/>
      <w:r>
        <w:lastRenderedPageBreak/>
        <w:t>Konzept der Betonoptimierung</w:t>
      </w:r>
      <w:bookmarkEnd w:id="10"/>
    </w:p>
    <w:p w14:paraId="63F2F35A" w14:textId="5C2D4E54"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w:t>
      </w:r>
      <w:r w:rsidR="000A285D">
        <w:rPr>
          <w:rFonts w:cs="Arial"/>
          <w:szCs w:val="24"/>
        </w:rPr>
        <w:t xml:space="preserve"> </w:t>
      </w:r>
      <w:r w:rsidR="00B23765">
        <w:rPr>
          <w:rFonts w:cs="Arial"/>
          <w:szCs w:val="24"/>
        </w:rPr>
        <w:t>beschrieben</w:t>
      </w:r>
      <w:r w:rsidR="000A285D">
        <w:rPr>
          <w:rFonts w:cs="Arial"/>
          <w:szCs w:val="24"/>
        </w:rPr>
        <w:t xml:space="preserve"> </w:t>
      </w:r>
      <w:r w:rsidR="00B23765">
        <w:rPr>
          <w:rFonts w:cs="Arial"/>
          <w:szCs w:val="24"/>
        </w:rPr>
        <w:t>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1" w:name="_Toc121464036"/>
      <w:r>
        <w:t>Allgemeine Anforderungen</w:t>
      </w:r>
      <w:bookmarkEnd w:id="11"/>
    </w:p>
    <w:p w14:paraId="2EB6D3E9" w14:textId="4F1974F2" w:rsidR="00F57C97" w:rsidRDefault="00A77FE3" w:rsidP="005A6F34">
      <w:pPr>
        <w:rPr>
          <w:rFonts w:cs="Arial"/>
          <w:szCs w:val="24"/>
        </w:rPr>
      </w:pPr>
      <w:r>
        <w:rPr>
          <w:rFonts w:cs="Arial"/>
          <w:szCs w:val="24"/>
        </w:rPr>
        <w:t xml:space="preserve">Die </w:t>
      </w:r>
      <w:r w:rsidR="00822449">
        <w:rPr>
          <w:rFonts w:cs="Arial"/>
          <w:szCs w:val="24"/>
        </w:rPr>
        <w:t>neue Optimierung</w:t>
      </w:r>
      <w:r>
        <w:rPr>
          <w:rFonts w:cs="Arial"/>
          <w:szCs w:val="24"/>
        </w:rPr>
        <w:t xml:space="preserve"> wird</w:t>
      </w:r>
      <w:r w:rsidR="00822449">
        <w:rPr>
          <w:rFonts w:cs="Arial"/>
          <w:szCs w:val="24"/>
        </w:rPr>
        <w:t xml:space="preserve"> vom Rest der S</w:t>
      </w:r>
      <w:r w:rsidR="003F58A9">
        <w:rPr>
          <w:rFonts w:cs="Arial"/>
          <w:szCs w:val="24"/>
        </w:rPr>
        <w:t>YNCRO</w:t>
      </w:r>
      <w:r w:rsidR="00822449">
        <w:rPr>
          <w:rFonts w:cs="Arial"/>
          <w:szCs w:val="24"/>
        </w:rPr>
        <w:t>TESS Software abgekapselt</w:t>
      </w:r>
      <w:r w:rsidR="00DD095A">
        <w:rPr>
          <w:rFonts w:cs="Arial"/>
          <w:szCs w:val="24"/>
        </w:rPr>
        <w:t xml:space="preserve">, um </w:t>
      </w:r>
      <w:r w:rsidR="000D25F1">
        <w:rPr>
          <w:rFonts w:cs="Arial"/>
          <w:szCs w:val="24"/>
        </w:rPr>
        <w:t xml:space="preserve">zukünftig </w:t>
      </w:r>
      <w:r w:rsidR="00DD095A">
        <w:rPr>
          <w:rFonts w:cs="Arial"/>
          <w:szCs w:val="24"/>
        </w:rPr>
        <w:t>„Optimization as a Service</w:t>
      </w:r>
      <w:r w:rsidR="000D25F1">
        <w:rPr>
          <w:rFonts w:cs="Arial"/>
          <w:szCs w:val="24"/>
        </w:rPr>
        <w:t>“ anbieten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w:t>
      </w:r>
      <w:r>
        <w:rPr>
          <w:rFonts w:cs="Arial"/>
          <w:szCs w:val="24"/>
        </w:rPr>
        <w:t xml:space="preserve">wird </w:t>
      </w:r>
      <w:r w:rsidR="00FC5FDD">
        <w:rPr>
          <w:rFonts w:cs="Arial"/>
          <w:szCs w:val="24"/>
        </w:rPr>
        <w:t>als „Black Box“-Optimie</w:t>
      </w:r>
      <w:r w:rsidR="00F66CD2">
        <w:rPr>
          <w:rFonts w:cs="Arial"/>
          <w:szCs w:val="24"/>
        </w:rPr>
        <w:t>r</w:t>
      </w:r>
      <w:r w:rsidR="00A113A1">
        <w:rPr>
          <w:rFonts w:cs="Arial"/>
          <w:szCs w:val="24"/>
        </w:rPr>
        <w:t>er</w:t>
      </w:r>
      <w:r w:rsidR="00FC5FDD">
        <w:rPr>
          <w:rFonts w:cs="Arial"/>
          <w:szCs w:val="24"/>
        </w:rPr>
        <w:t xml:space="preserve">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w:t>
      </w:r>
      <w:r>
        <w:rPr>
          <w:rFonts w:cs="Arial"/>
          <w:szCs w:val="24"/>
        </w:rPr>
        <w:t>schreiben</w:t>
      </w:r>
      <w:r w:rsidR="003813CB">
        <w:rPr>
          <w:rFonts w:cs="Arial"/>
          <w:szCs w:val="24"/>
        </w:rPr>
        <w:t xml:space="preserve"> können.</w:t>
      </w:r>
      <w:r w:rsidR="00F952D6">
        <w:rPr>
          <w:rFonts w:cs="Arial"/>
          <w:szCs w:val="24"/>
        </w:rPr>
        <w:t xml:space="preserve"> </w:t>
      </w:r>
    </w:p>
    <w:p w14:paraId="259307EF" w14:textId="77777777" w:rsidR="00B0268B" w:rsidRDefault="00F57C97" w:rsidP="005A6F34">
      <w:pPr>
        <w:rPr>
          <w:rFonts w:cs="Arial"/>
          <w:szCs w:val="24"/>
        </w:rPr>
      </w:pPr>
      <w:r>
        <w:rPr>
          <w:rFonts w:cs="Arial"/>
          <w:szCs w:val="24"/>
        </w:rPr>
        <w:t xml:space="preserve">Ein großer Vorteil der Regret-Optimierung ist zum einen, dass die FiFo-Regel nicht gilt. Zum anderen transferiert der Regret-Optimierer Fahrzeuge in hohem Maße zwischen den Werken, um so gute Touren mit wenigen Leerkilometern erzeugen zu 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r w:rsidR="003F58A9">
        <w:rPr>
          <w:rFonts w:cs="Arial"/>
          <w:szCs w:val="24"/>
        </w:rPr>
        <w:t>v</w:t>
      </w:r>
      <w:r w:rsidR="00A731D3">
        <w:rPr>
          <w:rFonts w:cs="Arial"/>
          <w:szCs w:val="24"/>
        </w:rPr>
        <w:t xml:space="preserve">erboten sein, wenn das „Plant Dispatch Only“ Flag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693D175C" w:rsidR="00822449" w:rsidRDefault="004F3D62" w:rsidP="005A6F34">
      <w:pPr>
        <w:rPr>
          <w:rFonts w:cs="Arial"/>
          <w:szCs w:val="24"/>
        </w:rPr>
      </w:pPr>
      <w:r>
        <w:rPr>
          <w:rFonts w:cs="Arial"/>
          <w:szCs w:val="24"/>
        </w:rPr>
        <w:lastRenderedPageBreak/>
        <w:t xml:space="preserve">Ein weiterer Aspekt ist die Einbindung manueller Vorschläge in die Optimierung. </w:t>
      </w:r>
      <w:r w:rsidR="00320B6A">
        <w:rPr>
          <w:rFonts w:cs="Arial"/>
          <w:szCs w:val="24"/>
        </w:rPr>
        <w:t xml:space="preserve"> Aktuell werden FASe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den angewiesenen SASen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SASe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In diesem Zusammenhang muss sichergestellt werden, dass keine Overlaps erzeugt werden.</w:t>
      </w:r>
    </w:p>
    <w:p w14:paraId="792297D8" w14:textId="4AC8CCE1" w:rsidR="0013473C" w:rsidRDefault="00B42C6F" w:rsidP="005A6F34">
      <w:pPr>
        <w:pStyle w:val="berschrift2"/>
      </w:pPr>
      <w:bookmarkStart w:id="12" w:name="_Toc121464037"/>
      <w:r w:rsidRPr="00934F4A">
        <w:t>Feature Liste</w:t>
      </w:r>
      <w:bookmarkEnd w:id="12"/>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3" w:name="_Toc121464038"/>
      <w:r>
        <w:t>Pflichtanforderungen</w:t>
      </w:r>
      <w:bookmarkEnd w:id="13"/>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lastRenderedPageBreak/>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E02D06">
        <w:fldChar w:fldCharType="begin"/>
      </w:r>
      <w:r w:rsidR="00E02D06">
        <w:instrText xml:space="preserve"> SEQ Abbildung \* ARABIC </w:instrText>
      </w:r>
      <w:r w:rsidR="00E02D06">
        <w:fldChar w:fldCharType="separate"/>
      </w:r>
      <w:r>
        <w:rPr>
          <w:noProof/>
        </w:rPr>
        <w:t>1</w:t>
      </w:r>
      <w:r w:rsidR="00E02D06">
        <w:rPr>
          <w:noProof/>
        </w:rPr>
        <w:fldChar w:fldCharType="end"/>
      </w:r>
      <w:r>
        <w:t>: Mehrschichtbetrieb</w:t>
      </w:r>
    </w:p>
    <w:p w14:paraId="491D9E8A" w14:textId="5CC3E520" w:rsidR="00DE7923" w:rsidRPr="00ED34AA" w:rsidRDefault="001C5B1C" w:rsidP="00922B1C">
      <w:r>
        <w:t>SASe werden für alle Schichten berücksichtigt. Falls eine vorherige Schicht nicht rechtzeitig abgemeldet wird oder die aktuelle Schicht nicht rechtzeig angemeldet wird, wird das SAS geschoben.</w:t>
      </w:r>
      <w:r w:rsidR="00AE21E3" w:rsidRPr="00AE21E3">
        <w:t xml:space="preserve"> Aber SASe werden im Preplanning auch weiterhin durch den Roster immer nur für die jeweils erste Schicht eines Trucks erzeugt.</w:t>
      </w:r>
    </w:p>
    <w:p w14:paraId="423783FD" w14:textId="7BBAD79D" w:rsidR="00A72136" w:rsidRDefault="0077117C" w:rsidP="00937D8E">
      <w:pPr>
        <w:pStyle w:val="berschrift4"/>
      </w:pPr>
      <w:r>
        <w:t xml:space="preserve"> </w:t>
      </w:r>
      <w:r w:rsidR="00AC13FB">
        <w:t>FiFo-Regel</w:t>
      </w:r>
    </w:p>
    <w:p w14:paraId="09A223E2" w14:textId="476B8BF9" w:rsidR="00A72136" w:rsidRDefault="00A72136" w:rsidP="00A72136">
      <w:r>
        <w:t>Die neue Betonoptimierung muss Fahrzeuge des gleichen Werkes gemäß der First-In-First-Out</w:t>
      </w:r>
      <w:r w:rsidR="0066088E">
        <w:t>-</w:t>
      </w:r>
      <w:r>
        <w:t>Regel verplanen, damit die verplanten Touren für Fahrer gerecht verteilt werden.</w:t>
      </w:r>
    </w:p>
    <w:p w14:paraId="2C47541F" w14:textId="03E59A04" w:rsidR="00A72136" w:rsidRDefault="00A72136" w:rsidP="00A72136">
      <w:r>
        <w:t>First-In-First-Out Regel (FiFo</w:t>
      </w:r>
      <w:r w:rsidR="0066088E">
        <w:t>-</w:t>
      </w:r>
      <w:r>
        <w:t xml:space="preserve">Regel) bedeutet in der neuen Betonoptimierung, dass das Fahrzeug, das an einem Werk als erstes wieder verfügbar ist, an diesem Werk als erstes wieder zum Laden geschickt wird. </w:t>
      </w:r>
    </w:p>
    <w:p w14:paraId="0935AC42" w14:textId="420F0B27" w:rsidR="00A72136" w:rsidRPr="00DE532B" w:rsidRDefault="00DE532B" w:rsidP="00A72136">
      <w:pPr>
        <w:rPr>
          <w:b/>
          <w:bCs/>
        </w:rPr>
      </w:pPr>
      <w:r w:rsidRPr="00DE532B">
        <w:rPr>
          <w:b/>
          <w:bCs/>
        </w:rPr>
        <w:t>Umsetzung:</w:t>
      </w:r>
    </w:p>
    <w:p w14:paraId="1A566C46" w14:textId="736937C9" w:rsidR="0044054C" w:rsidRDefault="000066A3" w:rsidP="00A72136">
      <w:r>
        <w:t>Die MIXOR Optimierung erzeugt p</w:t>
      </w:r>
      <w:r w:rsidR="00A72136">
        <w:t>ro Werk jeweils eine Liste mit verfügbaren Fahrzeugen und eine Liste mit verfügbaren Lieferungen</w:t>
      </w:r>
      <w:r>
        <w:t>.</w:t>
      </w:r>
    </w:p>
    <w:p w14:paraId="016E7E5D" w14:textId="77777777" w:rsidR="00AC472A" w:rsidRDefault="00AC472A" w:rsidP="00A72136">
      <w:commentRangeStart w:id="14"/>
      <w:commentRangeStart w:id="15"/>
      <w:commentRangeStart w:id="16"/>
      <w:r>
        <w:t xml:space="preserve">Verfügbare Lieferungen sind: Das </w:t>
      </w:r>
      <w:commentRangeStart w:id="17"/>
      <w:r>
        <w:t xml:space="preserve">Lieferzeitfenster des zugehörigen Auftrags muss im Optimierungszeitraum beginnen oder enden. </w:t>
      </w:r>
      <w:commentRangeEnd w:id="14"/>
      <w:r>
        <w:rPr>
          <w:rStyle w:val="Kommentarzeichen"/>
        </w:rPr>
        <w:commentReference w:id="14"/>
      </w:r>
      <w:commentRangeEnd w:id="15"/>
      <w:r w:rsidR="00BE4F9B">
        <w:rPr>
          <w:rStyle w:val="Kommentarzeichen"/>
        </w:rPr>
        <w:commentReference w:id="15"/>
      </w:r>
      <w:commentRangeEnd w:id="16"/>
      <w:r w:rsidR="009C5AFD">
        <w:rPr>
          <w:rStyle w:val="Kommentarzeichen"/>
        </w:rPr>
        <w:commentReference w:id="16"/>
      </w:r>
      <w:commentRangeEnd w:id="17"/>
      <w:r w:rsidR="00A56CF7">
        <w:rPr>
          <w:rStyle w:val="Kommentarzeichen"/>
        </w:rPr>
        <w:commentReference w:id="17"/>
      </w:r>
    </w:p>
    <w:p w14:paraId="5BDDF61C" w14:textId="2B98A512" w:rsidR="00AC472A" w:rsidRDefault="00AC472A" w:rsidP="00A72136">
      <w:r>
        <w:t xml:space="preserve">Verfügbare Fahrzeuge sind: Alle Fahrzeuge </w:t>
      </w:r>
      <w:r w:rsidR="006D4105">
        <w:t>deren Schichtbeginn im Optimierungsinter</w:t>
      </w:r>
      <w:r w:rsidR="003C3411">
        <w:t>v</w:t>
      </w:r>
      <w:r w:rsidR="006D4105">
        <w:t>all liegen.</w:t>
      </w:r>
    </w:p>
    <w:p w14:paraId="259BD695" w14:textId="5D26A4B6" w:rsidR="005579B1" w:rsidRDefault="005579B1" w:rsidP="00A72136">
      <w:r>
        <w:lastRenderedPageBreak/>
        <w:t>Die</w:t>
      </w:r>
      <w:r w:rsidR="0044054C">
        <w:t xml:space="preserve"> </w:t>
      </w:r>
      <w:r>
        <w:t xml:space="preserve">Liste der verfügbaren Lieferungen enthält nur die erste bzw. die nächste Lieferung aus der Lieferkette des Auftrags. </w:t>
      </w:r>
      <w:r w:rsidR="000066A3">
        <w:t>Die MIXOR Optimierung sortiert die Liste der Lieferungen</w:t>
      </w:r>
      <w:r>
        <w:t xml:space="preserve"> aufsteigend, nach der linken Grenze ihres Ladezeitintervalls</w:t>
      </w:r>
      <w:r w:rsidRPr="007B7AF6">
        <w:t>.</w:t>
      </w:r>
      <w:r w:rsidR="008D25F9" w:rsidRPr="007B7AF6">
        <w:t xml:space="preserve"> Wenn diese identisch ist, wird die Priorität des Auftrages verwendet. Wenn diese i</w:t>
      </w:r>
      <w:r w:rsidR="00273C3D" w:rsidRPr="007B7AF6">
        <w:t>d</w:t>
      </w:r>
      <w:r w:rsidR="008D25F9" w:rsidRPr="007B7AF6">
        <w:t>entisch ist, wird die rechte Grenze des Ladezeitintervalls verwendet. Danach der Index.</w:t>
      </w:r>
      <w:r w:rsidRPr="007B7AF6">
        <w:t xml:space="preserve"> </w:t>
      </w:r>
      <w:r w:rsidR="00B136D4" w:rsidRPr="007B7AF6">
        <w:t>Dadurch</w:t>
      </w:r>
      <w:r w:rsidR="00B136D4">
        <w:t xml:space="preserve"> sind die „wichtigsten“</w:t>
      </w:r>
      <w:r w:rsidR="000066A3">
        <w:t xml:space="preserve"> (</w:t>
      </w:r>
      <w:r w:rsidR="00B136D4">
        <w:t>weil dringendsten Lieferungen</w:t>
      </w:r>
      <w:r w:rsidR="000066A3">
        <w:t>)</w:t>
      </w:r>
      <w:r w:rsidR="00B136D4">
        <w:t xml:space="preserve"> immer vorne</w:t>
      </w:r>
      <w:r w:rsidR="00735687">
        <w:t xml:space="preserve"> in der Liste</w:t>
      </w:r>
      <w:r w:rsidR="00B136D4">
        <w:t>.</w:t>
      </w:r>
      <w:r w:rsidR="008F17CC">
        <w:t xml:space="preserve"> Die Lieferungen werden zuerst immer dem</w:t>
      </w:r>
      <w:r w:rsidR="00B136D4">
        <w:t xml:space="preserve"> </w:t>
      </w:r>
      <w:r w:rsidR="008F17CC" w:rsidRPr="00FA7C51">
        <w:t xml:space="preserve">Stammwerk </w:t>
      </w:r>
      <w:r w:rsidR="008F17CC">
        <w:t>des Auftrags zugeordnet</w:t>
      </w:r>
      <w:r w:rsidR="00AB6CDE">
        <w:t xml:space="preserve"> und </w:t>
      </w:r>
      <w:r w:rsidR="008F17CC" w:rsidRPr="00FA7C51">
        <w:t xml:space="preserve">die Verfügbarkeit des Werkes geprüft. </w:t>
      </w:r>
      <w:r w:rsidR="00BE4F9B">
        <w:t xml:space="preserve">Ein Werk ist verfügbar, wenn das endgültige Schließen des Werkes im Optimierungszeitraum nicht vor dem Ladezeitfenster der Lieferung liegt. </w:t>
      </w:r>
      <w:r w:rsidR="008F17CC" w:rsidRPr="00FA7C51">
        <w:t xml:space="preserve">Ist </w:t>
      </w:r>
      <w:r w:rsidR="00AB6CDE">
        <w:t>das Stammwerk</w:t>
      </w:r>
      <w:r w:rsidR="008F17CC" w:rsidRPr="00FA7C51">
        <w:t xml:space="preserve"> nicht verfügbar,</w:t>
      </w:r>
      <w:r w:rsidR="00BE4F9B">
        <w:t xml:space="preserve"> wertet die MIXOR Optimierung, den alternative Plant Modus des Auftrags aus, um zu ermitteln, welche alternativen Lieferwerke für diese Lieferung betrachtet werden können. Von diesen Werken wird schrittweise das nächste Werk mit der kürzesten Distanz zum Kunden getestet.</w:t>
      </w:r>
    </w:p>
    <w:p w14:paraId="3CE41965" w14:textId="0C40EDA5" w:rsidR="005579B1" w:rsidRDefault="005579B1" w:rsidP="00FA7C51">
      <w:r>
        <w:t>Die Liste der Fahrzeuge</w:t>
      </w:r>
      <w:r w:rsidR="0053674A">
        <w:t xml:space="preserve"> sortiert die MIXOR Optimierung</w:t>
      </w:r>
      <w:r w:rsidR="00684BCA">
        <w:t xml:space="preserve">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w:t>
      </w:r>
      <w:r w:rsidR="0053674A">
        <w:t xml:space="preserve"> zugehörigen</w:t>
      </w:r>
      <w:r w:rsidR="00684BCA">
        <w:t xml:space="preserve"> Werk</w:t>
      </w:r>
      <w:r w:rsidR="00023826">
        <w:t xml:space="preserve">.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w:t>
      </w:r>
      <w:r w:rsidR="0053674A">
        <w:t xml:space="preserve"> ist</w:t>
      </w:r>
      <w:r w:rsidR="00343C24">
        <w:t xml:space="preserve"> die Liste alphanumerisch sortiert. Wenn ein Fahrzeug nicht an einem Werk parkt, ist die initiale Verfügbarkeit </w:t>
      </w:r>
      <w:r w:rsidR="0053674A">
        <w:t xml:space="preserve">des Fahrzeugs </w:t>
      </w:r>
      <w:r w:rsidR="00343C24">
        <w:t>d</w:t>
      </w:r>
      <w:r w:rsidR="0053674A">
        <w:t>essen</w:t>
      </w:r>
      <w:r w:rsidR="00343C24">
        <w:t xml:space="preserve"> Schichtstartzei</w:t>
      </w:r>
      <w:r w:rsidR="0053674A">
        <w:t>t</w:t>
      </w:r>
      <w:r w:rsidR="00343C24">
        <w:t xml:space="preserve"> plus die Dauer der Anfahrt zum Werk</w:t>
      </w:r>
      <w:r w:rsidR="0053674A">
        <w:t xml:space="preserve"> (d.h. der Zeitpunkt der Ankunft am Werk)</w:t>
      </w:r>
      <w:r w:rsidR="00343C24">
        <w:t xml:space="preserve">. </w:t>
      </w:r>
      <w:r w:rsidR="00FA7C51">
        <w:t>Diese Verfügbarkeit gilt, solange der Roster d</w:t>
      </w:r>
      <w:r w:rsidR="00530D05">
        <w:t>e</w:t>
      </w:r>
      <w:r w:rsidR="00FA7C51">
        <w:t xml:space="preserve">aktiviert ist. Wenn die Optimierung mit Roster ausgeführt wird, greifen die Regeln, die im Kapitel </w:t>
      </w:r>
      <w:r w:rsidR="00FA7C51" w:rsidRPr="00FA7C51">
        <w:rPr>
          <w:rStyle w:val="IntensiveHervorhebung"/>
        </w:rPr>
        <w:fldChar w:fldCharType="begin"/>
      </w:r>
      <w:r w:rsidR="00FA7C51" w:rsidRPr="00FA7C51">
        <w:rPr>
          <w:rStyle w:val="IntensiveHervorhebung"/>
        </w:rPr>
        <w:instrText xml:space="preserve"> REF _Ref142393076 \h </w:instrText>
      </w:r>
      <w:r w:rsidR="00FA7C51">
        <w:rPr>
          <w:rStyle w:val="IntensiveHervorhebung"/>
        </w:rPr>
        <w:instrText xml:space="preserve"> \* MERGEFORMAT </w:instrText>
      </w:r>
      <w:r w:rsidR="00FA7C51" w:rsidRPr="00FA7C51">
        <w:rPr>
          <w:rStyle w:val="IntensiveHervorhebung"/>
        </w:rPr>
      </w:r>
      <w:r w:rsidR="00FA7C51" w:rsidRPr="00FA7C51">
        <w:rPr>
          <w:rStyle w:val="IntensiveHervorhebung"/>
        </w:rPr>
        <w:fldChar w:fldCharType="separate"/>
      </w:r>
      <w:r w:rsidR="00FA7C51" w:rsidRPr="00FA7C51">
        <w:rPr>
          <w:rStyle w:val="IntensiveHervorhebung"/>
        </w:rPr>
        <w:t>Roster und First Round Rule</w:t>
      </w:r>
      <w:r w:rsidR="00FA7C51" w:rsidRPr="00FA7C51">
        <w:rPr>
          <w:rStyle w:val="IntensiveHervorhebung"/>
        </w:rPr>
        <w:fldChar w:fldCharType="end"/>
      </w:r>
      <w:r w:rsidR="00FA7C51">
        <w:rPr>
          <w:rStyle w:val="IntensiveHervorhebung"/>
        </w:rPr>
        <w:t xml:space="preserve"> </w:t>
      </w:r>
      <w:r w:rsidR="00FA7C51" w:rsidRPr="00B959B1">
        <w:t>beschrieben sind.</w:t>
      </w:r>
      <w:r w:rsidR="0053674A">
        <w:t xml:space="preserve"> Eine weitere Ausnahme gilt bei vorhandenen SASen, weil die Optimierung diese statt der linken Grenze des Schichtzeitintervalls verwendet</w:t>
      </w:r>
      <w:r w:rsidR="00D27BF6">
        <w:t>.</w:t>
      </w:r>
    </w:p>
    <w:p w14:paraId="1CB4D9EC" w14:textId="1B95B9F8" w:rsidR="00582A2B" w:rsidRDefault="004F008D" w:rsidP="007013BB">
      <w:r>
        <w:t>Die MIXOR Optimierung betrachtet zuerst die Listen von Fahrzeugen und Lieferungen für jedes Werk einzeln (Plant Dispatch). Die MIXOR Optimierung startet mit dem Werk, an</w:t>
      </w:r>
      <w:r w:rsidR="00530D05">
        <w:t xml:space="preserve"> dem die Lieferung mit der frühesten linken Grenze des Ladezeitintervalls ist. Bei zwei Werken </w:t>
      </w:r>
      <w:r w:rsidR="00582A2B">
        <w:t>mit gleicher erster linker Grenze</w:t>
      </w:r>
      <w:r w:rsidR="00530D05">
        <w:t>, entsch</w:t>
      </w:r>
      <w:r w:rsidR="0044741B">
        <w:t>ei</w:t>
      </w:r>
      <w:r w:rsidR="00530D05">
        <w:t>det der Index des Werkes</w:t>
      </w:r>
      <w:r w:rsidR="00582A2B">
        <w:t xml:space="preserve"> darüber, mit welchem Werk die MIXOR Optimierung beginnt</w:t>
      </w:r>
      <w:r w:rsidR="00530D05">
        <w:t xml:space="preserve">. </w:t>
      </w:r>
    </w:p>
    <w:p w14:paraId="58ADA695" w14:textId="2F7FC343" w:rsidR="00582A2B" w:rsidRDefault="00530D05" w:rsidP="007013BB">
      <w:r>
        <w:t xml:space="preserve">Für </w:t>
      </w:r>
      <w:r w:rsidR="00830DEB">
        <w:t>diese</w:t>
      </w:r>
      <w:r w:rsidR="00582A2B">
        <w:t xml:space="preserve">s </w:t>
      </w:r>
      <w:r>
        <w:t>Werk nimmt die MIXOR Optimierung</w:t>
      </w:r>
      <w:r w:rsidR="00F0674E">
        <w:t xml:space="preserve"> </w:t>
      </w:r>
      <w:r w:rsidR="006B4E61">
        <w:t>d</w:t>
      </w:r>
      <w:r w:rsidR="0066088E">
        <w:t>as</w:t>
      </w:r>
      <w:r w:rsidR="006B4E61">
        <w:t xml:space="preserve"> erste </w:t>
      </w:r>
      <w:r w:rsidR="0066088E">
        <w:t>Fahrzeug</w:t>
      </w:r>
      <w:r w:rsidR="00F0674E">
        <w:t xml:space="preserve"> aus der Liste und</w:t>
      </w:r>
      <w:r>
        <w:t xml:space="preserve"> prüft</w:t>
      </w:r>
      <w:r w:rsidR="00F0674E">
        <w:t xml:space="preserve">, welche </w:t>
      </w:r>
      <w:r w:rsidR="0066088E">
        <w:t>Lieferung</w:t>
      </w:r>
      <w:r w:rsidR="00F0674E">
        <w:t xml:space="preserve"> in Bezug auf Sondereignungen und Ausschlüsse zu </w:t>
      </w:r>
      <w:r w:rsidR="006B4E61">
        <w:t>de</w:t>
      </w:r>
      <w:r w:rsidR="0066088E">
        <w:t>m</w:t>
      </w:r>
      <w:r w:rsidR="006B4E61">
        <w:t xml:space="preserve"> </w:t>
      </w:r>
      <w:r w:rsidR="0066088E">
        <w:lastRenderedPageBreak/>
        <w:t>Fahrzeug</w:t>
      </w:r>
      <w:r w:rsidR="007A1626">
        <w:t xml:space="preserve"> pass</w:t>
      </w:r>
      <w:r w:rsidR="00306BF3">
        <w:t xml:space="preserve">t. </w:t>
      </w:r>
      <w:r w:rsidR="00582A2B">
        <w:t>Für diese Lieferung prüft die Optimierung in drei Schritten</w:t>
      </w:r>
      <w:r w:rsidR="00E36DBE">
        <w:t>,</w:t>
      </w:r>
      <w:r w:rsidR="00D8476D">
        <w:t xml:space="preserve"> ob </w:t>
      </w:r>
      <w:r w:rsidR="00830DEB">
        <w:t>sie</w:t>
      </w:r>
      <w:r w:rsidR="00582A2B">
        <w:t xml:space="preserve"> für dieses Fahrzeug an diesem Werk</w:t>
      </w:r>
      <w:r w:rsidR="001A5C2D">
        <w:t xml:space="preserve"> auch</w:t>
      </w:r>
      <w:r w:rsidR="00582A2B">
        <w:t xml:space="preserve"> zeitlich eingeplant werden kann:</w:t>
      </w:r>
    </w:p>
    <w:p w14:paraId="4DB2D043" w14:textId="77777777" w:rsidR="00830DEB" w:rsidRDefault="00830DEB" w:rsidP="00582A2B">
      <w:pPr>
        <w:pStyle w:val="Listenabsatz"/>
        <w:numPr>
          <w:ilvl w:val="0"/>
          <w:numId w:val="36"/>
        </w:numPr>
      </w:pPr>
      <w:r>
        <w:t xml:space="preserve">Kann die Lieferung </w:t>
      </w:r>
      <w:r w:rsidR="00582A2B">
        <w:t>am</w:t>
      </w:r>
      <w:r w:rsidR="00D8476D">
        <w:t xml:space="preserve"> linken Rand des Ladezeitintervalls eingeplant werden (unter Berücksichtigung der Werksöffnungszeiten und Werkskapazität)</w:t>
      </w:r>
      <w:r>
        <w:t>?</w:t>
      </w:r>
    </w:p>
    <w:p w14:paraId="59582C1B" w14:textId="74CC4CF4" w:rsidR="00830DEB" w:rsidRDefault="008A1935" w:rsidP="00582A2B">
      <w:pPr>
        <w:pStyle w:val="Listenabsatz"/>
        <w:numPr>
          <w:ilvl w:val="0"/>
          <w:numId w:val="36"/>
        </w:numPr>
      </w:pPr>
      <w:r>
        <w:t xml:space="preserve">Falls nicht </w:t>
      </w:r>
      <w:r w:rsidR="00830DEB">
        <w:t>kann</w:t>
      </w:r>
      <w:r>
        <w:t xml:space="preserve"> die Lieferung früher geladen werden</w:t>
      </w:r>
      <w:r w:rsidR="00830DEB">
        <w:t xml:space="preserve"> </w:t>
      </w:r>
      <w:r>
        <w:t>(early load</w:t>
      </w:r>
      <w:r w:rsidR="00830DEB">
        <w:t xml:space="preserve">, </w:t>
      </w:r>
      <w:r>
        <w:t>um Verspätungen zu vermeiden</w:t>
      </w:r>
      <w:r w:rsidR="00830DEB">
        <w:t>)?</w:t>
      </w:r>
    </w:p>
    <w:p w14:paraId="6616F8E2" w14:textId="77777777" w:rsidR="008F17CC" w:rsidRDefault="008A1935" w:rsidP="00582A2B">
      <w:pPr>
        <w:pStyle w:val="Listenabsatz"/>
        <w:numPr>
          <w:ilvl w:val="0"/>
          <w:numId w:val="36"/>
        </w:numPr>
      </w:pPr>
      <w:r>
        <w:t>Falls</w:t>
      </w:r>
      <w:r w:rsidR="00830DEB">
        <w:t xml:space="preserve"> nicht</w:t>
      </w:r>
      <w:r>
        <w:t xml:space="preserve">, </w:t>
      </w:r>
      <w:r w:rsidR="00830DEB">
        <w:t>gibt es einen Zeitpunkt im Rahmen der Werksöffnungszeiten zu dem die Lieferung</w:t>
      </w:r>
      <w:r>
        <w:t xml:space="preserve"> eingeplant</w:t>
      </w:r>
      <w:r w:rsidR="00830DEB">
        <w:t xml:space="preserve"> werden kann</w:t>
      </w:r>
      <w:r w:rsidR="008F17CC">
        <w:t xml:space="preserve"> (mit entsprechender Verspätung)?</w:t>
      </w:r>
      <w:r w:rsidR="00960754">
        <w:t xml:space="preserve"> </w:t>
      </w:r>
    </w:p>
    <w:p w14:paraId="7B9AA00E" w14:textId="2AD23CCC" w:rsidR="000202AA" w:rsidRDefault="008F17CC" w:rsidP="007013BB">
      <w:r>
        <w:t>Falls eine der Prüfungen erfolgreich ist, nimmt d</w:t>
      </w:r>
      <w:r w:rsidR="00582A2B">
        <w:t>er MIXOR dieses Paar aus Fahrzeug und Lieferung als möglichen Kandidaten zum Einplanen.</w:t>
      </w:r>
      <w:r w:rsidR="005634E3">
        <w:t xml:space="preserve"> Diese Suche wird so lange fortgesetzt, bis </w:t>
      </w:r>
      <w:r w:rsidR="0013681C">
        <w:t xml:space="preserve">(1) </w:t>
      </w:r>
      <w:r w:rsidR="00730D9D">
        <w:t>jedes Fahrzeug eine Lieferung als Kandidat hat</w:t>
      </w:r>
      <w:r w:rsidR="0013681C">
        <w:t xml:space="preserve"> oder (2) für ein Fahrzeug keine Lieferung mehr gefunden wird</w:t>
      </w:r>
      <w:del w:id="18" w:author="Stefan Sommer" w:date="2025-03-19T08:06:00Z" w16du:dateUtc="2025-03-19T07:06:00Z">
        <w:r w:rsidR="0013681C" w:rsidDel="00CE4DD6">
          <w:delText xml:space="preserve"> </w:delText>
        </w:r>
      </w:del>
      <w:r w:rsidR="00730D9D">
        <w:t>.</w:t>
      </w:r>
    </w:p>
    <w:p w14:paraId="480EEBBD" w14:textId="70163B77" w:rsidR="00F1539D" w:rsidRDefault="00530D05" w:rsidP="00730D9D">
      <w:pPr>
        <w:pStyle w:val="Listenabsatz"/>
        <w:numPr>
          <w:ilvl w:val="0"/>
          <w:numId w:val="39"/>
        </w:numPr>
      </w:pPr>
      <w:r>
        <w:t>Falls sich bei d</w:t>
      </w:r>
      <w:r w:rsidR="004B4CAE">
        <w:t>er</w:t>
      </w:r>
      <w:r>
        <w:t xml:space="preserve"> Prüfung</w:t>
      </w:r>
      <w:r w:rsidR="004B4CAE">
        <w:t xml:space="preserve"> des Ladezeitfensters</w:t>
      </w:r>
      <w:r>
        <w:t xml:space="preserve"> herausstellt, dass </w:t>
      </w:r>
      <w:r w:rsidR="004B4CAE">
        <w:t>eine L</w:t>
      </w:r>
      <w:r>
        <w:t>ieferung</w:t>
      </w:r>
      <w:r w:rsidR="00096473">
        <w:t xml:space="preserve"> nicht</w:t>
      </w:r>
      <w:r>
        <w:t xml:space="preserve"> an dem Werk geladen werden kann, prüft die Optimierung</w:t>
      </w:r>
      <w:r w:rsidR="005C1EF5">
        <w:t>, ob die Lieferung an einem</w:t>
      </w:r>
      <w:r>
        <w:t xml:space="preserve"> alternative</w:t>
      </w:r>
      <w:r w:rsidR="005C1EF5">
        <w:t>n</w:t>
      </w:r>
      <w:r>
        <w:t xml:space="preserve"> Lieferwerke</w:t>
      </w:r>
      <w:r w:rsidR="00F1539D">
        <w:t xml:space="preserve"> </w:t>
      </w:r>
      <w:r>
        <w:t>dieses Auftrags</w:t>
      </w:r>
      <w:r w:rsidR="005C1EF5">
        <w:t xml:space="preserve"> geladen werden kann</w:t>
      </w:r>
      <w:r w:rsidR="00F1539D">
        <w:t>:</w:t>
      </w:r>
      <w:r>
        <w:t xml:space="preserve"> </w:t>
      </w:r>
    </w:p>
    <w:p w14:paraId="79C7C1CA" w14:textId="112D74F5" w:rsidR="00F1539D" w:rsidRDefault="00F1539D" w:rsidP="00730D9D">
      <w:pPr>
        <w:pStyle w:val="Listenabsatz"/>
        <w:numPr>
          <w:ilvl w:val="1"/>
          <w:numId w:val="39"/>
        </w:numPr>
      </w:pPr>
      <w:r>
        <w:t>Wurde die Lieferung schonmal von einem anderen Werk</w:t>
      </w:r>
      <w:r w:rsidR="006B74E2">
        <w:t>(en)</w:t>
      </w:r>
      <w:r>
        <w:t xml:space="preserve"> hierhin verschoben? </w:t>
      </w:r>
      <w:r w:rsidR="00530D05">
        <w:t xml:space="preserve">Diese werden nicht mehr betrachtet. </w:t>
      </w:r>
    </w:p>
    <w:p w14:paraId="53F5EFDB" w14:textId="52E3CD33" w:rsidR="00F1539D" w:rsidRDefault="00F1539D" w:rsidP="00730D9D">
      <w:pPr>
        <w:pStyle w:val="Listenabsatz"/>
        <w:numPr>
          <w:ilvl w:val="1"/>
          <w:numId w:val="39"/>
        </w:numPr>
      </w:pPr>
      <w:r>
        <w:t xml:space="preserve">Welches </w:t>
      </w:r>
      <w:r w:rsidR="00304BF7">
        <w:t xml:space="preserve">verfügbare </w:t>
      </w:r>
      <w:r>
        <w:t>alternative Lieferwerk ist das nächst</w:t>
      </w:r>
      <w:r w:rsidR="00304BF7">
        <w:t>e</w:t>
      </w:r>
      <w:r>
        <w:t>?</w:t>
      </w:r>
      <w:r w:rsidR="00530D05">
        <w:t xml:space="preserve"> </w:t>
      </w:r>
      <w:r w:rsidR="00202FA8">
        <w:t>Ist das Werk zum Laden verfügbar</w:t>
      </w:r>
      <w:r w:rsidR="00F43776">
        <w:t>?</w:t>
      </w:r>
    </w:p>
    <w:p w14:paraId="37B2E397" w14:textId="38A9D9CC" w:rsidR="00960754" w:rsidRDefault="00530D05" w:rsidP="00730D9D">
      <w:pPr>
        <w:pStyle w:val="Listenabsatz"/>
        <w:numPr>
          <w:ilvl w:val="2"/>
          <w:numId w:val="39"/>
        </w:numPr>
      </w:pPr>
      <w:r>
        <w:t>Falls</w:t>
      </w:r>
      <w:r w:rsidR="00BC2B85">
        <w:t xml:space="preserve"> für die Lieferung kein alternatives Lieferwerk verfügbar ist (Verfügbarkeit des alternativen Lieferwerkes siehe oben) </w:t>
      </w:r>
      <w:r w:rsidR="00550820">
        <w:t>wird die</w:t>
      </w:r>
      <w:r>
        <w:t xml:space="preserve"> Lieferung </w:t>
      </w:r>
      <w:r w:rsidR="00960754">
        <w:t>(+potentielle Folgelieferungen des Auftrags) Remaining.</w:t>
      </w:r>
    </w:p>
    <w:p w14:paraId="0C0DF31B" w14:textId="6A8B7B3A" w:rsidR="00BC2B85" w:rsidRDefault="00BC2B85" w:rsidP="00730D9D">
      <w:pPr>
        <w:pStyle w:val="Listenabsatz"/>
        <w:numPr>
          <w:ilvl w:val="2"/>
          <w:numId w:val="39"/>
        </w:numPr>
      </w:pPr>
      <w:r>
        <w:t>Falls ein alternatives Lieferwerk verfügbar ist (Verfügbarkeit des alternativen Lieferwerkes siehe oben), wird die Lieferung zu dem entsprechenden Werk verschoben und es wird das Werk mit der</w:t>
      </w:r>
      <w:r w:rsidRPr="00BC2B85">
        <w:t xml:space="preserve"> Lieferung mit der frühesten linken Grenze des Ladezeitintervalls</w:t>
      </w:r>
      <w:r>
        <w:t xml:space="preserve"> gesucht und wie oben beschrieben fortgefahren.</w:t>
      </w:r>
    </w:p>
    <w:p w14:paraId="3992E165" w14:textId="347E94E4" w:rsidR="00FC2D6F" w:rsidRDefault="00730D9D" w:rsidP="0098008A">
      <w:pPr>
        <w:pStyle w:val="Listenabsatz"/>
        <w:numPr>
          <w:ilvl w:val="0"/>
          <w:numId w:val="39"/>
        </w:numPr>
      </w:pPr>
      <w:r>
        <w:lastRenderedPageBreak/>
        <w:t>D</w:t>
      </w:r>
      <w:r w:rsidR="00FC2D6F">
        <w:t xml:space="preserve">ie Optimierung </w:t>
      </w:r>
      <w:r>
        <w:t xml:space="preserve">plant </w:t>
      </w:r>
      <w:r w:rsidR="00FC2D6F">
        <w:t>das Fahrzeug mit frühestem linkem Rand des Ladezeitintervall tatsächlich ein.</w:t>
      </w:r>
    </w:p>
    <w:p w14:paraId="52DDAD64" w14:textId="77777777" w:rsidR="00FC2D6F" w:rsidRDefault="00FC2D6F" w:rsidP="0098008A">
      <w:pPr>
        <w:pStyle w:val="Listenabsatz"/>
        <w:numPr>
          <w:ilvl w:val="0"/>
          <w:numId w:val="39"/>
        </w:numPr>
      </w:pPr>
      <w:r>
        <w:t xml:space="preserve">oder bis das früheste Ladezeitfenster eines anderen Werkes erreicht ist. Dann wird die aktuelle Werksliste verlassen und die nächste mit frühestem Start betrachtet. </w:t>
      </w:r>
    </w:p>
    <w:p w14:paraId="71B05395" w14:textId="4F24CE2E" w:rsidR="00FC2D6F" w:rsidRDefault="00FC2D6F" w:rsidP="0098008A">
      <w:pPr>
        <w:pStyle w:val="Listenabsatz"/>
        <w:numPr>
          <w:ilvl w:val="0"/>
          <w:numId w:val="39"/>
        </w:numPr>
      </w:pPr>
      <w:r>
        <w:t xml:space="preserve">Wenn an einem Werk keine Fahrzeuge oder Lieferungen mehr verfügbar sind.  </w:t>
      </w:r>
    </w:p>
    <w:p w14:paraId="141F120B" w14:textId="0703F3E3" w:rsidR="00FC2D6F" w:rsidRDefault="00FC2D6F" w:rsidP="007013BB">
      <w:r>
        <w:t>Das Fahrzeug wird wieder in die Liste der Fahrzeuge sortiert. Die Liste der Lieferungen wird aktualisiert (eine potentielle Nachfolgelieferung des Auftrags einsortiert). Danach werden wieder neue Kandidatenpaare werden gebildet.</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28E8F3F3" w:rsidR="006C18E3" w:rsidRDefault="00823E08" w:rsidP="00C049BB">
      <w:r>
        <w:t>Dies wiederholt die MIXOR Optimierung bis</w:t>
      </w:r>
      <w:r w:rsidR="00B959B1">
        <w:t xml:space="preserve"> für kein Werk mehr ein Fahrzeug oder eine Lieferung verfügbar ist. </w:t>
      </w:r>
    </w:p>
    <w:p w14:paraId="60E5AC5E" w14:textId="06819EB0" w:rsidR="00C7453E" w:rsidRDefault="00823A06" w:rsidP="00C7453E">
      <w:pPr>
        <w:pStyle w:val="berschrift4"/>
      </w:pPr>
      <w:r>
        <w:t xml:space="preserve"> </w:t>
      </w:r>
      <w:r w:rsidR="00C7453E">
        <w:t>Ausnahmen der FiFo</w:t>
      </w:r>
      <w:r w:rsidR="0066088E">
        <w:t>-</w:t>
      </w:r>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31D341A5" w:rsidR="00C7453E" w:rsidRDefault="00C7453E" w:rsidP="00C7453E">
      <w:r>
        <w:t xml:space="preserve">Wenn die nächste einzuplanende Lieferung eine Einzellieferung ist und die Kapazität des nächsten Fahrzeugs, das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verplant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w:t>
      </w:r>
      <w:r>
        <w:lastRenderedPageBreak/>
        <w:t>MIXOR Optimierung das später kommende Fahrzeug 2 vorziehen, damit keine unnötigen Lieferungen entstehen.</w:t>
      </w:r>
    </w:p>
    <w:p w14:paraId="1B6370C5" w14:textId="47C1BCBF" w:rsid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3BB3A8BA" w14:textId="04035C61" w:rsidR="00FA7C51" w:rsidRPr="00C7453E" w:rsidRDefault="00FA7C51" w:rsidP="00C7453E">
      <w:r>
        <w:t>Wenn ein Fahrzeug an einem Werk verfügbar wird, zudem keine Lieferung existiert, die mit den Eigenschaften des Fahrzeugs übereinstimmt und weitere Fahrzeuge verfügbar werden, zu denen passende Lieferungen vorhanden sind, muss die neue Betonoptimierung die FiFo-Regel brechen.</w:t>
      </w:r>
    </w:p>
    <w:p w14:paraId="6EF9258F" w14:textId="1C2F6972" w:rsidR="00FE28DD" w:rsidRPr="00E34BE1" w:rsidRDefault="00FE28DD" w:rsidP="00FE28DD">
      <w:pPr>
        <w:pStyle w:val="berschrift4"/>
        <w:rPr>
          <w:lang w:val="en-GB"/>
        </w:rPr>
      </w:pPr>
      <w:r w:rsidRPr="0054597D">
        <w:t xml:space="preserve"> </w:t>
      </w:r>
      <w:bookmarkStart w:id="19" w:name="_Ref142393076"/>
      <w:r w:rsidRPr="00E34BE1">
        <w:rPr>
          <w:lang w:val="en-GB"/>
        </w:rPr>
        <w:t>Roster</w:t>
      </w:r>
      <w:r w:rsidR="00DB4825" w:rsidRPr="00E34BE1">
        <w:rPr>
          <w:lang w:val="en-GB"/>
        </w:rPr>
        <w:t xml:space="preserve"> und First Round R</w:t>
      </w:r>
      <w:r w:rsidR="00DB4825">
        <w:rPr>
          <w:lang w:val="en-GB"/>
        </w:rPr>
        <w:t>ule</w:t>
      </w:r>
      <w:bookmarkEnd w:id="19"/>
      <w:r w:rsidR="001D1007">
        <w:rPr>
          <w:lang w:val="en-GB"/>
        </w:rPr>
        <w:t>s</w:t>
      </w:r>
    </w:p>
    <w:p w14:paraId="24076A07" w14:textId="01A97045" w:rsidR="00C20653" w:rsidRPr="00C20653" w:rsidRDefault="00C20653" w:rsidP="00FE28DD">
      <w:pPr>
        <w:rPr>
          <w:b/>
          <w:bCs/>
        </w:rPr>
      </w:pPr>
      <w:r w:rsidRPr="00C20653">
        <w:rPr>
          <w:b/>
          <w:bCs/>
        </w:rPr>
        <w:t>Definitionen</w:t>
      </w:r>
      <w:r w:rsidR="00A34054">
        <w:rPr>
          <w:b/>
          <w:bCs/>
        </w:rPr>
        <w:t xml:space="preserve"> Roster</w:t>
      </w:r>
    </w:p>
    <w:p w14:paraId="6722E332" w14:textId="3C084337" w:rsidR="00FE28DD" w:rsidRDefault="00FE28DD" w:rsidP="00FE28DD">
      <w:r>
        <w:t>Die Rosterreihenfolge ist in SYNCROTESS eine vom Nutzer vorgegebene Fahrzeugreihenfolge pro Werk, nach denen die Disposition den Fahrzeugen in der ersten Schicht des nächsten Tages ihre erste Lieferung zuteilen muss.</w:t>
      </w:r>
    </w:p>
    <w:p w14:paraId="07E33FF5" w14:textId="4D782F73" w:rsidR="00347F7D" w:rsidRDefault="00347F7D" w:rsidP="00FE28DD">
      <w:r>
        <w:t>Eine Rostergruppe in SYNCROTESS ist eine Gruppe von Fahrzeugen</w:t>
      </w:r>
      <w:r w:rsidR="00966F2A">
        <w:t>,</w:t>
      </w:r>
      <w:r>
        <w:t xml:space="preserve"> deren Rosterreihenfolge gegenüber der Reihenfolge einer anderen Gruppe priorisiert ist.</w:t>
      </w:r>
    </w:p>
    <w:p w14:paraId="2B489F40" w14:textId="385FB6C3" w:rsidR="00793BC3" w:rsidRDefault="00793BC3" w:rsidP="00FE28DD">
      <w:r w:rsidRPr="00793BC3">
        <w:t xml:space="preserve">Die Rosternummer ist in SYNCROTESS eine vom Nutzer </w:t>
      </w:r>
      <w:r>
        <w:t xml:space="preserve">in der Dispatch GUI </w:t>
      </w:r>
      <w:r w:rsidRPr="00793BC3">
        <w:t xml:space="preserve">festgelegte Nummer, die den Platz des Fahrzeuges </w:t>
      </w:r>
      <w:r>
        <w:t>innerhalb einer Rostergruppe</w:t>
      </w:r>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75A3C475" w14:textId="1CE02CB0" w:rsidR="00560628" w:rsidRDefault="00560628" w:rsidP="00FE28DD">
      <w:r>
        <w:t>Das Heim</w:t>
      </w:r>
      <w:r w:rsidR="00980A05">
        <w:t>at</w:t>
      </w:r>
      <w:r>
        <w:t xml:space="preserve">werk eines Fahrzeuges, ist in SYNCROTESS das Werk, dass in der Master-Schicht des Fahrzeugs </w:t>
      </w:r>
      <w:r w:rsidR="00F249A6">
        <w:t xml:space="preserve">als Depot </w:t>
      </w:r>
      <w:r>
        <w:t xml:space="preserve">eingetragen ist. </w:t>
      </w:r>
    </w:p>
    <w:p w14:paraId="1601EAA0" w14:textId="46F1739F" w:rsidR="0054475E" w:rsidRDefault="00C20653" w:rsidP="0054475E">
      <w:pPr>
        <w:rPr>
          <w:b/>
          <w:bCs/>
        </w:rPr>
      </w:pPr>
      <w:r w:rsidRPr="00C20653">
        <w:rPr>
          <w:b/>
          <w:bCs/>
        </w:rPr>
        <w:t>Anforderungen</w:t>
      </w:r>
      <w:r w:rsidR="001C10AD">
        <w:rPr>
          <w:b/>
          <w:bCs/>
        </w:rPr>
        <w:t xml:space="preserve"> Roster</w:t>
      </w:r>
    </w:p>
    <w:p w14:paraId="2CC9FC2B" w14:textId="50906509" w:rsidR="0054475E" w:rsidRPr="0054475E" w:rsidRDefault="0054475E" w:rsidP="0054475E">
      <w:r>
        <w:t>Die MIXOR Optimierung muss in den Optimierungsmodi RT, PP und OEVX mit und ohne Roster laufen können. Die folgenden Regeln gelten nur, wenn die Optimierung mit Roster läuft.</w:t>
      </w:r>
    </w:p>
    <w:p w14:paraId="652EECAA" w14:textId="65F8D4A0" w:rsidR="00FE28DD" w:rsidRDefault="00FE28DD" w:rsidP="00FE28DD">
      <w:r w:rsidRPr="002828E5">
        <w:lastRenderedPageBreak/>
        <w:t>Wenn in einem Optimierungslauf alle Fahrzeuge ein SAS haben, dann muss die MIXOR Optimierung den Fahrzeugen eine erste Lieferung aufsteigend nach der</w:t>
      </w:r>
      <w:r>
        <w:t>en</w:t>
      </w:r>
      <w:r w:rsidRPr="002828E5">
        <w:t xml:space="preserve"> SAS-Zeit einplanen.</w:t>
      </w:r>
    </w:p>
    <w:p w14:paraId="0C61B058" w14:textId="42761AE2" w:rsidR="00980A05" w:rsidRPr="00DD2C9A" w:rsidRDefault="00FE28DD" w:rsidP="00DD2C9A">
      <w:r>
        <w:t>Wenn in einem Optimierungslauf kein Fahrzeug ein SAS hat</w:t>
      </w:r>
      <w:r w:rsidR="00C20653">
        <w:t xml:space="preserve"> und der Schalter Contin</w:t>
      </w:r>
      <w:r w:rsidR="00A15178">
        <w:t>u</w:t>
      </w:r>
      <w:r w:rsidR="00C20653">
        <w:t>ous Roster Sequence auf False steht</w:t>
      </w:r>
      <w:r>
        <w:t>, dann muss die MIXOR Optimierung den Fahrzeugen eine erste Lieferung</w:t>
      </w:r>
      <w:r w:rsidR="00C20653" w:rsidRPr="00C20653">
        <w:t xml:space="preserve"> </w:t>
      </w:r>
      <w:r w:rsidR="00C20653">
        <w:t>gemäß den folgenden Reihenfolgekriterien einplanen:</w:t>
      </w:r>
    </w:p>
    <w:p w14:paraId="7A8F6E34" w14:textId="31470398" w:rsidR="00C20653" w:rsidRDefault="00C20653" w:rsidP="00DD2C9A">
      <w:pPr>
        <w:pStyle w:val="Listenabsatz"/>
        <w:numPr>
          <w:ilvl w:val="0"/>
          <w:numId w:val="33"/>
        </w:numPr>
      </w:pPr>
      <w:r>
        <w:t>Aufsteigend nach Rostergruppe</w:t>
      </w:r>
    </w:p>
    <w:p w14:paraId="4DD9B151" w14:textId="1D28980F" w:rsidR="00C20653" w:rsidRDefault="00C20653" w:rsidP="00DD2C9A">
      <w:pPr>
        <w:pStyle w:val="Listenabsatz"/>
        <w:numPr>
          <w:ilvl w:val="0"/>
          <w:numId w:val="33"/>
        </w:numPr>
      </w:pPr>
      <w:r>
        <w:t>Aufsteigend nach Rosternummer</w:t>
      </w:r>
    </w:p>
    <w:p w14:paraId="0405AAE8" w14:textId="7F830A68" w:rsidR="00C20653" w:rsidRDefault="00C20653" w:rsidP="00C20653">
      <w:r>
        <w:t>Wenn in einem Optimierungslauf kein Fahrzeug ein SAS hat und der Schalter Contin</w:t>
      </w:r>
      <w:r w:rsidR="00A15178">
        <w:t>u</w:t>
      </w:r>
      <w:r>
        <w:t>ous Roster Sequence auf True steht, dann muss die MIXOR Optimierung den Fahrzeugen eine erste Lieferung</w:t>
      </w:r>
      <w:r w:rsidRPr="00C20653">
        <w:t xml:space="preserve"> </w:t>
      </w:r>
      <w:r>
        <w:t>gemäß den folgenden Reihenfolgekriterien einplanen:</w:t>
      </w:r>
    </w:p>
    <w:p w14:paraId="31A53491" w14:textId="5D5294AD" w:rsidR="00C20653" w:rsidRDefault="00C20653" w:rsidP="00BD18FA">
      <w:pPr>
        <w:pStyle w:val="Listenabsatz"/>
        <w:numPr>
          <w:ilvl w:val="0"/>
          <w:numId w:val="34"/>
        </w:numPr>
      </w:pPr>
      <w:r>
        <w:t>Aufsteigend nach Rosternummer</w:t>
      </w:r>
    </w:p>
    <w:p w14:paraId="55182330" w14:textId="14C4088F" w:rsidR="003D6250" w:rsidRDefault="00C20653" w:rsidP="00597559">
      <w:pPr>
        <w:pStyle w:val="Listenabsatz"/>
        <w:numPr>
          <w:ilvl w:val="0"/>
          <w:numId w:val="34"/>
        </w:numPr>
      </w:pPr>
      <w:r>
        <w:t>Aufsteigend nach Rostergruppe (bei fehlender oder gleicher Rostergruppe)</w:t>
      </w:r>
    </w:p>
    <w:p w14:paraId="131DEC29" w14:textId="3278B8EF" w:rsidR="00597559" w:rsidRDefault="00597559" w:rsidP="00597559">
      <w:r>
        <w:t xml:space="preserve">Wenn in beiden Fällen zwischen zwei oder mehr Fahrzeugen Gleichheit bei diesen Kriterien herrscht, </w:t>
      </w:r>
      <w:bookmarkStart w:id="20" w:name="_Hlk144446670"/>
      <w:r>
        <w:t>darf die Optimierung die Reihenfolge der Fahrzeuge frei wählen.</w:t>
      </w:r>
      <w:bookmarkEnd w:id="20"/>
      <w:r>
        <w:t xml:space="preserve"> </w:t>
      </w:r>
    </w:p>
    <w:p w14:paraId="553125D6" w14:textId="77777777" w:rsidR="0054475E" w:rsidRDefault="00FE28DD" w:rsidP="0054475E">
      <w:r w:rsidRPr="006B4087">
        <w:t>Wenn in einem Optimierungslauf</w:t>
      </w:r>
      <w:r>
        <w:t xml:space="preserve"> sowohl Fahrzeuge mit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2356247" w14:textId="77777777" w:rsidR="0054475E" w:rsidRDefault="0054475E" w:rsidP="0054475E">
      <w:pPr>
        <w:pStyle w:val="Listenabsatz"/>
        <w:numPr>
          <w:ilvl w:val="0"/>
          <w:numId w:val="41"/>
        </w:numPr>
      </w:pPr>
      <w:r>
        <w:t>Wenn ein Fahrzeug ein SAS hat und für das Fahrzeug zur SAS-Zeit eine passende Lieferung (Eigenschaften passen und Lieferung kann pünktlich geliefert werden) vorhanden ist, muss die MIXOR Optimierung diesem Fahrzeug die passende Lieferung einplanen.</w:t>
      </w:r>
    </w:p>
    <w:p w14:paraId="4AD3F9A0" w14:textId="77777777" w:rsidR="0054475E" w:rsidRDefault="0054475E" w:rsidP="000C35A2">
      <w:pPr>
        <w:pStyle w:val="Listenabsatz"/>
        <w:numPr>
          <w:ilvl w:val="0"/>
          <w:numId w:val="41"/>
        </w:numPr>
      </w:pPr>
      <w:r>
        <w:t xml:space="preserve">Wenn für eine Lieferung kein passendes Fahrzeug mit SAS vorhanden ist, oder die Fahrzeuge mit SAS die Lieferung nur mit Verspätung ausliefern können, darf die MIXOR Optimierung die Lieferung auf ein Fahrzeug ohne SAS verplanen. Für die Fahrzeuge ohne SAS gelten untereinander die Rosterkriterien wie oben. </w:t>
      </w:r>
    </w:p>
    <w:p w14:paraId="68D2B6D0" w14:textId="67C6A5D0" w:rsidR="0054475E" w:rsidRDefault="0054475E" w:rsidP="0054475E">
      <w:pPr>
        <w:rPr>
          <w:ins w:id="21" w:author="Stefan Sommer" w:date="2023-11-14T15:33:00Z"/>
        </w:rPr>
      </w:pPr>
      <w:r>
        <w:lastRenderedPageBreak/>
        <w:t>Wenn für ein Fahrzeug keine passenden Lieferungen vorhanden sind, dann muss die MIXOR Optimierung, die anderen Fahrzeuge der Rosterreihenfolge vorziehen.</w:t>
      </w:r>
    </w:p>
    <w:p w14:paraId="5B30B96B" w14:textId="79E63F77" w:rsidR="00B4674B" w:rsidRDefault="00B4674B" w:rsidP="0054475E">
      <w:ins w:id="22" w:author="Stefan Sommer" w:date="2023-11-14T15:33:00Z">
        <w:r>
          <w:t>Wenn eine Lieferung verspätet eingeplant werden müs</w:t>
        </w:r>
      </w:ins>
      <w:ins w:id="23" w:author="Stefan Sommer" w:date="2023-11-14T15:34:00Z">
        <w:r>
          <w:t xml:space="preserve">ste, weil ein Fahrzeug in der </w:t>
        </w:r>
      </w:ins>
      <w:ins w:id="24" w:author="Stefan Sommer" w:date="2023-11-14T15:37:00Z">
        <w:r>
          <w:t>Roster-</w:t>
        </w:r>
      </w:ins>
      <w:ins w:id="25" w:author="Stefan Sommer" w:date="2023-11-14T15:34:00Z">
        <w:r>
          <w:t>Reihenfolge nicht verfügbar ist</w:t>
        </w:r>
      </w:ins>
      <w:ins w:id="26" w:author="Stefan Sommer" w:date="2023-11-14T17:38:00Z">
        <w:r w:rsidR="000A159E">
          <w:t xml:space="preserve"> (tritt auf wenn </w:t>
        </w:r>
      </w:ins>
      <w:ins w:id="27" w:author="Stefan Sommer" w:date="2023-11-14T17:39:00Z">
        <w:r w:rsidR="00452144">
          <w:t xml:space="preserve">die </w:t>
        </w:r>
      </w:ins>
      <w:ins w:id="28" w:author="Stefan Sommer" w:date="2023-11-14T17:38:00Z">
        <w:r w:rsidR="000A159E">
          <w:t>Schichtstartzeit</w:t>
        </w:r>
      </w:ins>
      <w:ins w:id="29" w:author="Stefan Sommer" w:date="2023-11-14T17:39:00Z">
        <w:r w:rsidR="00452144">
          <w:t xml:space="preserve"> </w:t>
        </w:r>
      </w:ins>
      <w:ins w:id="30" w:author="Stefan Sommer" w:date="2023-11-14T17:38:00Z">
        <w:r w:rsidR="000A159E">
          <w:t xml:space="preserve">eingeschränkt </w:t>
        </w:r>
      </w:ins>
      <w:ins w:id="31" w:author="Stefan Sommer" w:date="2023-11-14T17:39:00Z">
        <w:r w:rsidR="00452144">
          <w:t>ist</w:t>
        </w:r>
      </w:ins>
      <w:ins w:id="32" w:author="Stefan Sommer" w:date="2023-11-14T17:40:00Z">
        <w:r w:rsidR="00452144">
          <w:t xml:space="preserve"> und deshalb nicht zur Roster-Reihenfolge passt</w:t>
        </w:r>
      </w:ins>
      <w:ins w:id="33" w:author="Stefan Sommer" w:date="2023-11-14T17:38:00Z">
        <w:r w:rsidR="000A159E">
          <w:t>)</w:t>
        </w:r>
      </w:ins>
      <w:ins w:id="34" w:author="Stefan Sommer" w:date="2023-11-14T15:34:00Z">
        <w:r>
          <w:t>, dann muss die MIXOR Optimierung, die anderen Fahrzeuge der Rosterreihenfolge vorziehen.</w:t>
        </w:r>
      </w:ins>
    </w:p>
    <w:p w14:paraId="53BFC921" w14:textId="55924E4D" w:rsidR="0024768A" w:rsidRPr="0024768A" w:rsidRDefault="0024768A" w:rsidP="00922B1C">
      <w:r w:rsidRPr="0024768A">
        <w:t>Wenn i</w:t>
      </w:r>
      <w:r>
        <w:t>n einem Optimierungslauf Fahrzeuge kein SAS haben und für diese Fahrzeuge keine Lieferungen verfügbar sind, dann muss die MIXOR Optimierung diese Fahrzeuge so einplanen, dass sie gemäß de</w:t>
      </w:r>
      <w:r w:rsidR="00B63765">
        <w:t>n</w:t>
      </w:r>
      <w:r>
        <w:t xml:space="preserve"> obigen Roster-Regeln zur Max. Roster Zeit und unter Berücksichtigung des Parameters </w:t>
      </w:r>
      <w:r w:rsidR="00B63765">
        <w:t xml:space="preserve">„Roster Spacing“ </w:t>
      </w:r>
      <w:r>
        <w:t xml:space="preserve">am Werk ihrer Tageskalenderschicht verfügbar sind. </w:t>
      </w:r>
      <w:r w:rsidR="00B63765">
        <w:t>Dies soll für alle Optimierungsmod</w:t>
      </w:r>
      <w:r w:rsidR="00AE6D69">
        <w:t>i</w:t>
      </w:r>
      <w:r w:rsidR="00B63765">
        <w:t xml:space="preserve"> (RT, PP und OEV) gelten.</w:t>
      </w:r>
    </w:p>
    <w:p w14:paraId="3DA001CA" w14:textId="25B2B468" w:rsidR="00920F99" w:rsidRDefault="00920F99" w:rsidP="00922B1C">
      <w:pPr>
        <w:rPr>
          <w:b/>
          <w:bCs/>
        </w:rPr>
      </w:pPr>
      <w:r>
        <w:rPr>
          <w:b/>
          <w:bCs/>
        </w:rPr>
        <w:t>Definitionen First Round Rules</w:t>
      </w:r>
    </w:p>
    <w:p w14:paraId="1FBDF5EC" w14:textId="238AF27C" w:rsidR="006811FA" w:rsidRDefault="00166277" w:rsidP="00922B1C">
      <w:r w:rsidRPr="00FA15ED">
        <w:t>Die First</w:t>
      </w:r>
      <w:r>
        <w:t>-</w:t>
      </w:r>
      <w:r w:rsidRPr="00FA15ED">
        <w:t>Round</w:t>
      </w:r>
      <w:r>
        <w:t>-</w:t>
      </w:r>
      <w:r w:rsidRPr="00FA15ED">
        <w:t>Rule</w:t>
      </w:r>
      <w:r>
        <w:t>s</w:t>
      </w:r>
      <w:r w:rsidRPr="00FA15ED">
        <w:t xml:space="preserve"> </w:t>
      </w:r>
      <w:r>
        <w:t>sind</w:t>
      </w:r>
      <w:r w:rsidRPr="00FA15ED">
        <w:t xml:space="preserve"> in SYNCROTESS Regel</w:t>
      </w:r>
      <w:r>
        <w:t>n,</w:t>
      </w:r>
      <w:r w:rsidR="00CF09DE">
        <w:t xml:space="preserve"> die erzwingen sollen, dass sich die Fahrer in Echtzeit an den vorgegebenen Roster halten.</w:t>
      </w:r>
    </w:p>
    <w:p w14:paraId="45414FF1" w14:textId="77777777" w:rsidR="00CF09DE" w:rsidRDefault="00166277" w:rsidP="00CF09DE">
      <w:pPr>
        <w:pStyle w:val="Listenabsatz"/>
        <w:numPr>
          <w:ilvl w:val="0"/>
          <w:numId w:val="40"/>
        </w:numPr>
      </w:pPr>
      <w:r>
        <w:t>Fahrer</w:t>
      </w:r>
      <w:r w:rsidR="00D655C3">
        <w:t>, die sich</w:t>
      </w:r>
      <w:r>
        <w:t xml:space="preserve"> früher als geplant anmeld</w:t>
      </w:r>
      <w:r w:rsidR="00D655C3">
        <w:t xml:space="preserve">en sollen vor der Optimierung dafür nicht belohnt werden. </w:t>
      </w:r>
    </w:p>
    <w:p w14:paraId="6C861964" w14:textId="6CBF58B0" w:rsidR="00D655C3" w:rsidRDefault="00D655C3" w:rsidP="00CF09DE">
      <w:pPr>
        <w:pStyle w:val="Listenabsatz"/>
        <w:numPr>
          <w:ilvl w:val="0"/>
          <w:numId w:val="40"/>
        </w:numPr>
      </w:pPr>
      <w:r>
        <w:t>Fahrer, die sich</w:t>
      </w:r>
      <w:r w:rsidR="00CF09DE">
        <w:t xml:space="preserve"> </w:t>
      </w:r>
      <w:r>
        <w:t>zu spät anmelden, sollen bestraft werden.</w:t>
      </w:r>
      <w:r w:rsidR="006811FA">
        <w:t xml:space="preserve"> </w:t>
      </w:r>
    </w:p>
    <w:p w14:paraId="1A480348" w14:textId="400F4103" w:rsidR="00CF09DE" w:rsidRDefault="00CF09DE" w:rsidP="00CF09DE">
      <w:pPr>
        <w:pStyle w:val="Listenabsatz"/>
        <w:numPr>
          <w:ilvl w:val="0"/>
          <w:numId w:val="40"/>
        </w:numPr>
      </w:pPr>
      <w:r>
        <w:t>Ein Fahrzeug von einem Werk bekommt erst eine zweite Lieferung, wenn alle Fahrzeuge eine erste Lieferung bekommen haben</w:t>
      </w:r>
      <w:ins w:id="35" w:author="Stefan Sommer" w:date="2023-11-14T16:59:00Z">
        <w:r w:rsidR="00931C1B">
          <w:t>, sofern dadurch im Optimierungsergebnis keine Verspätungen entstehen</w:t>
        </w:r>
      </w:ins>
      <w:r>
        <w:t>.</w:t>
      </w:r>
    </w:p>
    <w:p w14:paraId="1881CAA2" w14:textId="0CF211C2" w:rsidR="001C10AD" w:rsidRPr="001C10AD" w:rsidRDefault="001C10AD" w:rsidP="00922B1C">
      <w:pPr>
        <w:rPr>
          <w:b/>
          <w:bCs/>
        </w:rPr>
      </w:pPr>
      <w:r w:rsidRPr="001C10AD">
        <w:rPr>
          <w:b/>
          <w:bCs/>
        </w:rPr>
        <w:t>Anforderungen First Round Rules</w:t>
      </w:r>
    </w:p>
    <w:p w14:paraId="43D3FCB8" w14:textId="7A982FE9" w:rsidR="0067567A" w:rsidRDefault="00BB6597" w:rsidP="00922B1C">
      <w:r w:rsidRPr="001624F8">
        <w:rPr>
          <w:b/>
          <w:bCs/>
        </w:rPr>
        <w:t>Regel 1:</w:t>
      </w:r>
      <w:r>
        <w:t xml:space="preserve"> </w:t>
      </w:r>
      <w:r w:rsidR="00635E40">
        <w:t>Wenn sich ein Fahrer vor der geplanten SAS-Zeit seines Fahrzeugs anmeldet, dann muss die MIXOR Optimierung im Echtzeitmodus diese</w:t>
      </w:r>
      <w:r w:rsidR="00621829">
        <w:t>m</w:t>
      </w:r>
      <w:r w:rsidR="00635E40">
        <w:t xml:space="preserve"> Fahrzeug</w:t>
      </w:r>
      <w:r w:rsidR="00621829">
        <w:t xml:space="preserve"> eine Lieferung</w:t>
      </w:r>
      <w:r w:rsidR="00635E40">
        <w:t xml:space="preserve"> in </w:t>
      </w:r>
      <w:r w:rsidR="00621829">
        <w:t xml:space="preserve">der ursprünglichen Position </w:t>
      </w:r>
      <w:r w:rsidR="00635E40">
        <w:t xml:space="preserve">der </w:t>
      </w:r>
      <w:r w:rsidR="00621829">
        <w:t>SAS-</w:t>
      </w:r>
      <w:r w:rsidR="00635E40">
        <w:t>Reihenfolge</w:t>
      </w:r>
      <w:r w:rsidR="00621829">
        <w:t xml:space="preserve"> (</w:t>
      </w:r>
      <w:r w:rsidR="003009CD">
        <w:t>n</w:t>
      </w:r>
      <w:r w:rsidR="00621829">
        <w:t>icht der SAS-Zeit)</w:t>
      </w:r>
      <w:r w:rsidR="00635E40">
        <w:t xml:space="preserve"> </w:t>
      </w:r>
      <w:r w:rsidR="000C78E6">
        <w:t>einplanen.</w:t>
      </w:r>
    </w:p>
    <w:p w14:paraId="4706277F" w14:textId="71A30F48" w:rsidR="00A03C2E" w:rsidRDefault="00A03C2E" w:rsidP="00922B1C">
      <w:r>
        <w:rPr>
          <w:noProof/>
        </w:rPr>
        <w:lastRenderedPageBreak/>
        <w:drawing>
          <wp:inline distT="0" distB="0" distL="0" distR="0" wp14:anchorId="3E485442" wp14:editId="61479E96">
            <wp:extent cx="5908465" cy="1105232"/>
            <wp:effectExtent l="0" t="0" r="0" b="0"/>
            <wp:docPr id="6" name="Grafik 6"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Zahl, Schrift, Reihe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3021" cy="1107955"/>
                    </a:xfrm>
                    <a:prstGeom prst="rect">
                      <a:avLst/>
                    </a:prstGeom>
                    <a:noFill/>
                    <a:ln>
                      <a:noFill/>
                    </a:ln>
                  </pic:spPr>
                </pic:pic>
              </a:graphicData>
            </a:graphic>
          </wp:inline>
        </w:drawing>
      </w:r>
    </w:p>
    <w:p w14:paraId="1AAE091F" w14:textId="0FFF20AC" w:rsidR="00A03C2E" w:rsidRDefault="00A03C2E" w:rsidP="00922B1C">
      <w:r>
        <w:rPr>
          <w:noProof/>
        </w:rPr>
        <w:drawing>
          <wp:inline distT="0" distB="0" distL="0" distR="0" wp14:anchorId="14612031" wp14:editId="0790CA5F">
            <wp:extent cx="5889212" cy="1047750"/>
            <wp:effectExtent l="0" t="0" r="0" b="0"/>
            <wp:docPr id="3" name="Grafik 3" descr="Ein Bild, das Text, Zahl, 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Zahl, Software, Screenshot enthält.&#10;&#10;Automatisch generierte Beschreib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19" cy="1051630"/>
                    </a:xfrm>
                    <a:prstGeom prst="rect">
                      <a:avLst/>
                    </a:prstGeom>
                    <a:noFill/>
                    <a:ln>
                      <a:noFill/>
                    </a:ln>
                  </pic:spPr>
                </pic:pic>
              </a:graphicData>
            </a:graphic>
          </wp:inline>
        </w:drawing>
      </w:r>
    </w:p>
    <w:p w14:paraId="053C3DEA" w14:textId="6204D48D" w:rsidR="001C10AD" w:rsidRDefault="00776041" w:rsidP="00F249A6">
      <w:pPr>
        <w:keepNext/>
      </w:pPr>
      <w:r w:rsidRPr="001624F8">
        <w:rPr>
          <w:b/>
          <w:bCs/>
        </w:rPr>
        <w:t xml:space="preserve">Regel 2: </w:t>
      </w:r>
      <w:r w:rsidR="001C10AD">
        <w:t xml:space="preserve">Wenn sich ein Fahrer </w:t>
      </w:r>
      <w:r w:rsidR="00F249A6">
        <w:t>nicht zur</w:t>
      </w:r>
      <w:r w:rsidR="001C10AD">
        <w:t xml:space="preserve"> geplanten SAS-Zeit seines Fahrzeugs anmeldet</w:t>
      </w:r>
      <w:r w:rsidR="0046068D">
        <w:t xml:space="preserve"> (Truck_037 Bild unten)</w:t>
      </w:r>
      <w:r w:rsidR="001C10AD">
        <w:t>, die zu ladende Lieferung aber nicht direkt an der SAS</w:t>
      </w:r>
      <w:r w:rsidR="008F1C9C">
        <w:t>-Z</w:t>
      </w:r>
      <w:r w:rsidR="001C10AD">
        <w:t xml:space="preserve">eit hängt und die Anmeldung vor der </w:t>
      </w:r>
      <w:r w:rsidR="008F1C9C">
        <w:t>geplanten Startladezeit der Lieferung liegt, dann muss die MIXOR Optimierung im Echtzeitmodus diesem Fahrzeug weiterhin diese Lieferung vorschlagen.</w:t>
      </w:r>
    </w:p>
    <w:p w14:paraId="11F4573C" w14:textId="102A12C4" w:rsidR="00F249A6" w:rsidRDefault="00F249A6" w:rsidP="00922B1C">
      <w:r>
        <w:rPr>
          <w:noProof/>
        </w:rPr>
        <w:drawing>
          <wp:inline distT="0" distB="0" distL="0" distR="0" wp14:anchorId="6C8BB6C1" wp14:editId="62FD0D4A">
            <wp:extent cx="5760720" cy="1030605"/>
            <wp:effectExtent l="0" t="0" r="0" b="0"/>
            <wp:docPr id="7" name="Grafik 7" descr="Ein Bild, das Text, Screensho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reenshot, Zahl, Reih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030605"/>
                    </a:xfrm>
                    <a:prstGeom prst="rect">
                      <a:avLst/>
                    </a:prstGeom>
                    <a:noFill/>
                    <a:ln>
                      <a:noFill/>
                    </a:ln>
                  </pic:spPr>
                </pic:pic>
              </a:graphicData>
            </a:graphic>
          </wp:inline>
        </w:drawing>
      </w:r>
    </w:p>
    <w:p w14:paraId="417A2F70" w14:textId="42A614F5" w:rsidR="000B50B2" w:rsidRDefault="000B50B2" w:rsidP="00D213E6">
      <w:pPr>
        <w:keepNext/>
        <w:rPr>
          <w:b/>
          <w:bCs/>
        </w:rPr>
      </w:pPr>
      <w:r w:rsidRPr="000B50B2">
        <w:rPr>
          <w:b/>
          <w:bCs/>
        </w:rPr>
        <w:t>Umsetzung</w:t>
      </w:r>
    </w:p>
    <w:p w14:paraId="35BC5866" w14:textId="2B9C4BFE" w:rsidR="000B50B2" w:rsidRPr="000B50B2" w:rsidRDefault="000B50B2" w:rsidP="00D213E6">
      <w:pPr>
        <w:keepNext/>
      </w:pPr>
      <w:r w:rsidRPr="000B50B2">
        <w:t>Kann geschaltet werden mit Quickparameter FtlOpt.PreferOriginalSas. Bei true wird die eigentliche SAS-Zeit als Verfügbarkeit am Werk angenommen, sodass zu früh bzw. spät angemeldete Fahrzeuge warten müssen bzw. bevorzugt werden im Vergleich zu anderen Fahrzeugen mit früheren bzw. späteren SAS-Zeiten. Andernfalls werden die SAS-Zeiten bei angemeldeten Fahrzeugen nicht weiter berücksichtigt.</w:t>
      </w:r>
    </w:p>
    <w:p w14:paraId="30B16E28" w14:textId="153F8912" w:rsidR="00250B06" w:rsidRDefault="00776041" w:rsidP="00D213E6">
      <w:pPr>
        <w:keepNext/>
      </w:pPr>
      <w:r w:rsidRPr="001624F8">
        <w:rPr>
          <w:b/>
          <w:bCs/>
        </w:rPr>
        <w:t>Regel 3:</w:t>
      </w:r>
      <w:r>
        <w:t xml:space="preserve"> </w:t>
      </w:r>
      <w:r w:rsidR="00250B06">
        <w:t xml:space="preserve">Wenn sich ein Fahrer nicht zur geplanten Startladezeit der für ihn vorgesehenen Lieferung anmeldet und das nächste Fahrzeug der Rosterreihenfolge </w:t>
      </w:r>
      <w:r w:rsidR="00560628">
        <w:t xml:space="preserve">(F2) </w:t>
      </w:r>
      <w:r w:rsidR="00250B06">
        <w:t>bereits angemeldet ist, dann muss</w:t>
      </w:r>
      <w:r w:rsidR="00980B95" w:rsidRPr="00980B95">
        <w:t xml:space="preserve"> </w:t>
      </w:r>
      <w:r w:rsidR="00980B95">
        <w:t>die MIXOR Optimierung im Echtzeitmodus</w:t>
      </w:r>
      <w:r w:rsidR="00250B06">
        <w:t xml:space="preserve"> F2 </w:t>
      </w:r>
      <w:r w:rsidR="00250B06">
        <w:lastRenderedPageBreak/>
        <w:t xml:space="preserve">die Lieferung </w:t>
      </w:r>
      <w:r w:rsidR="006E62B9">
        <w:t xml:space="preserve">von F1 </w:t>
      </w:r>
      <w:r w:rsidR="00980B95">
        <w:t>vorschlagen,</w:t>
      </w:r>
      <w:r w:rsidR="00250B06">
        <w:t xml:space="preserve"> sofern die Eigenschaften der Lieferung z</w:t>
      </w:r>
      <w:r w:rsidR="00965772">
        <w:t xml:space="preserve">u F2 </w:t>
      </w:r>
      <w:r w:rsidR="00250B06">
        <w:t>passen.</w:t>
      </w:r>
    </w:p>
    <w:p w14:paraId="0951F35A" w14:textId="1FF88ED3" w:rsidR="00A03C2E" w:rsidRDefault="00A03C2E" w:rsidP="00922B1C">
      <w:r>
        <w:rPr>
          <w:noProof/>
        </w:rPr>
        <w:drawing>
          <wp:inline distT="0" distB="0" distL="0" distR="0" wp14:anchorId="1D8BF11F" wp14:editId="68A4E71F">
            <wp:extent cx="5760720" cy="1009650"/>
            <wp:effectExtent l="0" t="0" r="0" b="0"/>
            <wp:docPr id="5" name="Grafik 5"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Zahl, Schrift, Reihe enthält.&#10;&#10;Automatisch generierte Beschreibu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009650"/>
                    </a:xfrm>
                    <a:prstGeom prst="rect">
                      <a:avLst/>
                    </a:prstGeom>
                    <a:noFill/>
                    <a:ln>
                      <a:noFill/>
                    </a:ln>
                  </pic:spPr>
                </pic:pic>
              </a:graphicData>
            </a:graphic>
          </wp:inline>
        </w:drawing>
      </w:r>
    </w:p>
    <w:p w14:paraId="1E65719C" w14:textId="22143319" w:rsidR="000B50B2" w:rsidRDefault="000B50B2" w:rsidP="000B50B2">
      <w:pPr>
        <w:keepNext/>
        <w:rPr>
          <w:b/>
          <w:bCs/>
        </w:rPr>
      </w:pPr>
      <w:r w:rsidRPr="000B50B2">
        <w:rPr>
          <w:b/>
          <w:bCs/>
        </w:rPr>
        <w:t>Umsetzung</w:t>
      </w:r>
    </w:p>
    <w:p w14:paraId="1EE01732" w14:textId="72D0A321" w:rsidR="000B50B2" w:rsidRPr="000B50B2" w:rsidRDefault="000B50B2" w:rsidP="00922B1C">
      <w:r w:rsidRPr="000B50B2">
        <w:t>Kann geschaltet werden mit Quickparameter FtlOpt.PreferStarted. Bei true wechselt die Zuordnung der Lieferung entsprechend der obigen Beschreibung. Andernfalls wird die Reihenfolge der Lieferungen beibehalten.</w:t>
      </w:r>
    </w:p>
    <w:p w14:paraId="28B4466D" w14:textId="77777777" w:rsidR="000A159E" w:rsidRDefault="007D7F34" w:rsidP="00922B1C">
      <w:pPr>
        <w:rPr>
          <w:ins w:id="36" w:author="Stefan Sommer" w:date="2023-11-14T17:36:00Z"/>
        </w:rPr>
      </w:pPr>
      <w:r w:rsidRPr="001624F8">
        <w:rPr>
          <w:b/>
          <w:bCs/>
        </w:rPr>
        <w:t>Regel 4:</w:t>
      </w:r>
      <w:r>
        <w:t xml:space="preserve"> </w:t>
      </w:r>
      <w:r w:rsidR="00651E78">
        <w:t>Wenn ein Fahrzeug seine erste Lieferung abgeschlossen hat, dann muss die MIXOR Optimierung zuerst allen anderen Fahrzeugen an dem Werk, eine Lieferung vorschlagen, bevor die MIXOR Optimierung diesem Fahrzeug eine zweite Lieferung vorschlägt</w:t>
      </w:r>
      <w:r w:rsidR="00A03C2E">
        <w:t>.</w:t>
      </w:r>
      <w:r w:rsidR="004932E9">
        <w:t xml:space="preserve"> Die Optimierung darf dem Fahrzeug aber eine zweite Lieferung vorschlagen, wenn </w:t>
      </w:r>
    </w:p>
    <w:p w14:paraId="4F13B2D2" w14:textId="27836FDB" w:rsidR="0044387C" w:rsidRDefault="004932E9" w:rsidP="000A159E">
      <w:pPr>
        <w:pStyle w:val="Listenabsatz"/>
        <w:numPr>
          <w:ilvl w:val="0"/>
          <w:numId w:val="44"/>
        </w:numPr>
        <w:rPr>
          <w:ins w:id="37" w:author="Stefan Sommer" w:date="2023-11-14T17:36:00Z"/>
        </w:rPr>
      </w:pPr>
      <w:r>
        <w:t>an dem Werk eine Lieferung vorhanden ist, die</w:t>
      </w:r>
      <w:ins w:id="38" w:author="Stefan Sommer" w:date="2023-11-14T17:36:00Z">
        <w:r w:rsidR="000A159E">
          <w:t xml:space="preserve"> aufgrund ihrer Eigenschaften</w:t>
        </w:r>
      </w:ins>
      <w:r>
        <w:t xml:space="preserve"> von den Fahrzeugen, die vorher an der Reihe wären, nicht ausgeführt werden kann. </w:t>
      </w:r>
    </w:p>
    <w:p w14:paraId="40290663" w14:textId="4AAF9FA1" w:rsidR="000A159E" w:rsidRDefault="000A159E" w:rsidP="000A159E">
      <w:pPr>
        <w:pStyle w:val="Listenabsatz"/>
        <w:numPr>
          <w:ilvl w:val="0"/>
          <w:numId w:val="44"/>
        </w:numPr>
      </w:pPr>
      <w:ins w:id="39" w:author="Stefan Sommer" w:date="2023-11-14T17:36:00Z">
        <w:r>
          <w:t xml:space="preserve">an dem Werk eine Lieferung vorhanden ist, </w:t>
        </w:r>
      </w:ins>
      <w:ins w:id="40" w:author="Stefan Sommer" w:date="2023-11-14T17:37:00Z">
        <w:r>
          <w:t>die von den Fahrzeugen, die vorher an der Reihe wären, nicht pünktlich ausgeführt werden kann (</w:t>
        </w:r>
      </w:ins>
      <w:ins w:id="41" w:author="Stefan Sommer" w:date="2023-11-14T17:38:00Z">
        <w:r>
          <w:t>tritt auf, wenn die Schichtstartzeit dieser Fahrzeuge eingeschränkt ist)</w:t>
        </w:r>
      </w:ins>
      <w:ins w:id="42" w:author="Stefan Sommer" w:date="2023-11-15T09:27:00Z">
        <w:r w:rsidR="00D42D6D">
          <w:t>.</w:t>
        </w:r>
      </w:ins>
    </w:p>
    <w:p w14:paraId="6D2AF513" w14:textId="285986BD" w:rsidR="000B50B2" w:rsidRDefault="000B50B2" w:rsidP="000B50B2">
      <w:pPr>
        <w:keepNext/>
        <w:rPr>
          <w:b/>
          <w:bCs/>
        </w:rPr>
      </w:pPr>
      <w:r w:rsidRPr="000B50B2">
        <w:rPr>
          <w:b/>
          <w:bCs/>
        </w:rPr>
        <w:t>Umsetzung</w:t>
      </w:r>
    </w:p>
    <w:p w14:paraId="524BBAE9" w14:textId="56A218E9" w:rsidR="000B50B2" w:rsidRPr="000B50B2" w:rsidRDefault="000B50B2" w:rsidP="00922B1C">
      <w:r w:rsidRPr="000B50B2">
        <w:t>Kann geschaltet werden mit DG-Parameter PreferNotYetWorked. Bei true wird allen Fahrzeugen erst eine erste Lieferung zugeordnet, bevor ein Fahrzeug eine zweite Lieferung bekommt, sofern es für die Lieferung zulässige Fahrzeuge gibt, die noch nicht gearbeitet haben.</w:t>
      </w:r>
    </w:p>
    <w:p w14:paraId="2CC728C2" w14:textId="2F2188DC" w:rsidR="008E4B85" w:rsidRDefault="001D60F1" w:rsidP="008A0FB7">
      <w:pPr>
        <w:pStyle w:val="berschrift4"/>
      </w:pPr>
      <w:r>
        <w:lastRenderedPageBreak/>
        <w:t xml:space="preserve"> </w:t>
      </w:r>
      <w:r w:rsidR="008E4B85">
        <w:t>Pausenplanung</w:t>
      </w:r>
    </w:p>
    <w:p w14:paraId="1C3AF2A7" w14:textId="02F55622"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OEV- und den Preplanning Modus sollen Pausen geplant werden können.</w:t>
      </w:r>
      <w:r w:rsidR="00014E3E">
        <w:t xml:space="preserve"> </w:t>
      </w:r>
      <w:r w:rsidR="00887B74">
        <w:t xml:space="preserve"> </w:t>
      </w:r>
    </w:p>
    <w:p w14:paraId="19FEBE76" w14:textId="249EBDDE" w:rsidR="00F158D6" w:rsidRDefault="00F158D6" w:rsidP="008E4B85">
      <w:r>
        <w:t>Ein Pausenmuster</w:t>
      </w:r>
      <w:r w:rsidR="00CF3BDE">
        <w:t xml:space="preserve"> (engl. </w:t>
      </w:r>
      <w:r w:rsidR="00F138B7">
        <w:t>b</w:t>
      </w:r>
      <w:r w:rsidR="00CF3BDE">
        <w:t>reak pattern)</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56836C13" w14:textId="4C7401D6" w:rsidR="00675389" w:rsidRDefault="00920E77" w:rsidP="008E4B85">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0A2F4C9C" w14:textId="026D548E" w:rsidR="009F738E" w:rsidRDefault="00EA22AD" w:rsidP="005D1765">
      <w:r>
        <w:t>Die MIXOR Optimierung muss eine Pause so einplanen, dass das Pausenende innerhalb des zugehörigen Intervalls liegt.</w:t>
      </w:r>
    </w:p>
    <w:p w14:paraId="09280344" w14:textId="7AA0E99E" w:rsidR="005D1765" w:rsidRDefault="005D1765" w:rsidP="005D1765">
      <w:pPr>
        <w:rPr>
          <w:b/>
          <w:bCs/>
        </w:rPr>
      </w:pPr>
      <w:r w:rsidRPr="00B31329">
        <w:rPr>
          <w:b/>
          <w:bCs/>
        </w:rPr>
        <w:t>Umsetzung</w:t>
      </w:r>
    </w:p>
    <w:p w14:paraId="31400310" w14:textId="0AF95284" w:rsidR="005D1765" w:rsidRPr="005D1765" w:rsidRDefault="005D1765" w:rsidP="005D1765">
      <w:r w:rsidRPr="005D1765">
        <w:t>Die Pausen in SYNCROTESS be</w:t>
      </w:r>
      <w:r>
        <w:t xml:space="preserve">ziehen sich auf die Arbeitszeit des Fahrers und sind daher nur vom </w:t>
      </w:r>
      <w:r w:rsidR="00E74AF0">
        <w:t xml:space="preserve">Anmeldezeitpunkt (SignOn) </w:t>
      </w:r>
      <w:r>
        <w:t xml:space="preserve">der Schicht abhängig. Im Kontext des Betongeschäftes wird davon ausgegangen, dass die Lenkzeit </w:t>
      </w:r>
      <w:r w:rsidR="009F7E67">
        <w:t>mit dieser Regelung</w:t>
      </w:r>
      <w:r>
        <w:t xml:space="preserve"> eingehalten wird. </w:t>
      </w:r>
    </w:p>
    <w:p w14:paraId="2EC3B6DE" w14:textId="089CF1B3" w:rsidR="009F7E67" w:rsidDel="00B3155E" w:rsidRDefault="005D1765" w:rsidP="005D1765">
      <w:pPr>
        <w:rPr>
          <w:del w:id="43" w:author="Stefan Sommer" w:date="2023-11-14T10:49:00Z"/>
        </w:rPr>
      </w:pPr>
      <w:del w:id="44" w:author="Stefan Sommer" w:date="2023-11-14T10:49:00Z">
        <w:r w:rsidDel="00B3155E">
          <w:delText>Wann gilt eine Pause im RT-Betrieb als genommen?</w:delText>
        </w:r>
      </w:del>
    </w:p>
    <w:p w14:paraId="167EB462" w14:textId="31CC8C6E" w:rsidR="00B3155E" w:rsidDel="00B3155E" w:rsidRDefault="005D1765" w:rsidP="009F7E67">
      <w:pPr>
        <w:pStyle w:val="Listenabsatz"/>
        <w:numPr>
          <w:ilvl w:val="0"/>
          <w:numId w:val="35"/>
        </w:numPr>
        <w:rPr>
          <w:del w:id="45" w:author="Stefan Sommer" w:date="2023-11-14T10:49:00Z"/>
        </w:rPr>
      </w:pPr>
      <w:del w:id="46" w:author="Stefan Sommer" w:date="2023-11-14T10:49:00Z">
        <w:r w:rsidDel="00B3155E">
          <w:delText xml:space="preserve">Es wird ein Parameter eingeführt, der einen Prozentsatz angibt (z.B. 90%). Ist eine Pause zu diesem Prozentsatz abgeschlossen gilt sie als genommen. </w:delText>
        </w:r>
      </w:del>
    </w:p>
    <w:p w14:paraId="7C7FAF73" w14:textId="5FA10011" w:rsidR="005D1765" w:rsidDel="00B3155E" w:rsidRDefault="005D1765" w:rsidP="005D1765">
      <w:pPr>
        <w:rPr>
          <w:del w:id="47" w:author="Stefan Sommer" w:date="2023-11-14T10:49:00Z"/>
        </w:rPr>
      </w:pPr>
      <w:del w:id="48" w:author="Stefan Sommer" w:date="2023-11-14T10:49:00Z">
        <w:r w:rsidDel="00B3155E">
          <w:delText>Wenn innerhalb eines Intervalls mehrere Pausen gestartet und beendet werden, werden die Pausendauern für dieses Intervall summiert.</w:delText>
        </w:r>
      </w:del>
    </w:p>
    <w:p w14:paraId="3CDC15AB" w14:textId="4F18583C" w:rsidR="00E74AF0" w:rsidDel="005B6F92" w:rsidRDefault="00E74AF0" w:rsidP="005D1765">
      <w:pPr>
        <w:rPr>
          <w:moveFrom w:id="49" w:author="Stefan Sommer" w:date="2023-11-14T09:19:00Z"/>
        </w:rPr>
      </w:pPr>
      <w:moveFromRangeStart w:id="50" w:author="Stefan Sommer" w:date="2023-11-14T09:19:00Z" w:name="move150845993"/>
      <w:moveFrom w:id="51" w:author="Stefan Sommer" w:date="2023-11-14T09:19:00Z">
        <w:r w:rsidDel="005B6F92">
          <w:t xml:space="preserve">Je nachdem wie die einzelnen Pausenpatterns konfiguriert sind, kann es sein, dass die Optimierung durch das Pausenpattern zu sehr eingeschränkt wird. Daher gibt es </w:t>
        </w:r>
        <w:r w:rsidDel="005B6F92">
          <w:lastRenderedPageBreak/>
          <w:t xml:space="preserve">für jedes Pausenintervall einen weiteren Parameter „Break Type“, mit dem eingestellt werden kann, ob das Muster </w:t>
        </w:r>
      </w:moveFrom>
    </w:p>
    <w:moveFromRangeEnd w:id="50"/>
    <w:p w14:paraId="5F68FDD7" w14:textId="5B724D78" w:rsidR="004274C5" w:rsidRDefault="004274C5" w:rsidP="005D1765">
      <w:r>
        <w:t xml:space="preserve">Zum Einstellen der Pausen gibt es </w:t>
      </w:r>
      <w:del w:id="52" w:author="Stefan Sommer" w:date="2023-11-14T09:19:00Z">
        <w:r w:rsidDel="005B6F92">
          <w:delText xml:space="preserve">daher </w:delText>
        </w:r>
      </w:del>
      <w:r>
        <w:t>folgende Parameter:</w:t>
      </w:r>
    </w:p>
    <w:tbl>
      <w:tblPr>
        <w:tblStyle w:val="Tabellenraster"/>
        <w:tblW w:w="9493" w:type="dxa"/>
        <w:tblLook w:val="04A0" w:firstRow="1" w:lastRow="0" w:firstColumn="1" w:lastColumn="0" w:noHBand="0" w:noVBand="1"/>
      </w:tblPr>
      <w:tblGrid>
        <w:gridCol w:w="1980"/>
        <w:gridCol w:w="992"/>
        <w:gridCol w:w="1134"/>
        <w:gridCol w:w="5387"/>
      </w:tblGrid>
      <w:tr w:rsidR="008E3BF4" w14:paraId="3F8EFFA1" w14:textId="77777777" w:rsidTr="00C8585C">
        <w:tc>
          <w:tcPr>
            <w:tcW w:w="1980" w:type="dxa"/>
          </w:tcPr>
          <w:p w14:paraId="1E35A128" w14:textId="76C2A4A4" w:rsidR="00875A3D" w:rsidRDefault="00875A3D" w:rsidP="005D1765">
            <w:r>
              <w:t>Parametername</w:t>
            </w:r>
          </w:p>
        </w:tc>
        <w:tc>
          <w:tcPr>
            <w:tcW w:w="992" w:type="dxa"/>
          </w:tcPr>
          <w:p w14:paraId="0A744BA2" w14:textId="76CCFCFE" w:rsidR="00875A3D" w:rsidRDefault="00875A3D" w:rsidP="005D1765">
            <w:r>
              <w:t>Typ</w:t>
            </w:r>
          </w:p>
        </w:tc>
        <w:tc>
          <w:tcPr>
            <w:tcW w:w="1134" w:type="dxa"/>
          </w:tcPr>
          <w:p w14:paraId="2A863FFF" w14:textId="3D86B8BA" w:rsidR="00875A3D" w:rsidRDefault="00875A3D" w:rsidP="005D1765">
            <w:r>
              <w:t>Erlaubte Werte</w:t>
            </w:r>
          </w:p>
        </w:tc>
        <w:tc>
          <w:tcPr>
            <w:tcW w:w="5387" w:type="dxa"/>
          </w:tcPr>
          <w:p w14:paraId="7B51F1AD" w14:textId="3298641B" w:rsidR="00875A3D" w:rsidRDefault="00875A3D" w:rsidP="008E3BF4">
            <w:pPr>
              <w:jc w:val="left"/>
            </w:pPr>
            <w:r>
              <w:t>Beschreibung</w:t>
            </w:r>
          </w:p>
        </w:tc>
      </w:tr>
      <w:tr w:rsidR="008E3BF4" w:rsidRPr="00986186" w14:paraId="43EF95E3" w14:textId="77777777" w:rsidTr="00C8585C">
        <w:tc>
          <w:tcPr>
            <w:tcW w:w="1980" w:type="dxa"/>
          </w:tcPr>
          <w:p w14:paraId="5D59DC6F" w14:textId="10AF273D" w:rsidR="008E3BF4" w:rsidRDefault="008E3BF4" w:rsidP="008E3BF4">
            <w:r>
              <w:t>Break Length 1</w:t>
            </w:r>
          </w:p>
        </w:tc>
        <w:tc>
          <w:tcPr>
            <w:tcW w:w="992" w:type="dxa"/>
          </w:tcPr>
          <w:p w14:paraId="5B6A87DB" w14:textId="4B6D62CE" w:rsidR="008E3BF4" w:rsidRDefault="008E3BF4" w:rsidP="008E3BF4">
            <w:r>
              <w:t>int</w:t>
            </w:r>
          </w:p>
        </w:tc>
        <w:tc>
          <w:tcPr>
            <w:tcW w:w="1134" w:type="dxa"/>
          </w:tcPr>
          <w:p w14:paraId="20EACE3A" w14:textId="47B918BF" w:rsidR="008E3BF4" w:rsidRDefault="008E3BF4" w:rsidP="008E3BF4">
            <w:r>
              <w:t>0-99</w:t>
            </w:r>
          </w:p>
        </w:tc>
        <w:tc>
          <w:tcPr>
            <w:tcW w:w="5387" w:type="dxa"/>
            <w:vAlign w:val="center"/>
          </w:tcPr>
          <w:p w14:paraId="6AF64F99" w14:textId="3617D355" w:rsidR="008E3BF4" w:rsidRPr="00A104CF" w:rsidRDefault="008E3BF4" w:rsidP="008E3BF4">
            <w:pPr>
              <w:jc w:val="left"/>
              <w:rPr>
                <w:lang w:val="en-US"/>
              </w:rPr>
            </w:pPr>
            <w:r w:rsidRPr="00A104CF">
              <w:rPr>
                <w:lang w:val="en-US"/>
              </w:rPr>
              <w:t>Length of first break in minutes</w:t>
            </w:r>
          </w:p>
        </w:tc>
      </w:tr>
      <w:tr w:rsidR="008E3BF4" w:rsidRPr="00986186" w14:paraId="45A9B1B3" w14:textId="77777777" w:rsidTr="00C8585C">
        <w:tc>
          <w:tcPr>
            <w:tcW w:w="1980" w:type="dxa"/>
          </w:tcPr>
          <w:p w14:paraId="10201C26" w14:textId="08B866CB" w:rsidR="008E3BF4" w:rsidRDefault="008E3BF4" w:rsidP="008E3BF4">
            <w:r>
              <w:t>Break Start 1</w:t>
            </w:r>
          </w:p>
        </w:tc>
        <w:tc>
          <w:tcPr>
            <w:tcW w:w="992" w:type="dxa"/>
          </w:tcPr>
          <w:p w14:paraId="3AE4A92F" w14:textId="5DB58942" w:rsidR="008E3BF4" w:rsidRDefault="008E3BF4" w:rsidP="008E3BF4">
            <w:r>
              <w:t>int</w:t>
            </w:r>
          </w:p>
        </w:tc>
        <w:tc>
          <w:tcPr>
            <w:tcW w:w="1134" w:type="dxa"/>
          </w:tcPr>
          <w:p w14:paraId="713B3F92" w14:textId="29BEA457" w:rsidR="008E3BF4" w:rsidRDefault="008E3BF4" w:rsidP="008E3BF4">
            <w:r>
              <w:t>0-1440</w:t>
            </w:r>
          </w:p>
        </w:tc>
        <w:tc>
          <w:tcPr>
            <w:tcW w:w="5387" w:type="dxa"/>
            <w:vAlign w:val="center"/>
          </w:tcPr>
          <w:p w14:paraId="0902B988" w14:textId="02FEB25B" w:rsidR="008E3BF4" w:rsidRPr="00A104CF" w:rsidRDefault="008E3BF4" w:rsidP="008E3BF4">
            <w:pPr>
              <w:jc w:val="left"/>
              <w:rPr>
                <w:lang w:val="en-US"/>
              </w:rPr>
            </w:pPr>
            <w:r w:rsidRPr="00A104CF">
              <w:rPr>
                <w:lang w:val="en-US"/>
              </w:rPr>
              <w:t>Earliest start time of first break in minutes</w:t>
            </w:r>
          </w:p>
        </w:tc>
      </w:tr>
      <w:tr w:rsidR="008E3BF4" w:rsidRPr="00986186" w14:paraId="70467E0A" w14:textId="77777777" w:rsidTr="00C8585C">
        <w:tc>
          <w:tcPr>
            <w:tcW w:w="1980" w:type="dxa"/>
          </w:tcPr>
          <w:p w14:paraId="7ACF412F" w14:textId="107B0876" w:rsidR="008E3BF4" w:rsidRDefault="008E3BF4" w:rsidP="008E3BF4">
            <w:r>
              <w:t>Break End 1</w:t>
            </w:r>
          </w:p>
        </w:tc>
        <w:tc>
          <w:tcPr>
            <w:tcW w:w="992" w:type="dxa"/>
          </w:tcPr>
          <w:p w14:paraId="7C04B3D0" w14:textId="1D0C6AAC" w:rsidR="008E3BF4" w:rsidRDefault="008E3BF4" w:rsidP="008E3BF4">
            <w:r>
              <w:t>int</w:t>
            </w:r>
          </w:p>
        </w:tc>
        <w:tc>
          <w:tcPr>
            <w:tcW w:w="1134" w:type="dxa"/>
          </w:tcPr>
          <w:p w14:paraId="5B73299F" w14:textId="54B1E2AE" w:rsidR="008E3BF4" w:rsidRDefault="008E3BF4" w:rsidP="008E3BF4">
            <w:r>
              <w:t>60-1440</w:t>
            </w:r>
          </w:p>
        </w:tc>
        <w:tc>
          <w:tcPr>
            <w:tcW w:w="5387" w:type="dxa"/>
            <w:vAlign w:val="center"/>
          </w:tcPr>
          <w:p w14:paraId="6C10AABA" w14:textId="000CF992" w:rsidR="008E3BF4" w:rsidRPr="00A104CF" w:rsidRDefault="008E3BF4" w:rsidP="008E3BF4">
            <w:pPr>
              <w:jc w:val="left"/>
              <w:rPr>
                <w:lang w:val="en-US"/>
              </w:rPr>
            </w:pPr>
            <w:r w:rsidRPr="00A104CF">
              <w:rPr>
                <w:lang w:val="en-US"/>
              </w:rPr>
              <w:t>Latest end time of first break in minutes</w:t>
            </w:r>
          </w:p>
        </w:tc>
      </w:tr>
      <w:tr w:rsidR="008E3BF4" w14:paraId="3C266DC9" w14:textId="77777777" w:rsidTr="00C8585C">
        <w:tc>
          <w:tcPr>
            <w:tcW w:w="1980" w:type="dxa"/>
          </w:tcPr>
          <w:p w14:paraId="028A8A96" w14:textId="1B4C98A8" w:rsidR="008E3BF4" w:rsidRDefault="008E3BF4" w:rsidP="008E3BF4">
            <w:r>
              <w:t>Break Type 1</w:t>
            </w:r>
          </w:p>
        </w:tc>
        <w:tc>
          <w:tcPr>
            <w:tcW w:w="992" w:type="dxa"/>
          </w:tcPr>
          <w:p w14:paraId="17F349E7" w14:textId="25F20668" w:rsidR="008E3BF4" w:rsidRDefault="008E3BF4" w:rsidP="008E3BF4">
            <w:r>
              <w:t>string</w:t>
            </w:r>
          </w:p>
        </w:tc>
        <w:tc>
          <w:tcPr>
            <w:tcW w:w="1134" w:type="dxa"/>
          </w:tcPr>
          <w:p w14:paraId="6B66D93E" w14:textId="77777777" w:rsidR="008E3BF4" w:rsidRDefault="008E3BF4" w:rsidP="008E3BF4"/>
        </w:tc>
        <w:tc>
          <w:tcPr>
            <w:tcW w:w="5387" w:type="dxa"/>
            <w:vAlign w:val="center"/>
          </w:tcPr>
          <w:p w14:paraId="63A90473" w14:textId="0CCF0579" w:rsidR="008E3BF4" w:rsidRDefault="008E3BF4" w:rsidP="008E3BF4">
            <w:pPr>
              <w:jc w:val="left"/>
            </w:pPr>
            <w:r>
              <w:t>Type of first break</w:t>
            </w:r>
          </w:p>
        </w:tc>
      </w:tr>
      <w:tr w:rsidR="008E3BF4" w:rsidRPr="00986186" w14:paraId="3BF9AABB" w14:textId="77777777" w:rsidTr="00C8585C">
        <w:tc>
          <w:tcPr>
            <w:tcW w:w="1980" w:type="dxa"/>
          </w:tcPr>
          <w:p w14:paraId="73B51794" w14:textId="5836399C" w:rsidR="008E3BF4" w:rsidRDefault="008E3BF4" w:rsidP="008E3BF4">
            <w:r>
              <w:t>Break Length 2</w:t>
            </w:r>
          </w:p>
        </w:tc>
        <w:tc>
          <w:tcPr>
            <w:tcW w:w="992" w:type="dxa"/>
          </w:tcPr>
          <w:p w14:paraId="05568A52" w14:textId="39DDA034" w:rsidR="008E3BF4" w:rsidRDefault="008E3BF4" w:rsidP="008E3BF4">
            <w:r>
              <w:t>int</w:t>
            </w:r>
          </w:p>
        </w:tc>
        <w:tc>
          <w:tcPr>
            <w:tcW w:w="1134" w:type="dxa"/>
          </w:tcPr>
          <w:p w14:paraId="64052183" w14:textId="5C046EF0" w:rsidR="008E3BF4" w:rsidRDefault="008E3BF4" w:rsidP="008E3BF4">
            <w:r>
              <w:t>0-99</w:t>
            </w:r>
          </w:p>
        </w:tc>
        <w:tc>
          <w:tcPr>
            <w:tcW w:w="5387" w:type="dxa"/>
            <w:vAlign w:val="center"/>
          </w:tcPr>
          <w:p w14:paraId="33E3817F" w14:textId="7D11BC9A" w:rsidR="008E3BF4" w:rsidRPr="00A104CF" w:rsidRDefault="008E3BF4" w:rsidP="008E3BF4">
            <w:pPr>
              <w:jc w:val="left"/>
              <w:rPr>
                <w:lang w:val="en-US"/>
              </w:rPr>
            </w:pPr>
            <w:r w:rsidRPr="00A104CF">
              <w:rPr>
                <w:lang w:val="en-US"/>
              </w:rPr>
              <w:t>Length of second break in minutes</w:t>
            </w:r>
          </w:p>
        </w:tc>
      </w:tr>
      <w:tr w:rsidR="008E3BF4" w:rsidRPr="00986186" w14:paraId="063D44A2" w14:textId="77777777" w:rsidTr="00C8585C">
        <w:tc>
          <w:tcPr>
            <w:tcW w:w="1980" w:type="dxa"/>
          </w:tcPr>
          <w:p w14:paraId="22B15E03" w14:textId="10105145" w:rsidR="008E3BF4" w:rsidRDefault="008E3BF4" w:rsidP="008E3BF4">
            <w:r>
              <w:t>Break Start 2</w:t>
            </w:r>
          </w:p>
        </w:tc>
        <w:tc>
          <w:tcPr>
            <w:tcW w:w="992" w:type="dxa"/>
          </w:tcPr>
          <w:p w14:paraId="09706E49" w14:textId="03A7483C" w:rsidR="008E3BF4" w:rsidRDefault="008E3BF4" w:rsidP="008E3BF4">
            <w:r>
              <w:t>int</w:t>
            </w:r>
          </w:p>
        </w:tc>
        <w:tc>
          <w:tcPr>
            <w:tcW w:w="1134" w:type="dxa"/>
          </w:tcPr>
          <w:p w14:paraId="3943AE27" w14:textId="3120E107" w:rsidR="008E3BF4" w:rsidRDefault="008E3BF4" w:rsidP="008E3BF4">
            <w:r>
              <w:t>0-1440</w:t>
            </w:r>
          </w:p>
        </w:tc>
        <w:tc>
          <w:tcPr>
            <w:tcW w:w="5387" w:type="dxa"/>
            <w:vAlign w:val="center"/>
          </w:tcPr>
          <w:p w14:paraId="747CDA84" w14:textId="2C7D6462" w:rsidR="008E3BF4" w:rsidRPr="00A104CF" w:rsidRDefault="008E3BF4" w:rsidP="008E3BF4">
            <w:pPr>
              <w:jc w:val="left"/>
              <w:rPr>
                <w:lang w:val="en-US"/>
              </w:rPr>
            </w:pPr>
            <w:r w:rsidRPr="00A104CF">
              <w:rPr>
                <w:lang w:val="en-US"/>
              </w:rPr>
              <w:t>Earliest start time of second break in minutes</w:t>
            </w:r>
          </w:p>
        </w:tc>
      </w:tr>
      <w:tr w:rsidR="008E3BF4" w:rsidRPr="00986186" w14:paraId="738A1FB5" w14:textId="77777777" w:rsidTr="00C8585C">
        <w:tc>
          <w:tcPr>
            <w:tcW w:w="1980" w:type="dxa"/>
          </w:tcPr>
          <w:p w14:paraId="1D2BBC47" w14:textId="051EAE65" w:rsidR="008E3BF4" w:rsidRDefault="008E3BF4" w:rsidP="008E3BF4">
            <w:r>
              <w:t>Break End 2</w:t>
            </w:r>
          </w:p>
        </w:tc>
        <w:tc>
          <w:tcPr>
            <w:tcW w:w="992" w:type="dxa"/>
          </w:tcPr>
          <w:p w14:paraId="31E2AEF5" w14:textId="5BDF2B53" w:rsidR="008E3BF4" w:rsidRDefault="008E3BF4" w:rsidP="008E3BF4">
            <w:r>
              <w:t>int</w:t>
            </w:r>
          </w:p>
        </w:tc>
        <w:tc>
          <w:tcPr>
            <w:tcW w:w="1134" w:type="dxa"/>
          </w:tcPr>
          <w:p w14:paraId="605ECB90" w14:textId="55659C56" w:rsidR="008E3BF4" w:rsidRDefault="008E3BF4" w:rsidP="008E3BF4">
            <w:r>
              <w:t>60-1440</w:t>
            </w:r>
          </w:p>
        </w:tc>
        <w:tc>
          <w:tcPr>
            <w:tcW w:w="5387" w:type="dxa"/>
            <w:vAlign w:val="center"/>
          </w:tcPr>
          <w:p w14:paraId="2FB435FF" w14:textId="6180CC35" w:rsidR="008E3BF4" w:rsidRPr="00A104CF" w:rsidRDefault="008E3BF4" w:rsidP="008E3BF4">
            <w:pPr>
              <w:jc w:val="left"/>
              <w:rPr>
                <w:lang w:val="en-US"/>
              </w:rPr>
            </w:pPr>
            <w:r w:rsidRPr="00A104CF">
              <w:rPr>
                <w:lang w:val="en-US"/>
              </w:rPr>
              <w:t>Latest end time of second break in minutes</w:t>
            </w:r>
          </w:p>
        </w:tc>
      </w:tr>
      <w:tr w:rsidR="008E3BF4" w14:paraId="12626C49" w14:textId="77777777" w:rsidTr="00C8585C">
        <w:tc>
          <w:tcPr>
            <w:tcW w:w="1980" w:type="dxa"/>
          </w:tcPr>
          <w:p w14:paraId="172F9A99" w14:textId="55A1A361" w:rsidR="008E3BF4" w:rsidRDefault="008E3BF4" w:rsidP="008E3BF4">
            <w:r>
              <w:t>Break Type 2</w:t>
            </w:r>
          </w:p>
        </w:tc>
        <w:tc>
          <w:tcPr>
            <w:tcW w:w="992" w:type="dxa"/>
          </w:tcPr>
          <w:p w14:paraId="184A8D4B" w14:textId="2FCEFBE4" w:rsidR="008E3BF4" w:rsidRDefault="008E3BF4" w:rsidP="008E3BF4">
            <w:r>
              <w:t>string</w:t>
            </w:r>
          </w:p>
        </w:tc>
        <w:tc>
          <w:tcPr>
            <w:tcW w:w="1134" w:type="dxa"/>
          </w:tcPr>
          <w:p w14:paraId="7F1B2213" w14:textId="77777777" w:rsidR="008E3BF4" w:rsidRDefault="008E3BF4" w:rsidP="008E3BF4"/>
        </w:tc>
        <w:tc>
          <w:tcPr>
            <w:tcW w:w="5387" w:type="dxa"/>
            <w:vAlign w:val="center"/>
          </w:tcPr>
          <w:p w14:paraId="4EF73D12" w14:textId="2526E778" w:rsidR="008E3BF4" w:rsidRDefault="008E3BF4" w:rsidP="008E3BF4">
            <w:pPr>
              <w:jc w:val="left"/>
            </w:pPr>
            <w:r>
              <w:t>Type of second break</w:t>
            </w:r>
          </w:p>
        </w:tc>
      </w:tr>
      <w:tr w:rsidR="008E3BF4" w:rsidRPr="00986186" w14:paraId="4859D397" w14:textId="77777777" w:rsidTr="00C8585C">
        <w:tc>
          <w:tcPr>
            <w:tcW w:w="1980" w:type="dxa"/>
          </w:tcPr>
          <w:p w14:paraId="49609F88" w14:textId="79871BE6" w:rsidR="008E3BF4" w:rsidRDefault="008E3BF4" w:rsidP="008E3BF4">
            <w:r>
              <w:t>Break Length 3</w:t>
            </w:r>
          </w:p>
        </w:tc>
        <w:tc>
          <w:tcPr>
            <w:tcW w:w="992" w:type="dxa"/>
          </w:tcPr>
          <w:p w14:paraId="1AD4FE3F" w14:textId="0D8694EA" w:rsidR="008E3BF4" w:rsidRDefault="008E3BF4" w:rsidP="008E3BF4">
            <w:r>
              <w:t>int</w:t>
            </w:r>
          </w:p>
        </w:tc>
        <w:tc>
          <w:tcPr>
            <w:tcW w:w="1134" w:type="dxa"/>
          </w:tcPr>
          <w:p w14:paraId="782A888E" w14:textId="3AAD1ED1" w:rsidR="008E3BF4" w:rsidRDefault="008E3BF4" w:rsidP="008E3BF4">
            <w:r>
              <w:t>0-99</w:t>
            </w:r>
          </w:p>
        </w:tc>
        <w:tc>
          <w:tcPr>
            <w:tcW w:w="5387" w:type="dxa"/>
            <w:vAlign w:val="center"/>
          </w:tcPr>
          <w:p w14:paraId="12C5AF57" w14:textId="608AB4BE" w:rsidR="008E3BF4" w:rsidRPr="00A104CF" w:rsidRDefault="008E3BF4" w:rsidP="008E3BF4">
            <w:pPr>
              <w:jc w:val="left"/>
              <w:rPr>
                <w:lang w:val="en-US"/>
              </w:rPr>
            </w:pPr>
            <w:r w:rsidRPr="00A104CF">
              <w:rPr>
                <w:lang w:val="en-US"/>
              </w:rPr>
              <w:t>Length of third break in minutes</w:t>
            </w:r>
          </w:p>
        </w:tc>
      </w:tr>
      <w:tr w:rsidR="008E3BF4" w:rsidRPr="00986186" w14:paraId="58758AF1" w14:textId="77777777" w:rsidTr="00C8585C">
        <w:tc>
          <w:tcPr>
            <w:tcW w:w="1980" w:type="dxa"/>
          </w:tcPr>
          <w:p w14:paraId="09E61901" w14:textId="3A2348F4" w:rsidR="008E3BF4" w:rsidRDefault="008E3BF4" w:rsidP="008E3BF4">
            <w:r>
              <w:t>Break Start 3</w:t>
            </w:r>
          </w:p>
        </w:tc>
        <w:tc>
          <w:tcPr>
            <w:tcW w:w="992" w:type="dxa"/>
          </w:tcPr>
          <w:p w14:paraId="5B5A0338" w14:textId="6340D476" w:rsidR="008E3BF4" w:rsidRDefault="008E3BF4" w:rsidP="008E3BF4">
            <w:r>
              <w:t>int</w:t>
            </w:r>
          </w:p>
        </w:tc>
        <w:tc>
          <w:tcPr>
            <w:tcW w:w="1134" w:type="dxa"/>
          </w:tcPr>
          <w:p w14:paraId="273A5C9A" w14:textId="1E8408A0" w:rsidR="008E3BF4" w:rsidRDefault="008E3BF4" w:rsidP="008E3BF4">
            <w:r>
              <w:t>0-1440</w:t>
            </w:r>
          </w:p>
        </w:tc>
        <w:tc>
          <w:tcPr>
            <w:tcW w:w="5387" w:type="dxa"/>
            <w:vAlign w:val="center"/>
          </w:tcPr>
          <w:p w14:paraId="04FF50F2" w14:textId="4444C82C" w:rsidR="008E3BF4" w:rsidRPr="00A104CF" w:rsidRDefault="008E3BF4" w:rsidP="008E3BF4">
            <w:pPr>
              <w:jc w:val="left"/>
              <w:rPr>
                <w:lang w:val="en-US"/>
              </w:rPr>
            </w:pPr>
            <w:r w:rsidRPr="00A104CF">
              <w:rPr>
                <w:lang w:val="en-US"/>
              </w:rPr>
              <w:t>Earliest start time of third break in minutes</w:t>
            </w:r>
          </w:p>
        </w:tc>
      </w:tr>
      <w:tr w:rsidR="008E3BF4" w:rsidRPr="00986186" w14:paraId="10A4CBF9" w14:textId="77777777" w:rsidTr="00C8585C">
        <w:tc>
          <w:tcPr>
            <w:tcW w:w="1980" w:type="dxa"/>
          </w:tcPr>
          <w:p w14:paraId="5D1DA197" w14:textId="2DDF9825" w:rsidR="008E3BF4" w:rsidRDefault="008E3BF4" w:rsidP="008E3BF4">
            <w:r>
              <w:t>Break End 3</w:t>
            </w:r>
          </w:p>
        </w:tc>
        <w:tc>
          <w:tcPr>
            <w:tcW w:w="992" w:type="dxa"/>
          </w:tcPr>
          <w:p w14:paraId="54CD0C99" w14:textId="5A5DB14C" w:rsidR="008E3BF4" w:rsidRDefault="008E3BF4" w:rsidP="008E3BF4">
            <w:r>
              <w:t>int</w:t>
            </w:r>
          </w:p>
        </w:tc>
        <w:tc>
          <w:tcPr>
            <w:tcW w:w="1134" w:type="dxa"/>
          </w:tcPr>
          <w:p w14:paraId="59693541" w14:textId="4A4BADA7" w:rsidR="008E3BF4" w:rsidRDefault="008E3BF4" w:rsidP="008E3BF4">
            <w:r>
              <w:t>60-1440</w:t>
            </w:r>
          </w:p>
        </w:tc>
        <w:tc>
          <w:tcPr>
            <w:tcW w:w="5387" w:type="dxa"/>
            <w:vAlign w:val="center"/>
          </w:tcPr>
          <w:p w14:paraId="342CD921" w14:textId="1DC01016" w:rsidR="008E3BF4" w:rsidRPr="00A104CF" w:rsidRDefault="008E3BF4" w:rsidP="008E3BF4">
            <w:pPr>
              <w:jc w:val="left"/>
              <w:rPr>
                <w:lang w:val="en-US"/>
              </w:rPr>
            </w:pPr>
            <w:r w:rsidRPr="00A104CF">
              <w:rPr>
                <w:lang w:val="en-US"/>
              </w:rPr>
              <w:t>Latest end time of third break in minutes</w:t>
            </w:r>
          </w:p>
        </w:tc>
      </w:tr>
      <w:tr w:rsidR="008E3BF4" w14:paraId="57D6CDAC" w14:textId="77777777" w:rsidTr="00C8585C">
        <w:tc>
          <w:tcPr>
            <w:tcW w:w="1980" w:type="dxa"/>
          </w:tcPr>
          <w:p w14:paraId="0BDDDCF9" w14:textId="0F8C2EC7" w:rsidR="008E3BF4" w:rsidRDefault="008E3BF4" w:rsidP="008E3BF4">
            <w:r>
              <w:t>Break Type 3</w:t>
            </w:r>
          </w:p>
        </w:tc>
        <w:tc>
          <w:tcPr>
            <w:tcW w:w="992" w:type="dxa"/>
          </w:tcPr>
          <w:p w14:paraId="5972E7B0" w14:textId="5CAD91C1" w:rsidR="008E3BF4" w:rsidRDefault="008E3BF4" w:rsidP="008E3BF4">
            <w:r>
              <w:t>string</w:t>
            </w:r>
          </w:p>
        </w:tc>
        <w:tc>
          <w:tcPr>
            <w:tcW w:w="1134" w:type="dxa"/>
          </w:tcPr>
          <w:p w14:paraId="282F43B9" w14:textId="77777777" w:rsidR="008E3BF4" w:rsidRDefault="008E3BF4" w:rsidP="008E3BF4"/>
        </w:tc>
        <w:tc>
          <w:tcPr>
            <w:tcW w:w="5387" w:type="dxa"/>
            <w:vAlign w:val="center"/>
          </w:tcPr>
          <w:p w14:paraId="3845E28E" w14:textId="6C35D622" w:rsidR="008E3BF4" w:rsidRDefault="008E3BF4" w:rsidP="008E3BF4">
            <w:pPr>
              <w:jc w:val="left"/>
            </w:pPr>
            <w:r>
              <w:t>Type of third break</w:t>
            </w:r>
          </w:p>
        </w:tc>
      </w:tr>
      <w:tr w:rsidR="008E3BF4" w:rsidRPr="00986186" w14:paraId="28E96E28" w14:textId="77777777" w:rsidTr="00C8585C">
        <w:tc>
          <w:tcPr>
            <w:tcW w:w="1980" w:type="dxa"/>
          </w:tcPr>
          <w:p w14:paraId="69F6CF3A" w14:textId="3216DCC8" w:rsidR="008E3BF4" w:rsidRDefault="008E3BF4" w:rsidP="008E3BF4">
            <w:r>
              <w:t>Break Length 4</w:t>
            </w:r>
          </w:p>
        </w:tc>
        <w:tc>
          <w:tcPr>
            <w:tcW w:w="992" w:type="dxa"/>
          </w:tcPr>
          <w:p w14:paraId="3C78D9A2" w14:textId="55F0937F" w:rsidR="008E3BF4" w:rsidRDefault="008E3BF4" w:rsidP="008E3BF4">
            <w:r>
              <w:t>int</w:t>
            </w:r>
          </w:p>
        </w:tc>
        <w:tc>
          <w:tcPr>
            <w:tcW w:w="1134" w:type="dxa"/>
          </w:tcPr>
          <w:p w14:paraId="0341F578" w14:textId="2500E479" w:rsidR="008E3BF4" w:rsidRDefault="008E3BF4" w:rsidP="008E3BF4">
            <w:r>
              <w:t>0-99</w:t>
            </w:r>
          </w:p>
        </w:tc>
        <w:tc>
          <w:tcPr>
            <w:tcW w:w="5387" w:type="dxa"/>
            <w:vAlign w:val="center"/>
          </w:tcPr>
          <w:p w14:paraId="1472B95D" w14:textId="6864D4C1" w:rsidR="008E3BF4" w:rsidRPr="00A104CF" w:rsidRDefault="008E3BF4" w:rsidP="008E3BF4">
            <w:pPr>
              <w:jc w:val="left"/>
              <w:rPr>
                <w:lang w:val="en-US"/>
              </w:rPr>
            </w:pPr>
            <w:r w:rsidRPr="00A104CF">
              <w:rPr>
                <w:lang w:val="en-US"/>
              </w:rPr>
              <w:t>Length of fourth break in minutes</w:t>
            </w:r>
          </w:p>
        </w:tc>
      </w:tr>
      <w:tr w:rsidR="008E3BF4" w:rsidRPr="00986186" w14:paraId="6960B0C2" w14:textId="77777777" w:rsidTr="00C8585C">
        <w:tc>
          <w:tcPr>
            <w:tcW w:w="1980" w:type="dxa"/>
          </w:tcPr>
          <w:p w14:paraId="31677674" w14:textId="4E349BC2" w:rsidR="008E3BF4" w:rsidRDefault="008E3BF4" w:rsidP="008E3BF4">
            <w:r>
              <w:t>Break Start 4</w:t>
            </w:r>
          </w:p>
        </w:tc>
        <w:tc>
          <w:tcPr>
            <w:tcW w:w="992" w:type="dxa"/>
          </w:tcPr>
          <w:p w14:paraId="69380D64" w14:textId="394CCD99" w:rsidR="008E3BF4" w:rsidRDefault="008E3BF4" w:rsidP="008E3BF4">
            <w:r>
              <w:t>int</w:t>
            </w:r>
          </w:p>
        </w:tc>
        <w:tc>
          <w:tcPr>
            <w:tcW w:w="1134" w:type="dxa"/>
          </w:tcPr>
          <w:p w14:paraId="26669996" w14:textId="2E49C5C2" w:rsidR="008E3BF4" w:rsidRDefault="008E3BF4" w:rsidP="008E3BF4">
            <w:r>
              <w:t>0-1440</w:t>
            </w:r>
          </w:p>
        </w:tc>
        <w:tc>
          <w:tcPr>
            <w:tcW w:w="5387" w:type="dxa"/>
            <w:vAlign w:val="center"/>
          </w:tcPr>
          <w:p w14:paraId="491EC451" w14:textId="7F42DA6F" w:rsidR="008E3BF4" w:rsidRPr="00A104CF" w:rsidRDefault="008E3BF4" w:rsidP="008E3BF4">
            <w:pPr>
              <w:jc w:val="left"/>
              <w:rPr>
                <w:lang w:val="en-US"/>
              </w:rPr>
            </w:pPr>
            <w:r w:rsidRPr="00A104CF">
              <w:rPr>
                <w:lang w:val="en-US"/>
              </w:rPr>
              <w:t>Earliest start time of fourth break in minutes</w:t>
            </w:r>
          </w:p>
        </w:tc>
      </w:tr>
      <w:tr w:rsidR="008E3BF4" w:rsidRPr="00986186" w14:paraId="248A8069" w14:textId="77777777" w:rsidTr="00C8585C">
        <w:tc>
          <w:tcPr>
            <w:tcW w:w="1980" w:type="dxa"/>
          </w:tcPr>
          <w:p w14:paraId="04E82BA1" w14:textId="0CAF281F" w:rsidR="008E3BF4" w:rsidRDefault="008E3BF4" w:rsidP="008E3BF4">
            <w:r>
              <w:t>Break End 4</w:t>
            </w:r>
          </w:p>
        </w:tc>
        <w:tc>
          <w:tcPr>
            <w:tcW w:w="992" w:type="dxa"/>
          </w:tcPr>
          <w:p w14:paraId="59DE6E18" w14:textId="7CC6DB38" w:rsidR="008E3BF4" w:rsidRDefault="008E3BF4" w:rsidP="008E3BF4">
            <w:r>
              <w:t>int</w:t>
            </w:r>
          </w:p>
        </w:tc>
        <w:tc>
          <w:tcPr>
            <w:tcW w:w="1134" w:type="dxa"/>
          </w:tcPr>
          <w:p w14:paraId="453267CF" w14:textId="5F34681C" w:rsidR="008E3BF4" w:rsidRDefault="008E3BF4" w:rsidP="008E3BF4">
            <w:r>
              <w:t>60-1440</w:t>
            </w:r>
          </w:p>
        </w:tc>
        <w:tc>
          <w:tcPr>
            <w:tcW w:w="5387" w:type="dxa"/>
            <w:vAlign w:val="center"/>
          </w:tcPr>
          <w:p w14:paraId="39C548EA" w14:textId="42C2CADC" w:rsidR="008E3BF4" w:rsidRPr="00A104CF" w:rsidRDefault="008E3BF4" w:rsidP="008E3BF4">
            <w:pPr>
              <w:jc w:val="left"/>
              <w:rPr>
                <w:lang w:val="en-US"/>
              </w:rPr>
            </w:pPr>
            <w:r w:rsidRPr="00A104CF">
              <w:rPr>
                <w:lang w:val="en-US"/>
              </w:rPr>
              <w:t>Latest end time of fourth break in minutes</w:t>
            </w:r>
          </w:p>
        </w:tc>
      </w:tr>
      <w:tr w:rsidR="008E3BF4" w14:paraId="53573F70" w14:textId="77777777" w:rsidTr="00C8585C">
        <w:tc>
          <w:tcPr>
            <w:tcW w:w="1980" w:type="dxa"/>
          </w:tcPr>
          <w:p w14:paraId="52BADC5D" w14:textId="6B139C8D" w:rsidR="008E3BF4" w:rsidRDefault="008E3BF4" w:rsidP="008E3BF4">
            <w:r>
              <w:t>Break Type 4</w:t>
            </w:r>
          </w:p>
        </w:tc>
        <w:tc>
          <w:tcPr>
            <w:tcW w:w="992" w:type="dxa"/>
          </w:tcPr>
          <w:p w14:paraId="65A4CAC1" w14:textId="2E26A0A6" w:rsidR="008E3BF4" w:rsidRDefault="008E3BF4" w:rsidP="008E3BF4">
            <w:r>
              <w:t>string</w:t>
            </w:r>
          </w:p>
        </w:tc>
        <w:tc>
          <w:tcPr>
            <w:tcW w:w="1134" w:type="dxa"/>
          </w:tcPr>
          <w:p w14:paraId="7E032853" w14:textId="77777777" w:rsidR="008E3BF4" w:rsidRDefault="008E3BF4" w:rsidP="008E3BF4"/>
        </w:tc>
        <w:tc>
          <w:tcPr>
            <w:tcW w:w="5387" w:type="dxa"/>
            <w:vAlign w:val="center"/>
          </w:tcPr>
          <w:p w14:paraId="5A2EECAA" w14:textId="45ED418C" w:rsidR="008E3BF4" w:rsidRDefault="008E3BF4" w:rsidP="008E3BF4">
            <w:pPr>
              <w:keepNext/>
              <w:jc w:val="left"/>
            </w:pPr>
            <w:r>
              <w:t>Type of fourth break</w:t>
            </w:r>
          </w:p>
        </w:tc>
      </w:tr>
      <w:tr w:rsidR="008E3BF4" w:rsidRPr="00986186" w14:paraId="11A89348" w14:textId="77777777" w:rsidTr="00C8585C">
        <w:tc>
          <w:tcPr>
            <w:tcW w:w="1980" w:type="dxa"/>
          </w:tcPr>
          <w:p w14:paraId="4F6E36D0" w14:textId="63EC5FB8" w:rsidR="008E3BF4" w:rsidRDefault="008E3BF4" w:rsidP="008E3BF4">
            <w:r>
              <w:t>Use Breaks</w:t>
            </w:r>
          </w:p>
        </w:tc>
        <w:tc>
          <w:tcPr>
            <w:tcW w:w="992" w:type="dxa"/>
          </w:tcPr>
          <w:p w14:paraId="5239A0B4" w14:textId="0480C4D0" w:rsidR="008E3BF4" w:rsidRDefault="008E3BF4" w:rsidP="008E3BF4">
            <w:r>
              <w:t>bool</w:t>
            </w:r>
          </w:p>
        </w:tc>
        <w:tc>
          <w:tcPr>
            <w:tcW w:w="1134" w:type="dxa"/>
          </w:tcPr>
          <w:p w14:paraId="07D6FCC0" w14:textId="265A2612" w:rsidR="008E3BF4" w:rsidRDefault="008E3BF4" w:rsidP="008E3BF4">
            <w:r>
              <w:t>0,1</w:t>
            </w:r>
          </w:p>
        </w:tc>
        <w:tc>
          <w:tcPr>
            <w:tcW w:w="5387" w:type="dxa"/>
            <w:vAlign w:val="center"/>
          </w:tcPr>
          <w:p w14:paraId="5DAAFFAE" w14:textId="39F879B7" w:rsidR="008E3BF4" w:rsidRPr="00A104CF" w:rsidRDefault="008E3BF4" w:rsidP="008E3BF4">
            <w:pPr>
              <w:keepNext/>
              <w:jc w:val="left"/>
              <w:rPr>
                <w:lang w:val="en-US"/>
              </w:rPr>
            </w:pPr>
            <w:r w:rsidRPr="00A104CF">
              <w:rPr>
                <w:lang w:val="en-US"/>
              </w:rPr>
              <w:t>True, if breaks should be planned</w:t>
            </w:r>
          </w:p>
        </w:tc>
      </w:tr>
      <w:tr w:rsidR="008E3BF4" w:rsidRPr="00986186" w14:paraId="1C77F896" w14:textId="77777777" w:rsidTr="00C8585C">
        <w:tc>
          <w:tcPr>
            <w:tcW w:w="1980" w:type="dxa"/>
          </w:tcPr>
          <w:p w14:paraId="32CB861C" w14:textId="55E8B20E" w:rsidR="008E3BF4" w:rsidRDefault="008E3BF4" w:rsidP="008E3BF4">
            <w:r>
              <w:t>Taken Break Percentage</w:t>
            </w:r>
          </w:p>
        </w:tc>
        <w:tc>
          <w:tcPr>
            <w:tcW w:w="992" w:type="dxa"/>
          </w:tcPr>
          <w:p w14:paraId="44E4C181" w14:textId="5FE4A47C" w:rsidR="008E3BF4" w:rsidRDefault="008E3BF4" w:rsidP="008E3BF4">
            <w:r>
              <w:t>int</w:t>
            </w:r>
          </w:p>
        </w:tc>
        <w:tc>
          <w:tcPr>
            <w:tcW w:w="1134" w:type="dxa"/>
          </w:tcPr>
          <w:p w14:paraId="16E049D5" w14:textId="0E948FD0" w:rsidR="008E3BF4" w:rsidRDefault="008E3BF4" w:rsidP="008E3BF4">
            <w:r>
              <w:t>0-100</w:t>
            </w:r>
          </w:p>
        </w:tc>
        <w:tc>
          <w:tcPr>
            <w:tcW w:w="5387" w:type="dxa"/>
            <w:vAlign w:val="center"/>
          </w:tcPr>
          <w:p w14:paraId="357D2D4C" w14:textId="0C6243DD" w:rsidR="008E3BF4" w:rsidRPr="00A104CF" w:rsidRDefault="008E3BF4" w:rsidP="008E3BF4">
            <w:pPr>
              <w:keepNext/>
              <w:jc w:val="left"/>
              <w:rPr>
                <w:lang w:val="en-US"/>
              </w:rPr>
            </w:pPr>
            <w:r w:rsidRPr="00A104CF">
              <w:rPr>
                <w:lang w:val="en-US"/>
              </w:rPr>
              <w:t>Percentage after a realized break is considered as taken</w:t>
            </w:r>
          </w:p>
        </w:tc>
      </w:tr>
    </w:tbl>
    <w:p w14:paraId="182ADC87" w14:textId="6EFD8059" w:rsidR="00875A3D" w:rsidRPr="00B31329" w:rsidRDefault="00875A3D" w:rsidP="00F01CC0">
      <w:pPr>
        <w:pStyle w:val="Beschriftung"/>
        <w:jc w:val="center"/>
      </w:pPr>
      <w:r>
        <w:t xml:space="preserve">Table </w:t>
      </w:r>
      <w:r w:rsidR="00E02D06">
        <w:fldChar w:fldCharType="begin"/>
      </w:r>
      <w:r w:rsidR="00E02D06">
        <w:instrText xml:space="preserve"> SEQ Table \* ARABIC </w:instrText>
      </w:r>
      <w:r w:rsidR="00E02D06">
        <w:fldChar w:fldCharType="separate"/>
      </w:r>
      <w:r w:rsidR="00375410">
        <w:rPr>
          <w:noProof/>
        </w:rPr>
        <w:t>4</w:t>
      </w:r>
      <w:r w:rsidR="00E02D06">
        <w:rPr>
          <w:noProof/>
        </w:rPr>
        <w:fldChar w:fldCharType="end"/>
      </w:r>
      <w:r w:rsidR="00F01CC0">
        <w:rPr>
          <w:noProof/>
        </w:rPr>
        <w:t>: Break Parameters</w:t>
      </w:r>
    </w:p>
    <w:p w14:paraId="4BD87DCD" w14:textId="4EF62B5F" w:rsidR="005B6F92" w:rsidRDefault="005B6F92" w:rsidP="005B6F92">
      <w:pPr>
        <w:rPr>
          <w:ins w:id="53" w:author="Stefan Sommer" w:date="2023-11-14T09:20:00Z"/>
        </w:rPr>
      </w:pPr>
      <w:ins w:id="54" w:author="Stefan Sommer" w:date="2023-11-14T09:19:00Z">
        <w:r>
          <w:t xml:space="preserve">Folgende </w:t>
        </w:r>
      </w:ins>
      <w:ins w:id="55" w:author="Stefan Sommer" w:date="2023-11-14T09:20:00Z">
        <w:r>
          <w:t>Konsistenzen</w:t>
        </w:r>
      </w:ins>
      <w:ins w:id="56" w:author="Stefan Sommer" w:date="2023-11-14T09:19:00Z">
        <w:r>
          <w:t xml:space="preserve"> werde</w:t>
        </w:r>
      </w:ins>
      <w:ins w:id="57" w:author="Stefan Sommer" w:date="2023-11-14T09:20:00Z">
        <w:r>
          <w:t xml:space="preserve">n überprüft. </w:t>
        </w:r>
      </w:ins>
    </w:p>
    <w:p w14:paraId="07DC9DDC" w14:textId="09DAB91B" w:rsidR="005B6F92" w:rsidRDefault="005B6F92" w:rsidP="005B6F92">
      <w:pPr>
        <w:pStyle w:val="Listenabsatz"/>
        <w:numPr>
          <w:ilvl w:val="0"/>
          <w:numId w:val="35"/>
        </w:numPr>
        <w:rPr>
          <w:ins w:id="58" w:author="Stefan Sommer" w:date="2023-11-14T09:20:00Z"/>
        </w:rPr>
      </w:pPr>
      <w:ins w:id="59" w:author="Stefan Sommer" w:date="2023-11-14T09:20:00Z">
        <w:r>
          <w:t xml:space="preserve">Pausen, die keine </w:t>
        </w:r>
      </w:ins>
      <w:ins w:id="60" w:author="Stefan Sommer" w:date="2023-11-14T09:21:00Z">
        <w:r>
          <w:t>Länge</w:t>
        </w:r>
      </w:ins>
      <w:ins w:id="61" w:author="Stefan Sommer" w:date="2023-11-14T09:20:00Z">
        <w:r>
          <w:t xml:space="preserve"> haben oder eine L</w:t>
        </w:r>
      </w:ins>
      <w:ins w:id="62" w:author="Stefan Sommer" w:date="2023-11-14T09:21:00Z">
        <w:r>
          <w:t>änge</w:t>
        </w:r>
      </w:ins>
      <w:ins w:id="63" w:author="Stefan Sommer" w:date="2023-11-14T09:20:00Z">
        <w:r>
          <w:t xml:space="preserve"> &lt;= 0, werden ignoriert.</w:t>
        </w:r>
      </w:ins>
    </w:p>
    <w:p w14:paraId="35A0B992" w14:textId="3DC1B969" w:rsidR="005B6F92" w:rsidRDefault="005B6F92" w:rsidP="005B6F92">
      <w:pPr>
        <w:pStyle w:val="Listenabsatz"/>
        <w:numPr>
          <w:ilvl w:val="0"/>
          <w:numId w:val="35"/>
        </w:numPr>
        <w:rPr>
          <w:ins w:id="64" w:author="Stefan Sommer" w:date="2023-11-14T09:20:00Z"/>
        </w:rPr>
      </w:pPr>
      <w:ins w:id="65" w:author="Stefan Sommer" w:date="2023-11-14T09:20:00Z">
        <w:r>
          <w:t>Pausen, die keinen Start haben oder ein</w:t>
        </w:r>
      </w:ins>
      <w:ins w:id="66" w:author="Stefan Sommer" w:date="2023-11-14T09:21:00Z">
        <w:r>
          <w:t>en</w:t>
        </w:r>
      </w:ins>
      <w:ins w:id="67" w:author="Stefan Sommer" w:date="2023-11-14T09:20:00Z">
        <w:r>
          <w:t xml:space="preserve"> Start &lt;= 0, werden ignoriert.</w:t>
        </w:r>
      </w:ins>
    </w:p>
    <w:p w14:paraId="71FBD5CD" w14:textId="51CE466E" w:rsidR="005B6F92" w:rsidRDefault="005B6F92" w:rsidP="005B6F92">
      <w:pPr>
        <w:pStyle w:val="Listenabsatz"/>
        <w:numPr>
          <w:ilvl w:val="0"/>
          <w:numId w:val="35"/>
        </w:numPr>
        <w:rPr>
          <w:ins w:id="68" w:author="Stefan Sommer" w:date="2023-11-14T09:20:00Z"/>
        </w:rPr>
      </w:pPr>
      <w:ins w:id="69" w:author="Stefan Sommer" w:date="2023-11-14T09:20:00Z">
        <w:r>
          <w:t>Pausen, die kein End</w:t>
        </w:r>
      </w:ins>
      <w:ins w:id="70" w:author="Stefan Sommer" w:date="2023-11-14T09:21:00Z">
        <w:r>
          <w:t>e</w:t>
        </w:r>
      </w:ins>
      <w:ins w:id="71" w:author="Stefan Sommer" w:date="2023-11-14T09:20:00Z">
        <w:r>
          <w:t xml:space="preserve"> haben oder ein End</w:t>
        </w:r>
      </w:ins>
      <w:ins w:id="72" w:author="Stefan Sommer" w:date="2023-11-14T09:21:00Z">
        <w:r>
          <w:t>e</w:t>
        </w:r>
      </w:ins>
      <w:ins w:id="73" w:author="Stefan Sommer" w:date="2023-11-14T09:20:00Z">
        <w:r>
          <w:t xml:space="preserve"> &lt;= 0,</w:t>
        </w:r>
      </w:ins>
      <w:ins w:id="74" w:author="Stefan Sommer" w:date="2023-11-14T09:21:00Z">
        <w:r>
          <w:t xml:space="preserve"> </w:t>
        </w:r>
      </w:ins>
      <w:ins w:id="75" w:author="Stefan Sommer" w:date="2023-11-14T09:20:00Z">
        <w:r>
          <w:t>werden ignoriert.</w:t>
        </w:r>
      </w:ins>
    </w:p>
    <w:p w14:paraId="73CA0F9C" w14:textId="783241F3" w:rsidR="005B6F92" w:rsidRDefault="005B6F92" w:rsidP="005B6F92">
      <w:pPr>
        <w:pStyle w:val="Listenabsatz"/>
        <w:numPr>
          <w:ilvl w:val="0"/>
          <w:numId w:val="35"/>
        </w:numPr>
        <w:rPr>
          <w:ins w:id="76" w:author="Stefan Sommer" w:date="2023-11-14T09:19:00Z"/>
        </w:rPr>
      </w:pPr>
      <w:ins w:id="77" w:author="Stefan Sommer" w:date="2023-11-14T09:20:00Z">
        <w:r>
          <w:t>Pausen, für die gilt: Start + L</w:t>
        </w:r>
      </w:ins>
      <w:ins w:id="78" w:author="Stefan Sommer" w:date="2023-11-14T09:21:00Z">
        <w:r>
          <w:t>änge</w:t>
        </w:r>
      </w:ins>
      <w:ins w:id="79" w:author="Stefan Sommer" w:date="2023-11-14T09:20:00Z">
        <w:r>
          <w:t xml:space="preserve"> &gt; End</w:t>
        </w:r>
      </w:ins>
      <w:ins w:id="80" w:author="Stefan Sommer" w:date="2023-11-14T09:21:00Z">
        <w:r>
          <w:t>e</w:t>
        </w:r>
      </w:ins>
      <w:ins w:id="81" w:author="Stefan Sommer" w:date="2023-11-14T09:20:00Z">
        <w:r>
          <w:t>,</w:t>
        </w:r>
      </w:ins>
      <w:ins w:id="82" w:author="Stefan Sommer" w:date="2023-11-14T09:21:00Z">
        <w:r>
          <w:t xml:space="preserve"> </w:t>
        </w:r>
      </w:ins>
      <w:ins w:id="83" w:author="Stefan Sommer" w:date="2023-11-14T09:20:00Z">
        <w:r>
          <w:t>werden ignoriert.</w:t>
        </w:r>
      </w:ins>
    </w:p>
    <w:p w14:paraId="74DC06D6" w14:textId="3FCB339C" w:rsidR="005B6F92" w:rsidRDefault="005B6F92" w:rsidP="005B6F92">
      <w:pPr>
        <w:rPr>
          <w:ins w:id="84" w:author="Stefan Sommer" w:date="2023-11-14T09:24:00Z"/>
        </w:rPr>
      </w:pPr>
      <w:moveToRangeStart w:id="85" w:author="Stefan Sommer" w:date="2023-11-14T09:19:00Z" w:name="move150845993"/>
      <w:moveTo w:id="86" w:author="Stefan Sommer" w:date="2023-11-14T09:19:00Z">
        <w:r>
          <w:lastRenderedPageBreak/>
          <w:t xml:space="preserve">Je nachdem wie die einzelnen Pausenpatterns konfiguriert sind, kann es sein, dass die Optimierung durch das Pausenpattern zu sehr eingeschränkt wird. Daher gibt es für jedes Pausenintervall einen weiteren Parameter „Break Type“, </w:t>
        </w:r>
      </w:moveTo>
      <w:ins w:id="87" w:author="Stefan Sommer" w:date="2023-11-14T09:24:00Z">
        <w:r>
          <w:t>der folgende Werte annehmen kann:</w:t>
        </w:r>
      </w:ins>
    </w:p>
    <w:p w14:paraId="6778AE3A" w14:textId="509655A9" w:rsidR="005B6F92" w:rsidRDefault="005B6F92" w:rsidP="005B6F92">
      <w:pPr>
        <w:pStyle w:val="Listenabsatz"/>
        <w:numPr>
          <w:ilvl w:val="0"/>
          <w:numId w:val="42"/>
        </w:numPr>
        <w:rPr>
          <w:ins w:id="88" w:author="Stefan Sommer" w:date="2023-11-14T09:24:00Z"/>
        </w:rPr>
      </w:pPr>
      <w:ins w:id="89" w:author="Stefan Sommer" w:date="2023-11-14T09:24:00Z">
        <w:r>
          <w:t>Done =</w:t>
        </w:r>
      </w:ins>
      <w:ins w:id="90" w:author="Stefan Sommer" w:date="2023-11-14T09:25:00Z">
        <w:r>
          <w:t xml:space="preserve"> </w:t>
        </w:r>
      </w:ins>
      <w:ins w:id="91" w:author="Stefan Sommer" w:date="2023-11-14T09:24:00Z">
        <w:r>
          <w:t>schon erledigt</w:t>
        </w:r>
      </w:ins>
      <w:ins w:id="92" w:author="Stefan Sommer" w:date="2023-11-14T09:25:00Z">
        <w:r w:rsidR="00321093">
          <w:t xml:space="preserve">; </w:t>
        </w:r>
      </w:ins>
      <w:ins w:id="93" w:author="Stefan Sommer" w:date="2023-11-14T09:26:00Z">
        <w:r w:rsidR="00321093">
          <w:t>für das Intervall wird keine Pause mehr geplant</w:t>
        </w:r>
      </w:ins>
    </w:p>
    <w:p w14:paraId="1BC0D4FE" w14:textId="540E181B" w:rsidR="005B6F92" w:rsidRDefault="005B6F92" w:rsidP="005B6F92">
      <w:pPr>
        <w:pStyle w:val="Listenabsatz"/>
        <w:numPr>
          <w:ilvl w:val="0"/>
          <w:numId w:val="42"/>
        </w:numPr>
        <w:rPr>
          <w:ins w:id="94" w:author="Stefan Sommer" w:date="2023-11-14T09:24:00Z"/>
        </w:rPr>
      </w:pPr>
      <w:ins w:id="95" w:author="Stefan Sommer" w:date="2023-11-14T09:24:00Z">
        <w:r>
          <w:t>Mandatory</w:t>
        </w:r>
      </w:ins>
      <w:ins w:id="96" w:author="Stefan Sommer" w:date="2023-11-14T09:25:00Z">
        <w:r>
          <w:t xml:space="preserve"> = </w:t>
        </w:r>
      </w:ins>
      <w:ins w:id="97" w:author="Stefan Sommer" w:date="2023-11-14T09:24:00Z">
        <w:r>
          <w:t>notwendig</w:t>
        </w:r>
      </w:ins>
      <w:ins w:id="98" w:author="Stefan Sommer" w:date="2023-11-14T09:26:00Z">
        <w:r w:rsidR="00321093">
          <w:t>; die Pause muss geplant werden</w:t>
        </w:r>
      </w:ins>
    </w:p>
    <w:p w14:paraId="43F8C2B1" w14:textId="68CC43A9" w:rsidR="005B6F92" w:rsidRDefault="005B6F92" w:rsidP="005B6F92">
      <w:pPr>
        <w:pStyle w:val="Listenabsatz"/>
        <w:numPr>
          <w:ilvl w:val="0"/>
          <w:numId w:val="42"/>
        </w:numPr>
        <w:rPr>
          <w:ins w:id="99" w:author="Stefan Sommer" w:date="2023-11-14T09:25:00Z"/>
        </w:rPr>
      </w:pPr>
      <w:ins w:id="100" w:author="Stefan Sommer" w:date="2023-11-14T09:24:00Z">
        <w:r>
          <w:t>Allowed</w:t>
        </w:r>
      </w:ins>
      <w:ins w:id="101" w:author="Stefan Sommer" w:date="2023-11-14T09:25:00Z">
        <w:r>
          <w:t xml:space="preserve"> = </w:t>
        </w:r>
      </w:ins>
      <w:ins w:id="102" w:author="Stefan Sommer" w:date="2023-11-14T09:24:00Z">
        <w:r>
          <w:t>erlaubt</w:t>
        </w:r>
      </w:ins>
      <w:ins w:id="103" w:author="Stefan Sommer" w:date="2023-11-14T09:26:00Z">
        <w:r w:rsidR="00321093">
          <w:t>;</w:t>
        </w:r>
      </w:ins>
      <w:ins w:id="104" w:author="Stefan Sommer" w:date="2023-11-14T09:27:00Z">
        <w:r w:rsidR="00321093">
          <w:t xml:space="preserve"> </w:t>
        </w:r>
      </w:ins>
      <w:ins w:id="105" w:author="Stefan Sommer" w:date="2023-11-14T09:26:00Z">
        <w:r w:rsidR="00321093">
          <w:t>die Pause kann alleine oder mit der nächsten Mandatory Pause zusammen geplant werden.</w:t>
        </w:r>
      </w:ins>
    </w:p>
    <w:p w14:paraId="27280DFB" w14:textId="6D33BE36" w:rsidR="005B6F92" w:rsidRDefault="005B6F92" w:rsidP="005B6F92">
      <w:pPr>
        <w:pStyle w:val="Listenabsatz"/>
        <w:numPr>
          <w:ilvl w:val="0"/>
          <w:numId w:val="42"/>
        </w:numPr>
        <w:rPr>
          <w:ins w:id="106" w:author="Stefan Sommer" w:date="2023-11-14T09:28:00Z"/>
        </w:rPr>
      </w:pPr>
      <w:ins w:id="107" w:author="Stefan Sommer" w:date="2023-11-14T09:24:00Z">
        <w:r>
          <w:t>Prefer</w:t>
        </w:r>
      </w:ins>
      <w:ins w:id="108" w:author="Stefan Sommer" w:date="2023-11-14T09:29:00Z">
        <w:r w:rsidR="00321093">
          <w:t>r</w:t>
        </w:r>
      </w:ins>
      <w:ins w:id="109" w:author="Stefan Sommer" w:date="2023-11-14T09:24:00Z">
        <w:r>
          <w:t>ed</w:t>
        </w:r>
      </w:ins>
      <w:ins w:id="110" w:author="Stefan Sommer" w:date="2023-11-14T09:25:00Z">
        <w:r>
          <w:t xml:space="preserve"> =</w:t>
        </w:r>
      </w:ins>
      <w:ins w:id="111" w:author="Stefan Sommer" w:date="2023-11-14T09:28:00Z">
        <w:r w:rsidR="00321093">
          <w:t xml:space="preserve"> </w:t>
        </w:r>
      </w:ins>
      <w:ins w:id="112" w:author="Stefan Sommer" w:date="2023-11-14T09:24:00Z">
        <w:r>
          <w:t>bevorzugt</w:t>
        </w:r>
      </w:ins>
      <w:ins w:id="113" w:author="Stefan Sommer" w:date="2023-11-14T09:27:00Z">
        <w:r w:rsidR="00321093">
          <w:t>;</w:t>
        </w:r>
        <w:r w:rsidR="00321093" w:rsidRPr="00321093">
          <w:t xml:space="preserve"> </w:t>
        </w:r>
        <w:r w:rsidR="00321093">
          <w:t>die Pause kann alleine oder mit der nächsten Mandatory Pause zusammen geplant werden.</w:t>
        </w:r>
      </w:ins>
    </w:p>
    <w:p w14:paraId="24ADD11A" w14:textId="77777777" w:rsidR="00321093" w:rsidRDefault="00321093" w:rsidP="00321093">
      <w:pPr>
        <w:rPr>
          <w:ins w:id="114" w:author="Stefan Sommer" w:date="2023-11-14T09:28:00Z"/>
        </w:rPr>
      </w:pPr>
      <w:ins w:id="115" w:author="Stefan Sommer" w:date="2023-11-14T09:28:00Z">
        <w:r>
          <w:t>Logik, die aber noch nicht implementiert ist:</w:t>
        </w:r>
      </w:ins>
    </w:p>
    <w:p w14:paraId="3B3B9F66" w14:textId="77777777" w:rsidR="00321093" w:rsidRDefault="00321093" w:rsidP="00321093">
      <w:pPr>
        <w:pStyle w:val="Listenabsatz"/>
        <w:numPr>
          <w:ilvl w:val="0"/>
          <w:numId w:val="43"/>
        </w:numPr>
        <w:rPr>
          <w:ins w:id="116" w:author="Stefan Sommer" w:date="2023-11-14T09:28:00Z"/>
        </w:rPr>
      </w:pPr>
      <w:ins w:id="117" w:author="Stefan Sommer" w:date="2023-11-14T09:28:00Z">
        <w:r>
          <w:t>15 Allowed, gefolgt von 30 Mandatory bedeutet:   darf die Optimierung getrennt machen, zusammen ist aber eigentlich besser.</w:t>
        </w:r>
      </w:ins>
    </w:p>
    <w:p w14:paraId="45A569B6" w14:textId="795ED46F" w:rsidR="00321093" w:rsidRDefault="00321093" w:rsidP="00321093">
      <w:pPr>
        <w:pStyle w:val="Listenabsatz"/>
        <w:numPr>
          <w:ilvl w:val="0"/>
          <w:numId w:val="43"/>
        </w:numPr>
        <w:rPr>
          <w:ins w:id="118" w:author="Stefan Sommer" w:date="2023-11-14T09:24:00Z"/>
        </w:rPr>
      </w:pPr>
      <w:ins w:id="119" w:author="Stefan Sommer" w:date="2023-11-14T09:28:00Z">
        <w:r>
          <w:t>15 Preferred, gefolgt von 30 Mandatory bedeutet: darf die Optimierung zusammen machen, getrennt ist aber eigentlich besser.</w:t>
        </w:r>
      </w:ins>
    </w:p>
    <w:p w14:paraId="1E356AB8" w14:textId="56C037C3" w:rsidR="005B6F92" w:rsidRDefault="005B6F92" w:rsidP="005B6F92">
      <w:pPr>
        <w:rPr>
          <w:moveTo w:id="120" w:author="Stefan Sommer" w:date="2023-11-14T09:19:00Z"/>
        </w:rPr>
      </w:pPr>
      <w:moveTo w:id="121" w:author="Stefan Sommer" w:date="2023-11-14T09:19:00Z">
        <w:del w:id="122" w:author="Stefan Sommer" w:date="2023-11-14T09:24:00Z">
          <w:r w:rsidDel="005B6F92">
            <w:delText xml:space="preserve">mit dem eingestellt werden kann, ob das Muster </w:delText>
          </w:r>
        </w:del>
      </w:moveTo>
    </w:p>
    <w:moveToRangeEnd w:id="85"/>
    <w:p w14:paraId="07C9D609" w14:textId="77777777" w:rsidR="00B3155E" w:rsidRDefault="00B3155E" w:rsidP="00B3155E">
      <w:pPr>
        <w:rPr>
          <w:ins w:id="123" w:author="Stefan Sommer" w:date="2023-11-14T10:49:00Z"/>
        </w:rPr>
      </w:pPr>
      <w:ins w:id="124" w:author="Stefan Sommer" w:date="2023-11-14T10:49:00Z">
        <w:r>
          <w:t>Wann gilt eine Pause im RT-Betrieb als genommen?</w:t>
        </w:r>
      </w:ins>
    </w:p>
    <w:p w14:paraId="6524D130" w14:textId="77777777" w:rsidR="00B3155E" w:rsidRDefault="00B3155E" w:rsidP="00B3155E">
      <w:pPr>
        <w:pStyle w:val="Listenabsatz"/>
        <w:numPr>
          <w:ilvl w:val="0"/>
          <w:numId w:val="35"/>
        </w:numPr>
        <w:rPr>
          <w:ins w:id="125" w:author="Stefan Sommer" w:date="2023-11-14T10:49:00Z"/>
        </w:rPr>
      </w:pPr>
      <w:ins w:id="126" w:author="Stefan Sommer" w:date="2023-11-14T10:49:00Z">
        <w:r>
          <w:t xml:space="preserve">Es wird ein Parameter eingeführt, der einen Prozentsatz angibt (z.B. 90%). Ist eine Pause zu diesem Prozentsatz abgeschlossen gilt sie als genommen. </w:t>
        </w:r>
      </w:ins>
    </w:p>
    <w:p w14:paraId="507A07F0" w14:textId="77777777" w:rsidR="00B3155E" w:rsidRDefault="00B3155E" w:rsidP="00B3155E">
      <w:pPr>
        <w:pStyle w:val="Listenabsatz"/>
        <w:numPr>
          <w:ilvl w:val="0"/>
          <w:numId w:val="35"/>
        </w:numPr>
        <w:rPr>
          <w:ins w:id="127" w:author="Stefan Sommer" w:date="2023-11-14T10:49:00Z"/>
        </w:rPr>
      </w:pPr>
      <w:ins w:id="128" w:author="Stefan Sommer" w:date="2023-11-14T10:49:00Z">
        <w:r>
          <w:t>Die Endzeit des Pausenintervalls ist verstrichen</w:t>
        </w:r>
      </w:ins>
    </w:p>
    <w:p w14:paraId="748F526F" w14:textId="753F3625" w:rsidR="00B3155E" w:rsidRDefault="00B3155E" w:rsidP="00B3155E">
      <w:pPr>
        <w:pStyle w:val="Listenabsatz"/>
        <w:numPr>
          <w:ilvl w:val="0"/>
          <w:numId w:val="35"/>
        </w:numPr>
        <w:rPr>
          <w:ins w:id="129" w:author="Stefan Sommer" w:date="2023-11-14T10:52:00Z"/>
        </w:rPr>
      </w:pPr>
      <w:ins w:id="130" w:author="Stefan Sommer" w:date="2023-11-14T10:49:00Z">
        <w:r>
          <w:t>Ein Fahrzeug wird mit Anweisungen oder manuellen</w:t>
        </w:r>
      </w:ins>
      <w:ins w:id="131" w:author="Stefan Sommer" w:date="2023-11-14T10:58:00Z">
        <w:r w:rsidR="00A40539">
          <w:t xml:space="preserve"> </w:t>
        </w:r>
      </w:ins>
      <w:ins w:id="132" w:author="Stefan Sommer" w:date="2023-11-14T10:49:00Z">
        <w:r>
          <w:t>Proposals blocki</w:t>
        </w:r>
      </w:ins>
      <w:ins w:id="133" w:author="Stefan Sommer" w:date="2023-11-14T10:51:00Z">
        <w:r>
          <w:t>e</w:t>
        </w:r>
      </w:ins>
      <w:ins w:id="134" w:author="Stefan Sommer" w:date="2023-11-14T10:49:00Z">
        <w:r>
          <w:t xml:space="preserve">rt, sodass es erst nach der Endzeit des Pausenintervalls wieder verfügbar ist. </w:t>
        </w:r>
      </w:ins>
    </w:p>
    <w:p w14:paraId="5B217EEA" w14:textId="607F44F6" w:rsidR="00B3155E" w:rsidRDefault="00B3155E" w:rsidP="00B3155E">
      <w:pPr>
        <w:pStyle w:val="Listenabsatz"/>
        <w:numPr>
          <w:ilvl w:val="0"/>
          <w:numId w:val="35"/>
        </w:numPr>
        <w:rPr>
          <w:ins w:id="135" w:author="Stefan Sommer" w:date="2023-11-14T10:49:00Z"/>
        </w:rPr>
      </w:pPr>
      <w:ins w:id="136" w:author="Stefan Sommer" w:date="2023-11-14T10:52:00Z">
        <w:r>
          <w:t xml:space="preserve">Der Benutzer eingibt, dass er für ein bestimmtes Fahrzeug in einem bestimmten Intervall die Pause auslassen möchte. </w:t>
        </w:r>
      </w:ins>
    </w:p>
    <w:p w14:paraId="43DFF56E" w14:textId="0EE05D00" w:rsidR="005D1765" w:rsidRPr="00EC5E54" w:rsidRDefault="00B3155E" w:rsidP="00EC5E54">
      <w:ins w:id="137" w:author="Stefan Sommer" w:date="2023-11-14T10:49:00Z">
        <w:r>
          <w:t>Wenn innerhalb eines Intervalls mehrere Pausen gestartet und beendet werden, werden die Pausendauern für dieses Intervall summiert.</w:t>
        </w:r>
      </w:ins>
    </w:p>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w:t>
      </w:r>
      <w:r>
        <w:lastRenderedPageBreak/>
        <w:t xml:space="preserve">Intervall durch zwei Felder in den Auftragsdaten definiert. Für die Folgelieferungen einer Lieferkette errechnet sich dieses Intervall durch das Lieferzeitfenster der vorangegangenen Lieferung und dem Lieferfluss. </w:t>
      </w:r>
    </w:p>
    <w:p w14:paraId="3F618E28" w14:textId="3DF64B4F" w:rsidR="00345F56" w:rsidRDefault="00345F56" w:rsidP="005A6F34">
      <w:r>
        <w:t xml:space="preserve">Deadline bedeutet in SYNCROTESS ein fester </w:t>
      </w:r>
      <w:r w:rsidR="00B843DF">
        <w:t>Zeitpunkt,</w:t>
      </w:r>
      <w:r>
        <w:t xml:space="preserve"> hinter dem</w:t>
      </w:r>
      <w:r w:rsidR="00713804">
        <w:t xml:space="preserve"> die</w:t>
      </w:r>
      <w:r>
        <w:t xml:space="preserve"> 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t xml:space="preserve">Ladezeitfenster </w:t>
      </w:r>
      <w:r w:rsidR="0044798F">
        <w:t xml:space="preserve">an einem Werk </w:t>
      </w:r>
      <w:r>
        <w:t xml:space="preserve">bedeutet </w:t>
      </w:r>
      <w:r w:rsidR="0044798F">
        <w:t xml:space="preserve">in </w:t>
      </w:r>
      <w:r w:rsidR="0093498A">
        <w:t>SYNCROTESS das Zeitintervall das auf Basis der Entladedauer</w:t>
      </w:r>
      <w:r w:rsidR="0044798F">
        <w:t xml:space="preserve"> am Werk</w:t>
      </w:r>
      <w:r w:rsidR="0093498A">
        <w:t>, der Fahrtdauer</w:t>
      </w:r>
      <w:r w:rsidR="0044798F">
        <w:t xml:space="preserve"> zum Werk</w:t>
      </w:r>
      <w:r w:rsidR="0093498A">
        <w:t xml:space="preserve"> und der Ladedauer</w:t>
      </w:r>
      <w:r w:rsidR="0044798F">
        <w:t xml:space="preserve"> am Werk</w:t>
      </w:r>
      <w:r w:rsidR="0093498A">
        <w:t xml:space="preserve"> eines Auftrags vom Lieferzeitfenster abgeleitet wird. </w:t>
      </w:r>
    </w:p>
    <w:p w14:paraId="00EB01E2" w14:textId="6A8E7621" w:rsidR="00A90206" w:rsidRDefault="00A90206" w:rsidP="00A90206">
      <w:r>
        <w:t xml:space="preserve">Die </w:t>
      </w:r>
      <w:r w:rsidR="0044798F">
        <w:t>MIXOR O</w:t>
      </w:r>
      <w:r>
        <w:t xml:space="preserve">ptimierung muss die verfügbaren Lieferungen so auf die verfügbaren Fahrzeuge verteilen, dass möglichst viele Lieferungen innerhalb ihres Lieferzeitfensters entladen werden. </w:t>
      </w:r>
    </w:p>
    <w:p w14:paraId="52B3DA0C" w14:textId="378D5EB3" w:rsidR="00A90206" w:rsidRDefault="00A90206" w:rsidP="00A90206">
      <w:r>
        <w:t xml:space="preserve">Falls eine Lieferung aufgrund des Ladezeitfensters nicht innerhalb ihres Lieferzeitfensters entladen werden kann, muss die </w:t>
      </w:r>
      <w:r w:rsidR="0044798F">
        <w:t>MIXOR O</w:t>
      </w:r>
      <w:r>
        <w:t xml:space="preserve">ptimierung das Ladezeitfenster bis zu einer einstellbaren Grenze („shefltime“) nach vorne verlegen, um die Lieferung doch innerhalb des Lieferzeitfensters entladen zu können und eine Verspätung zu vermeiden (early load).  </w:t>
      </w:r>
    </w:p>
    <w:p w14:paraId="58C0D8DF" w14:textId="323CA21A" w:rsidR="00A90206" w:rsidRDefault="00A90206" w:rsidP="00A90206">
      <w:r>
        <w:t xml:space="preserve">Falls eine Verspätung nicht durch early load vermieden werden kann, muss die </w:t>
      </w:r>
      <w:r w:rsidR="0044798F">
        <w:t>MIXOR O</w:t>
      </w:r>
      <w:r>
        <w:t xml:space="preserve">ptimierung die Entladung einer Lieferung hinter das Lieferzeitfenster planen. </w:t>
      </w:r>
    </w:p>
    <w:p w14:paraId="7ABD5893" w14:textId="2618488D" w:rsidR="00604A35" w:rsidRDefault="00604A35" w:rsidP="00A90206">
      <w:r>
        <w:t xml:space="preserve">Die </w:t>
      </w:r>
      <w:r w:rsidR="0044798F">
        <w:t>MIXOR O</w:t>
      </w:r>
      <w:r>
        <w:t>ptimierung muss die im Auftrag übermittelte Deadline ignorieren.</w:t>
      </w:r>
    </w:p>
    <w:p w14:paraId="794CD87F" w14:textId="66DF4B13" w:rsidR="00A90206" w:rsidRDefault="00A90206" w:rsidP="00A90206">
      <w:commentRangeStart w:id="138"/>
      <w:r>
        <w:t xml:space="preserve">Wenn eine Lieferung eines Auftrags bereits verspätet wurde, muss die </w:t>
      </w:r>
      <w:r w:rsidR="0044798F">
        <w:t>MIXOR O</w:t>
      </w:r>
      <w:r>
        <w:t xml:space="preserve">ptimierung eine Verspätung jeder weiteren Lieferung der Lieferkette stärker gewichten, als wenn eine Einzellieferung verspätet würde (Australien SCR 212).   </w:t>
      </w:r>
      <w:commentRangeEnd w:id="138"/>
      <w:r w:rsidR="00DF6CE1">
        <w:rPr>
          <w:rStyle w:val="Kommentarzeichen"/>
        </w:rPr>
        <w:commentReference w:id="138"/>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43141B47" w:rsidR="00545DC0" w:rsidRDefault="00545DC0" w:rsidP="005A6F34">
      <w:r>
        <w:t>Für Plant Dispatch siehe Umsetzung FiFo</w:t>
      </w:r>
      <w:r w:rsidR="005935A7">
        <w:t>-</w:t>
      </w:r>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lastRenderedPageBreak/>
        <w:t>Die Lieferungen werden aufsteigen</w:t>
      </w:r>
      <w:r w:rsidR="005935A7">
        <w:t>d</w:t>
      </w:r>
      <w:r>
        <w:t xml:space="preserve"> nach ihrem Ladezeitfenster </w:t>
      </w:r>
      <w:r w:rsidR="005935A7">
        <w:t xml:space="preserve">am Stammwerk </w:t>
      </w:r>
      <w:r>
        <w:t>sortiert.</w:t>
      </w:r>
    </w:p>
    <w:p w14:paraId="76790559" w14:textId="1EF6FF37" w:rsidR="00545DC0" w:rsidRDefault="00545DC0" w:rsidP="00545DC0">
      <w:pPr>
        <w:pStyle w:val="Listenabsatz"/>
        <w:numPr>
          <w:ilvl w:val="0"/>
          <w:numId w:val="29"/>
        </w:numPr>
      </w:pPr>
      <w:r>
        <w:t>Für d</w:t>
      </w:r>
      <w:r w:rsidR="005935A7">
        <w:t>as</w:t>
      </w:r>
      <w:r>
        <w:t xml:space="preserve"> erste </w:t>
      </w:r>
      <w:r w:rsidR="005935A7">
        <w:t>Fahrzeug</w:t>
      </w:r>
      <w:r>
        <w:t xml:space="preserve"> wird ein</w:t>
      </w:r>
      <w:r w:rsidR="005935A7">
        <w:t>e</w:t>
      </w:r>
      <w:r>
        <w:t xml:space="preserve"> passende </w:t>
      </w:r>
      <w:r w:rsidR="005935A7">
        <w:t>Lieferung</w:t>
      </w:r>
      <w:r>
        <w:t xml:space="preserve"> gesucht und am </w:t>
      </w:r>
      <w:r w:rsidR="00F774F8">
        <w:t>linken Rand des Ladezeitfensters eingeplant.</w:t>
      </w:r>
    </w:p>
    <w:p w14:paraId="1FC4125F" w14:textId="17C228DE" w:rsidR="00F774F8" w:rsidRDefault="00F774F8" w:rsidP="00545DC0">
      <w:pPr>
        <w:pStyle w:val="Listenabsatz"/>
        <w:numPr>
          <w:ilvl w:val="0"/>
          <w:numId w:val="29"/>
        </w:numPr>
      </w:pPr>
      <w:r>
        <w:t>Falls das wegen Werksbeschränkungen nicht geht, wird early load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75C688F9" w:rsidR="00C50AED" w:rsidRDefault="00C50AED" w:rsidP="00F774F8">
      <w:pPr>
        <w:pStyle w:val="Listenabsatz"/>
        <w:numPr>
          <w:ilvl w:val="0"/>
          <w:numId w:val="29"/>
        </w:numPr>
      </w:pPr>
      <w:r>
        <w:t>Parameter für Max Verspätun</w:t>
      </w:r>
      <w:r w:rsidR="00C51EBB">
        <w:t>g für erste Lieferung und für Folge Lieferungen, muss hochgesetzt werden</w:t>
      </w:r>
      <w:r w:rsidR="005935A7">
        <w:t>,</w:t>
      </w:r>
      <w:r w:rsidR="00C51EBB">
        <w:t xml:space="preserve"> wenn er nicht greifen soll</w:t>
      </w:r>
      <w:r w:rsidR="005935A7">
        <w:t>.</w:t>
      </w:r>
    </w:p>
    <w:p w14:paraId="3B04A6F7" w14:textId="72724AF6" w:rsidR="00DA5D02" w:rsidRDefault="001C1226" w:rsidP="005A6F34">
      <w:pPr>
        <w:pStyle w:val="Listenabsatz"/>
        <w:numPr>
          <w:ilvl w:val="0"/>
          <w:numId w:val="29"/>
        </w:numPr>
      </w:pPr>
      <w:r>
        <w:t xml:space="preserve">Die Deadline eines Auftrags wird ignoriert. </w:t>
      </w:r>
    </w:p>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 xml:space="preserve">Daher wird nur „Precise Loadspacing“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139"/>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139"/>
      <w:r w:rsidR="00DF6CE1">
        <w:rPr>
          <w:rStyle w:val="Kommentarzeichen"/>
        </w:rPr>
        <w:commentReference w:id="139"/>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lastRenderedPageBreak/>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7A7749BD" w:rsidR="00357066" w:rsidRPr="00ED34AA" w:rsidRDefault="00357066" w:rsidP="009C046D"/>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„Capacity Reduction Factors“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Percentage“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lastRenderedPageBreak/>
        <w:t xml:space="preserve"> </w:t>
      </w:r>
      <w:r w:rsidR="003224B4">
        <w:t>Öffnungszeiten</w:t>
      </w:r>
    </w:p>
    <w:p w14:paraId="7DF18608" w14:textId="4BE50C30" w:rsidR="00E56AF2" w:rsidRPr="00ED34AA" w:rsidRDefault="003224B4" w:rsidP="00E56AF2">
      <w:r>
        <w:t>Werke</w:t>
      </w:r>
      <w:r w:rsidR="00C21403">
        <w:t>, Parkings</w:t>
      </w:r>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8607759" w:rsidR="008A5A7D" w:rsidRDefault="00851783" w:rsidP="00851783">
      <w:pPr>
        <w:pStyle w:val="Listenabsatz"/>
        <w:numPr>
          <w:ilvl w:val="0"/>
          <w:numId w:val="18"/>
        </w:numPr>
      </w:pPr>
      <w:r>
        <w:t xml:space="preserve">Wenn </w:t>
      </w:r>
      <w:r w:rsidR="003E1388">
        <w:t>das Hauptwerk</w:t>
      </w:r>
      <w:r>
        <w:t xml:space="preserve"> geschlossen ist, soll aus alternativen Lieferwerken geliefert werden, um Verspätungen zu verhindern</w:t>
      </w:r>
      <w:r w:rsidR="008576AC">
        <w:t>.</w:t>
      </w:r>
      <w:r w:rsidR="003A275D">
        <w:t xml:space="preserve"> Sortiert nach </w:t>
      </w:r>
      <w:r w:rsidR="0096273D">
        <w:t>N</w:t>
      </w:r>
      <w:r w:rsidR="003A275D">
        <w:t xml:space="preserve">ähe zum Kunden. </w:t>
      </w:r>
    </w:p>
    <w:p w14:paraId="3823CEFC" w14:textId="7F9582FA" w:rsidR="00406323" w:rsidRDefault="00272E67" w:rsidP="00851783">
      <w:pPr>
        <w:pStyle w:val="Listenabsatz"/>
        <w:numPr>
          <w:ilvl w:val="0"/>
          <w:numId w:val="18"/>
        </w:numPr>
      </w:pPr>
      <w:r>
        <w:t xml:space="preserve">Wenn </w:t>
      </w:r>
      <w:r w:rsidR="003E1388">
        <w:t>das Hauptwerk</w:t>
      </w:r>
      <w:r>
        <w:t xml:space="preserve"> geschlossen ist, aber keine alternativen Lieferwerke eingetragen </w:t>
      </w:r>
      <w:r w:rsidR="003E1388">
        <w:t xml:space="preserve">oder verfügbar </w:t>
      </w:r>
      <w:r w:rsidR="007C0FA8">
        <w:t>sind, wird die Werksschließung berücksichtigt und der Lieferfluss gebrochen</w:t>
      </w:r>
      <w:r w:rsidR="000226E2">
        <w:t>.</w:t>
      </w:r>
    </w:p>
    <w:p w14:paraId="47F2E7DB" w14:textId="2953E3F4" w:rsidR="00CC047A" w:rsidRDefault="00CC047A" w:rsidP="00CC047A">
      <w:r w:rsidRPr="00CC047A">
        <w:t>Der Ladebeginn muss jeweils innerhalb der Öffnungszeiten liegen. Das Ladeende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021F07A1" w14:textId="7CBD2620" w:rsidR="00837258"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140"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141"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 xml:space="preserve">Falls eine Lieferung von mehreren Werken aus bedient werden kann, sollen diese in der Optimierung einbezogen werden. Es soll eine Unterscheidung zwischen den </w:t>
      </w:r>
      <w:r>
        <w:lastRenderedPageBreak/>
        <w:t>verschiedenen Modi</w:t>
      </w:r>
      <w:r w:rsidR="00751E52">
        <w:t xml:space="preserve"> (Princip</w:t>
      </w:r>
      <w:r w:rsidR="00371856">
        <w:t>al,</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r>
        <w:t>Principal: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t xml:space="preserve"> </w:t>
      </w:r>
      <w:r w:rsidR="0078578B">
        <w:t xml:space="preserve">Splitload and </w:t>
      </w:r>
      <w:r w:rsidR="00B2595F">
        <w:t>Multidrop</w:t>
      </w:r>
    </w:p>
    <w:p w14:paraId="56F27952" w14:textId="3650CC9B" w:rsidR="003657E9" w:rsidRDefault="0078578B" w:rsidP="00B2595F">
      <w:r>
        <w:t>Ein</w:t>
      </w:r>
      <w:r w:rsidR="00F4488C">
        <w:t xml:space="preserve"> One-Shipto-</w:t>
      </w:r>
      <w:r>
        <w:t>Splitload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0E219C7B" w:rsidR="0078578B" w:rsidRDefault="00F04AB7" w:rsidP="00B2595F">
      <w:r>
        <w:t xml:space="preserve">Die </w:t>
      </w:r>
      <w:r w:rsidR="00794AC2">
        <w:t>MIXOR O</w:t>
      </w:r>
      <w:r>
        <w:t xml:space="preserve">ptimierung muss einen One-Shipto-Splitload als genau eine Lieferung vom Lieferwerk zum Kunden mit verschiedenen Materialien einplanen. Die Dauer der Lade- und Entladezeiten werden summiert.  </w:t>
      </w:r>
    </w:p>
    <w:p w14:paraId="2EFAB5AE" w14:textId="039EE22D" w:rsidR="008B479F" w:rsidRDefault="008B479F" w:rsidP="00B2595F">
      <w:r>
        <w:t xml:space="preserve">Ein Multidrop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26FEB158" w:rsidR="0035120C" w:rsidRDefault="0035120C" w:rsidP="00B2595F">
      <w:r>
        <w:t xml:space="preserve">Die </w:t>
      </w:r>
      <w:r w:rsidR="00794AC2">
        <w:t>MIXOR O</w:t>
      </w:r>
      <w:r>
        <w:t xml:space="preserve">ptimierung muss einen Multidrop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lastRenderedPageBreak/>
        <w:t>Die Distanz zwischen den Entladeorten der Kunden</w:t>
      </w:r>
      <w:r w:rsidR="00B93650">
        <w:t xml:space="preserve"> bei einem Multidrop</w:t>
      </w:r>
      <w:r w:rsidRPr="00777AA8">
        <w:t xml:space="preserve"> wird mittels Luftlinienkalkulation errechnet (inkl. Durchschnittsgeschwindigkeit und Approximationsfaktor).</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Cleaning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Des Weiteren existiert ein Flag „Contamination allowed“ auf dem Auftrag. Wenn dieses Flag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t>Beim Waschen darf von der FiFo-Regel abgewichen werden, wenn ein</w:t>
      </w:r>
      <w:r w:rsidRPr="00E85456">
        <w:t xml:space="preserve"> Fahrzeug zum Werk</w:t>
      </w:r>
      <w:r>
        <w:t xml:space="preserve"> kommt</w:t>
      </w:r>
      <w:r w:rsidRPr="00E85456">
        <w:t xml:space="preserve"> und erst noch gewaschen werden</w:t>
      </w:r>
      <w:r>
        <w:t xml:space="preserve"> muss</w:t>
      </w:r>
      <w:r w:rsidRPr="00E85456">
        <w:t xml:space="preserve"> bevor es wieder laden </w:t>
      </w:r>
      <w:r w:rsidRPr="00E85456">
        <w:lastRenderedPageBreak/>
        <w:t>kann. Vor Ende des Waschvorgangs kommen neue Fahrzeuge am Werk an, die direkt Laden können. Die Waschzeit fällt nach der Rückkehr am Werk an. Die Dauer ist abhängig von der Lieferung, die einem Fahrzeug als nächstes zugeteilt wird. Das Entscheidungskriterium für den FiFo ist also der Zeitpunkt, an dem das Fahrzeug am Werk eintrifft.</w:t>
      </w:r>
    </w:p>
    <w:p w14:paraId="1E042863" w14:textId="7F904591" w:rsidR="00047749" w:rsidRDefault="00047749" w:rsidP="008A0FB7">
      <w:pPr>
        <w:pStyle w:val="berschrift4"/>
      </w:pPr>
      <w:r>
        <w:t>Predecessor</w:t>
      </w:r>
    </w:p>
    <w:p w14:paraId="17C6462D" w14:textId="689D4EE6" w:rsidR="002501AD" w:rsidRDefault="002501AD" w:rsidP="00047749">
      <w:r>
        <w:t>Ein Predecessor Auftrag ist in SYNCROTESS ein Auftrag A, der in den Auftragsdaten des Auftrags B referenziert ist. Auftrag A muss komplett abgeschlossen sei</w:t>
      </w:r>
      <w:r w:rsidR="00543934">
        <w:t>n</w:t>
      </w:r>
      <w:r>
        <w:t>, bevor die erste Lieferung des Auftrags B zum Kunden geliefert werden darf.</w:t>
      </w:r>
    </w:p>
    <w:p w14:paraId="6295E2C2" w14:textId="7A53D089" w:rsidR="0075711D" w:rsidRDefault="0075711D" w:rsidP="00047749">
      <w:r>
        <w:t>Der Predecessor-Offset ist</w:t>
      </w:r>
      <w:r w:rsidRPr="0075711D">
        <w:t xml:space="preserve"> </w:t>
      </w:r>
      <w:r>
        <w:t xml:space="preserve">in SYNCROTESS die Dauer in Minuten zwischen dem Entladeende der letzten Lieferung von Auftrag A und dem </w:t>
      </w:r>
      <w:r w:rsidR="00543934">
        <w:t xml:space="preserve">gewünschten </w:t>
      </w:r>
      <w:r>
        <w:t>Entladestart der ersten Lieferung von Auftrag B.</w:t>
      </w:r>
    </w:p>
    <w:p w14:paraId="5F7DA0C8" w14:textId="4513F628" w:rsidR="003D50FC" w:rsidRDefault="003D50FC" w:rsidP="00047749">
      <w:r>
        <w:t xml:space="preserve">Wenn ein Auftrag B einen Auftrag A als Predecessor referenziert hat, muss die MIXOR Optimierung alle Lieferungen von Auftrag A einplanen, bevor Sie die Lieferungen von Auftrag B einplant. </w:t>
      </w:r>
    </w:p>
    <w:p w14:paraId="2F93D9B3" w14:textId="7B736F92" w:rsidR="000418D8" w:rsidRDefault="000418D8" w:rsidP="00047749">
      <w:r>
        <w:t>Wenn ein Auftrag B einen Auftrag A als Predecessor referenziert hat, muss die MIXOR Optimierung das in den Auftragsdaten von Auftrag B eingegebene Lieferzeitfenster für die erste Lieferung des Auftrags ignorieren.</w:t>
      </w:r>
    </w:p>
    <w:p w14:paraId="079047E4" w14:textId="7C73FF04" w:rsidR="000418D8" w:rsidRDefault="000418D8" w:rsidP="00047749">
      <w:r>
        <w:t>Wenn ein Auftrag B einen Auftrag A als Predecessor referenziert hat</w:t>
      </w:r>
      <w:r w:rsidR="00543934">
        <w:t>,</w:t>
      </w:r>
      <w:r>
        <w:t xml:space="preserve"> muss die MIXOR Optimierung den Entladestart der ersten Lieferung von Auftrag B </w:t>
      </w:r>
      <w:r w:rsidR="00722A0C">
        <w:t>gemäß des Wertes für den</w:t>
      </w:r>
      <w:r>
        <w:t xml:space="preserve"> </w:t>
      </w:r>
      <w:r w:rsidR="00E45CB2">
        <w:t>P</w:t>
      </w:r>
      <w:r>
        <w:t>redecessor-Offset hinter das Entladeende der letzten Lieferung von Auftrag A einplanen.</w:t>
      </w:r>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Flag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lastRenderedPageBreak/>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Flag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E02D06"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42"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42"/>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E02D06"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E02D06"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r>
        <w:t>Plusload</w:t>
      </w:r>
    </w:p>
    <w:p w14:paraId="1EF62DBA" w14:textId="32A0A759" w:rsidR="00495922" w:rsidRDefault="00495922" w:rsidP="00495922">
      <w:r>
        <w:t xml:space="preserve">Plusload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Plus Load Percentag</w:t>
      </w:r>
      <w:r w:rsidR="00C02776">
        <w:t>e“</w:t>
      </w:r>
      <w:r w:rsidR="001C23CA">
        <w:t xml:space="preserve"> ergibt und</w:t>
      </w:r>
      <w:r w:rsidR="005D2616">
        <w:t xml:space="preserve"> falls erforderlich</w:t>
      </w:r>
      <w:r w:rsidR="001C23CA">
        <w:t xml:space="preserve"> </w:t>
      </w:r>
      <w:r w:rsidR="00A952EF">
        <w:t>als zusätzliche Lieferung</w:t>
      </w:r>
      <w:r>
        <w:t xml:space="preserve"> am Ende der Lieferkette ohne exaktes Spacing eingeplant </w:t>
      </w:r>
      <w:r w:rsidR="001C23CA">
        <w:t xml:space="preserve">wird. </w:t>
      </w:r>
      <w:r>
        <w:t xml:space="preserve"> </w:t>
      </w:r>
    </w:p>
    <w:p w14:paraId="67794A77" w14:textId="3ED57C4E" w:rsidR="00495922" w:rsidRDefault="00AC2F72" w:rsidP="005E18DF">
      <w:r>
        <w:t xml:space="preserve">Für einen Auftrag mit Plusload Flag muss die MIXOR Optimierung im Vorplanungs- und OEV-Modus genau eine zusätzliche Lieferung einplanen, deren Start Load frühestens zum Zeitpunkt des Finish </w:t>
      </w:r>
      <w:r w:rsidR="004D52CE">
        <w:t>Unl</w:t>
      </w:r>
      <w:r>
        <w:t xml:space="preserve">oad der letzten regulären Lieferung der </w:t>
      </w:r>
      <w:r>
        <w:lastRenderedPageBreak/>
        <w:t>Lieferkette liegen darf.</w:t>
      </w:r>
      <w:r w:rsidR="004D52CE">
        <w:t xml:space="preserve"> </w:t>
      </w:r>
      <w:r w:rsidR="004D52CE">
        <w:rPr>
          <w:rStyle w:val="ui-provider"/>
        </w:rPr>
        <w:t>Die MIXOR Optimierung darf für diese Lieferung jedes Fahrzeug wählen, dass gemäß Sondereignungen den Auftrag ausführen darf. Der Parameter Plus Load Percentage legt die Höchstmenge der zusätzlichen Lieferung fest.</w:t>
      </w:r>
    </w:p>
    <w:p w14:paraId="1AEEDE8E" w14:textId="1F0E83BF" w:rsidR="00DE7163" w:rsidRPr="00926FB1" w:rsidRDefault="00DE7163" w:rsidP="005E18DF">
      <w:pPr>
        <w:rPr>
          <w:b/>
          <w:bCs/>
        </w:rPr>
      </w:pPr>
      <w:r w:rsidRPr="00926FB1">
        <w:rPr>
          <w:b/>
          <w:bCs/>
        </w:rPr>
        <w:t>Umsetzung</w:t>
      </w:r>
      <w:r w:rsidR="00EE4CA9" w:rsidRPr="00926FB1">
        <w:rPr>
          <w:b/>
          <w:bCs/>
        </w:rPr>
        <w:t xml:space="preserve"> Vorplanung</w:t>
      </w:r>
    </w:p>
    <w:p w14:paraId="19225C9B" w14:textId="1B189AB7" w:rsidR="00C74EA9" w:rsidRDefault="00C74EA9" w:rsidP="005E18DF">
      <w:commentRangeStart w:id="143"/>
      <w:r>
        <w:t>Auftragsmenge wird erhöht, wenn diese erfüllt, gibt es keine weitere Lieferung</w:t>
      </w:r>
    </w:p>
    <w:p w14:paraId="6EC82267" w14:textId="2C22A86C" w:rsidR="00EE4CA9" w:rsidRDefault="00DE7163" w:rsidP="005E18DF">
      <w:r>
        <w:t>Lieferzeitfenster</w:t>
      </w:r>
      <w:r w:rsidR="00D2105B">
        <w:t xml:space="preserve"> errechnet</w:t>
      </w:r>
      <w:r w:rsidR="00AC34D1">
        <w:t xml:space="preserve"> aus Ladezeitfenster</w:t>
      </w:r>
      <w:r w:rsidR="00EE4CA9">
        <w:t xml:space="preserve"> und</w:t>
      </w:r>
      <w:r w:rsidR="00D2105B">
        <w:t xml:space="preserve"> </w:t>
      </w:r>
      <w:r w:rsidR="00AC34D1">
        <w:t xml:space="preserve">travel </w:t>
      </w:r>
      <w:r w:rsidR="00D2105B">
        <w:t>vom nächst</w:t>
      </w:r>
      <w:r w:rsidR="00E346AA">
        <w:t>liegenden</w:t>
      </w:r>
      <w:r w:rsidR="00D2105B">
        <w:t xml:space="preserve"> Werk</w:t>
      </w:r>
      <w:r w:rsidR="00886887">
        <w:t xml:space="preserve"> </w:t>
      </w:r>
      <w:r w:rsidR="00AC34D1">
        <w:t xml:space="preserve"> + Toleranz</w:t>
      </w:r>
      <w:r w:rsidR="00886887">
        <w:t>.</w:t>
      </w:r>
      <w:commentRangeEnd w:id="143"/>
      <w:r w:rsidR="00926FB1">
        <w:rPr>
          <w:rStyle w:val="Kommentarzeichen"/>
        </w:rPr>
        <w:commentReference w:id="143"/>
      </w:r>
    </w:p>
    <w:p w14:paraId="4A220344" w14:textId="48A411D3" w:rsidR="00A91B4B" w:rsidRDefault="00A83BF1" w:rsidP="005E18DF">
      <w:r>
        <w:t>Im Echtzeit</w:t>
      </w:r>
      <w:r w:rsidR="00F0105A">
        <w:t>b</w:t>
      </w:r>
      <w:r>
        <w:t xml:space="preserve">etrieb wird die Priorität des Auftrags auf 0 gesetzt, wenn die Plusload-Lieferung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33F77B88" w:rsidR="00AE4EFD" w:rsidRPr="00B624EB" w:rsidRDefault="001D6918" w:rsidP="00AE4EFD">
      <w:r>
        <w:t>Variable Ladezeit bedeutet, dass die Ladezeit einer Lieferung von der zu ladenden Menge der Lieferung selbst abhängig ist</w:t>
      </w:r>
      <w:r w:rsidR="00854704">
        <w:t xml:space="preserve">. Mittels einer Laderate, die bestimmt wie lange es </w:t>
      </w:r>
      <w:r w:rsidR="00C47955">
        <w:t>dauert,</w:t>
      </w:r>
      <w:r w:rsidR="00854704">
        <w:t xml:space="preserve"> einen Kubikmeter zu laden, wird die Ladedauer einer Lieferung berechnet.</w:t>
      </w:r>
      <w:r>
        <w:t xml:space="preserve"> Die </w:t>
      </w:r>
      <w:r w:rsidR="00F0105A">
        <w:t>MIXOR O</w:t>
      </w:r>
      <w:r>
        <w:t>ptimierung soll die variable Ladezeit berücksichtigen</w:t>
      </w:r>
      <w:r w:rsidR="00FF38BB">
        <w:t xml:space="preserve"> können</w:t>
      </w:r>
      <w:r>
        <w:t xml:space="preserve">. Das bedeutet, dass bei Vorschlägen der </w:t>
      </w:r>
      <w:r w:rsidR="002225F4">
        <w:t>O</w:t>
      </w:r>
      <w:r>
        <w:t>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44" w:name="_Toc121464039"/>
      <w:r>
        <w:lastRenderedPageBreak/>
        <w:t>Optionale Anforderungen</w:t>
      </w:r>
      <w:bookmarkEnd w:id="144"/>
    </w:p>
    <w:p w14:paraId="3F6A4DC4" w14:textId="5AEC7758" w:rsidR="008A0FB7" w:rsidRDefault="004D507F" w:rsidP="008A0FB7">
      <w:pPr>
        <w:pStyle w:val="berschrift4"/>
      </w:pPr>
      <w:r>
        <w:t xml:space="preserve"> </w:t>
      </w:r>
      <w:r w:rsidR="00D43FEF">
        <w:t>Bore Pile Jobs</w:t>
      </w:r>
    </w:p>
    <w:p w14:paraId="092C7D4F" w14:textId="4E26B030" w:rsidR="003924E9" w:rsidRDefault="00AE4EFD" w:rsidP="008A0FB7">
      <w:pPr>
        <w:pStyle w:val="Listenabsatz"/>
        <w:numPr>
          <w:ilvl w:val="0"/>
          <w:numId w:val="19"/>
        </w:numPr>
      </w:pPr>
      <w:r>
        <w:t xml:space="preserve">Die Abbildung von so genannten Bore Pile Jobs hat in der FiFo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Falls es möglich ist, soll im Preplanning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r>
        <w:t xml:space="preserve">Toll Fees </w:t>
      </w:r>
    </w:p>
    <w:p w14:paraId="77F93E70" w14:textId="72BB03DC" w:rsidR="003C59D9" w:rsidRDefault="003C59D9" w:rsidP="003C59D9">
      <w:r>
        <w:t>Eine Berücksichtigung von Mautkosten soll in der Zu</w:t>
      </w:r>
      <w:r w:rsidR="002225F4">
        <w:t>k</w:t>
      </w:r>
      <w:r>
        <w:t xml:space="preserve">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145" w:name="_Toc121464040"/>
      <w:r>
        <w:t>Ausschluss</w:t>
      </w:r>
      <w:r w:rsidR="004A6273">
        <w:t xml:space="preserve"> L</w:t>
      </w:r>
      <w:r>
        <w:t>iste</w:t>
      </w:r>
      <w:bookmarkEnd w:id="145"/>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46" w:name="_Toc121464041"/>
      <w:r>
        <w:t>Preloads</w:t>
      </w:r>
      <w:bookmarkEnd w:id="146"/>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47" w:name="_Toc121464042"/>
      <w:r>
        <w:lastRenderedPageBreak/>
        <w:t>Shunting</w:t>
      </w:r>
      <w:bookmarkEnd w:id="147"/>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48" w:name="_Toc121464043"/>
      <w:r>
        <w:t>Roaming</w:t>
      </w:r>
      <w:bookmarkEnd w:id="148"/>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149" w:name="_Toc121464044"/>
      <w:r>
        <w:t>Predrive</w:t>
      </w:r>
      <w:bookmarkEnd w:id="149"/>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150" w:name="_Toc121464045"/>
      <w:r>
        <w:t>Waste Orders</w:t>
      </w:r>
      <w:bookmarkEnd w:id="150"/>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151" w:name="_Toc121464046"/>
      <w:r>
        <w:t>Customer Managed Assignment (CMA)</w:t>
      </w:r>
      <w:bookmarkEnd w:id="151"/>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52" w:name="_Toc121464047"/>
      <w:r>
        <w:t>Splitloads</w:t>
      </w:r>
      <w:bookmarkEnd w:id="152"/>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153" w:name="_Toc121464048"/>
      <w:r>
        <w:lastRenderedPageBreak/>
        <w:t>Fahrzeit</w:t>
      </w:r>
      <w:bookmarkEnd w:id="153"/>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Regret, wird von Betonkunden nicht angefragt</w:t>
      </w:r>
      <w:r w:rsidR="003F558D">
        <w:t>.</w:t>
      </w:r>
    </w:p>
    <w:p w14:paraId="2E121E89" w14:textId="55C82831" w:rsidR="00DE7F78" w:rsidRDefault="00DE7F78" w:rsidP="00DE7F78">
      <w:pPr>
        <w:pStyle w:val="berschrift3"/>
      </w:pPr>
      <w:bookmarkStart w:id="154" w:name="_Toc121464049"/>
      <w:r>
        <w:t>Minimum Rip</w:t>
      </w:r>
      <w:bookmarkEnd w:id="154"/>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155" w:name="_Toc121464050"/>
      <w:r>
        <w:t>Produktionskosten</w:t>
      </w:r>
      <w:bookmarkEnd w:id="155"/>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156" w:name="_Toc121464051"/>
      <w:r w:rsidRPr="00175E0F">
        <w:rPr>
          <w:lang w:val="en-GB"/>
        </w:rPr>
        <w:t>Orders for more than o</w:t>
      </w:r>
      <w:r>
        <w:rPr>
          <w:lang w:val="en-GB"/>
        </w:rPr>
        <w:t>ne Day</w:t>
      </w:r>
      <w:bookmarkEnd w:id="156"/>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157" w:name="_Toc121464052"/>
      <w:r w:rsidRPr="007B0AED">
        <w:rPr>
          <w:lang w:val="en-GB"/>
        </w:rPr>
        <w:t>Max Number of Trucks/ V</w:t>
      </w:r>
      <w:r>
        <w:rPr>
          <w:lang w:val="en-GB"/>
        </w:rPr>
        <w:t>ehicle List</w:t>
      </w:r>
      <w:bookmarkEnd w:id="157"/>
    </w:p>
    <w:p w14:paraId="6E507357" w14:textId="542F30C4" w:rsidR="005B42B2" w:rsidRDefault="005B42B2" w:rsidP="005B42B2">
      <w:r w:rsidRPr="007B0AED">
        <w:t xml:space="preserve">Ein Auftrag kann </w:t>
      </w:r>
      <w:r>
        <w:t>der Optimierung über das Feld „Max Number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lastRenderedPageBreak/>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158" w:name="_Toc121464053"/>
      <w:r>
        <w:t>Optimierungsziele</w:t>
      </w:r>
      <w:bookmarkEnd w:id="158"/>
    </w:p>
    <w:p w14:paraId="2139DE0C" w14:textId="310B2CA0" w:rsidR="00617528" w:rsidRPr="0096739E" w:rsidRDefault="003B4696" w:rsidP="00142784">
      <w:r>
        <w:t>Ziel der Optimierung soll es sein</w:t>
      </w:r>
      <w:r w:rsidR="004A230A">
        <w:t>, neben der Einhaltung der FiFo-Regel,</w:t>
      </w:r>
      <w:r>
        <w:t xml:space="preserve"> die Anzahl der Remainings</w:t>
      </w:r>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FC02C4">
        <w:t>.</w:t>
      </w:r>
      <w:r w:rsidR="009A48BB">
        <w:t xml:space="preserve"> </w:t>
      </w:r>
    </w:p>
    <w:sectPr w:rsidR="00617528" w:rsidRPr="0096739E" w:rsidSect="00574927">
      <w:footerReference w:type="default" r:id="rId21"/>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Stefan Sommer" w:date="2023-08-10T13:52:00Z" w:initials="SS">
    <w:p w14:paraId="1B3EB237" w14:textId="77777777" w:rsidR="00AC472A" w:rsidRDefault="00AC472A" w:rsidP="00C021A1">
      <w:pPr>
        <w:pStyle w:val="Kommentartext"/>
        <w:jc w:val="left"/>
      </w:pPr>
      <w:r>
        <w:rPr>
          <w:rStyle w:val="Kommentarzeichen"/>
        </w:rPr>
        <w:annotationRef/>
      </w:r>
      <w:r>
        <w:t>Wie spielt die Deadline rein</w:t>
      </w:r>
    </w:p>
  </w:comment>
  <w:comment w:id="15" w:author="Stefan Sommer" w:date="2023-08-22T07:57:00Z" w:initials="SS">
    <w:p w14:paraId="3B1D6A77" w14:textId="77777777" w:rsidR="00BE4F9B" w:rsidRDefault="00BE4F9B" w:rsidP="000B1D8B">
      <w:pPr>
        <w:pStyle w:val="Kommentartext"/>
        <w:jc w:val="left"/>
      </w:pPr>
      <w:r>
        <w:rPr>
          <w:rStyle w:val="Kommentarzeichen"/>
        </w:rPr>
        <w:annotationRef/>
      </w:r>
      <w:r>
        <w:t>Timm prüft das.</w:t>
      </w:r>
    </w:p>
  </w:comment>
  <w:comment w:id="16" w:author="Timm Ziarnetzky" w:date="2024-01-17T15:09:00Z" w:initials="TZ">
    <w:p w14:paraId="2EB77308" w14:textId="77777777" w:rsidR="009C5AFD" w:rsidRDefault="009C5AFD" w:rsidP="00754F09">
      <w:pPr>
        <w:pStyle w:val="Kommentartext"/>
        <w:jc w:val="left"/>
      </w:pPr>
      <w:r>
        <w:rPr>
          <w:rStyle w:val="Kommentarzeichen"/>
        </w:rPr>
        <w:annotationRef/>
      </w:r>
      <w:r>
        <w:t>Wird derzeit nicht genutzt.</w:t>
      </w:r>
    </w:p>
  </w:comment>
  <w:comment w:id="17" w:author="Stefan Sommer" w:date="2025-03-19T08:00:00Z" w:initials="SS">
    <w:p w14:paraId="1A68B8FF" w14:textId="77777777" w:rsidR="00A56CF7" w:rsidRDefault="00A56CF7" w:rsidP="00A56CF7">
      <w:pPr>
        <w:pStyle w:val="Kommentartext"/>
        <w:jc w:val="left"/>
      </w:pPr>
      <w:r>
        <w:rPr>
          <w:rStyle w:val="Kommentarzeichen"/>
        </w:rPr>
        <w:annotationRef/>
      </w:r>
      <w:r>
        <w:t>Diese Formulierung kann zu Problemen führen, wenn wir für den MIXOR im Mehrschichtbetrieb eine cut off zeit definieren sollten und die Cut Off Zeit, dann innerhalb des Lieferzeitfensters liegt. Dann würde die Optimierung den Auftrag doppelt (an Tax X und an Tag X+1) einplanen</w:t>
      </w:r>
    </w:p>
  </w:comment>
  <w:comment w:id="138" w:author="Timm Ziarnetzky" w:date="2023-01-26T09:44:00Z" w:initials="TZ">
    <w:p w14:paraId="570096D2" w14:textId="76607C97"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139"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 w:id="143" w:author="Stefan Sommer" w:date="2023-09-13T07:25:00Z" w:initials="SS">
    <w:p w14:paraId="0AE0F94D" w14:textId="77777777" w:rsidR="00926FB1" w:rsidRDefault="00926FB1" w:rsidP="009A5D1B">
      <w:pPr>
        <w:pStyle w:val="Kommentartext"/>
        <w:jc w:val="left"/>
      </w:pPr>
      <w:r>
        <w:rPr>
          <w:rStyle w:val="Kommentarzeichen"/>
        </w:rPr>
        <w:annotationRef/>
      </w:r>
      <w:r>
        <w:t>Überarbeiten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B237" w15:done="0"/>
  <w15:commentEx w15:paraId="3B1D6A77" w15:paraIdParent="1B3EB237" w15:done="0"/>
  <w15:commentEx w15:paraId="2EB77308" w15:paraIdParent="1B3EB237" w15:done="0"/>
  <w15:commentEx w15:paraId="1A68B8FF" w15:done="0"/>
  <w15:commentEx w15:paraId="7755BA37" w15:done="0"/>
  <w15:commentEx w15:paraId="728C3980" w15:done="0"/>
  <w15:commentEx w15:paraId="0AE0F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F6A3A" w16cex:dateUtc="2023-08-10T11:52:00Z"/>
  <w16cex:commentExtensible w16cex:durableId="288EE8D3" w16cex:dateUtc="2023-08-22T05:57:00Z"/>
  <w16cex:commentExtensible w16cex:durableId="150D420D" w16cex:dateUtc="2024-01-17T14:09:00Z"/>
  <w16cex:commentExtensible w16cex:durableId="6C2EFF60" w16cex:dateUtc="2025-03-19T07:00:00Z"/>
  <w16cex:commentExtensible w16cex:durableId="277CCA04" w16cex:dateUtc="2023-01-26T08:44:00Z"/>
  <w16cex:commentExtensible w16cex:durableId="277CCAC0" w16cex:dateUtc="2023-01-26T08:47:00Z"/>
  <w16cex:commentExtensible w16cex:durableId="28ABE27F" w16cex:dateUtc="2023-09-13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B237" w16cid:durableId="287F6A3A"/>
  <w16cid:commentId w16cid:paraId="3B1D6A77" w16cid:durableId="288EE8D3"/>
  <w16cid:commentId w16cid:paraId="2EB77308" w16cid:durableId="150D420D"/>
  <w16cid:commentId w16cid:paraId="1A68B8FF" w16cid:durableId="6C2EFF60"/>
  <w16cid:commentId w16cid:paraId="7755BA37" w16cid:durableId="277CCA04"/>
  <w16cid:commentId w16cid:paraId="728C3980" w16cid:durableId="277CCAC0"/>
  <w16cid:commentId w16cid:paraId="0AE0F94D" w16cid:durableId="28ABE2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E02D06">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918B3"/>
    <w:multiLevelType w:val="hybridMultilevel"/>
    <w:tmpl w:val="95D813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4"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941A42"/>
    <w:multiLevelType w:val="hybridMultilevel"/>
    <w:tmpl w:val="E10AB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DBD047A"/>
    <w:multiLevelType w:val="hybridMultilevel"/>
    <w:tmpl w:val="E4DA31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50C67"/>
    <w:multiLevelType w:val="hybridMultilevel"/>
    <w:tmpl w:val="E10AB93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08B1FDC"/>
    <w:multiLevelType w:val="hybridMultilevel"/>
    <w:tmpl w:val="DCBA58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44C2000"/>
    <w:multiLevelType w:val="hybridMultilevel"/>
    <w:tmpl w:val="6ED2079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340" w:hanging="36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35CD35B3"/>
    <w:multiLevelType w:val="hybridMultilevel"/>
    <w:tmpl w:val="432C4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4F2A3B60"/>
    <w:multiLevelType w:val="hybridMultilevel"/>
    <w:tmpl w:val="36140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9" w15:restartNumberingAfterBreak="0">
    <w:nsid w:val="71EE7850"/>
    <w:multiLevelType w:val="hybridMultilevel"/>
    <w:tmpl w:val="C12433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52C6988"/>
    <w:multiLevelType w:val="hybridMultilevel"/>
    <w:tmpl w:val="BE7C23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7AB1E55"/>
    <w:multiLevelType w:val="hybridMultilevel"/>
    <w:tmpl w:val="12D24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B647B7B"/>
    <w:multiLevelType w:val="hybridMultilevel"/>
    <w:tmpl w:val="0652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33"/>
  </w:num>
  <w:num w:numId="2" w16cid:durableId="2116514425">
    <w:abstractNumId w:val="38"/>
  </w:num>
  <w:num w:numId="3" w16cid:durableId="1909269901">
    <w:abstractNumId w:val="24"/>
  </w:num>
  <w:num w:numId="4" w16cid:durableId="462116638">
    <w:abstractNumId w:val="28"/>
  </w:num>
  <w:num w:numId="5" w16cid:durableId="2045321807">
    <w:abstractNumId w:val="10"/>
  </w:num>
  <w:num w:numId="6" w16cid:durableId="676998265">
    <w:abstractNumId w:val="35"/>
  </w:num>
  <w:num w:numId="7" w16cid:durableId="1088187942">
    <w:abstractNumId w:val="2"/>
  </w:num>
  <w:num w:numId="8" w16cid:durableId="171530164">
    <w:abstractNumId w:val="11"/>
  </w:num>
  <w:num w:numId="9" w16cid:durableId="1193375072">
    <w:abstractNumId w:val="30"/>
  </w:num>
  <w:num w:numId="10" w16cid:durableId="1842623595">
    <w:abstractNumId w:val="12"/>
  </w:num>
  <w:num w:numId="11" w16cid:durableId="1368143014">
    <w:abstractNumId w:val="9"/>
  </w:num>
  <w:num w:numId="12" w16cid:durableId="476192532">
    <w:abstractNumId w:val="37"/>
  </w:num>
  <w:num w:numId="13" w16cid:durableId="833183975">
    <w:abstractNumId w:val="0"/>
  </w:num>
  <w:num w:numId="14" w16cid:durableId="501235625">
    <w:abstractNumId w:val="20"/>
  </w:num>
  <w:num w:numId="15" w16cid:durableId="1555503082">
    <w:abstractNumId w:val="31"/>
  </w:num>
  <w:num w:numId="16" w16cid:durableId="733700552">
    <w:abstractNumId w:val="40"/>
  </w:num>
  <w:num w:numId="17" w16cid:durableId="1404135614">
    <w:abstractNumId w:val="22"/>
  </w:num>
  <w:num w:numId="18" w16cid:durableId="1345403954">
    <w:abstractNumId w:val="15"/>
  </w:num>
  <w:num w:numId="19" w16cid:durableId="982082558">
    <w:abstractNumId w:val="27"/>
  </w:num>
  <w:num w:numId="20" w16cid:durableId="2047565218">
    <w:abstractNumId w:val="3"/>
  </w:num>
  <w:num w:numId="21" w16cid:durableId="1134105677">
    <w:abstractNumId w:val="4"/>
  </w:num>
  <w:num w:numId="22" w16cid:durableId="367335327">
    <w:abstractNumId w:val="26"/>
  </w:num>
  <w:num w:numId="23" w16cid:durableId="2028213702">
    <w:abstractNumId w:val="19"/>
  </w:num>
  <w:num w:numId="24" w16cid:durableId="1143810915">
    <w:abstractNumId w:val="23"/>
  </w:num>
  <w:num w:numId="25" w16cid:durableId="1441608936">
    <w:abstractNumId w:val="36"/>
  </w:num>
  <w:num w:numId="26" w16cid:durableId="931624489">
    <w:abstractNumId w:val="21"/>
  </w:num>
  <w:num w:numId="27" w16cid:durableId="1318412318">
    <w:abstractNumId w:val="6"/>
  </w:num>
  <w:num w:numId="28" w16cid:durableId="504320498">
    <w:abstractNumId w:val="7"/>
  </w:num>
  <w:num w:numId="29" w16cid:durableId="187068791">
    <w:abstractNumId w:val="29"/>
  </w:num>
  <w:num w:numId="30" w16cid:durableId="1662152531">
    <w:abstractNumId w:val="8"/>
  </w:num>
  <w:num w:numId="31" w16cid:durableId="649748857">
    <w:abstractNumId w:val="32"/>
  </w:num>
  <w:num w:numId="32" w16cid:durableId="1848330258">
    <w:abstractNumId w:val="13"/>
  </w:num>
  <w:num w:numId="33" w16cid:durableId="1691027329">
    <w:abstractNumId w:val="16"/>
  </w:num>
  <w:num w:numId="34" w16cid:durableId="65034120">
    <w:abstractNumId w:val="5"/>
  </w:num>
  <w:num w:numId="35" w16cid:durableId="1732269476">
    <w:abstractNumId w:val="25"/>
  </w:num>
  <w:num w:numId="36" w16cid:durableId="210458516">
    <w:abstractNumId w:val="1"/>
  </w:num>
  <w:num w:numId="37" w16cid:durableId="2045321618">
    <w:abstractNumId w:val="14"/>
  </w:num>
  <w:num w:numId="38" w16cid:durableId="187254824">
    <w:abstractNumId w:val="41"/>
  </w:num>
  <w:num w:numId="39" w16cid:durableId="2030720603">
    <w:abstractNumId w:val="18"/>
  </w:num>
  <w:num w:numId="40" w16cid:durableId="954558557">
    <w:abstractNumId w:val="43"/>
  </w:num>
  <w:num w:numId="41" w16cid:durableId="2053919425">
    <w:abstractNumId w:val="39"/>
  </w:num>
  <w:num w:numId="42" w16cid:durableId="1184856170">
    <w:abstractNumId w:val="34"/>
  </w:num>
  <w:num w:numId="43" w16cid:durableId="459538517">
    <w:abstractNumId w:val="42"/>
  </w:num>
  <w:num w:numId="44" w16cid:durableId="182550813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251E"/>
    <w:rsid w:val="000E5F78"/>
    <w:rsid w:val="000E7EE4"/>
    <w:rsid w:val="000F278C"/>
    <w:rsid w:val="000F3181"/>
    <w:rsid w:val="000F3B5C"/>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95B"/>
    <w:rsid w:val="00131117"/>
    <w:rsid w:val="0013165B"/>
    <w:rsid w:val="001320F5"/>
    <w:rsid w:val="00133FB4"/>
    <w:rsid w:val="0013473C"/>
    <w:rsid w:val="0013681C"/>
    <w:rsid w:val="00140550"/>
    <w:rsid w:val="00142784"/>
    <w:rsid w:val="00146AF3"/>
    <w:rsid w:val="001523B7"/>
    <w:rsid w:val="00154262"/>
    <w:rsid w:val="00154D49"/>
    <w:rsid w:val="0016095E"/>
    <w:rsid w:val="001624F8"/>
    <w:rsid w:val="00164216"/>
    <w:rsid w:val="00165AEC"/>
    <w:rsid w:val="00166277"/>
    <w:rsid w:val="00167FAC"/>
    <w:rsid w:val="00172C84"/>
    <w:rsid w:val="00175E0F"/>
    <w:rsid w:val="00177ABE"/>
    <w:rsid w:val="00180DF5"/>
    <w:rsid w:val="00183543"/>
    <w:rsid w:val="00192016"/>
    <w:rsid w:val="00192AA1"/>
    <w:rsid w:val="00197A20"/>
    <w:rsid w:val="001A2F58"/>
    <w:rsid w:val="001A344C"/>
    <w:rsid w:val="001A5C2D"/>
    <w:rsid w:val="001A7E00"/>
    <w:rsid w:val="001B1B26"/>
    <w:rsid w:val="001B2249"/>
    <w:rsid w:val="001B5D55"/>
    <w:rsid w:val="001B67D8"/>
    <w:rsid w:val="001B6C5A"/>
    <w:rsid w:val="001B739D"/>
    <w:rsid w:val="001B7EE1"/>
    <w:rsid w:val="001C10AD"/>
    <w:rsid w:val="001C1226"/>
    <w:rsid w:val="001C23CA"/>
    <w:rsid w:val="001C25CA"/>
    <w:rsid w:val="001C29A3"/>
    <w:rsid w:val="001C3D20"/>
    <w:rsid w:val="001C5B1C"/>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21221"/>
    <w:rsid w:val="0022134A"/>
    <w:rsid w:val="0022249F"/>
    <w:rsid w:val="002225F4"/>
    <w:rsid w:val="0022449F"/>
    <w:rsid w:val="00225EE1"/>
    <w:rsid w:val="00230401"/>
    <w:rsid w:val="0023236E"/>
    <w:rsid w:val="00232E47"/>
    <w:rsid w:val="002348E7"/>
    <w:rsid w:val="00234DD4"/>
    <w:rsid w:val="00236AF5"/>
    <w:rsid w:val="00236F28"/>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590C"/>
    <w:rsid w:val="002F74C9"/>
    <w:rsid w:val="003009CD"/>
    <w:rsid w:val="00303262"/>
    <w:rsid w:val="00303DD4"/>
    <w:rsid w:val="00304BF7"/>
    <w:rsid w:val="00306BF3"/>
    <w:rsid w:val="00307DCB"/>
    <w:rsid w:val="00310001"/>
    <w:rsid w:val="0031049E"/>
    <w:rsid w:val="00312E70"/>
    <w:rsid w:val="003137AB"/>
    <w:rsid w:val="0031607C"/>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288F"/>
    <w:rsid w:val="003C3411"/>
    <w:rsid w:val="003C4ACC"/>
    <w:rsid w:val="003C59D9"/>
    <w:rsid w:val="003C7E62"/>
    <w:rsid w:val="003D2885"/>
    <w:rsid w:val="003D50FC"/>
    <w:rsid w:val="003D5C36"/>
    <w:rsid w:val="003D6250"/>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4021B"/>
    <w:rsid w:val="00540403"/>
    <w:rsid w:val="00541C0A"/>
    <w:rsid w:val="005432E6"/>
    <w:rsid w:val="00543934"/>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A095A"/>
    <w:rsid w:val="005A2315"/>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2C9B"/>
    <w:rsid w:val="00635B81"/>
    <w:rsid w:val="00635E40"/>
    <w:rsid w:val="006371DD"/>
    <w:rsid w:val="0063740F"/>
    <w:rsid w:val="00640070"/>
    <w:rsid w:val="0064067F"/>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F10B1"/>
    <w:rsid w:val="007F25E5"/>
    <w:rsid w:val="007F4A93"/>
    <w:rsid w:val="007F73C2"/>
    <w:rsid w:val="00801034"/>
    <w:rsid w:val="008016D0"/>
    <w:rsid w:val="00804134"/>
    <w:rsid w:val="00804B8C"/>
    <w:rsid w:val="008050C3"/>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4B85"/>
    <w:rsid w:val="008E75AE"/>
    <w:rsid w:val="008F1106"/>
    <w:rsid w:val="008F17CC"/>
    <w:rsid w:val="008F1C9C"/>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F2A"/>
    <w:rsid w:val="0096739E"/>
    <w:rsid w:val="0097020E"/>
    <w:rsid w:val="00970832"/>
    <w:rsid w:val="00971CF8"/>
    <w:rsid w:val="0098008A"/>
    <w:rsid w:val="00980222"/>
    <w:rsid w:val="00980A05"/>
    <w:rsid w:val="00980B95"/>
    <w:rsid w:val="00981B66"/>
    <w:rsid w:val="009835DB"/>
    <w:rsid w:val="00983DD7"/>
    <w:rsid w:val="00985742"/>
    <w:rsid w:val="00985CDC"/>
    <w:rsid w:val="00986186"/>
    <w:rsid w:val="00986B55"/>
    <w:rsid w:val="00990134"/>
    <w:rsid w:val="00990496"/>
    <w:rsid w:val="00992EB4"/>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539"/>
    <w:rsid w:val="00A40725"/>
    <w:rsid w:val="00A4076E"/>
    <w:rsid w:val="00A41C58"/>
    <w:rsid w:val="00A41D06"/>
    <w:rsid w:val="00A44877"/>
    <w:rsid w:val="00A44BFA"/>
    <w:rsid w:val="00A5345D"/>
    <w:rsid w:val="00A56CF7"/>
    <w:rsid w:val="00A615E2"/>
    <w:rsid w:val="00A61F6F"/>
    <w:rsid w:val="00A6349C"/>
    <w:rsid w:val="00A64704"/>
    <w:rsid w:val="00A72136"/>
    <w:rsid w:val="00A731D3"/>
    <w:rsid w:val="00A7499C"/>
    <w:rsid w:val="00A7675D"/>
    <w:rsid w:val="00A77B3A"/>
    <w:rsid w:val="00A77EC8"/>
    <w:rsid w:val="00A77FE3"/>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3765"/>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B3F33"/>
    <w:rsid w:val="00CB6A8C"/>
    <w:rsid w:val="00CB6AC7"/>
    <w:rsid w:val="00CB71F4"/>
    <w:rsid w:val="00CC047A"/>
    <w:rsid w:val="00CC0C44"/>
    <w:rsid w:val="00CC0F3A"/>
    <w:rsid w:val="00CC3EA2"/>
    <w:rsid w:val="00CC4640"/>
    <w:rsid w:val="00CC5BDD"/>
    <w:rsid w:val="00CC75A3"/>
    <w:rsid w:val="00CC7D3C"/>
    <w:rsid w:val="00CD2F73"/>
    <w:rsid w:val="00CD3231"/>
    <w:rsid w:val="00CD60F1"/>
    <w:rsid w:val="00CD6E52"/>
    <w:rsid w:val="00CD7A6B"/>
    <w:rsid w:val="00CD7C9B"/>
    <w:rsid w:val="00CE03A9"/>
    <w:rsid w:val="00CE4DD6"/>
    <w:rsid w:val="00CE572B"/>
    <w:rsid w:val="00CE58A9"/>
    <w:rsid w:val="00CE6F95"/>
    <w:rsid w:val="00CF09DE"/>
    <w:rsid w:val="00CF3153"/>
    <w:rsid w:val="00CF335C"/>
    <w:rsid w:val="00CF3BDE"/>
    <w:rsid w:val="00CF5829"/>
    <w:rsid w:val="00D01333"/>
    <w:rsid w:val="00D01ACB"/>
    <w:rsid w:val="00D01EAF"/>
    <w:rsid w:val="00D01F22"/>
    <w:rsid w:val="00D06E39"/>
    <w:rsid w:val="00D11783"/>
    <w:rsid w:val="00D1264B"/>
    <w:rsid w:val="00D130CC"/>
    <w:rsid w:val="00D15843"/>
    <w:rsid w:val="00D17612"/>
    <w:rsid w:val="00D20729"/>
    <w:rsid w:val="00D2105B"/>
    <w:rsid w:val="00D213E6"/>
    <w:rsid w:val="00D2176F"/>
    <w:rsid w:val="00D22B7E"/>
    <w:rsid w:val="00D257E9"/>
    <w:rsid w:val="00D2796D"/>
    <w:rsid w:val="00D27BF6"/>
    <w:rsid w:val="00D31EF1"/>
    <w:rsid w:val="00D345B7"/>
    <w:rsid w:val="00D37FA0"/>
    <w:rsid w:val="00D408FF"/>
    <w:rsid w:val="00D42D6D"/>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4825"/>
    <w:rsid w:val="00DB5DEF"/>
    <w:rsid w:val="00DB6BEC"/>
    <w:rsid w:val="00DB7F14"/>
    <w:rsid w:val="00DC7013"/>
    <w:rsid w:val="00DD095A"/>
    <w:rsid w:val="00DD16CB"/>
    <w:rsid w:val="00DD2C9A"/>
    <w:rsid w:val="00DD4029"/>
    <w:rsid w:val="00DD433C"/>
    <w:rsid w:val="00DE216B"/>
    <w:rsid w:val="00DE3DB8"/>
    <w:rsid w:val="00DE47F5"/>
    <w:rsid w:val="00DE532B"/>
    <w:rsid w:val="00DE5AAB"/>
    <w:rsid w:val="00DE67C8"/>
    <w:rsid w:val="00DE7163"/>
    <w:rsid w:val="00DE7923"/>
    <w:rsid w:val="00DE7F78"/>
    <w:rsid w:val="00DF10CB"/>
    <w:rsid w:val="00DF23FF"/>
    <w:rsid w:val="00DF33F0"/>
    <w:rsid w:val="00DF523B"/>
    <w:rsid w:val="00DF6CE1"/>
    <w:rsid w:val="00DF6FAB"/>
    <w:rsid w:val="00E02C1E"/>
    <w:rsid w:val="00E02D06"/>
    <w:rsid w:val="00E05235"/>
    <w:rsid w:val="00E05C21"/>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60938"/>
    <w:rsid w:val="00E62A04"/>
    <w:rsid w:val="00E71F38"/>
    <w:rsid w:val="00E74AE6"/>
    <w:rsid w:val="00E74AF0"/>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6898</Words>
  <Characters>43458</Characters>
  <Application>Microsoft Office Word</Application>
  <DocSecurity>0</DocSecurity>
  <Lines>362</Lines>
  <Paragraphs>100</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50256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Sommer</cp:lastModifiedBy>
  <cp:revision>16</cp:revision>
  <dcterms:created xsi:type="dcterms:W3CDTF">2023-11-14T08:19:00Z</dcterms:created>
  <dcterms:modified xsi:type="dcterms:W3CDTF">2025-03-19T07:09:00Z</dcterms:modified>
</cp:coreProperties>
</file>