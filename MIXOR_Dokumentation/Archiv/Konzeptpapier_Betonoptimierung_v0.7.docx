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39"/>
        <w:gridCol w:w="1200"/>
        <w:gridCol w:w="3490"/>
        <w:gridCol w:w="2033"/>
      </w:tblGrid>
      <w:tr w:rsidR="00722DF3" w14:paraId="0EB8320E" w14:textId="77777777" w:rsidTr="00F00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1200"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3490"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3"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1200"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3490"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3"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1200"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3490"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3"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EC3386" w:rsidRPr="00722DF3" w14:paraId="12E833F7"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575E7DD0" w14:textId="7C07560F" w:rsidR="00EC3386" w:rsidRPr="00D94009" w:rsidRDefault="00D94009" w:rsidP="005A6F34">
            <w:pPr>
              <w:rPr>
                <w:rFonts w:cs="Arial"/>
                <w:b w:val="0"/>
                <w:bCs w:val="0"/>
                <w:sz w:val="28"/>
                <w:szCs w:val="28"/>
              </w:rPr>
            </w:pPr>
            <w:r>
              <w:rPr>
                <w:rFonts w:cs="Arial"/>
                <w:b w:val="0"/>
                <w:bCs w:val="0"/>
                <w:sz w:val="28"/>
                <w:szCs w:val="28"/>
              </w:rPr>
              <w:t>Timm Ziarnetzky</w:t>
            </w:r>
          </w:p>
        </w:tc>
        <w:tc>
          <w:tcPr>
            <w:tcW w:w="1200" w:type="dxa"/>
          </w:tcPr>
          <w:p w14:paraId="5F0D7D50" w14:textId="3091F1C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3490" w:type="dxa"/>
          </w:tcPr>
          <w:p w14:paraId="238D3D5B" w14:textId="4B91FA2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3" w:type="dxa"/>
          </w:tcPr>
          <w:p w14:paraId="7C7796FC" w14:textId="34549EA5"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06.11.2019</w:t>
            </w:r>
          </w:p>
        </w:tc>
      </w:tr>
      <w:tr w:rsidR="00EC3386" w:rsidRPr="00722DF3" w14:paraId="7C5BDE0E"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38D7681F" w14:textId="1E976847" w:rsidR="00EC3386" w:rsidRPr="00D8421C" w:rsidRDefault="00D8421C" w:rsidP="005A6F34">
            <w:pPr>
              <w:rPr>
                <w:rFonts w:cs="Arial"/>
                <w:b w:val="0"/>
                <w:bCs w:val="0"/>
                <w:sz w:val="28"/>
                <w:szCs w:val="28"/>
              </w:rPr>
            </w:pPr>
            <w:r>
              <w:rPr>
                <w:rFonts w:cs="Arial"/>
                <w:b w:val="0"/>
                <w:bCs w:val="0"/>
                <w:sz w:val="28"/>
                <w:szCs w:val="28"/>
              </w:rPr>
              <w:t>Stefan Rupp</w:t>
            </w:r>
          </w:p>
        </w:tc>
        <w:tc>
          <w:tcPr>
            <w:tcW w:w="1200" w:type="dxa"/>
          </w:tcPr>
          <w:p w14:paraId="3AC23AE3" w14:textId="1560C9DE"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3490" w:type="dxa"/>
          </w:tcPr>
          <w:p w14:paraId="4859F732" w14:textId="3A479749"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3" w:type="dxa"/>
          </w:tcPr>
          <w:p w14:paraId="3E6D261C" w14:textId="5A47FE77"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22.01.2020</w:t>
            </w:r>
          </w:p>
        </w:tc>
      </w:tr>
      <w:tr w:rsidR="00D823DF" w:rsidRPr="00722DF3" w14:paraId="2C366C9D"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2559734F" w14:textId="7C798836" w:rsidR="00D823DF" w:rsidRPr="00D823DF" w:rsidRDefault="00D823DF" w:rsidP="005A6F34">
            <w:pPr>
              <w:rPr>
                <w:rFonts w:cs="Arial"/>
                <w:b w:val="0"/>
                <w:bCs w:val="0"/>
                <w:sz w:val="28"/>
                <w:szCs w:val="28"/>
              </w:rPr>
            </w:pPr>
            <w:r w:rsidRPr="00D823DF">
              <w:rPr>
                <w:rFonts w:cs="Arial"/>
                <w:b w:val="0"/>
                <w:bCs w:val="0"/>
                <w:sz w:val="28"/>
                <w:szCs w:val="28"/>
              </w:rPr>
              <w:t>Stefan Jollet</w:t>
            </w:r>
          </w:p>
        </w:tc>
        <w:tc>
          <w:tcPr>
            <w:tcW w:w="1200" w:type="dxa"/>
          </w:tcPr>
          <w:p w14:paraId="73A96FE5" w14:textId="0C62D750"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3490" w:type="dxa"/>
          </w:tcPr>
          <w:p w14:paraId="463687FF" w14:textId="20FB5913"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Konsolidierung</w:t>
            </w:r>
          </w:p>
        </w:tc>
        <w:tc>
          <w:tcPr>
            <w:tcW w:w="2033" w:type="dxa"/>
          </w:tcPr>
          <w:p w14:paraId="350C1961" w14:textId="4768BC76"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28.01.2020</w:t>
            </w:r>
          </w:p>
        </w:tc>
      </w:tr>
      <w:tr w:rsidR="00F00652" w:rsidRPr="00F00652" w14:paraId="098A52FF"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0D52DCAE" w14:textId="7D24B676" w:rsidR="00F00652" w:rsidRPr="00E27F53" w:rsidRDefault="00F00652" w:rsidP="00F00652">
            <w:pPr>
              <w:jc w:val="left"/>
              <w:rPr>
                <w:rFonts w:cs="Arial"/>
                <w:b w:val="0"/>
                <w:bCs w:val="0"/>
                <w:sz w:val="28"/>
                <w:szCs w:val="28"/>
              </w:rPr>
            </w:pPr>
            <w:r w:rsidRPr="00E27F53">
              <w:rPr>
                <w:rFonts w:cs="Arial"/>
                <w:b w:val="0"/>
                <w:bCs w:val="0"/>
                <w:sz w:val="28"/>
                <w:szCs w:val="28"/>
              </w:rPr>
              <w:t>Stefan Jollet</w:t>
            </w:r>
          </w:p>
        </w:tc>
        <w:tc>
          <w:tcPr>
            <w:tcW w:w="1200" w:type="dxa"/>
          </w:tcPr>
          <w:p w14:paraId="3EE8BC47" w14:textId="3E6C75B2"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0.6</w:t>
            </w:r>
          </w:p>
        </w:tc>
        <w:tc>
          <w:tcPr>
            <w:tcW w:w="3490" w:type="dxa"/>
          </w:tcPr>
          <w:p w14:paraId="018BCB0F" w14:textId="3F75BD1E"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Gestartete</w:t>
            </w:r>
            <w:r>
              <w:rPr>
                <w:rFonts w:cs="Arial"/>
                <w:sz w:val="28"/>
                <w:szCs w:val="28"/>
              </w:rPr>
              <w:t xml:space="preserve"> </w:t>
            </w:r>
            <w:r w:rsidRPr="00F00652">
              <w:rPr>
                <w:rFonts w:cs="Arial"/>
                <w:sz w:val="28"/>
                <w:szCs w:val="28"/>
              </w:rPr>
              <w:t>Aufträge bevorzugen hinzugefügt</w:t>
            </w:r>
          </w:p>
        </w:tc>
        <w:tc>
          <w:tcPr>
            <w:tcW w:w="2033" w:type="dxa"/>
          </w:tcPr>
          <w:p w14:paraId="6AF9BB10" w14:textId="7FA11FA1"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02.03.2020</w:t>
            </w:r>
          </w:p>
        </w:tc>
      </w:tr>
      <w:tr w:rsidR="00E27F53" w:rsidRPr="00F00652" w14:paraId="3E79FDCE" w14:textId="77777777" w:rsidTr="00F00652">
        <w:trPr>
          <w:ins w:id="0" w:author="Stefan Jollet" w:date="2020-05-15T13:52:00Z"/>
        </w:trPr>
        <w:tc>
          <w:tcPr>
            <w:cnfStyle w:val="001000000000" w:firstRow="0" w:lastRow="0" w:firstColumn="1" w:lastColumn="0" w:oddVBand="0" w:evenVBand="0" w:oddHBand="0" w:evenHBand="0" w:firstRowFirstColumn="0" w:firstRowLastColumn="0" w:lastRowFirstColumn="0" w:lastRowLastColumn="0"/>
            <w:tcW w:w="2339" w:type="dxa"/>
          </w:tcPr>
          <w:p w14:paraId="1C82F379" w14:textId="67C4F989" w:rsidR="00E27F53" w:rsidRPr="000F3B5C" w:rsidRDefault="00E27F53" w:rsidP="00F00652">
            <w:pPr>
              <w:jc w:val="left"/>
              <w:rPr>
                <w:ins w:id="1" w:author="Stefan Jollet" w:date="2020-05-15T13:52:00Z"/>
                <w:rFonts w:cs="Arial"/>
                <w:b w:val="0"/>
                <w:bCs w:val="0"/>
                <w:sz w:val="28"/>
                <w:szCs w:val="28"/>
              </w:rPr>
            </w:pPr>
            <w:ins w:id="2" w:author="Stefan Jollet" w:date="2020-05-15T13:52:00Z">
              <w:r w:rsidRPr="000F3B5C">
                <w:rPr>
                  <w:rFonts w:cs="Arial"/>
                  <w:b w:val="0"/>
                  <w:bCs w:val="0"/>
                  <w:sz w:val="28"/>
                  <w:szCs w:val="28"/>
                </w:rPr>
                <w:t>Stefan Jollet</w:t>
              </w:r>
            </w:ins>
          </w:p>
        </w:tc>
        <w:tc>
          <w:tcPr>
            <w:tcW w:w="1200" w:type="dxa"/>
          </w:tcPr>
          <w:p w14:paraId="66C33887" w14:textId="60CB060F" w:rsidR="00E27F53" w:rsidRPr="00F00652" w:rsidRDefault="00E27F53" w:rsidP="00F00652">
            <w:pPr>
              <w:jc w:val="left"/>
              <w:cnfStyle w:val="000000000000" w:firstRow="0" w:lastRow="0" w:firstColumn="0" w:lastColumn="0" w:oddVBand="0" w:evenVBand="0" w:oddHBand="0" w:evenHBand="0" w:firstRowFirstColumn="0" w:firstRowLastColumn="0" w:lastRowFirstColumn="0" w:lastRowLastColumn="0"/>
              <w:rPr>
                <w:ins w:id="3" w:author="Stefan Jollet" w:date="2020-05-15T13:52:00Z"/>
                <w:rFonts w:cs="Arial"/>
                <w:sz w:val="28"/>
                <w:szCs w:val="28"/>
              </w:rPr>
            </w:pPr>
            <w:ins w:id="4" w:author="Stefan Jollet" w:date="2020-05-15T13:53:00Z">
              <w:r>
                <w:rPr>
                  <w:rFonts w:cs="Arial"/>
                  <w:sz w:val="28"/>
                  <w:szCs w:val="28"/>
                </w:rPr>
                <w:t>0.7</w:t>
              </w:r>
            </w:ins>
          </w:p>
        </w:tc>
        <w:tc>
          <w:tcPr>
            <w:tcW w:w="3490" w:type="dxa"/>
          </w:tcPr>
          <w:p w14:paraId="0EF6DE71" w14:textId="4087F407" w:rsidR="00E27F53" w:rsidRDefault="00E27F53" w:rsidP="00F00652">
            <w:pPr>
              <w:jc w:val="left"/>
              <w:cnfStyle w:val="000000000000" w:firstRow="0" w:lastRow="0" w:firstColumn="0" w:lastColumn="0" w:oddVBand="0" w:evenVBand="0" w:oddHBand="0" w:evenHBand="0" w:firstRowFirstColumn="0" w:firstRowLastColumn="0" w:lastRowFirstColumn="0" w:lastRowLastColumn="0"/>
              <w:rPr>
                <w:ins w:id="5" w:author="Stefan Jollet" w:date="2020-05-20T12:54:00Z"/>
                <w:rFonts w:cs="Arial"/>
                <w:sz w:val="28"/>
                <w:szCs w:val="28"/>
              </w:rPr>
            </w:pPr>
            <w:ins w:id="6" w:author="Stefan Jollet" w:date="2020-05-15T13:53:00Z">
              <w:r>
                <w:rPr>
                  <w:rFonts w:cs="Arial"/>
                  <w:sz w:val="28"/>
                  <w:szCs w:val="28"/>
                </w:rPr>
                <w:t>Konsolidierung nach Absprache mit TZ und BE</w:t>
              </w:r>
            </w:ins>
            <w:ins w:id="7" w:author="Stefan Jollet" w:date="2020-08-18T07:06:00Z">
              <w:r w:rsidR="0023236E">
                <w:rPr>
                  <w:rFonts w:cs="Arial"/>
                  <w:sz w:val="28"/>
                  <w:szCs w:val="28"/>
                </w:rPr>
                <w:t xml:space="preserve"> und SR</w:t>
              </w:r>
            </w:ins>
          </w:p>
          <w:p w14:paraId="6A5C8F7F" w14:textId="1B10D09A" w:rsidR="00D8190F" w:rsidRPr="00F00652" w:rsidRDefault="00D8190F" w:rsidP="00F00652">
            <w:pPr>
              <w:jc w:val="left"/>
              <w:cnfStyle w:val="000000000000" w:firstRow="0" w:lastRow="0" w:firstColumn="0" w:lastColumn="0" w:oddVBand="0" w:evenVBand="0" w:oddHBand="0" w:evenHBand="0" w:firstRowFirstColumn="0" w:firstRowLastColumn="0" w:lastRowFirstColumn="0" w:lastRowLastColumn="0"/>
              <w:rPr>
                <w:ins w:id="8" w:author="Stefan Jollet" w:date="2020-05-15T13:52:00Z"/>
                <w:rFonts w:cs="Arial"/>
                <w:sz w:val="28"/>
                <w:szCs w:val="28"/>
              </w:rPr>
            </w:pPr>
            <w:ins w:id="9" w:author="Stefan Jollet" w:date="2020-05-20T12:54:00Z">
              <w:r>
                <w:rPr>
                  <w:rFonts w:cs="Arial"/>
                  <w:sz w:val="28"/>
                  <w:szCs w:val="28"/>
                </w:rPr>
                <w:t>Neu: Variable Lade-/Entladezeit</w:t>
              </w:r>
            </w:ins>
          </w:p>
        </w:tc>
        <w:tc>
          <w:tcPr>
            <w:tcW w:w="2033" w:type="dxa"/>
          </w:tcPr>
          <w:p w14:paraId="7BF9F006" w14:textId="6FF4AE99" w:rsidR="00E27F53" w:rsidRPr="00F00652" w:rsidRDefault="00BE244D" w:rsidP="00F00652">
            <w:pPr>
              <w:jc w:val="left"/>
              <w:cnfStyle w:val="000000000000" w:firstRow="0" w:lastRow="0" w:firstColumn="0" w:lastColumn="0" w:oddVBand="0" w:evenVBand="0" w:oddHBand="0" w:evenHBand="0" w:firstRowFirstColumn="0" w:firstRowLastColumn="0" w:lastRowFirstColumn="0" w:lastRowLastColumn="0"/>
              <w:rPr>
                <w:ins w:id="10" w:author="Stefan Jollet" w:date="2020-05-15T13:52:00Z"/>
                <w:rFonts w:cs="Arial"/>
                <w:sz w:val="28"/>
                <w:szCs w:val="28"/>
              </w:rPr>
            </w:pPr>
            <w:ins w:id="11" w:author="Stefan Jollet" w:date="2020-08-17T09:46:00Z">
              <w:r>
                <w:rPr>
                  <w:rFonts w:cs="Arial"/>
                  <w:sz w:val="28"/>
                  <w:szCs w:val="28"/>
                </w:rPr>
                <w:t>17</w:t>
              </w:r>
            </w:ins>
            <w:ins w:id="12" w:author="Stefan Jollet" w:date="2020-06-25T08:51:00Z">
              <w:r w:rsidR="00380EA1">
                <w:rPr>
                  <w:rFonts w:cs="Arial"/>
                  <w:sz w:val="28"/>
                  <w:szCs w:val="28"/>
                </w:rPr>
                <w:t>.0</w:t>
              </w:r>
            </w:ins>
            <w:ins w:id="13" w:author="Stefan Jollet" w:date="2020-08-17T09:46:00Z">
              <w:r>
                <w:rPr>
                  <w:rFonts w:cs="Arial"/>
                  <w:sz w:val="28"/>
                  <w:szCs w:val="28"/>
                </w:rPr>
                <w:t>8</w:t>
              </w:r>
            </w:ins>
            <w:ins w:id="14" w:author="Stefan Jollet" w:date="2020-05-15T13:53:00Z">
              <w:r w:rsidR="00E27F53">
                <w:rPr>
                  <w:rFonts w:cs="Arial"/>
                  <w:sz w:val="28"/>
                  <w:szCs w:val="28"/>
                </w:rPr>
                <w:t>.2020</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C17D32">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C17D32">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C17D32">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C17D32">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C17D32">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C17D32">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5" w:name="_Toc44923848"/>
      <w:r>
        <w:lastRenderedPageBreak/>
        <w:t>Einleitung</w:t>
      </w:r>
      <w:bookmarkEnd w:id="15"/>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6" w:name="_Toc44923849"/>
      <w:r>
        <w:lastRenderedPageBreak/>
        <w:t>Konzept der Betonoptimierung</w:t>
      </w:r>
      <w:bookmarkEnd w:id="16"/>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7" w:name="_Toc44923850"/>
      <w:r>
        <w:t>Allgemeine Anforderungen</w:t>
      </w:r>
      <w:bookmarkEnd w:id="17"/>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„Optimization as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ins w:id="18" w:author="Stefan Jollet" w:date="2020-09-09T14:43:00Z">
        <w:r w:rsidR="00A731D3">
          <w:rPr>
            <w:rFonts w:cs="Arial"/>
            <w:szCs w:val="24"/>
          </w:rPr>
          <w:t xml:space="preserve">Solche Transfers sollen </w:t>
        </w:r>
      </w:ins>
      <w:ins w:id="19" w:author="Stefan Jollet" w:date="2020-09-09T14:44:00Z">
        <w:r w:rsidR="00A731D3">
          <w:rPr>
            <w:rFonts w:cs="Arial"/>
            <w:szCs w:val="24"/>
          </w:rPr>
          <w:t xml:space="preserve">in einer </w:t>
        </w:r>
      </w:ins>
      <w:ins w:id="20" w:author="Stefan Jollet" w:date="2020-09-09T14:43:00Z">
        <w:r w:rsidR="00A731D3">
          <w:rPr>
            <w:rFonts w:cs="Arial"/>
            <w:szCs w:val="24"/>
          </w:rPr>
          <w:t xml:space="preserve">Gruppe entweder vollständig oder </w:t>
        </w:r>
      </w:ins>
      <w:ins w:id="21" w:author="Stefan Jollet" w:date="2020-09-09T14:44:00Z">
        <w:r w:rsidR="00A731D3">
          <w:rPr>
            <w:rFonts w:cs="Arial"/>
            <w:szCs w:val="24"/>
          </w:rPr>
          <w:t>pro Werk</w:t>
        </w:r>
      </w:ins>
      <w:ins w:id="22" w:author="Stefan Jollet" w:date="2020-09-09T14:43:00Z">
        <w:r w:rsidR="00A731D3">
          <w:rPr>
            <w:rFonts w:cs="Arial"/>
            <w:szCs w:val="24"/>
          </w:rPr>
          <w:t xml:space="preserve"> Verboten sein, wenn das „Plant Dispatch Only“ Flag auf DG</w:t>
        </w:r>
      </w:ins>
      <w:ins w:id="23" w:author="Stefan Jollet" w:date="2020-09-09T14:44:00Z">
        <w:r w:rsidR="00A731D3">
          <w:rPr>
            <w:rFonts w:cs="Arial"/>
            <w:szCs w:val="24"/>
          </w:rPr>
          <w:t>- oder Werksebene gesetzt ist.</w:t>
        </w:r>
      </w:ins>
      <w:ins w:id="24" w:author="Stefan Jollet" w:date="2020-09-09T14:43:00Z">
        <w:r w:rsidR="00A731D3">
          <w:rPr>
            <w:rFonts w:cs="Arial"/>
            <w:szCs w:val="24"/>
          </w:rPr>
          <w:t xml:space="preserve"> </w:t>
        </w:r>
      </w:ins>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ins w:id="25" w:author="Stefan Jollet" w:date="2020-05-20T14:24:00Z"/>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Regret-Algorithmus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ins w:id="26" w:author="Stefan Jollet" w:date="2020-07-13T09:27:00Z">
        <w:r w:rsidR="00320B6A">
          <w:rPr>
            <w:rFonts w:cs="Arial"/>
            <w:szCs w:val="24"/>
          </w:rPr>
          <w:t xml:space="preserve"> Aktuell werden FASe nicht berück</w:t>
        </w:r>
      </w:ins>
      <w:ins w:id="27" w:author="Stefan Jollet" w:date="2020-07-13T09:28:00Z">
        <w:r w:rsidR="00320B6A">
          <w:rPr>
            <w:rFonts w:cs="Arial"/>
            <w:szCs w:val="24"/>
          </w:rPr>
          <w:t xml:space="preserve">sichtigt. Beim Anwenden eines Szenarios wird lediglich das SAS gespeichert. </w:t>
        </w:r>
      </w:ins>
      <w:ins w:id="28" w:author="Stefan Jollet" w:date="2020-07-13T09:46:00Z">
        <w:r w:rsidR="0008233F">
          <w:rPr>
            <w:rFonts w:cs="Arial"/>
            <w:szCs w:val="24"/>
          </w:rPr>
          <w:t>Dies führ</w:t>
        </w:r>
      </w:ins>
      <w:ins w:id="29" w:author="Stefan Jollet" w:date="2020-07-13T09:47:00Z">
        <w:r w:rsidR="0008233F">
          <w:rPr>
            <w:rFonts w:cs="Arial"/>
            <w:szCs w:val="24"/>
          </w:rPr>
          <w:t>t aktuell aber dazu, dass schon minimale Änderungen der Daten morgens zu komplett unterschiedlichen Optimierungsergebnissen führen. Daher soll die Information über die erste</w:t>
        </w:r>
      </w:ins>
      <w:ins w:id="30" w:author="Stefan Jollet" w:date="2020-07-13T09:48:00Z">
        <w:r w:rsidR="0008233F">
          <w:rPr>
            <w:rFonts w:cs="Arial"/>
            <w:szCs w:val="24"/>
          </w:rPr>
          <w:t>n</w:t>
        </w:r>
      </w:ins>
      <w:ins w:id="31" w:author="Stefan Jollet" w:date="2020-07-13T09:47:00Z">
        <w:r w:rsidR="0008233F">
          <w:rPr>
            <w:rFonts w:cs="Arial"/>
            <w:szCs w:val="24"/>
          </w:rPr>
          <w:t xml:space="preserve"> Lieferungen</w:t>
        </w:r>
      </w:ins>
      <w:ins w:id="32" w:author="Stefan Jollet" w:date="2020-07-13T09:49:00Z">
        <w:r w:rsidR="002A6CB0">
          <w:rPr>
            <w:rFonts w:cs="Arial"/>
            <w:szCs w:val="24"/>
          </w:rPr>
          <w:t xml:space="preserve"> zu </w:t>
        </w:r>
      </w:ins>
      <w:ins w:id="33" w:author="Stefan Jollet" w:date="2020-07-13T09:48:00Z">
        <w:r w:rsidR="0008233F">
          <w:rPr>
            <w:rFonts w:cs="Arial"/>
            <w:szCs w:val="24"/>
          </w:rPr>
          <w:t>den angewiesenen SASen gespeichert werden und die Optimierung auf diese Information zurückgreifen k</w:t>
        </w:r>
        <w:r w:rsidR="0025784B">
          <w:rPr>
            <w:rFonts w:cs="Arial"/>
            <w:szCs w:val="24"/>
          </w:rPr>
          <w:t>önnen.</w:t>
        </w:r>
      </w:ins>
      <w:ins w:id="34" w:author="Stefan Jollet" w:date="2020-07-13T09:49:00Z">
        <w:r w:rsidR="00E161C5">
          <w:rPr>
            <w:rFonts w:cs="Arial"/>
            <w:szCs w:val="24"/>
          </w:rPr>
          <w:t xml:space="preserve"> Diese Information ist für die neue Optimierung </w:t>
        </w:r>
      </w:ins>
      <w:ins w:id="35" w:author="Stefan Jollet" w:date="2020-07-13T09:50:00Z">
        <w:r w:rsidR="00E161C5">
          <w:rPr>
            <w:rFonts w:cs="Arial"/>
            <w:szCs w:val="24"/>
          </w:rPr>
          <w:t>aber</w:t>
        </w:r>
      </w:ins>
      <w:ins w:id="36" w:author="Stefan Jollet" w:date="2020-07-13T09:49:00Z">
        <w:r w:rsidR="00E161C5">
          <w:rPr>
            <w:rFonts w:cs="Arial"/>
            <w:szCs w:val="24"/>
          </w:rPr>
          <w:t xml:space="preserve"> nicht binden</w:t>
        </w:r>
      </w:ins>
      <w:ins w:id="37" w:author="Stefan Jollet" w:date="2020-07-13T09:50:00Z">
        <w:r w:rsidR="00E161C5">
          <w:rPr>
            <w:rFonts w:cs="Arial"/>
            <w:szCs w:val="24"/>
          </w:rPr>
          <w:t>d. SASe werden ebenfalls berücksichtigt.</w:t>
        </w:r>
      </w:ins>
    </w:p>
    <w:p w14:paraId="6D992CC0" w14:textId="38657298" w:rsidR="006241BB" w:rsidRDefault="006241BB" w:rsidP="005A6F34">
      <w:pPr>
        <w:rPr>
          <w:rFonts w:cs="Arial"/>
          <w:szCs w:val="24"/>
        </w:rPr>
      </w:pPr>
      <w:ins w:id="38" w:author="Stefan Jollet" w:date="2020-05-20T14:24:00Z">
        <w:r>
          <w:t>Die Optimierung soll Zeiten Minuten genau planen.</w:t>
        </w:r>
      </w:ins>
      <w:ins w:id="39" w:author="Stefan Jollet" w:date="2020-09-09T12:57:00Z">
        <w:r w:rsidR="007A765F">
          <w:t xml:space="preserve"> In diesem Zusammenhang muss sichergestellt werden, dass keine Overlaps erzeugt werden.</w:t>
        </w:r>
      </w:ins>
    </w:p>
    <w:p w14:paraId="792297D8" w14:textId="4AC8CCE1" w:rsidR="0013473C" w:rsidRDefault="00B42C6F" w:rsidP="005A6F34">
      <w:pPr>
        <w:pStyle w:val="berschrift2"/>
      </w:pPr>
      <w:bookmarkStart w:id="40" w:name="_Toc44923851"/>
      <w:r w:rsidRPr="00934F4A">
        <w:lastRenderedPageBreak/>
        <w:t>Feature Liste</w:t>
      </w:r>
      <w:bookmarkEnd w:id="40"/>
    </w:p>
    <w:p w14:paraId="1468B227" w14:textId="18F67FF0" w:rsidR="00C606FA" w:rsidRDefault="00C606FA" w:rsidP="005A6F34">
      <w:pPr>
        <w:rPr>
          <w:ins w:id="41" w:author="Stefan Jollet" w:date="2020-06-25T07:27:00Z"/>
        </w:rPr>
      </w:pPr>
      <w:r>
        <w:t xml:space="preserve">In diesem Abschnitt </w:t>
      </w:r>
      <w:r w:rsidR="008B783F">
        <w:t>werden die</w:t>
      </w:r>
      <w:r>
        <w:t xml:space="preserve"> Anforderungen </w:t>
      </w:r>
      <w:r w:rsidR="008B783F">
        <w:t>erläutert</w:t>
      </w:r>
      <w:r>
        <w:t>, die die neue Betonoptimierung erfüllen muss.</w:t>
      </w:r>
      <w:ins w:id="42" w:author="Stefan Jollet" w:date="2020-06-25T07:26:00Z">
        <w:r w:rsidR="008F35FA">
          <w:t xml:space="preserve"> Es gibt eine </w:t>
        </w:r>
      </w:ins>
      <w:ins w:id="43" w:author="Stefan Jollet" w:date="2020-06-25T07:27:00Z">
        <w:r w:rsidR="008F35FA">
          <w:t>Unterteilung</w:t>
        </w:r>
      </w:ins>
      <w:ins w:id="44" w:author="Stefan Jollet" w:date="2020-06-25T07:26:00Z">
        <w:r w:rsidR="008F35FA">
          <w:t xml:space="preserve"> </w:t>
        </w:r>
      </w:ins>
      <w:ins w:id="45" w:author="Stefan Jollet" w:date="2020-06-25T07:27:00Z">
        <w:r w:rsidR="008F35FA">
          <w:t>in optionale und verpflichtende Anforderungen</w:t>
        </w:r>
      </w:ins>
      <w:ins w:id="46" w:author="Timm Ziarnetzky" w:date="2020-07-27T08:49:00Z">
        <w:r w:rsidR="000D02EC">
          <w:t>.</w:t>
        </w:r>
      </w:ins>
    </w:p>
    <w:p w14:paraId="5904D17A" w14:textId="0192EFB1" w:rsidR="008F35FA" w:rsidRDefault="008F35FA" w:rsidP="007A65A2">
      <w:pPr>
        <w:pStyle w:val="berschrift3"/>
        <w:rPr>
          <w:ins w:id="47" w:author="Stefan Jollet" w:date="2020-06-25T07:30:00Z"/>
        </w:rPr>
      </w:pPr>
      <w:bookmarkStart w:id="48" w:name="_Toc44923852"/>
      <w:ins w:id="49" w:author="Stefan Jollet" w:date="2020-06-25T07:27:00Z">
        <w:r>
          <w:t>P</w:t>
        </w:r>
      </w:ins>
      <w:ins w:id="50" w:author="Stefan Jollet" w:date="2020-06-25T07:28:00Z">
        <w:r>
          <w:t>flichtanforderungen</w:t>
        </w:r>
      </w:ins>
      <w:bookmarkEnd w:id="48"/>
    </w:p>
    <w:p w14:paraId="7D0203C8" w14:textId="15B4A88B" w:rsidR="007A65A2" w:rsidRPr="007A65A2" w:rsidRDefault="0077117C" w:rsidP="007A65A2">
      <w:pPr>
        <w:pStyle w:val="berschrift4"/>
      </w:pPr>
      <w:ins w:id="51" w:author="Stefan Jollet" w:date="2020-06-25T09:55:00Z">
        <w:r>
          <w:t xml:space="preserve"> </w:t>
        </w:r>
      </w:ins>
      <w:ins w:id="52" w:author="Stefan Jollet" w:date="2020-06-25T07:30:00Z">
        <w:r w:rsidR="007A65A2">
          <w:t>Schichten</w:t>
        </w:r>
      </w:ins>
    </w:p>
    <w:p w14:paraId="5D00FB04" w14:textId="77777777" w:rsidR="004A606F" w:rsidRDefault="001B739D" w:rsidP="00922B1C">
      <w:pPr>
        <w:rPr>
          <w:ins w:id="53" w:author="Stefan Jollet" w:date="2020-06-19T13:21:00Z"/>
        </w:rPr>
      </w:pPr>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ins w:id="54" w:author="Stefan Jollet" w:date="2020-06-17T07:58:00Z">
        <w:r w:rsidR="008A3414">
          <w:t xml:space="preserve"> Ein </w:t>
        </w:r>
      </w:ins>
      <w:ins w:id="55" w:author="Stefan Jollet" w:date="2020-06-17T07:59:00Z">
        <w:r w:rsidR="008A3414">
          <w:t>Anwendungsszenario,</w:t>
        </w:r>
      </w:ins>
      <w:ins w:id="56" w:author="Stefan Jollet" w:date="2020-06-17T07:58:00Z">
        <w:r w:rsidR="008A3414">
          <w:t xml:space="preserve"> das idealerweise unterstützt werden soll</w:t>
        </w:r>
      </w:ins>
      <w:ins w:id="57" w:author="Stefan Jollet" w:date="2020-06-17T07:59:00Z">
        <w:r w:rsidR="008A3414">
          <w:t>,</w:t>
        </w:r>
      </w:ins>
      <w:ins w:id="58" w:author="Stefan Jollet" w:date="2020-06-17T07:58:00Z">
        <w:r w:rsidR="008A3414">
          <w:t xml:space="preserve"> sieht wie folgt aus: </w:t>
        </w:r>
      </w:ins>
    </w:p>
    <w:p w14:paraId="2330BB60" w14:textId="109FFD1D" w:rsidR="0069319A" w:rsidRDefault="004A606F" w:rsidP="00922B1C">
      <w:pPr>
        <w:rPr>
          <w:ins w:id="59" w:author="Stefan Jollet" w:date="2020-06-19T14:01:00Z"/>
        </w:rPr>
      </w:pPr>
      <w:ins w:id="60" w:author="Stefan Jollet" w:date="2020-06-19T13:21:00Z">
        <w:r>
          <w:t xml:space="preserve">Die Fahrzeuge haben tagsüber eine Schicht. Einige Fahrzeuge </w:t>
        </w:r>
      </w:ins>
      <w:ins w:id="61" w:author="Stefan Jollet" w:date="2020-06-19T13:22:00Z">
        <w:r>
          <w:t xml:space="preserve">arbeiten darüber hinaus spät abends und nachts in einer zweiten Schicht. </w:t>
        </w:r>
      </w:ins>
      <w:ins w:id="62" w:author="Stefan Jollet" w:date="2020-06-17T07:59:00Z">
        <w:r w:rsidR="008A3414">
          <w:t xml:space="preserve">Es gibt eine </w:t>
        </w:r>
      </w:ins>
      <w:ins w:id="63" w:author="Stefan Jollet" w:date="2020-06-17T08:00:00Z">
        <w:r w:rsidR="008A3414">
          <w:t>Großbaustelle,</w:t>
        </w:r>
      </w:ins>
      <w:ins w:id="64" w:author="Stefan Jollet" w:date="2020-06-17T07:59:00Z">
        <w:r w:rsidR="008A3414">
          <w:t xml:space="preserve"> die </w:t>
        </w:r>
      </w:ins>
      <w:ins w:id="65" w:author="Stefan Jollet" w:date="2020-06-19T14:04:00Z">
        <w:r w:rsidR="008A3171">
          <w:t>abends/</w:t>
        </w:r>
      </w:ins>
      <w:ins w:id="66" w:author="Stefan Jollet" w:date="2020-06-17T08:00:00Z">
        <w:r w:rsidR="008A3414">
          <w:t>nachts</w:t>
        </w:r>
      </w:ins>
      <w:ins w:id="67" w:author="Stefan Jollet" w:date="2020-06-17T07:59:00Z">
        <w:r w:rsidR="008A3414">
          <w:t xml:space="preserve"> beliefert werden muss. </w:t>
        </w:r>
      </w:ins>
      <w:ins w:id="68" w:author="Stefan Jollet" w:date="2020-06-17T08:00:00Z">
        <w:r w:rsidR="008A3414">
          <w:t>Die Fahrzeuge Arbeiten dann bis morgens an Tag 2</w:t>
        </w:r>
      </w:ins>
      <w:ins w:id="69" w:author="Timm Ziarnetzky" w:date="2020-07-27T08:51:00Z">
        <w:r w:rsidR="008175BC">
          <w:t xml:space="preserve"> (T2)</w:t>
        </w:r>
      </w:ins>
      <w:ins w:id="70" w:author="Stefan Jollet" w:date="2020-06-17T08:00:00Z">
        <w:r w:rsidR="008A3414">
          <w:t xml:space="preserve">. </w:t>
        </w:r>
      </w:ins>
      <w:ins w:id="71" w:author="Stefan Jollet" w:date="2020-06-17T08:02:00Z">
        <w:r w:rsidR="000F4CB3">
          <w:t>Fahrzeuge,</w:t>
        </w:r>
      </w:ins>
      <w:ins w:id="72" w:author="Stefan Jollet" w:date="2020-06-19T13:23:00Z">
        <w:r w:rsidR="00EA7A59">
          <w:t xml:space="preserve"> die </w:t>
        </w:r>
      </w:ins>
      <w:ins w:id="73" w:author="Stefan Jollet" w:date="2020-06-19T14:03:00Z">
        <w:r w:rsidR="00E23031">
          <w:t>n</w:t>
        </w:r>
      </w:ins>
      <w:ins w:id="74" w:author="Stefan Jollet" w:date="2020-06-19T13:23:00Z">
        <w:r w:rsidR="00EA7A59">
          <w:t>achts nicht gearbeitet haben</w:t>
        </w:r>
      </w:ins>
      <w:ins w:id="75" w:author="Stefan Jollet" w:date="2020-06-19T14:04:00Z">
        <w:r w:rsidR="00B01325">
          <w:t>,</w:t>
        </w:r>
      </w:ins>
      <w:ins w:id="76" w:author="Stefan Jollet" w:date="2020-06-19T13:23:00Z">
        <w:r w:rsidR="00EA7A59">
          <w:t xml:space="preserve"> aber</w:t>
        </w:r>
      </w:ins>
      <w:ins w:id="77" w:author="Stefan Jollet" w:date="2020-06-17T08:01:00Z">
        <w:r w:rsidR="008A3414">
          <w:t xml:space="preserve"> am Morgen des zweiten Tages beginnen, sollen </w:t>
        </w:r>
      </w:ins>
      <w:ins w:id="78" w:author="Stefan Jollet" w:date="2020-07-01T14:31:00Z">
        <w:r w:rsidR="00FA2A18">
          <w:t>lediglich</w:t>
        </w:r>
      </w:ins>
      <w:ins w:id="79" w:author="Stefan Jollet" w:date="2020-06-17T08:01:00Z">
        <w:r w:rsidR="008A3414">
          <w:t xml:space="preserve"> Lieferungen zu Auft</w:t>
        </w:r>
      </w:ins>
      <w:ins w:id="80" w:author="Stefan Jollet" w:date="2020-07-01T14:31:00Z">
        <w:r w:rsidR="00FA2A18">
          <w:t>rägen von T2</w:t>
        </w:r>
      </w:ins>
      <w:ins w:id="81" w:author="Stefan Jollet" w:date="2020-06-17T08:01:00Z">
        <w:r w:rsidR="008A3414">
          <w:t xml:space="preserve"> durchführen</w:t>
        </w:r>
      </w:ins>
      <w:ins w:id="82" w:author="Stefan Jollet" w:date="2020-06-19T13:24:00Z">
        <w:r w:rsidR="00EA7A59">
          <w:t xml:space="preserve"> können</w:t>
        </w:r>
      </w:ins>
      <w:ins w:id="83" w:author="Stefan Jollet" w:date="2020-06-17T08:01:00Z">
        <w:r w:rsidR="008A3414">
          <w:t>.</w:t>
        </w:r>
        <w:r w:rsidR="00254940">
          <w:t xml:space="preserve"> </w:t>
        </w:r>
      </w:ins>
      <w:ins w:id="84" w:author="Stefan Jollet" w:date="2020-06-17T08:03:00Z">
        <w:r w:rsidR="000F4CB3">
          <w:t xml:space="preserve">Die folgende Skizze soll dieses Szenario darstellen: </w:t>
        </w:r>
      </w:ins>
    </w:p>
    <w:p w14:paraId="74AEA091" w14:textId="1D609EE3" w:rsidR="0069319A" w:rsidRDefault="00B9745E" w:rsidP="0069319A">
      <w:pPr>
        <w:keepNext/>
        <w:jc w:val="center"/>
        <w:rPr>
          <w:ins w:id="85" w:author="Stefan Jollet" w:date="2020-06-19T14:01:00Z"/>
        </w:rPr>
      </w:pPr>
      <w:ins w:id="86" w:author="Stefan Jollet" w:date="2020-07-01T15:10:00Z">
        <w:r>
          <w:rPr>
            <w:noProof/>
          </w:rPr>
          <w:lastRenderedPageBreak/>
          <w:drawing>
            <wp:inline distT="0" distB="0" distL="0" distR="0" wp14:anchorId="5DE9520E" wp14:editId="5B731359">
              <wp:extent cx="5760720" cy="3098800"/>
              <wp:effectExtent l="0" t="0" r="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098800"/>
                      </a:xfrm>
                      <a:prstGeom prst="rect">
                        <a:avLst/>
                      </a:prstGeom>
                      <a:noFill/>
                      <a:ln>
                        <a:noFill/>
                      </a:ln>
                    </pic:spPr>
                  </pic:pic>
                </a:graphicData>
              </a:graphic>
            </wp:inline>
          </w:drawing>
        </w:r>
      </w:ins>
    </w:p>
    <w:p w14:paraId="1CC2FA20" w14:textId="05A48917" w:rsidR="0069319A" w:rsidRDefault="0069319A" w:rsidP="0069319A">
      <w:pPr>
        <w:pStyle w:val="Beschriftung"/>
        <w:jc w:val="center"/>
        <w:rPr>
          <w:ins w:id="87" w:author="Stefan Jollet" w:date="2020-06-19T14:01:00Z"/>
        </w:rPr>
      </w:pPr>
      <w:ins w:id="88" w:author="Stefan Jollet" w:date="2020-06-19T14:01:00Z">
        <w:r>
          <w:t xml:space="preserve">Abbildung </w:t>
        </w:r>
        <w:r>
          <w:fldChar w:fldCharType="begin"/>
        </w:r>
        <w:r>
          <w:instrText xml:space="preserve"> SEQ Abbildung \* ARABIC </w:instrText>
        </w:r>
      </w:ins>
      <w:r>
        <w:fldChar w:fldCharType="separate"/>
      </w:r>
      <w:ins w:id="89" w:author="Stefan Jollet" w:date="2020-06-19T14:01:00Z">
        <w:r>
          <w:rPr>
            <w:noProof/>
          </w:rPr>
          <w:t>1</w:t>
        </w:r>
        <w:r>
          <w:fldChar w:fldCharType="end"/>
        </w:r>
        <w:r>
          <w:t>: Mehrschichtbetrieb</w:t>
        </w:r>
      </w:ins>
    </w:p>
    <w:p w14:paraId="491D9E8A" w14:textId="5CC3E520" w:rsidR="00DE7923" w:rsidRPr="00ED34AA" w:rsidRDefault="001C5B1C" w:rsidP="00922B1C">
      <w:ins w:id="90" w:author="Stefan Jollet" w:date="2020-07-13T09:50:00Z">
        <w:r>
          <w:t>SASe werden für alle Schichten ber</w:t>
        </w:r>
      </w:ins>
      <w:ins w:id="91" w:author="Stefan Jollet" w:date="2020-07-13T09:51:00Z">
        <w:r>
          <w:t>ücksichtigt. Falls ein</w:t>
        </w:r>
      </w:ins>
      <w:ins w:id="92" w:author="Stefan Jollet" w:date="2020-07-13T09:52:00Z">
        <w:r>
          <w:t xml:space="preserve">e vorherige Schicht </w:t>
        </w:r>
      </w:ins>
      <w:ins w:id="93" w:author="Stefan Jollet" w:date="2020-07-13T09:51:00Z">
        <w:r>
          <w:t>nicht rechtzeitig abgemeldet wird</w:t>
        </w:r>
      </w:ins>
      <w:ins w:id="94" w:author="Stefan Jollet" w:date="2020-07-13T09:52:00Z">
        <w:r>
          <w:t xml:space="preserve"> oder die aktuelle Schicht nicht rechtzeig angemeldet wird, wird</w:t>
        </w:r>
      </w:ins>
      <w:ins w:id="95" w:author="Stefan Jollet" w:date="2020-07-13T09:51:00Z">
        <w:r>
          <w:t xml:space="preserve"> das SAS g</w:t>
        </w:r>
      </w:ins>
      <w:ins w:id="96" w:author="Stefan Jollet" w:date="2020-07-13T09:52:00Z">
        <w:r>
          <w:t>eschoben.</w:t>
        </w:r>
      </w:ins>
      <w:ins w:id="97" w:author="Stefan Jollet" w:date="2020-09-09T12:59:00Z">
        <w:r w:rsidR="00AE21E3" w:rsidRPr="00AE21E3">
          <w:t xml:space="preserve"> Aber SASe werden im Preplanning auch weiterhin durch den Roster immer nur für die jeweils erste Schicht eines Trucks erzeugt.</w:t>
        </w:r>
      </w:ins>
    </w:p>
    <w:p w14:paraId="65BAAC43" w14:textId="2D93AF31" w:rsidR="00AC13FB" w:rsidRPr="00904554" w:rsidRDefault="0077117C" w:rsidP="00CC3EA2">
      <w:pPr>
        <w:pStyle w:val="berschrift4"/>
      </w:pPr>
      <w:ins w:id="98" w:author="Stefan Jollet" w:date="2020-06-25T09:55:00Z">
        <w:r>
          <w:t xml:space="preserve"> </w:t>
        </w:r>
      </w:ins>
      <w:r w:rsidR="00AC13FB">
        <w:t>FiFo-Regel</w:t>
      </w:r>
    </w:p>
    <w:p w14:paraId="0F34525B" w14:textId="51E4881D" w:rsidR="0089656C" w:rsidRDefault="00B552A4" w:rsidP="00922B1C">
      <w:pPr>
        <w:rPr>
          <w:ins w:id="99" w:author="Stefan Jollet" w:date="2020-06-19T14:13:00Z"/>
        </w:rPr>
      </w:pPr>
      <w:r>
        <w:t>Häufig wird an Werken nach der sogenannten FiFo-Regel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FiFo-Regel zu berücksichtigen.</w:t>
      </w:r>
      <w:ins w:id="100" w:author="Stefan Jollet" w:date="2020-05-15T14:54:00Z">
        <w:r w:rsidR="00A44BFA">
          <w:t xml:space="preserve"> Die Regel soll für alle Werke gelten.</w:t>
        </w:r>
      </w:ins>
      <w:ins w:id="101" w:author="Stefan Jollet" w:date="2020-05-15T14:57:00Z">
        <w:r w:rsidR="00AB419F">
          <w:t xml:space="preserve"> Für das Fahrzeug soll </w:t>
        </w:r>
      </w:ins>
      <w:ins w:id="102" w:author="Timm Ziarnetzky" w:date="2020-07-27T08:53:00Z">
        <w:r w:rsidR="008175BC">
          <w:t>eine im Hinbl</w:t>
        </w:r>
      </w:ins>
      <w:ins w:id="103" w:author="Timm Ziarnetzky" w:date="2020-07-27T08:54:00Z">
        <w:r w:rsidR="008175BC">
          <w:t>ick auf den aktuellen Gesamtplan geeignete</w:t>
        </w:r>
      </w:ins>
      <w:ins w:id="104" w:author="Stefan Jollet" w:date="2020-05-15T14:57:00Z">
        <w:del w:id="105" w:author="Timm Ziarnetzky" w:date="2020-07-27T08:54:00Z">
          <w:r w:rsidR="00AB419F" w:rsidDel="008175BC">
            <w:delText>die</w:delText>
          </w:r>
        </w:del>
        <w:r w:rsidR="00AB419F">
          <w:t xml:space="preserve"> Lieferung gefunden werden</w:t>
        </w:r>
        <w:del w:id="106" w:author="Timm Ziarnetzky" w:date="2020-07-27T08:54:00Z">
          <w:r w:rsidR="00AB419F" w:rsidDel="008175BC">
            <w:delText>, die aus Sicht des aktuellen Gesamtplans optimal ist</w:delText>
          </w:r>
        </w:del>
        <w:r w:rsidR="00AB419F">
          <w:t>.</w:t>
        </w:r>
      </w:ins>
    </w:p>
    <w:p w14:paraId="4C252710" w14:textId="4C2B0889" w:rsidR="007267F9" w:rsidRDefault="0089656C" w:rsidP="007013BB">
      <w:pPr>
        <w:rPr>
          <w:ins w:id="107" w:author="Stefan Jollet" w:date="2020-06-23T14:46:00Z"/>
        </w:rPr>
      </w:pPr>
      <w:bookmarkStart w:id="108" w:name="_Hlk44660356"/>
      <w:ins w:id="109" w:author="Stefan Jollet" w:date="2020-06-19T14:13:00Z">
        <w:r>
          <w:t>In den folgenden Fällen soll von der FIFO Regel abgewichen werden dürfen:</w:t>
        </w:r>
      </w:ins>
      <w:bookmarkEnd w:id="108"/>
    </w:p>
    <w:p w14:paraId="48587CC9" w14:textId="7FA36233" w:rsidR="007267F9" w:rsidRDefault="007267F9" w:rsidP="007267F9">
      <w:pPr>
        <w:pStyle w:val="Listenabsatz"/>
        <w:numPr>
          <w:ilvl w:val="0"/>
          <w:numId w:val="17"/>
        </w:numPr>
        <w:rPr>
          <w:ins w:id="110" w:author="Stefan Jollet" w:date="2020-06-23T14:53:00Z"/>
        </w:rPr>
      </w:pPr>
      <w:ins w:id="111" w:author="Stefan Jollet" w:date="2020-06-23T14:46:00Z">
        <w:r>
          <w:t>Für ein Fahrzeug existiert keine Lieferung</w:t>
        </w:r>
      </w:ins>
      <w:ins w:id="112" w:author="Timm Ziarnetzky" w:date="2020-07-03T09:15:00Z">
        <w:r w:rsidR="004709D4">
          <w:t>,</w:t>
        </w:r>
      </w:ins>
      <w:ins w:id="113" w:author="Stefan Jollet" w:date="2020-06-23T14:46:00Z">
        <w:r>
          <w:t xml:space="preserve"> die</w:t>
        </w:r>
        <w:del w:id="114" w:author="Timm Ziarnetzky" w:date="2020-07-03T09:15:00Z">
          <w:r w:rsidDel="004709D4">
            <w:delText>,</w:delText>
          </w:r>
        </w:del>
        <w:r>
          <w:t xml:space="preserve"> die entsprechenden Eigenschaften erfüllt und es treffen weitere Fahrzeuge </w:t>
        </w:r>
      </w:ins>
      <w:ins w:id="115" w:author="Timm Ziarnetzky" w:date="2020-07-03T09:15:00Z">
        <w:r w:rsidR="004709D4">
          <w:t xml:space="preserve">ein, </w:t>
        </w:r>
      </w:ins>
      <w:ins w:id="116" w:author="Stefan Jollet" w:date="2020-06-23T14:46:00Z">
        <w:r>
          <w:t>zu denen passende Lieferungen vorhanden sind</w:t>
        </w:r>
        <w:r w:rsidR="0045088C">
          <w:t>.</w:t>
        </w:r>
      </w:ins>
    </w:p>
    <w:p w14:paraId="71C84BCE" w14:textId="0D4567F7" w:rsidR="00E17FAC" w:rsidRDefault="00E17FAC" w:rsidP="007267F9">
      <w:pPr>
        <w:pStyle w:val="Listenabsatz"/>
        <w:numPr>
          <w:ilvl w:val="0"/>
          <w:numId w:val="17"/>
        </w:numPr>
        <w:rPr>
          <w:ins w:id="117" w:author="Stefan Jollet" w:date="2020-06-23T14:46:00Z"/>
        </w:rPr>
      </w:pPr>
      <w:bookmarkStart w:id="118" w:name="_Hlk44660375"/>
      <w:ins w:id="119" w:author="Stefan Jollet" w:date="2020-06-23T14:53:00Z">
        <w:r>
          <w:t>Ein Fahrzeug kommt zum Werk und muss erst noch gewaschen werden</w:t>
        </w:r>
        <w:del w:id="120" w:author="Timm Ziarnetzky" w:date="2020-07-03T09:24:00Z">
          <w:r w:rsidDel="004709D4">
            <w:delText>,</w:delText>
          </w:r>
        </w:del>
        <w:r>
          <w:t xml:space="preserve"> bevor es wieder laden kann. Vor Ende des Waschvorgangs</w:t>
        </w:r>
        <w:del w:id="121" w:author="Timm Ziarnetzky" w:date="2020-07-03T09:24:00Z">
          <w:r w:rsidDel="004709D4">
            <w:delText>,</w:delText>
          </w:r>
        </w:del>
        <w:r>
          <w:t xml:space="preserve"> kommen neue Fahrzeuge </w:t>
        </w:r>
        <w:r>
          <w:lastRenderedPageBreak/>
          <w:t>am Werk an, die direkt Laden können</w:t>
        </w:r>
      </w:ins>
      <w:ins w:id="122" w:author="Timm Ziarnetzky" w:date="2020-07-03T09:16:00Z">
        <w:r w:rsidR="004709D4">
          <w:t>.</w:t>
        </w:r>
      </w:ins>
      <w:bookmarkEnd w:id="118"/>
      <w:ins w:id="123" w:author="Stefan Jollet" w:date="2020-07-06T11:57:00Z">
        <w:r w:rsidR="000D35FC">
          <w:t xml:space="preserve"> Die Waschzeit fällt nach der Rückkehr am Werk</w:t>
        </w:r>
      </w:ins>
      <w:ins w:id="124" w:author="Timm Ziarnetzky" w:date="2020-07-27T08:57:00Z">
        <w:r w:rsidR="008175BC">
          <w:t xml:space="preserve"> an</w:t>
        </w:r>
      </w:ins>
      <w:ins w:id="125" w:author="Stefan Jollet" w:date="2020-07-06T11:59:00Z">
        <w:r w:rsidR="00330BCC">
          <w:t>. D</w:t>
        </w:r>
      </w:ins>
      <w:ins w:id="126" w:author="Stefan Jollet" w:date="2020-07-06T11:58:00Z">
        <w:r w:rsidR="00296F5B">
          <w:t xml:space="preserve">ie Dauer </w:t>
        </w:r>
      </w:ins>
      <w:ins w:id="127" w:author="Stefan Jollet" w:date="2020-07-06T11:57:00Z">
        <w:r w:rsidR="00B52F53">
          <w:t>ist abh</w:t>
        </w:r>
      </w:ins>
      <w:ins w:id="128" w:author="Stefan Jollet" w:date="2020-07-06T11:58:00Z">
        <w:r w:rsidR="00B52F53">
          <w:t>ängig von der Lieferung, die einem Fahrzeug als nächstes zugeteilt wird.</w:t>
        </w:r>
      </w:ins>
      <w:ins w:id="129" w:author="Stefan Jollet" w:date="2020-08-19T08:08:00Z">
        <w:r w:rsidR="001B7EE1">
          <w:t xml:space="preserve"> Das Entscheidungskriterium für den FiFo ist also der Zeitpunkt</w:t>
        </w:r>
      </w:ins>
      <w:ins w:id="130" w:author="Stefan Jollet" w:date="2020-08-19T08:10:00Z">
        <w:r w:rsidR="001B7EE1">
          <w:t>,</w:t>
        </w:r>
      </w:ins>
      <w:ins w:id="131" w:author="Stefan Jollet" w:date="2020-08-19T08:08:00Z">
        <w:r w:rsidR="001B7EE1">
          <w:t xml:space="preserve"> an dem das Fahrzeug am Werk eintrifft.</w:t>
        </w:r>
      </w:ins>
      <w:ins w:id="132" w:author="Stefan Jollet" w:date="2020-07-06T11:58:00Z">
        <w:r w:rsidR="00B52F53">
          <w:t xml:space="preserve"> </w:t>
        </w:r>
      </w:ins>
    </w:p>
    <w:p w14:paraId="501B86C2" w14:textId="502D52FE" w:rsidR="0045088C" w:rsidRDefault="007013BB" w:rsidP="007013BB">
      <w:pPr>
        <w:rPr>
          <w:ins w:id="133" w:author="Stefan Jollet" w:date="2020-06-23T14:46:00Z"/>
        </w:rPr>
      </w:pPr>
      <w:ins w:id="134" w:author="Stefan Jollet" w:date="2020-06-23T14:46:00Z">
        <w:r>
          <w:t>Die folgenden Fälle</w:t>
        </w:r>
      </w:ins>
      <w:ins w:id="135" w:author="Stefan Jollet" w:date="2020-06-23T14:49:00Z">
        <w:r>
          <w:t xml:space="preserve"> sollen als Möglichkeiten geprüft werden, sind aber nicht verpflichtend. Wenn die Opti</w:t>
        </w:r>
      </w:ins>
      <w:ins w:id="136" w:author="Stefan Jollet" w:date="2020-06-23T14:50:00Z">
        <w:r>
          <w:t>mierung dadurch Probleme bekommt, sollen diese Fälle nicht berücksichtigt werden.</w:t>
        </w:r>
      </w:ins>
    </w:p>
    <w:p w14:paraId="353FFC1B" w14:textId="1DAF4540" w:rsidR="0089656C" w:rsidRDefault="0089656C" w:rsidP="007267F9">
      <w:pPr>
        <w:pStyle w:val="Listenabsatz"/>
        <w:numPr>
          <w:ilvl w:val="0"/>
          <w:numId w:val="17"/>
        </w:numPr>
        <w:rPr>
          <w:ins w:id="137" w:author="Stefan Jollet" w:date="2020-06-23T14:50:00Z"/>
        </w:rPr>
      </w:pPr>
      <w:ins w:id="138" w:author="Stefan Jollet" w:date="2020-06-19T14:15:00Z">
        <w:r>
          <w:t xml:space="preserve">Einsparung von Lieferungen: Ein großes Fahrzeug kommt später ans Werk als ein kleines Fahrzeug. </w:t>
        </w:r>
      </w:ins>
      <w:ins w:id="139" w:author="Stefan Jollet" w:date="2020-06-19T14:16:00Z">
        <w:r>
          <w:t>Wenn eine Lieferung</w:t>
        </w:r>
      </w:ins>
      <w:ins w:id="140" w:author="Stefan Jollet" w:date="2020-06-19T14:18:00Z">
        <w:r>
          <w:t xml:space="preserve"> dadurch</w:t>
        </w:r>
      </w:ins>
      <w:ins w:id="141" w:author="Stefan Jollet" w:date="2020-06-19T14:16:00Z">
        <w:r>
          <w:t xml:space="preserve"> eingespart werden kann, </w:t>
        </w:r>
      </w:ins>
      <w:ins w:id="142" w:author="Stefan Jollet" w:date="2020-06-19T14:18:00Z">
        <w:r>
          <w:t xml:space="preserve">dass </w:t>
        </w:r>
      </w:ins>
      <w:ins w:id="143" w:author="Stefan Jollet" w:date="2020-06-19T14:16:00Z">
        <w:r>
          <w:t>das große Fahrzeug</w:t>
        </w:r>
        <w:del w:id="144" w:author="Timm Ziarnetzky" w:date="2020-07-27T10:25:00Z">
          <w:r w:rsidDel="0005688B">
            <w:delText>,</w:delText>
          </w:r>
        </w:del>
        <w:r>
          <w:t xml:space="preserve"> das kleine Fahrzeug überholt, soll das möglich sein.</w:t>
        </w:r>
      </w:ins>
      <w:ins w:id="145" w:author="Stefan Jollet" w:date="2020-06-19T14:17:00Z">
        <w:r>
          <w:t xml:space="preserve"> Die Lieferung darf dadurch auch eine gelbe Verspätung bekommen. Orange und rote </w:t>
        </w:r>
      </w:ins>
      <w:ins w:id="146" w:author="Stefan Jollet" w:date="2020-06-19T14:18:00Z">
        <w:r>
          <w:t>Verspätungen dürfen in diesem Fall nicht auftreten.</w:t>
        </w:r>
      </w:ins>
    </w:p>
    <w:p w14:paraId="68006D8E" w14:textId="4970E8C8" w:rsidR="00E17FAC" w:rsidRDefault="00E17FAC" w:rsidP="007267F9">
      <w:pPr>
        <w:pStyle w:val="Listenabsatz"/>
        <w:numPr>
          <w:ilvl w:val="0"/>
          <w:numId w:val="17"/>
        </w:numPr>
        <w:rPr>
          <w:ins w:id="147" w:author="Stefan Jollet" w:date="2020-06-22T16:15:00Z"/>
        </w:rPr>
      </w:pPr>
      <w:ins w:id="148" w:author="Stefan Jollet" w:date="2020-06-23T14:50:00Z">
        <w:r>
          <w:rPr>
            <w:rFonts w:eastAsia="Times New Roman"/>
          </w:rPr>
          <w:t xml:space="preserve">Die restliche verfügbare Arbeitszeit eines </w:t>
        </w:r>
      </w:ins>
      <w:ins w:id="149" w:author="Stefan Jollet" w:date="2020-06-23T14:51:00Z">
        <w:r>
          <w:rPr>
            <w:rFonts w:eastAsia="Times New Roman"/>
          </w:rPr>
          <w:t xml:space="preserve">Fahrzeuges </w:t>
        </w:r>
      </w:ins>
      <w:ins w:id="150" w:author="Stefan Jollet" w:date="2020-06-23T14:50:00Z">
        <w:r>
          <w:rPr>
            <w:rFonts w:eastAsia="Times New Roman"/>
          </w:rPr>
          <w:t xml:space="preserve">reicht nicht aus für die aktuell zu ladenden Lieferungen, erst für eine </w:t>
        </w:r>
      </w:ins>
      <w:ins w:id="151" w:author="Stefan Jollet" w:date="2020-06-23T14:51:00Z">
        <w:r>
          <w:rPr>
            <w:rFonts w:eastAsia="Times New Roman"/>
          </w:rPr>
          <w:t>kürzere</w:t>
        </w:r>
      </w:ins>
      <w:ins w:id="152" w:author="Stefan Jollet" w:date="2020-06-23T14:50:00Z">
        <w:r>
          <w:rPr>
            <w:rFonts w:eastAsia="Times New Roman"/>
          </w:rPr>
          <w:t xml:space="preserve"> Lieferung (deutlich) später, zuvor treffen jedoch weitere Fahrzeuge mit ausreichender restlicher Arbeitszeit ein.</w:t>
        </w:r>
      </w:ins>
    </w:p>
    <w:p w14:paraId="240D2068" w14:textId="77777777" w:rsidR="0031049E" w:rsidDel="003A5204" w:rsidRDefault="0031049E" w:rsidP="007267F9">
      <w:pPr>
        <w:rPr>
          <w:ins w:id="153" w:author="Stefan Jollet" w:date="2020-06-19T14:13:00Z"/>
          <w:del w:id="154" w:author="Timm Ziarnetzky" w:date="2020-07-27T11:39:00Z"/>
        </w:rPr>
      </w:pPr>
    </w:p>
    <w:p w14:paraId="1F96AB43" w14:textId="3B164AA8" w:rsidR="0089656C" w:rsidDel="003A5204" w:rsidRDefault="0089656C" w:rsidP="00922B1C">
      <w:pPr>
        <w:rPr>
          <w:ins w:id="155" w:author="Stefan Jollet" w:date="2020-06-19T14:15:00Z"/>
          <w:del w:id="156" w:author="Timm Ziarnetzky" w:date="2020-07-27T11:39:00Z"/>
        </w:rPr>
      </w:pPr>
    </w:p>
    <w:p w14:paraId="097B9974" w14:textId="0D637AF1" w:rsidR="00AC13FB" w:rsidDel="008342E4" w:rsidRDefault="00AC13FB" w:rsidP="00922B1C">
      <w:pPr>
        <w:rPr>
          <w:del w:id="157" w:author="Stefan Jollet" w:date="2020-05-15T15:02:00Z"/>
        </w:rPr>
      </w:pPr>
      <w:r>
        <w:t>Die Fir</w:t>
      </w:r>
      <w:r w:rsidR="00DA2BAB">
        <w:t>s</w:t>
      </w:r>
      <w:r>
        <w:t>t Round Rule soll ebenfalls umgesetzt werden</w:t>
      </w:r>
      <w:r w:rsidR="008342E4">
        <w:t xml:space="preserve">. </w:t>
      </w:r>
      <w:ins w:id="158" w:author="Stefan Jollet" w:date="2020-05-20T12:48:00Z">
        <w:r w:rsidR="008342E4">
          <w:t xml:space="preserve">Diese Regel besagt Folgendes: </w:t>
        </w:r>
      </w:ins>
    </w:p>
    <w:p w14:paraId="1547DDA0" w14:textId="1CF40339" w:rsidR="008342E4" w:rsidRDefault="008342E4" w:rsidP="008342E4">
      <w:pPr>
        <w:rPr>
          <w:ins w:id="159" w:author="Stefan Jollet" w:date="2020-05-20T12:49:00Z"/>
        </w:rPr>
      </w:pPr>
      <w:ins w:id="160" w:author="Stefan Jollet" w:date="2020-05-20T12:48:00Z">
        <w:r>
          <w:t>Am frühen Morgen gibt es eine Sonderbehandlung, die den pünktlichen Arbeitsantritt</w:t>
        </w:r>
      </w:ins>
      <w:ins w:id="161" w:author="Stefan Jollet" w:date="2020-05-20T12:50:00Z">
        <w:r>
          <w:t xml:space="preserve"> </w:t>
        </w:r>
      </w:ins>
      <w:ins w:id="162" w:author="Stefan Jollet" w:date="2020-05-20T12:48:00Z">
        <w:r>
          <w:t xml:space="preserve">der Fahrer fördern soll. Jedes Fahrzeug hat eine SAS-Zeit, zu der es </w:t>
        </w:r>
      </w:ins>
      <w:ins w:id="163" w:author="Timm Ziarnetzky" w:date="2020-07-27T11:38:00Z">
        <w:r w:rsidR="003A5204">
          <w:t>a</w:t>
        </w:r>
      </w:ins>
      <w:ins w:id="164" w:author="Stefan Jollet" w:date="2020-05-20T12:48:00Z">
        <w:del w:id="165" w:author="Timm Ziarnetzky" w:date="2020-07-27T11:38:00Z">
          <w:r w:rsidDel="003A5204">
            <w:delText>i</w:delText>
          </w:r>
        </w:del>
        <w:r>
          <w:t>m Werk erwartet wird. Diese Zeit wird benutzt, um Vorschläge für Fahrzeuge zu bestimmen, die noch nicht angemeldet sind.</w:t>
        </w:r>
      </w:ins>
      <w:ins w:id="166" w:author="Stefan Jollet" w:date="2020-05-20T12:49:00Z">
        <w:r>
          <w:t xml:space="preserve"> </w:t>
        </w:r>
      </w:ins>
      <w:ins w:id="167" w:author="Stefan Jollet" w:date="2020-05-20T12:48:00Z">
        <w:r>
          <w:t>Nach dem Anmelden gelten folgende Regeln:</w:t>
        </w:r>
      </w:ins>
    </w:p>
    <w:p w14:paraId="7B0E78BA" w14:textId="6CCF64FE" w:rsidR="008342E4" w:rsidRDefault="008342E4" w:rsidP="008342E4">
      <w:pPr>
        <w:pStyle w:val="Listenabsatz"/>
        <w:numPr>
          <w:ilvl w:val="0"/>
          <w:numId w:val="13"/>
        </w:numPr>
        <w:rPr>
          <w:ins w:id="168" w:author="Stefan Jollet" w:date="2020-05-20T12:49:00Z"/>
        </w:rPr>
      </w:pPr>
      <w:ins w:id="169" w:author="Stefan Jollet" w:date="2020-05-20T12:48:00Z">
        <w:r>
          <w:t>Wenn ein angemeldetes Fahrzeug eine SAS-Zeit in der Zukunft hat, also zu</w:t>
        </w:r>
      </w:ins>
      <w:ins w:id="170" w:author="Stefan Jollet" w:date="2020-05-20T12:50:00Z">
        <w:r>
          <w:t xml:space="preserve"> </w:t>
        </w:r>
      </w:ins>
      <w:ins w:id="171" w:author="Stefan Jollet" w:date="2020-05-20T12:48:00Z">
        <w:r>
          <w:t>früh</w:t>
        </w:r>
      </w:ins>
      <w:ins w:id="172" w:author="Stefan Jollet" w:date="2020-05-20T12:49:00Z">
        <w:r>
          <w:t xml:space="preserve"> </w:t>
        </w:r>
      </w:ins>
      <w:ins w:id="173" w:author="Stefan Jollet" w:date="2020-05-20T12:48:00Z">
        <w:r>
          <w:t>gekommen ist, wird es bestraft, indem der Optimierer alle anderen</w:t>
        </w:r>
      </w:ins>
      <w:ins w:id="174" w:author="Stefan Jollet" w:date="2020-05-20T12:50:00Z">
        <w:r>
          <w:t xml:space="preserve"> </w:t>
        </w:r>
      </w:ins>
      <w:ins w:id="175" w:author="Stefan Jollet" w:date="2020-05-20T12:48:00Z">
        <w:r>
          <w:t>Trucks vorzieht</w:t>
        </w:r>
      </w:ins>
      <w:ins w:id="176" w:author="Stefan Jollet" w:date="2020-09-09T13:00:00Z">
        <w:r w:rsidR="00AE21E3">
          <w:t>,</w:t>
        </w:r>
        <w:r w:rsidR="00AE21E3" w:rsidRPr="00AE21E3">
          <w:t xml:space="preserve"> die ein früheres SAS haben als der verfrühte Truck</w:t>
        </w:r>
      </w:ins>
      <w:ins w:id="177" w:author="Stefan Jollet" w:date="2020-05-20T12:48:00Z">
        <w:r>
          <w:t>.</w:t>
        </w:r>
      </w:ins>
    </w:p>
    <w:p w14:paraId="5F4B2D23" w14:textId="77777777" w:rsidR="008342E4" w:rsidRDefault="008342E4" w:rsidP="008342E4">
      <w:pPr>
        <w:pStyle w:val="Listenabsatz"/>
        <w:numPr>
          <w:ilvl w:val="0"/>
          <w:numId w:val="13"/>
        </w:numPr>
        <w:rPr>
          <w:ins w:id="178" w:author="Stefan Jollet" w:date="2020-05-20T12:50:00Z"/>
        </w:rPr>
      </w:pPr>
      <w:ins w:id="179" w:author="Stefan Jollet" w:date="2020-05-20T12:48:00Z">
        <w:r>
          <w:t xml:space="preserve">Ein Fahrzeug, dessen SAS-Zeit </w:t>
        </w:r>
        <w:commentRangeStart w:id="180"/>
        <w:r>
          <w:t xml:space="preserve">in der Vergangenheit </w:t>
        </w:r>
      </w:ins>
      <w:commentRangeEnd w:id="180"/>
      <w:r w:rsidR="000760A7">
        <w:rPr>
          <w:rStyle w:val="Kommentarzeichen"/>
        </w:rPr>
        <w:commentReference w:id="180"/>
      </w:r>
      <w:ins w:id="181" w:author="Stefan Jollet" w:date="2020-05-20T12:48:00Z">
        <w:r>
          <w:t>liegt und das noch nicht</w:t>
        </w:r>
      </w:ins>
      <w:ins w:id="182" w:author="Stefan Jollet" w:date="2020-05-20T12:50:00Z">
        <w:r>
          <w:t xml:space="preserve"> </w:t>
        </w:r>
      </w:ins>
      <w:ins w:id="183" w:author="Stefan Jollet" w:date="2020-05-20T12:48:00Z">
        <w:r>
          <w:t>gearbeitet hat, wird allen Trucks vorgezogen, die schon eine Lieferung gefahren</w:t>
        </w:r>
      </w:ins>
      <w:ins w:id="184" w:author="Stefan Jollet" w:date="2020-05-20T12:50:00Z">
        <w:r>
          <w:t xml:space="preserve"> </w:t>
        </w:r>
      </w:ins>
      <w:ins w:id="185" w:author="Stefan Jollet" w:date="2020-05-20T12:48:00Z">
        <w:r>
          <w:t>haben.</w:t>
        </w:r>
      </w:ins>
    </w:p>
    <w:p w14:paraId="1EDEB311" w14:textId="485F5E55" w:rsidR="008342E4" w:rsidRDefault="000941FA" w:rsidP="008342E4">
      <w:pPr>
        <w:pStyle w:val="Listenabsatz"/>
        <w:numPr>
          <w:ilvl w:val="0"/>
          <w:numId w:val="13"/>
        </w:numPr>
        <w:rPr>
          <w:ins w:id="186" w:author="Stefan Jollet" w:date="2020-05-20T12:51:00Z"/>
        </w:rPr>
      </w:pPr>
      <w:ins w:id="187" w:author="Stefan Jollet" w:date="2020-08-19T08:20:00Z">
        <w:r>
          <w:lastRenderedPageBreak/>
          <w:t>In der RT-Optimierung</w:t>
        </w:r>
      </w:ins>
      <w:ins w:id="188" w:author="Stefan Jollet" w:date="2020-05-20T12:48:00Z">
        <w:r w:rsidR="008342E4">
          <w:t xml:space="preserve"> ist</w:t>
        </w:r>
      </w:ins>
      <w:ins w:id="189" w:author="Stefan Jollet" w:date="2020-08-19T08:20:00Z">
        <w:r>
          <w:t xml:space="preserve"> es</w:t>
        </w:r>
      </w:ins>
      <w:ins w:id="190" w:author="Stefan Jollet" w:date="2020-05-20T12:48:00Z">
        <w:r w:rsidR="008342E4">
          <w:t xml:space="preserve"> möglich, da</w:t>
        </w:r>
      </w:ins>
      <w:ins w:id="191" w:author="Stefan Jollet" w:date="2020-05-20T12:50:00Z">
        <w:r w:rsidR="008342E4">
          <w:t>ss</w:t>
        </w:r>
      </w:ins>
      <w:ins w:id="192" w:author="Stefan Jollet" w:date="2020-05-20T12:48:00Z">
        <w:r w:rsidR="008342E4">
          <w:t xml:space="preserve"> ein Fahrzeug keine SAS-Zeit hat. Dann berücksichtigt es der Optimierer</w:t>
        </w:r>
      </w:ins>
      <w:ins w:id="193" w:author="Stefan Jollet" w:date="2020-05-20T12:49:00Z">
        <w:r w:rsidR="008342E4">
          <w:t xml:space="preserve"> </w:t>
        </w:r>
      </w:ins>
      <w:ins w:id="194" w:author="Stefan Jollet" w:date="2020-05-20T12:48:00Z">
        <w:r w:rsidR="008342E4">
          <w:t>gar nicht</w:t>
        </w:r>
      </w:ins>
      <w:ins w:id="195" w:author="Stefan Jollet" w:date="2020-09-09T13:04:00Z">
        <w:r w:rsidR="00C32374">
          <w:t xml:space="preserve"> (unabhängig davon ob </w:t>
        </w:r>
      </w:ins>
      <w:ins w:id="196" w:author="Stefan Jollet" w:date="2020-09-09T13:05:00Z">
        <w:r w:rsidR="00C32374">
          <w:t>es auf „optimization on“  gesetzt ist oder nicht)</w:t>
        </w:r>
      </w:ins>
      <w:ins w:id="197" w:author="Stefan Jollet" w:date="2020-05-20T12:48:00Z">
        <w:del w:id="198" w:author="Timm Ziarnetzky" w:date="2020-07-27T11:42:00Z">
          <w:r w:rsidR="008342E4" w:rsidDel="003A5204">
            <w:delText>,</w:delText>
          </w:r>
        </w:del>
        <w:r w:rsidR="008342E4">
          <w:t xml:space="preserve"> bis es sich anmeldet</w:t>
        </w:r>
        <w:del w:id="199" w:author="Timm Ziarnetzky" w:date="2020-07-27T11:42:00Z">
          <w:r w:rsidR="008342E4" w:rsidDel="003A5204">
            <w:delText>,</w:delText>
          </w:r>
        </w:del>
        <w:r w:rsidR="008342E4">
          <w:t xml:space="preserve"> und behandelt es danach normal, wie ein Fahrzeug,</w:t>
        </w:r>
      </w:ins>
      <w:ins w:id="200" w:author="Stefan Jollet" w:date="2020-05-20T12:49:00Z">
        <w:r w:rsidR="008342E4">
          <w:t xml:space="preserve"> </w:t>
        </w:r>
      </w:ins>
      <w:ins w:id="201" w:author="Stefan Jollet" w:date="2020-05-20T12:48:00Z">
        <w:r w:rsidR="008342E4">
          <w:t>da</w:t>
        </w:r>
      </w:ins>
      <w:ins w:id="202" w:author="Stefan Jollet" w:date="2020-05-20T12:49:00Z">
        <w:r w:rsidR="008342E4">
          <w:t>s</w:t>
        </w:r>
      </w:ins>
      <w:ins w:id="203" w:author="Stefan Jollet" w:date="2020-05-20T12:48:00Z">
        <w:r w:rsidR="008342E4">
          <w:t xml:space="preserve"> bereits gearbeitet hat. Die Sonderregeln gelten also nicht.</w:t>
        </w:r>
      </w:ins>
    </w:p>
    <w:p w14:paraId="2D44C962" w14:textId="273F79AC" w:rsidR="008342E4" w:rsidRDefault="008342E4" w:rsidP="008342E4">
      <w:pPr>
        <w:rPr>
          <w:ins w:id="204" w:author="Stefan Jollet" w:date="2020-07-06T10:33:00Z"/>
        </w:rPr>
      </w:pPr>
      <w:ins w:id="205" w:author="Stefan Jollet" w:date="2020-05-20T12:51:00Z">
        <w:r>
          <w:t>Die Regel schaut ausschließlich auf die SAS-Zeiten unabhängig davon</w:t>
        </w:r>
      </w:ins>
      <w:ins w:id="206" w:author="Stefan Jollet" w:date="2020-08-19T08:14:00Z">
        <w:r w:rsidR="00044226">
          <w:t>,</w:t>
        </w:r>
      </w:ins>
      <w:ins w:id="207" w:author="Stefan Jollet" w:date="2020-05-20T12:51:00Z">
        <w:r>
          <w:t xml:space="preserve"> </w:t>
        </w:r>
        <w:commentRangeStart w:id="208"/>
        <w:r>
          <w:t>woher diese kommen</w:t>
        </w:r>
      </w:ins>
      <w:commentRangeEnd w:id="208"/>
      <w:r w:rsidR="000760A7">
        <w:rPr>
          <w:rStyle w:val="Kommentarzeichen"/>
        </w:rPr>
        <w:commentReference w:id="208"/>
      </w:r>
      <w:ins w:id="209" w:author="Stefan Jollet" w:date="2020-05-20T12:51:00Z">
        <w:r>
          <w:t xml:space="preserve">. Mit Hilfe eines Morning Rosters lassen sich SAS-Zeiten bestimmen, wobei dann gilt, dass </w:t>
        </w:r>
        <w:commentRangeStart w:id="210"/>
        <w:r>
          <w:t>den Rosterfahrzeugen bei fehlendem SAS das durch den Roster erstellte SAS zugewiesen wird</w:t>
        </w:r>
      </w:ins>
      <w:commentRangeEnd w:id="210"/>
      <w:r w:rsidR="000760A7">
        <w:rPr>
          <w:rStyle w:val="Kommentarzeichen"/>
        </w:rPr>
        <w:commentReference w:id="210"/>
      </w:r>
      <w:ins w:id="211" w:author="Stefan Jollet" w:date="2020-05-20T12:51:00Z">
        <w:r>
          <w:t>. Die Reihenfolge dieser SAS entspricht dann der Roster Sequenz.</w:t>
        </w:r>
      </w:ins>
      <w:ins w:id="212" w:author="Stefan Jollet" w:date="2020-09-09T13:22:00Z">
        <w:r w:rsidR="00A5345D">
          <w:t xml:space="preserve"> Die Max Roster Time ist hierbei zu berücksichtigen. </w:t>
        </w:r>
      </w:ins>
    </w:p>
    <w:p w14:paraId="624A662A" w14:textId="7FAB62DF" w:rsidR="009835DB" w:rsidRDefault="009835DB" w:rsidP="008342E4">
      <w:pPr>
        <w:rPr>
          <w:ins w:id="213" w:author="Stefan Jollet" w:date="2020-05-20T12:48:00Z"/>
        </w:rPr>
      </w:pPr>
      <w:ins w:id="214" w:author="Stefan Jollet" w:date="2020-07-06T10:33:00Z">
        <w:r>
          <w:t xml:space="preserve">In der neuen Betonoptimierung wird </w:t>
        </w:r>
      </w:ins>
      <w:ins w:id="215" w:author="Stefan Jollet" w:date="2020-07-06T10:34:00Z">
        <w:r>
          <w:t xml:space="preserve">der Mehrschichtbetrieb unterstützt. </w:t>
        </w:r>
        <w:commentRangeStart w:id="216"/>
        <w:r>
          <w:t>Die First Round Rule soll nur für die</w:t>
        </w:r>
      </w:ins>
      <w:ins w:id="217" w:author="Stefan Jollet" w:date="2020-08-17T10:57:00Z">
        <w:r w:rsidR="000B5366">
          <w:t xml:space="preserve"> erste</w:t>
        </w:r>
      </w:ins>
      <w:ins w:id="218" w:author="Stefan Jollet" w:date="2020-07-06T10:34:00Z">
        <w:r>
          <w:t xml:space="preserve"> Schicht gelten</w:t>
        </w:r>
      </w:ins>
      <w:commentRangeEnd w:id="216"/>
      <w:r w:rsidR="000760A7">
        <w:rPr>
          <w:rStyle w:val="Kommentarzeichen"/>
        </w:rPr>
        <w:commentReference w:id="216"/>
      </w:r>
      <w:ins w:id="219" w:author="Stefan Jollet" w:date="2020-08-17T10:57:00Z">
        <w:r w:rsidR="000B5366">
          <w:t>.</w:t>
        </w:r>
      </w:ins>
    </w:p>
    <w:p w14:paraId="04FB579C" w14:textId="77777777" w:rsidR="008342E4" w:rsidRPr="00ED34AA" w:rsidRDefault="008342E4" w:rsidP="00922B1C">
      <w:pPr>
        <w:rPr>
          <w:ins w:id="220" w:author="Stefan Jollet" w:date="2020-05-20T12:48:00Z"/>
        </w:rPr>
      </w:pPr>
    </w:p>
    <w:p w14:paraId="2CC728C2" w14:textId="49BE88D2" w:rsidR="008E4B85" w:rsidRDefault="0077117C" w:rsidP="008A0FB7">
      <w:pPr>
        <w:pStyle w:val="berschrift4"/>
      </w:pPr>
      <w:ins w:id="221" w:author="Stefan Jollet" w:date="2020-06-25T09:55:00Z">
        <w:r>
          <w:t xml:space="preserve"> </w:t>
        </w:r>
      </w:ins>
      <w:r w:rsidR="008E4B85">
        <w:t>Pausenplanung</w:t>
      </w:r>
    </w:p>
    <w:p w14:paraId="1C3AF2A7" w14:textId="1A1DCB4C" w:rsidR="00A37737" w:rsidRDefault="002025DF" w:rsidP="008E4B85">
      <w:pPr>
        <w:rPr>
          <w:ins w:id="222" w:author="Stefan Jollet" w:date="2020-06-25T07:37:00Z"/>
        </w:rPr>
      </w:pPr>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r w:rsidR="00014E3E">
        <w:t xml:space="preserve"> </w:t>
      </w:r>
      <w:ins w:id="223" w:author="Stefan Jollet" w:date="2020-05-15T15:14:00Z">
        <w:r w:rsidR="00887B74">
          <w:t xml:space="preserve"> </w:t>
        </w:r>
      </w:ins>
    </w:p>
    <w:p w14:paraId="7629F98E" w14:textId="41446145" w:rsidR="00EE350F" w:rsidRDefault="00AA0CDE" w:rsidP="002D2681">
      <w:pPr>
        <w:rPr>
          <w:ins w:id="224" w:author="Stefan Jollet" w:date="2020-06-25T07:45:00Z"/>
        </w:rPr>
      </w:pPr>
      <w:ins w:id="225" w:author="Stefan Jollet" w:date="2020-07-01T14:02:00Z">
        <w:r>
          <w:t>Es</w:t>
        </w:r>
      </w:ins>
      <w:ins w:id="226" w:author="Stefan Jollet" w:date="2020-06-25T07:39:00Z">
        <w:r w:rsidR="00A37737">
          <w:t xml:space="preserve"> g</w:t>
        </w:r>
      </w:ins>
      <w:ins w:id="227" w:author="Timm Ziarnetzky" w:date="2020-07-27T11:57:00Z">
        <w:r w:rsidR="00CD3231">
          <w:t>e</w:t>
        </w:r>
      </w:ins>
      <w:ins w:id="228" w:author="Stefan Jollet" w:date="2020-06-25T07:39:00Z">
        <w:del w:id="229" w:author="Timm Ziarnetzky" w:date="2020-07-27T11:57:00Z">
          <w:r w:rsidR="00A37737" w:rsidDel="00CD3231">
            <w:delText>i</w:delText>
          </w:r>
        </w:del>
        <w:r w:rsidR="00A37737">
          <w:t>lt</w:t>
        </w:r>
      </w:ins>
      <w:ins w:id="230" w:author="Timm Ziarnetzky" w:date="2020-07-27T11:57:00Z">
        <w:r w:rsidR="00CD3231">
          <w:t>en</w:t>
        </w:r>
      </w:ins>
      <w:ins w:id="231" w:author="Stefan Jollet" w:date="2020-06-25T07:39:00Z">
        <w:r w:rsidR="00A37737">
          <w:t xml:space="preserve"> folgende Regel</w:t>
        </w:r>
      </w:ins>
      <w:ins w:id="232" w:author="Timm Ziarnetzky" w:date="2020-07-27T11:57:00Z">
        <w:r w:rsidR="00CD3231">
          <w:t>n</w:t>
        </w:r>
      </w:ins>
      <w:ins w:id="233" w:author="Stefan Jollet" w:date="2020-06-25T07:39:00Z">
        <w:r w:rsidR="00A37737">
          <w:t xml:space="preserve">: </w:t>
        </w:r>
      </w:ins>
    </w:p>
    <w:p w14:paraId="24943FF4" w14:textId="79DD549E" w:rsidR="00A37737" w:rsidRDefault="00376ABD" w:rsidP="002D2681">
      <w:pPr>
        <w:pStyle w:val="Listenabsatz"/>
        <w:numPr>
          <w:ilvl w:val="0"/>
          <w:numId w:val="22"/>
        </w:numPr>
        <w:rPr>
          <w:ins w:id="234" w:author="Stefan Jollet" w:date="2020-06-25T07:48:00Z"/>
        </w:rPr>
      </w:pPr>
      <w:ins w:id="235" w:author="Stefan Jollet" w:date="2020-06-25T07:41:00Z">
        <w:r>
          <w:t xml:space="preserve">n </w:t>
        </w:r>
      </w:ins>
      <w:ins w:id="236" w:author="Timm Ziarnetzky" w:date="2020-07-27T11:57:00Z">
        <w:r w:rsidR="00CD3231">
          <w:rPr>
            <w:rFonts w:cs="Arial"/>
          </w:rPr>
          <w:t>≤</w:t>
        </w:r>
      </w:ins>
      <w:ins w:id="237" w:author="Stefan Jollet" w:date="2020-07-01T14:04:00Z">
        <w:del w:id="238" w:author="Timm Ziarnetzky" w:date="2020-07-27T11:57:00Z">
          <w:r w:rsidR="00881CBE" w:rsidDel="00CD3231">
            <w:delText>&lt;</w:delText>
          </w:r>
        </w:del>
      </w:ins>
      <w:ins w:id="239" w:author="Stefan Jollet" w:date="2020-06-25T07:41:00Z">
        <w:del w:id="240" w:author="Timm Ziarnetzky" w:date="2020-07-27T11:57:00Z">
          <w:r w:rsidDel="00CD3231">
            <w:delText>=</w:delText>
          </w:r>
        </w:del>
        <w:r>
          <w:t xml:space="preserve"> 2 Pausen müssen geplant werden. </w:t>
        </w:r>
      </w:ins>
      <w:ins w:id="241" w:author="Stefan Jollet" w:date="2020-06-25T07:42:00Z">
        <w:r>
          <w:t xml:space="preserve">Eine Pause der Länge </w:t>
        </w:r>
      </w:ins>
      <w:ins w:id="242" w:author="Stefan Jollet" w:date="2020-07-01T14:04:00Z">
        <w:r w:rsidR="00881CBE">
          <w:t>x</w:t>
        </w:r>
        <w:r w:rsidR="00881CBE">
          <w:rPr>
            <w:vertAlign w:val="subscript"/>
          </w:rPr>
          <w:t>1</w:t>
        </w:r>
      </w:ins>
      <w:ins w:id="243" w:author="Stefan Jollet" w:date="2020-06-25T08:00:00Z">
        <w:r w:rsidR="000D052E">
          <w:rPr>
            <w:vertAlign w:val="subscript"/>
          </w:rPr>
          <w:t xml:space="preserve"> </w:t>
        </w:r>
        <w:r w:rsidR="000D052E">
          <w:t>Minuten</w:t>
        </w:r>
      </w:ins>
      <w:ins w:id="244" w:author="Stefan Jollet" w:date="2020-06-25T07:42:00Z">
        <w:r>
          <w:rPr>
            <w:vertAlign w:val="subscript"/>
          </w:rPr>
          <w:t xml:space="preserve"> </w:t>
        </w:r>
        <w:r>
          <w:t>nach y</w:t>
        </w:r>
        <w:r>
          <w:rPr>
            <w:vertAlign w:val="subscript"/>
          </w:rPr>
          <w:t xml:space="preserve">1 </w:t>
        </w:r>
        <w:r>
          <w:t xml:space="preserve">Minuten und eine Pause </w:t>
        </w:r>
      </w:ins>
      <w:ins w:id="245" w:author="Stefan Jollet" w:date="2020-07-01T13:53:00Z">
        <w:r w:rsidR="00E32723">
          <w:t xml:space="preserve">der Länge </w:t>
        </w:r>
      </w:ins>
      <w:ins w:id="246" w:author="Stefan Jollet" w:date="2020-07-01T14:04:00Z">
        <w:r w:rsidR="00881CBE">
          <w:t>x</w:t>
        </w:r>
        <w:r w:rsidR="00881CBE">
          <w:rPr>
            <w:vertAlign w:val="subscript"/>
          </w:rPr>
          <w:t>2</w:t>
        </w:r>
      </w:ins>
      <w:ins w:id="247" w:author="Stefan Jollet" w:date="2020-06-25T08:01:00Z">
        <w:r w:rsidR="00784D2E">
          <w:rPr>
            <w:vertAlign w:val="subscript"/>
          </w:rPr>
          <w:t xml:space="preserve"> </w:t>
        </w:r>
        <w:r w:rsidR="00F3120B">
          <w:t>Minuten</w:t>
        </w:r>
      </w:ins>
      <w:ins w:id="248" w:author="Stefan Jollet" w:date="2020-06-25T07:42:00Z">
        <w:r>
          <w:rPr>
            <w:vertAlign w:val="subscript"/>
          </w:rPr>
          <w:t xml:space="preserve"> </w:t>
        </w:r>
        <w:r>
          <w:t>nach y</w:t>
        </w:r>
        <w:r>
          <w:rPr>
            <w:vertAlign w:val="subscript"/>
          </w:rPr>
          <w:t xml:space="preserve">2 </w:t>
        </w:r>
        <w:r>
          <w:t>Minuten</w:t>
        </w:r>
      </w:ins>
      <w:ins w:id="249" w:author="Stefan Jollet" w:date="2020-06-25T07:44:00Z">
        <w:r w:rsidR="00852D6A">
          <w:t xml:space="preserve"> (</w:t>
        </w:r>
      </w:ins>
      <w:ins w:id="250" w:author="Timm Ziarnetzky" w:date="2020-07-27T11:58:00Z">
        <w:r w:rsidR="00CD3231">
          <w:t>e</w:t>
        </w:r>
      </w:ins>
      <w:ins w:id="251" w:author="Stefan Jollet" w:date="2020-06-25T07:44:00Z">
        <w:del w:id="252" w:author="Timm Ziarnetzky" w:date="2020-07-27T11:58:00Z">
          <w:r w:rsidR="00852D6A" w:rsidDel="00CD3231">
            <w:delText>E</w:delText>
          </w:r>
        </w:del>
        <w:r w:rsidR="00852D6A">
          <w:t xml:space="preserve">instellbare Parameter, nur n </w:t>
        </w:r>
      </w:ins>
      <w:ins w:id="253" w:author="Stefan Jollet" w:date="2020-07-01T14:04:00Z">
        <w:del w:id="254" w:author="Timm Ziarnetzky" w:date="2020-07-27T11:58:00Z">
          <w:r w:rsidR="00881CBE" w:rsidDel="00CD3231">
            <w:delText>&lt;</w:delText>
          </w:r>
        </w:del>
      </w:ins>
      <w:ins w:id="255" w:author="Stefan Jollet" w:date="2020-06-25T07:44:00Z">
        <w:del w:id="256" w:author="Timm Ziarnetzky" w:date="2020-07-27T11:58:00Z">
          <w:r w:rsidR="00852D6A" w:rsidDel="00CD3231">
            <w:delText xml:space="preserve">= 2 </w:delText>
          </w:r>
        </w:del>
        <w:r w:rsidR="00852D6A">
          <w:t>ist fix)</w:t>
        </w:r>
      </w:ins>
      <w:ins w:id="257" w:author="Timm Ziarnetzky" w:date="2020-07-27T13:12:00Z">
        <w:r w:rsidR="008576AC">
          <w:t>.</w:t>
        </w:r>
      </w:ins>
    </w:p>
    <w:p w14:paraId="786E55E1" w14:textId="0E22F977" w:rsidR="005F6769" w:rsidRDefault="005F6769" w:rsidP="002D2681">
      <w:pPr>
        <w:pStyle w:val="Listenabsatz"/>
        <w:numPr>
          <w:ilvl w:val="0"/>
          <w:numId w:val="22"/>
        </w:numPr>
        <w:rPr>
          <w:ins w:id="258" w:author="Stefan Jollet" w:date="2020-06-25T07:45:00Z"/>
        </w:rPr>
      </w:pPr>
      <w:ins w:id="259" w:author="Stefan Jollet" w:date="2020-06-25T07:48:00Z">
        <w:r>
          <w:t xml:space="preserve">Basis für </w:t>
        </w:r>
      </w:ins>
      <w:ins w:id="260" w:author="Stefan Jollet" w:date="2020-07-03T15:32:00Z">
        <w:r w:rsidR="00260D3D">
          <w:t>y</w:t>
        </w:r>
      </w:ins>
      <w:ins w:id="261" w:author="Stefan Jollet" w:date="2020-06-25T07:48:00Z">
        <w:r>
          <w:rPr>
            <w:vertAlign w:val="subscript"/>
          </w:rPr>
          <w:t xml:space="preserve">1 </w:t>
        </w:r>
        <w:r>
          <w:t>ist das SignOn</w:t>
        </w:r>
      </w:ins>
      <w:ins w:id="262" w:author="Timm Ziarnetzky" w:date="2020-07-27T11:52:00Z">
        <w:r w:rsidR="00CD3231">
          <w:t>,</w:t>
        </w:r>
      </w:ins>
      <w:ins w:id="263" w:author="Stefan Jollet" w:date="2020-06-25T07:51:00Z">
        <w:r w:rsidR="00970832">
          <w:t xml:space="preserve"> </w:t>
        </w:r>
      </w:ins>
      <w:ins w:id="264" w:author="Stefan Jollet" w:date="2020-07-03T15:32:00Z">
        <w:r w:rsidR="00260D3D">
          <w:t>y</w:t>
        </w:r>
      </w:ins>
      <w:ins w:id="265" w:author="Stefan Jollet" w:date="2020-06-25T07:51:00Z">
        <w:r w:rsidR="00970832">
          <w:rPr>
            <w:vertAlign w:val="subscript"/>
          </w:rPr>
          <w:t xml:space="preserve">2 </w:t>
        </w:r>
        <w:r w:rsidR="00970832">
          <w:t xml:space="preserve">richtet sich </w:t>
        </w:r>
        <w:r w:rsidR="00705B46">
          <w:t xml:space="preserve">nach </w:t>
        </w:r>
      </w:ins>
      <w:ins w:id="266" w:author="Timm Ziarnetzky" w:date="2020-07-27T11:55:00Z">
        <w:r w:rsidR="00CD3231">
          <w:t>dem Ende der vorangegangenen Pause</w:t>
        </w:r>
      </w:ins>
      <w:ins w:id="267" w:author="Stefan Jollet" w:date="2020-06-25T07:51:00Z">
        <w:del w:id="268" w:author="Timm Ziarnetzky" w:date="2020-07-27T11:55:00Z">
          <w:r w:rsidR="00705B46" w:rsidDel="00CD3231">
            <w:delText>x</w:delText>
          </w:r>
        </w:del>
      </w:ins>
      <w:ins w:id="269" w:author="Stefan Jollet" w:date="2020-06-25T07:52:00Z">
        <w:del w:id="270" w:author="Timm Ziarnetzky" w:date="2020-07-27T11:55:00Z">
          <w:r w:rsidR="00E51EAF" w:rsidDel="00CD3231">
            <w:rPr>
              <w:vertAlign w:val="subscript"/>
            </w:rPr>
            <w:delText>1</w:delText>
          </w:r>
        </w:del>
      </w:ins>
      <w:ins w:id="271" w:author="Timm Ziarnetzky" w:date="2020-07-27T13:13:00Z">
        <w:r w:rsidR="008576AC">
          <w:t>.</w:t>
        </w:r>
      </w:ins>
    </w:p>
    <w:p w14:paraId="36CF0790" w14:textId="6EC8F0AB" w:rsidR="000C6DA5" w:rsidRDefault="00EE350F" w:rsidP="002D2681">
      <w:pPr>
        <w:pStyle w:val="Listenabsatz"/>
        <w:numPr>
          <w:ilvl w:val="0"/>
          <w:numId w:val="22"/>
        </w:numPr>
        <w:rPr>
          <w:ins w:id="272" w:author="Stefan Jollet" w:date="2020-06-25T08:05:00Z"/>
        </w:rPr>
      </w:pPr>
      <w:ins w:id="273" w:author="Stefan Jollet" w:date="2020-06-25T07:45:00Z">
        <w:r>
          <w:t xml:space="preserve">Wenn eine Pause </w:t>
        </w:r>
      </w:ins>
      <w:ins w:id="274" w:author="Stefan Jollet" w:date="2020-07-03T15:32:00Z">
        <w:del w:id="275" w:author="Timm Ziarnetzky" w:date="2020-07-27T11:54:00Z">
          <w:r w:rsidR="00260D3D" w:rsidDel="00CD3231">
            <w:delText>y</w:delText>
          </w:r>
        </w:del>
      </w:ins>
      <w:ins w:id="276" w:author="Stefan Jollet" w:date="2020-06-25T07:46:00Z">
        <w:del w:id="277" w:author="Timm Ziarnetzky" w:date="2020-07-27T11:54:00Z">
          <w:r w:rsidDel="00CD3231">
            <w:rPr>
              <w:vertAlign w:val="subscript"/>
            </w:rPr>
            <w:delText xml:space="preserve">1 </w:delText>
          </w:r>
        </w:del>
        <w:r>
          <w:t xml:space="preserve">kürzer oder länger </w:t>
        </w:r>
      </w:ins>
      <w:ins w:id="278" w:author="Timm Ziarnetzky" w:date="2020-07-27T11:56:00Z">
        <w:r w:rsidR="00CD3231">
          <w:t xml:space="preserve">war </w:t>
        </w:r>
      </w:ins>
      <w:ins w:id="279" w:author="Stefan Jollet" w:date="2020-06-25T07:46:00Z">
        <w:r>
          <w:t xml:space="preserve">als </w:t>
        </w:r>
      </w:ins>
      <w:ins w:id="280" w:author="Timm Ziarnetzky" w:date="2020-07-27T11:55:00Z">
        <w:r w:rsidR="00CD3231">
          <w:t>definiert</w:t>
        </w:r>
      </w:ins>
      <w:ins w:id="281" w:author="Stefan Jollet" w:date="2020-07-03T15:32:00Z">
        <w:del w:id="282" w:author="Timm Ziarnetzky" w:date="2020-07-27T11:55:00Z">
          <w:r w:rsidR="00260D3D" w:rsidDel="00CD3231">
            <w:delText>x</w:delText>
          </w:r>
        </w:del>
      </w:ins>
      <w:ins w:id="283" w:author="Stefan Jollet" w:date="2020-06-25T07:46:00Z">
        <w:del w:id="284" w:author="Timm Ziarnetzky" w:date="2020-07-27T11:55:00Z">
          <w:r w:rsidDel="00CD3231">
            <w:rPr>
              <w:vertAlign w:val="subscript"/>
            </w:rPr>
            <w:delText>1</w:delText>
          </w:r>
        </w:del>
        <w:del w:id="285" w:author="Timm Ziarnetzky" w:date="2020-07-27T11:56:00Z">
          <w:r w:rsidDel="00CD3231">
            <w:rPr>
              <w:vertAlign w:val="subscript"/>
            </w:rPr>
            <w:delText xml:space="preserve"> </w:delText>
          </w:r>
          <w:r w:rsidDel="00CD3231">
            <w:delText>war</w:delText>
          </w:r>
        </w:del>
      </w:ins>
      <w:ins w:id="286" w:author="Timm Ziarnetzky" w:date="2020-07-27T11:56:00Z">
        <w:r w:rsidR="00CD3231">
          <w:t>,</w:t>
        </w:r>
      </w:ins>
      <w:ins w:id="287" w:author="Stefan Jollet" w:date="2020-06-25T07:46:00Z">
        <w:r>
          <w:t xml:space="preserve"> hat das keine Auswirkung auf </w:t>
        </w:r>
      </w:ins>
      <w:ins w:id="288" w:author="Timm Ziarnetzky" w:date="2020-07-27T11:56:00Z">
        <w:r w:rsidR="00CD3231">
          <w:t>die Länge der nachfolgenden Pause</w:t>
        </w:r>
      </w:ins>
      <w:ins w:id="289" w:author="Stefan Jollet" w:date="2020-07-03T15:32:00Z">
        <w:del w:id="290" w:author="Timm Ziarnetzky" w:date="2020-07-27T11:56:00Z">
          <w:r w:rsidR="00260D3D" w:rsidDel="00CD3231">
            <w:delText>x</w:delText>
          </w:r>
        </w:del>
      </w:ins>
      <w:ins w:id="291" w:author="Stefan Jollet" w:date="2020-06-25T07:47:00Z">
        <w:del w:id="292" w:author="Timm Ziarnetzky" w:date="2020-07-27T11:56:00Z">
          <w:r w:rsidDel="00CD3231">
            <w:rPr>
              <w:vertAlign w:val="subscript"/>
            </w:rPr>
            <w:delText>2</w:delText>
          </w:r>
        </w:del>
      </w:ins>
      <w:ins w:id="293" w:author="Timm Ziarnetzky" w:date="2020-07-27T13:13:00Z">
        <w:r w:rsidR="008576AC">
          <w:t>.</w:t>
        </w:r>
      </w:ins>
    </w:p>
    <w:p w14:paraId="059449F1" w14:textId="2DC5B0EE" w:rsidR="00741F92" w:rsidDel="00AA0CDE" w:rsidRDefault="000C6DA5" w:rsidP="002D2681">
      <w:pPr>
        <w:pStyle w:val="Listenabsatz"/>
        <w:numPr>
          <w:ilvl w:val="0"/>
          <w:numId w:val="22"/>
        </w:numPr>
        <w:rPr>
          <w:del w:id="294" w:author="Stefan Jollet" w:date="2020-06-25T07:49:00Z"/>
        </w:rPr>
      </w:pPr>
      <w:ins w:id="295" w:author="Stefan Jollet" w:date="2020-06-25T08:05:00Z">
        <w:r>
          <w:t>Milkruns dürfen durch Pausen nicht unterbrochen werden</w:t>
        </w:r>
      </w:ins>
      <w:ins w:id="296" w:author="Stefan Jollet" w:date="2020-06-25T08:06:00Z">
        <w:r w:rsidR="00F801A9">
          <w:t xml:space="preserve">. Wenn die Dauer eines Milkruns größer als </w:t>
        </w:r>
      </w:ins>
      <w:ins w:id="297" w:author="Stefan Jollet" w:date="2020-07-03T15:33:00Z">
        <w:r w:rsidR="00260D3D">
          <w:t>y</w:t>
        </w:r>
      </w:ins>
      <w:ins w:id="298" w:author="Stefan Jollet" w:date="2020-06-25T08:06:00Z">
        <w:r w:rsidR="00F801A9">
          <w:rPr>
            <w:vertAlign w:val="subscript"/>
          </w:rPr>
          <w:t>1</w:t>
        </w:r>
        <w:r w:rsidR="00F801A9">
          <w:t xml:space="preserve"> oder </w:t>
        </w:r>
      </w:ins>
      <w:ins w:id="299" w:author="Stefan Jollet" w:date="2020-07-03T15:33:00Z">
        <w:r w:rsidR="00260D3D">
          <w:t>y</w:t>
        </w:r>
      </w:ins>
      <w:ins w:id="300" w:author="Stefan Jollet" w:date="2020-06-25T08:06:00Z">
        <w:r w:rsidR="00F801A9">
          <w:rPr>
            <w:vertAlign w:val="subscript"/>
          </w:rPr>
          <w:t>2</w:t>
        </w:r>
        <w:r w:rsidR="00F801A9">
          <w:t xml:space="preserve"> ist, wird eine </w:t>
        </w:r>
      </w:ins>
      <w:ins w:id="301" w:author="Stefan Jollet" w:date="2020-06-25T08:07:00Z">
        <w:r w:rsidR="00F801A9">
          <w:t>Pause direkt davor geplant</w:t>
        </w:r>
      </w:ins>
      <w:ins w:id="302" w:author="Timm Ziarnetzky" w:date="2020-07-27T13:13:00Z">
        <w:r w:rsidR="008576AC">
          <w:t>.</w:t>
        </w:r>
      </w:ins>
    </w:p>
    <w:p w14:paraId="25A87C83" w14:textId="58FC38FA" w:rsidR="00673116" w:rsidRPr="00ED34AA" w:rsidRDefault="00B64EC3" w:rsidP="002D2681">
      <w:pPr>
        <w:pStyle w:val="Listenabsatz"/>
        <w:numPr>
          <w:ilvl w:val="0"/>
          <w:numId w:val="22"/>
        </w:numPr>
        <w:rPr>
          <w:ins w:id="303" w:author="Stefan Jollet" w:date="2020-06-25T07:49:00Z"/>
        </w:rPr>
      </w:pPr>
      <w:ins w:id="304" w:author="Stefan Jollet" w:date="2020-08-18T07:07:00Z">
        <w:r>
          <w:t xml:space="preserve">Pausen </w:t>
        </w:r>
      </w:ins>
      <w:ins w:id="305" w:author="Stefan Jollet" w:date="2020-07-16T07:58:00Z">
        <w:r w:rsidR="008B4586">
          <w:t>sind nicht erlaubt, wenn das Fahrzeug beladen ist</w:t>
        </w:r>
      </w:ins>
      <w:ins w:id="306" w:author="Stefan Jollet" w:date="2020-08-18T07:07:00Z">
        <w:r w:rsidR="005113DE">
          <w:t xml:space="preserve"> und sollen immer am Werk genommen werden.</w:t>
        </w:r>
      </w:ins>
    </w:p>
    <w:p w14:paraId="48D99FF7" w14:textId="2AA652AD" w:rsidR="00C606FA" w:rsidRDefault="0077117C" w:rsidP="008A0FB7">
      <w:pPr>
        <w:pStyle w:val="berschrift4"/>
      </w:pPr>
      <w:ins w:id="307" w:author="Stefan Jollet" w:date="2020-06-25T09:55:00Z">
        <w:r>
          <w:lastRenderedPageBreak/>
          <w:t xml:space="preserve"> </w:t>
        </w:r>
      </w:ins>
      <w:r w:rsidR="00C606FA">
        <w:t>Zeitfenster</w:t>
      </w:r>
      <w:r w:rsidR="00834A32">
        <w:t>/Deadline</w:t>
      </w:r>
    </w:p>
    <w:p w14:paraId="418D1D8D" w14:textId="27FDE693"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 xml:space="preserve">Die Entladung </w:t>
      </w:r>
      <w:r w:rsidR="007057F0">
        <w:t>jede</w:t>
      </w:r>
      <w:r w:rsidR="000D41B1">
        <w:t>r</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enster geplant werden. Verspätungen</w:t>
      </w:r>
      <w:ins w:id="308" w:author="Stefan Jollet" w:date="2020-05-20T14:19:00Z">
        <w:r w:rsidR="000975BE">
          <w:t xml:space="preserve"> von Lieferungen</w:t>
        </w:r>
      </w:ins>
      <w:ins w:id="309" w:author="Stefan Jollet" w:date="2020-06-25T08:03:00Z">
        <w:r w:rsidR="00BC47E8">
          <w:t xml:space="preserve"> </w:t>
        </w:r>
      </w:ins>
      <w:del w:id="310" w:author="Stefan Jollet" w:date="2020-05-20T14:16:00Z">
        <w:r w:rsidR="00C16DA2" w:rsidDel="00051175">
          <w:delText xml:space="preserve"> </w:delText>
        </w:r>
      </w:del>
      <w:ins w:id="311" w:author="Stefan Jollet" w:date="2020-05-20T14:16:00Z">
        <w:r w:rsidR="00051175">
          <w:t xml:space="preserve">sollen vermieden werden, sind aber </w:t>
        </w:r>
      </w:ins>
      <w:ins w:id="312" w:author="Timm Ziarnetzky" w:date="2020-07-27T12:01:00Z">
        <w:r w:rsidR="00DB13D7">
          <w:t>erlaubt</w:t>
        </w:r>
      </w:ins>
      <w:ins w:id="313" w:author="Stefan Jollet" w:date="2020-05-20T14:16:00Z">
        <w:del w:id="314" w:author="Timm Ziarnetzky" w:date="2020-07-27T12:02:00Z">
          <w:r w:rsidR="00051175" w:rsidDel="00DB13D7">
            <w:delText>möglich</w:delText>
          </w:r>
        </w:del>
        <w:del w:id="315" w:author="Timm Ziarnetzky" w:date="2020-07-03T09:57:00Z">
          <w:r w:rsidR="00051175" w:rsidDel="00200690">
            <w:delText>.</w:delText>
          </w:r>
        </w:del>
      </w:ins>
      <w:del w:id="316" w:author="Stefan Jollet" w:date="2020-05-20T14:16:00Z">
        <w:r w:rsidR="00C16DA2" w:rsidDel="00051175">
          <w:delText>werden in der Zielfunktion bestraft</w:delText>
        </w:r>
      </w:del>
      <w:r w:rsidR="00C16DA2">
        <w:t>.</w:t>
      </w:r>
      <w:r w:rsidR="00C610D3">
        <w:t xml:space="preserve"> </w:t>
      </w:r>
      <w:ins w:id="317" w:author="Stefan Jollet" w:date="2020-09-09T14:27:00Z">
        <w:r w:rsidR="00A105AE">
          <w:t>Wichtig ist dabei, dass Verspätu</w:t>
        </w:r>
      </w:ins>
      <w:ins w:id="318" w:author="Stefan Jollet" w:date="2020-09-09T14:28:00Z">
        <w:r w:rsidR="00A105AE">
          <w:t xml:space="preserve">ngen nicht rein auf Lieferungsebene bewertet werden, sondern auch </w:t>
        </w:r>
      </w:ins>
      <w:ins w:id="319" w:author="Stefan Jollet" w:date="2020-09-09T14:34:00Z">
        <w:r w:rsidR="00D408FF">
          <w:t>kumu</w:t>
        </w:r>
      </w:ins>
      <w:ins w:id="320" w:author="Stefan Jollet" w:date="2020-09-09T14:35:00Z">
        <w:r w:rsidR="00D408FF">
          <w:t xml:space="preserve">liert </w:t>
        </w:r>
      </w:ins>
      <w:ins w:id="321" w:author="Stefan Jollet" w:date="2020-09-09T14:28:00Z">
        <w:r w:rsidR="00A105AE">
          <w:t xml:space="preserve">auf Auftragsebene. </w:t>
        </w:r>
      </w:ins>
      <w:ins w:id="322" w:author="Stefan Jollet" w:date="2020-09-09T14:32:00Z">
        <w:r w:rsidR="00A105AE">
          <w:t xml:space="preserve">Es soll </w:t>
        </w:r>
      </w:ins>
      <w:ins w:id="323" w:author="Stefan Jollet" w:date="2020-09-09T14:36:00Z">
        <w:r w:rsidR="00AA3E3B">
          <w:t xml:space="preserve">damit </w:t>
        </w:r>
      </w:ins>
      <w:ins w:id="324" w:author="Stefan Jollet" w:date="2020-09-09T14:32:00Z">
        <w:r w:rsidR="00A105AE">
          <w:t>vermieden werden, dass 5 verspätete Lieferungen eines Auftrags gleich gewichtet werden, wie 5 verspätete Einzellieferungen (siehe Australien SCR 212)</w:t>
        </w:r>
      </w:ins>
      <w:ins w:id="325" w:author="Stefan Jollet" w:date="2020-09-09T14:33:00Z">
        <w:r w:rsidR="00A105AE">
          <w:t xml:space="preserve">. </w:t>
        </w:r>
      </w:ins>
      <w:ins w:id="326" w:author="Stefan Jollet" w:date="2020-07-13T07:55:00Z">
        <w:r w:rsidR="00BF79E3">
          <w:t>Des Weit</w:t>
        </w:r>
      </w:ins>
      <w:ins w:id="327" w:author="Stefan Jollet" w:date="2020-07-13T07:56:00Z">
        <w:r w:rsidR="00BF79E3">
          <w:t>eren soll gep</w:t>
        </w:r>
      </w:ins>
      <w:ins w:id="328" w:author="Stefan Jollet" w:date="2020-05-20T14:19:00Z">
        <w:r w:rsidR="00FC4A17">
          <w:t>rüf</w:t>
        </w:r>
      </w:ins>
      <w:ins w:id="329" w:author="Stefan Jollet" w:date="2020-07-13T07:56:00Z">
        <w:r w:rsidR="00BF79E3">
          <w:t>t werden,</w:t>
        </w:r>
      </w:ins>
      <w:ins w:id="330" w:author="Stefan Jollet" w:date="2020-05-20T14:19:00Z">
        <w:r w:rsidR="00FC4A17">
          <w:t xml:space="preserve"> inwiefern eine </w:t>
        </w:r>
      </w:ins>
      <w:ins w:id="331" w:author="Stefan Jollet" w:date="2020-05-20T14:20:00Z">
        <w:r w:rsidR="00FC4A17">
          <w:t>maximale Verspätung pro Lieferung sinnvoll ist, damit der Li</w:t>
        </w:r>
        <w:r w:rsidR="001D0118">
          <w:t>e</w:t>
        </w:r>
        <w:r w:rsidR="00FC4A17">
          <w:t xml:space="preserve">ferfluss nicht vollständig abgebrochen wird. </w:t>
        </w:r>
      </w:ins>
      <w:ins w:id="332" w:author="Stefan Jollet" w:date="2020-06-23T15:01:00Z">
        <w:r w:rsidR="00A94ECF">
          <w:t>I</w:t>
        </w:r>
      </w:ins>
      <w:ins w:id="333" w:author="Timm Ziarnetzky" w:date="2020-07-27T12:04:00Z">
        <w:r w:rsidR="00DB13D7">
          <w:t>n der Transferoptimierung</w:t>
        </w:r>
      </w:ins>
      <w:ins w:id="334" w:author="Stefan Jollet" w:date="2020-06-23T15:01:00Z">
        <w:del w:id="335" w:author="Timm Ziarnetzky" w:date="2020-07-27T12:04:00Z">
          <w:r w:rsidR="00A94ECF" w:rsidDel="00DB13D7">
            <w:delText>m FiFo</w:delText>
          </w:r>
        </w:del>
        <w:r w:rsidR="00A94ECF">
          <w:t xml:space="preserve"> wird die Deadline aktuell </w:t>
        </w:r>
        <w:del w:id="336" w:author="Timm Ziarnetzky" w:date="2020-07-27T12:05:00Z">
          <w:r w:rsidR="00A94ECF" w:rsidDel="00DB13D7">
            <w:delText xml:space="preserve">gar </w:delText>
          </w:r>
        </w:del>
        <w:r w:rsidR="00A94ECF">
          <w:t>nicht berücksichtigt. Im Betonbereich ist es auch nicht sinnvoll</w:t>
        </w:r>
      </w:ins>
      <w:ins w:id="337" w:author="Stefan Jollet" w:date="2020-07-01T15:16:00Z">
        <w:r w:rsidR="0039094D">
          <w:t xml:space="preserve"> </w:t>
        </w:r>
      </w:ins>
      <w:ins w:id="338" w:author="Stefan Jollet" w:date="2020-06-23T15:01:00Z">
        <w:r w:rsidR="00A94ECF">
          <w:t>Aufträge nur halb einzuplanen.</w:t>
        </w:r>
      </w:ins>
      <w:ins w:id="339" w:author="Stefan Jollet" w:date="2020-06-23T15:05:00Z">
        <w:r w:rsidR="00A94ECF">
          <w:t xml:space="preserve"> </w:t>
        </w:r>
      </w:ins>
      <w:ins w:id="340" w:author="Stefan Jollet" w:date="2020-07-16T07:59:00Z">
        <w:r w:rsidR="008B4586">
          <w:t>Daher soll die Deadline in der neuen Optimierung ebenfalls nicht eingehalten werden</w:t>
        </w:r>
      </w:ins>
      <w:ins w:id="341" w:author="Timm Ziarnetzky" w:date="2020-07-27T12:05:00Z">
        <w:r w:rsidR="00DB13D7">
          <w:t xml:space="preserve"> müssen</w:t>
        </w:r>
      </w:ins>
      <w:ins w:id="342" w:author="Stefan Jollet" w:date="2020-07-16T07:59:00Z">
        <w:r w:rsidR="008B4586">
          <w:t>.</w:t>
        </w:r>
      </w:ins>
      <w:ins w:id="343" w:author="Stefan Jollet" w:date="2020-09-09T13:03:00Z">
        <w:r w:rsidR="00AE21E3">
          <w:t xml:space="preserve"> Allerdings wird im PP-Modus eine Lieferung nur eingeplant, wenn sie direkt ins Zeitfenster passt oder liegen gelassen. Das soll so auch in der neuen Optimierung umgesetzt werden.</w:t>
        </w:r>
      </w:ins>
      <w:ins w:id="344" w:author="Stefan Jollet" w:date="2020-07-16T07:59:00Z">
        <w:r w:rsidR="008B4586">
          <w:t xml:space="preserve"> </w:t>
        </w:r>
      </w:ins>
      <w:ins w:id="345" w:author="Stefan Jollet" w:date="2020-06-23T15:01:00Z">
        <w:del w:id="346" w:author="Timm Ziarnetzky" w:date="2020-07-03T09:57:00Z">
          <w:r w:rsidR="00A94ECF" w:rsidDel="00E20855">
            <w:delText xml:space="preserve"> </w:delText>
          </w:r>
        </w:del>
      </w:ins>
      <w:del w:id="347" w:author="Stefan Jollet" w:date="2020-07-16T08:00:00Z">
        <w:r w:rsidR="00C610D3" w:rsidDel="00203C71">
          <w:delText xml:space="preserve">Die Deadline eines Auftrags ist eine harte Grenze, hinter der der Auftrag nicht mehr eingeplant </w:delText>
        </w:r>
        <w:r w:rsidR="00463BE5" w:rsidDel="00203C71">
          <w:delText>werden kann</w:delText>
        </w:r>
        <w:r w:rsidR="006241BB" w:rsidDel="00203C71">
          <w:delText>.</w:delText>
        </w:r>
      </w:del>
      <w:ins w:id="348" w:author="Stefan Jollet" w:date="2020-07-13T07:56:00Z">
        <w:r w:rsidR="00BF79E3">
          <w:t xml:space="preserve">Zu frühes Laden soll nicht kategorisch ausgeschlossen werden, muss aber durch einen Gruppenparamenter </w:t>
        </w:r>
      </w:ins>
      <w:ins w:id="349" w:author="Stefan Jollet" w:date="2020-09-09T14:52:00Z">
        <w:r w:rsidR="00FF1B9D">
          <w:t xml:space="preserve">(shelftime) </w:t>
        </w:r>
      </w:ins>
      <w:ins w:id="350" w:author="Stefan Jollet" w:date="2020-07-13T07:57:00Z">
        <w:r w:rsidR="00BF79E3">
          <w:t>begrenzt sein.</w:t>
        </w:r>
      </w:ins>
    </w:p>
    <w:p w14:paraId="07E11749" w14:textId="0DEF268B" w:rsidR="00AE645A" w:rsidRDefault="0077117C" w:rsidP="008A0FB7">
      <w:pPr>
        <w:pStyle w:val="berschrift4"/>
      </w:pPr>
      <w:ins w:id="351" w:author="Stefan Jollet" w:date="2020-06-25T09:55:00Z">
        <w:r>
          <w:t xml:space="preserve"> </w:t>
        </w:r>
      </w:ins>
      <w:r w:rsidR="00AE645A">
        <w:t>Lieferfluss</w:t>
      </w:r>
    </w:p>
    <w:p w14:paraId="143704C1" w14:textId="1FF2585E" w:rsidR="00F03093" w:rsidRPr="00ED34AA" w:rsidRDefault="00232E47" w:rsidP="005A6F34">
      <w:r>
        <w:t xml:space="preserve">In der Betonbranche ist es unerlässlich, dass an der Baustelle ein steter Lieferfluss eingehalten wird. </w:t>
      </w:r>
      <w:ins w:id="352" w:author="Stefan Jollet" w:date="2020-06-23T16:04:00Z">
        <w:r w:rsidR="00064502">
          <w:t xml:space="preserve">Daher wird nur „Precise Loadspacing“ unterstützt. </w:t>
        </w:r>
      </w:ins>
      <w:r w:rsidR="00BA363C">
        <w:t>Der Lieferfluss kann wie bisher im Auftrag über ein Zeitintervall</w:t>
      </w:r>
      <w:ins w:id="353" w:author="Stefan Jollet" w:date="2020-06-25T08:34:00Z">
        <w:r w:rsidR="002F74C9">
          <w:t xml:space="preserve"> (alle 15 Minuten)</w:t>
        </w:r>
      </w:ins>
      <w:r w:rsidR="00BA363C">
        <w:t xml:space="preserve"> oder eine zu liefernde Menge pro Stunde angegeben werden</w:t>
      </w:r>
      <w:ins w:id="354" w:author="Stefan Jollet" w:date="2020-09-09T13:01:00Z">
        <w:r w:rsidR="00AE21E3">
          <w:t xml:space="preserve"> (intern wird immer nur der Lieferfluss gespeichert)</w:t>
        </w:r>
      </w:ins>
      <w:r w:rsidR="00BA363C">
        <w:t>.</w:t>
      </w:r>
      <w:ins w:id="355" w:author="Stefan Jollet" w:date="2020-06-25T08:34:00Z">
        <w:r w:rsidR="002F74C9">
          <w:t xml:space="preserve"> Ist der Lieferfluss als Menge gegeben, wird das Zeitinterv</w:t>
        </w:r>
      </w:ins>
      <w:ins w:id="356" w:author="Stefan Jollet" w:date="2020-06-25T08:35:00Z">
        <w:r w:rsidR="002F74C9">
          <w:t xml:space="preserve">all berechnet, indem die Kapazität des Fahrzeugtyps durch </w:t>
        </w:r>
      </w:ins>
      <w:ins w:id="357" w:author="Stefan Jollet" w:date="2020-06-25T08:36:00Z">
        <w:r w:rsidR="002F74C9">
          <w:t xml:space="preserve">den Lieferfluss </w:t>
        </w:r>
      </w:ins>
      <w:ins w:id="358" w:author="Stefan Jollet" w:date="2020-06-25T08:35:00Z">
        <w:r w:rsidR="002F74C9">
          <w:t xml:space="preserve">geteilt und mit 60 multipliziert wird (z.B. </w:t>
        </w:r>
      </w:ins>
      <w:ins w:id="359" w:author="Stefan Jollet" w:date="2020-06-25T08:36:00Z">
        <w:r w:rsidR="002F74C9">
          <w:t>8/32*60).</w:t>
        </w:r>
      </w:ins>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xml:space="preserve">, was bedeutet, dass versucht </w:t>
      </w:r>
      <w:r w:rsidR="00183543">
        <w:lastRenderedPageBreak/>
        <w:t>werden soll ein Auftrag komplett einzuplanen anstatt zwei Aufträge halb.</w:t>
      </w:r>
      <w:r w:rsidR="00986B55">
        <w:t xml:space="preserve"> </w:t>
      </w:r>
      <w:ins w:id="360" w:author="Stefan Jollet" w:date="2020-06-25T08:36:00Z">
        <w:r w:rsidR="00CC4640">
          <w:t>Daraus folgt, dass</w:t>
        </w:r>
      </w:ins>
      <w:ins w:id="361" w:author="Stefan Jollet" w:date="2020-06-25T08:37:00Z">
        <w:r w:rsidR="00CC4640">
          <w:t xml:space="preserve"> das Liegenlassen oder Verspäten einer ersten Lieferung weniger „teuer“ sein muss, als wenn es sich um eine Lieferung handelt, die nicht die erste Lieferung eines Auftrags ist. </w:t>
        </w:r>
      </w:ins>
      <w:r w:rsidR="00986B55">
        <w:t>Wenn</w:t>
      </w:r>
      <w:r w:rsidR="00B65EB0">
        <w:t xml:space="preserve"> im RT-Betrieb ein</w:t>
      </w:r>
      <w:r w:rsidR="00986B55">
        <w:t xml:space="preserve"> Auftrag einmal gestartet wurde, sollen die Lieferungen dieses Auftrags gegenüber den Lieferungen eines nicht gestarteten Auftrags bevorzugt werden</w:t>
      </w:r>
      <w:ins w:id="362" w:author="Stefan Jollet" w:date="2020-03-02T08:33:00Z">
        <w:r w:rsidR="00986B55">
          <w:t xml:space="preserve">. </w:t>
        </w:r>
      </w:ins>
      <w:ins w:id="363" w:author="Stefan Jollet" w:date="2020-05-20T14:33:00Z">
        <w:r w:rsidR="006241BB">
          <w:t xml:space="preserve">Es soll im Interface über einen </w:t>
        </w:r>
      </w:ins>
      <w:ins w:id="364" w:author="Stefan Jollet" w:date="2020-07-13T07:58:00Z">
        <w:r w:rsidR="009A3698">
          <w:t>Gruppenp</w:t>
        </w:r>
      </w:ins>
      <w:ins w:id="365" w:author="Stefan Jollet" w:date="2020-05-20T14:33:00Z">
        <w:r w:rsidR="006241BB">
          <w:t xml:space="preserve">arameter </w:t>
        </w:r>
      </w:ins>
      <w:ins w:id="366" w:author="Stefan Jollet" w:date="2020-07-13T07:58:00Z">
        <w:r w:rsidR="009A3698">
          <w:t>festgelegt</w:t>
        </w:r>
      </w:ins>
      <w:ins w:id="367" w:author="Stefan Jollet" w:date="2020-05-20T14:33:00Z">
        <w:r w:rsidR="006241BB">
          <w:t xml:space="preserve"> werden, ob die Toleranz des Lieferflusses nur rechts oder auch links/mittig eingeplant werden soll.</w:t>
        </w:r>
      </w:ins>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126C6873" w:rsidR="009E6D9D" w:rsidRPr="00ED34AA" w:rsidDel="009C046D" w:rsidRDefault="00E87D2C" w:rsidP="009C046D">
      <w:pPr>
        <w:rPr>
          <w:del w:id="368" w:author="Stefan Jollet" w:date="2020-01-28T14:39:00Z"/>
        </w:rPr>
      </w:pPr>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ins w:id="369" w:author="Stefan Jollet" w:date="2020-05-20T14:38:00Z">
        <w:r w:rsidR="00A07D06">
          <w:t xml:space="preserve"> Fahrer werden weiterhin nicht explizit auf Autos geplant, sondern werden nur über ihre Eigenschaften in der jeweiligen Schicht berücksichtig</w:t>
        </w:r>
      </w:ins>
      <w:ins w:id="370" w:author="Stefan Jollet" w:date="2020-06-25T08:44:00Z">
        <w:r w:rsidR="00254D60">
          <w:t xml:space="preserve">t. </w:t>
        </w:r>
      </w:ins>
    </w:p>
    <w:p w14:paraId="44BAEBC1" w14:textId="5EA9AF9E" w:rsidR="00330B5E" w:rsidRDefault="0077117C" w:rsidP="008A0FB7">
      <w:pPr>
        <w:pStyle w:val="berschrift4"/>
      </w:pPr>
      <w:ins w:id="371" w:author="Stefan Jollet" w:date="2020-06-25T09:55:00Z">
        <w:r>
          <w:t xml:space="preserve"> </w:t>
        </w:r>
      </w:ins>
      <w:r w:rsidR="00330B5E">
        <w:t>Fahrzeugkapazitäten</w:t>
      </w:r>
      <w:r w:rsidR="00080662">
        <w:t>/Restmengen</w:t>
      </w:r>
    </w:p>
    <w:p w14:paraId="5A1DEC7B" w14:textId="088E3AEF"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del w:id="372" w:author="Stefan Jollet" w:date="2020-07-13T07:59:00Z">
        <w:r w:rsidR="00C159D8" w:rsidDel="00E4620A">
          <w:delText xml:space="preserve">Diese </w:delText>
        </w:r>
        <w:r w:rsidR="002D3A68" w:rsidDel="00E4620A">
          <w:delText xml:space="preserve">sollen </w:delText>
        </w:r>
        <w:r w:rsidR="00C159D8" w:rsidDel="00E4620A">
          <w:delText>auch in der Zielfunktion berücksichtigt</w:delText>
        </w:r>
        <w:r w:rsidR="002D3A68" w:rsidDel="00E4620A">
          <w:delText xml:space="preserve"> werden</w:delText>
        </w:r>
        <w:r w:rsidR="00AB4F31" w:rsidDel="00E4620A">
          <w:delText xml:space="preserve">, damit </w:delText>
        </w:r>
      </w:del>
      <w:ins w:id="373" w:author="Stefan Jollet" w:date="2020-07-13T07:59:00Z">
        <w:r w:rsidR="00E4620A">
          <w:t xml:space="preserve">Dies soll insofern Berücksichtigung finden, dass </w:t>
        </w:r>
      </w:ins>
      <w:r w:rsidR="00AB4F31">
        <w:t xml:space="preserve">beispielsweise kleine Aufträge </w:t>
      </w:r>
      <w:r w:rsidR="004B7492">
        <w:t xml:space="preserve">bevorzugt </w:t>
      </w:r>
      <w:r w:rsidR="00AB4F31">
        <w:t>auf kleinere Fahrzeuge geplant werden.</w:t>
      </w:r>
      <w:ins w:id="374" w:author="Stefan Jollet" w:date="2020-07-13T08:00:00Z">
        <w:r w:rsidR="00E4620A">
          <w:t xml:space="preserve"> </w:t>
        </w:r>
      </w:ins>
      <w:ins w:id="375" w:author="Timm Ziarnetzky" w:date="2020-07-27T12:19:00Z">
        <w:r w:rsidR="00854779">
          <w:lastRenderedPageBreak/>
          <w:t>Daneben soll für</w:t>
        </w:r>
      </w:ins>
      <w:ins w:id="376" w:author="Stefan Jollet" w:date="2020-07-13T08:03:00Z">
        <w:r w:rsidR="00E4620A">
          <w:t xml:space="preserve"> zwei </w:t>
        </w:r>
      </w:ins>
      <w:ins w:id="377" w:author="Timm Ziarnetzky" w:date="2020-07-27T12:19:00Z">
        <w:r w:rsidR="00854779">
          <w:t xml:space="preserve">etwa </w:t>
        </w:r>
      </w:ins>
      <w:ins w:id="378" w:author="Stefan Jollet" w:date="2020-07-13T08:04:00Z">
        <w:r w:rsidR="00592CE8">
          <w:t>gleichgroße Aufträge</w:t>
        </w:r>
      </w:ins>
      <w:ins w:id="379" w:author="Stefan Jollet" w:date="2020-07-13T08:03:00Z">
        <w:r w:rsidR="00E4620A">
          <w:t xml:space="preserve">, von denen einer weiter </w:t>
        </w:r>
      </w:ins>
      <w:ins w:id="380" w:author="Timm Ziarnetzky" w:date="2020-07-27T12:20:00Z">
        <w:r w:rsidR="00854779">
          <w:t>entfernt</w:t>
        </w:r>
      </w:ins>
      <w:ins w:id="381" w:author="Stefan Jollet" w:date="2020-07-13T08:03:00Z">
        <w:r w:rsidR="00E4620A">
          <w:t xml:space="preserve"> liegt als der andere</w:t>
        </w:r>
      </w:ins>
      <w:ins w:id="382" w:author="Timm Ziarnetzky" w:date="2020-07-27T12:20:00Z">
        <w:r w:rsidR="00854779">
          <w:t>,</w:t>
        </w:r>
      </w:ins>
      <w:ins w:id="383" w:author="Stefan Jollet" w:date="2020-07-13T08:03:00Z">
        <w:r w:rsidR="00BE387E">
          <w:t xml:space="preserve"> die lange Strecke</w:t>
        </w:r>
      </w:ins>
      <w:ins w:id="384" w:author="Stefan Jollet" w:date="2020-07-13T08:04:00Z">
        <w:r w:rsidR="00BE387E">
          <w:t xml:space="preserve"> </w:t>
        </w:r>
      </w:ins>
      <w:ins w:id="385" w:author="Timm Ziarnetzky" w:date="2020-07-27T12:21:00Z">
        <w:r w:rsidR="00854779">
          <w:t>bevorzugt</w:t>
        </w:r>
      </w:ins>
      <w:ins w:id="386" w:author="Stefan Jollet" w:date="2020-07-13T08:03:00Z">
        <w:r w:rsidR="00BE387E">
          <w:t xml:space="preserve"> mit großen </w:t>
        </w:r>
      </w:ins>
      <w:ins w:id="387" w:author="Stefan Jollet" w:date="2020-07-13T08:04:00Z">
        <w:r w:rsidR="00BE387E">
          <w:t>A</w:t>
        </w:r>
      </w:ins>
      <w:ins w:id="388" w:author="Stefan Jollet" w:date="2020-07-13T08:03:00Z">
        <w:r w:rsidR="00BE387E">
          <w:t xml:space="preserve">utos </w:t>
        </w:r>
      </w:ins>
      <w:ins w:id="389" w:author="Stefan Jollet" w:date="2020-07-13T08:04:00Z">
        <w:r w:rsidR="00BE387E">
          <w:t>abgefahren werden, während die kurze Strecke mit kleinen Autos bedient wird.</w:t>
        </w:r>
      </w:ins>
      <w:ins w:id="390" w:author="Stefan Jollet" w:date="2020-07-13T08:01:00Z">
        <w:del w:id="391" w:author="Timm Ziarnetzky" w:date="2020-07-27T12:21:00Z">
          <w:r w:rsidR="00E4620A" w:rsidDel="00854779">
            <w:delText xml:space="preserve"> </w:delText>
          </w:r>
        </w:del>
      </w:ins>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ins w:id="392" w:author="Stefan Jollet" w:date="2020-08-17T10:18:00Z">
        <w:r w:rsidR="0028073D">
          <w:t xml:space="preserve">Fahrzeug bezogene </w:t>
        </w:r>
      </w:ins>
      <w:ins w:id="393" w:author="Stefan Jollet" w:date="2020-08-17T10:19:00Z">
        <w:r w:rsidR="0028073D">
          <w:t>„Capacity Reduction Factors“ werden nicht berücksichtigt.</w:t>
        </w:r>
      </w:ins>
    </w:p>
    <w:p w14:paraId="7BCDB85F" w14:textId="00159855" w:rsidR="003224B4" w:rsidRDefault="0077117C" w:rsidP="008A0FB7">
      <w:pPr>
        <w:pStyle w:val="berschrift4"/>
      </w:pPr>
      <w:ins w:id="394" w:author="Stefan Jollet" w:date="2020-06-25T09:55:00Z">
        <w:r>
          <w:t xml:space="preserve"> </w:t>
        </w:r>
      </w:ins>
      <w:r w:rsidR="003224B4">
        <w:t>Öffnungszeiten</w:t>
      </w:r>
    </w:p>
    <w:p w14:paraId="7DF18608" w14:textId="49ABAD9A" w:rsidR="00E56AF2" w:rsidRPr="00ED34AA" w:rsidRDefault="003224B4" w:rsidP="00E56AF2">
      <w:pPr>
        <w:rPr>
          <w:ins w:id="395" w:author="Stefan Jollet" w:date="2020-07-01T13:13:00Z"/>
        </w:rPr>
      </w:pPr>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ins w:id="396" w:author="Stefan Jollet" w:date="2020-07-16T08:02:00Z">
        <w:r w:rsidR="00CC047A">
          <w:t xml:space="preserve">unterschiedlich </w:t>
        </w:r>
      </w:ins>
      <w:r w:rsidR="001C25CA">
        <w:t>berücksichtigt werden.</w:t>
      </w:r>
      <w:r w:rsidR="006D2AD6">
        <w:t xml:space="preserve"> </w:t>
      </w:r>
      <w:del w:id="397" w:author="Stefan Jollet" w:date="2020-07-16T08:04:00Z">
        <w:r w:rsidR="002B71E0" w:rsidDel="00CC047A">
          <w:delText xml:space="preserve">Der Lade- bzw. Entladebeginn muss </w:delText>
        </w:r>
      </w:del>
      <w:del w:id="398" w:author="Stefan Jollet" w:date="2020-07-16T08:03:00Z">
        <w:r w:rsidR="002B71E0" w:rsidDel="00CC047A">
          <w:delText xml:space="preserve">jeweils </w:delText>
        </w:r>
      </w:del>
      <w:del w:id="399" w:author="Stefan Jollet" w:date="2020-07-16T08:04:00Z">
        <w:r w:rsidR="002B71E0" w:rsidDel="00CC047A">
          <w:delText>innerhalb der Öffnungszeiten liegen. Das Lade- bzw. Entladeende kann über das Intervall hinausragen.</w:delText>
        </w:r>
      </w:del>
    </w:p>
    <w:p w14:paraId="3212EBBE" w14:textId="10302C74" w:rsidR="00851783" w:rsidRDefault="00CD60F1" w:rsidP="00B773B7">
      <w:pPr>
        <w:rPr>
          <w:ins w:id="400" w:author="Stefan Jollet" w:date="2020-06-23T15:08:00Z"/>
        </w:rPr>
      </w:pPr>
      <w:del w:id="401" w:author="Stefan Jollet" w:date="2020-07-01T13:13:00Z">
        <w:r w:rsidDel="00E56AF2">
          <w:delText xml:space="preserve"> </w:delText>
        </w:r>
      </w:del>
      <w:del w:id="402" w:author="Stefan Jollet" w:date="2020-06-23T15:08:00Z">
        <w:r w:rsidR="00D83B8B" w:rsidDel="00851783">
          <w:delText xml:space="preserve">Es können pro Tag mehrere Zeitintervalle als Öffnungszeiten angegeben werden. Hier gibt es keine Beschränkung der </w:delText>
        </w:r>
        <w:r w:rsidR="00005A63" w:rsidDel="00851783">
          <w:delText>Anzahl</w:delText>
        </w:r>
        <w:r w:rsidR="00D83B8B" w:rsidDel="00851783">
          <w:delText>.</w:delText>
        </w:r>
      </w:del>
      <w:ins w:id="403" w:author="Stefan Jollet" w:date="2020-06-23T15:08:00Z">
        <w:r w:rsidR="00851783">
          <w:t xml:space="preserve"> Für Werke sollen verschiedene Öffnungszeit</w:t>
        </w:r>
        <w:del w:id="404" w:author="Stefan Rupp" w:date="2020-08-28T10:09:00Z">
          <w:r w:rsidR="00851783" w:rsidDel="004E2FA4">
            <w:delText xml:space="preserve"> </w:delText>
          </w:r>
        </w:del>
      </w:ins>
      <w:ins w:id="405" w:author="Stefan Rupp" w:date="2020-08-28T10:09:00Z">
        <w:r w:rsidR="004E2FA4">
          <w:t>-</w:t>
        </w:r>
      </w:ins>
      <w:ins w:id="406" w:author="Stefan Jollet" w:date="2020-06-23T15:08:00Z">
        <w:r w:rsidR="00851783">
          <w:t xml:space="preserve">Intervalle </w:t>
        </w:r>
      </w:ins>
      <w:ins w:id="407" w:author="Timm Ziarnetzky" w:date="2020-07-27T13:10:00Z">
        <w:r w:rsidR="000226E2">
          <w:t xml:space="preserve">wie folgt </w:t>
        </w:r>
      </w:ins>
      <w:ins w:id="408" w:author="Stefan Jollet" w:date="2020-06-23T15:08:00Z">
        <w:r w:rsidR="00851783">
          <w:t>berücksichtigt werden</w:t>
        </w:r>
      </w:ins>
      <w:ins w:id="409" w:author="Stefan Jollet" w:date="2020-06-23T15:14:00Z">
        <w:r w:rsidR="00406323">
          <w:t>:</w:t>
        </w:r>
      </w:ins>
    </w:p>
    <w:p w14:paraId="54E9C687" w14:textId="784CE042" w:rsidR="008A5A7D" w:rsidRDefault="00851783" w:rsidP="00851783">
      <w:pPr>
        <w:pStyle w:val="Listenabsatz"/>
        <w:numPr>
          <w:ilvl w:val="0"/>
          <w:numId w:val="18"/>
        </w:numPr>
        <w:rPr>
          <w:ins w:id="410" w:author="Stefan Jollet" w:date="2020-06-23T15:13:00Z"/>
        </w:rPr>
      </w:pPr>
      <w:ins w:id="411" w:author="Stefan Jollet" w:date="2020-06-23T15:08:00Z">
        <w:r>
          <w:t xml:space="preserve">Wenn ein Werk geschlossen ist, soll aus alternativen Lieferwerken </w:t>
        </w:r>
      </w:ins>
      <w:ins w:id="412" w:author="Stefan Jollet" w:date="2020-06-23T15:09:00Z">
        <w:r>
          <w:t>geliefert werden, um Verspätungen zu verhindern</w:t>
        </w:r>
      </w:ins>
      <w:ins w:id="413" w:author="Timm Ziarnetzky" w:date="2020-07-27T13:13:00Z">
        <w:r w:rsidR="008576AC">
          <w:t>.</w:t>
        </w:r>
      </w:ins>
    </w:p>
    <w:p w14:paraId="3823CEFC" w14:textId="51597F8B" w:rsidR="00406323" w:rsidRDefault="00272E67" w:rsidP="00851783">
      <w:pPr>
        <w:pStyle w:val="Listenabsatz"/>
        <w:numPr>
          <w:ilvl w:val="0"/>
          <w:numId w:val="18"/>
        </w:numPr>
        <w:rPr>
          <w:ins w:id="414" w:author="Stefan Jollet" w:date="2020-07-16T08:03:00Z"/>
        </w:rPr>
      </w:pPr>
      <w:ins w:id="415" w:author="Stefan Jollet" w:date="2020-06-23T15:14:00Z">
        <w:r>
          <w:t>Wenn ein Werk geschlossen ist, aber keine alternativen Lieferwe</w:t>
        </w:r>
      </w:ins>
      <w:ins w:id="416" w:author="Stefan Jollet" w:date="2020-06-23T15:15:00Z">
        <w:r>
          <w:t xml:space="preserve">rke eingetragen </w:t>
        </w:r>
        <w:r w:rsidR="007C0FA8">
          <w:t>sind, wird die Werksschließung berücksichtigt und der Lieferfluss gebrochen</w:t>
        </w:r>
      </w:ins>
      <w:ins w:id="417" w:author="Timm Ziarnetzky" w:date="2020-07-27T13:09:00Z">
        <w:r w:rsidR="000226E2">
          <w:t>.</w:t>
        </w:r>
      </w:ins>
    </w:p>
    <w:p w14:paraId="47F2E7DB" w14:textId="2953E3F4" w:rsidR="00CC047A" w:rsidRDefault="00CC047A" w:rsidP="00CC047A">
      <w:pPr>
        <w:rPr>
          <w:ins w:id="418" w:author="Stefan Jollet" w:date="2020-06-23T15:09:00Z"/>
        </w:rPr>
      </w:pPr>
      <w:ins w:id="419" w:author="Stefan Jollet" w:date="2020-07-16T08:04:00Z">
        <w:r w:rsidRPr="00CC047A">
          <w:t>Der Ladebeginn muss jeweils innerhalb der Öffnungszeiten liegen. Das Ladeende kann über das Intervall hinausragen.</w:t>
        </w:r>
      </w:ins>
      <w:ins w:id="420" w:author="Stefan Jollet" w:date="2020-08-17T10:21:00Z">
        <w:r w:rsidR="001B2249">
          <w:t xml:space="preserve"> Die Öffnungszeiten gelten nur in Bezug auf den Start der Beladung. In Bezug auf die Verfügbarkeit von Fahrzeugen gelten Sie nicht. Fahrzeuge können also </w:t>
        </w:r>
      </w:ins>
      <w:ins w:id="421" w:author="Stefan Jollet" w:date="2020-08-17T10:22:00Z">
        <w:r w:rsidR="001B2249">
          <w:t>unabhängig der Öffnungszeiten zu anderen Werken geschickt werden.</w:t>
        </w:r>
      </w:ins>
    </w:p>
    <w:p w14:paraId="48EBDEFB" w14:textId="03183ED8" w:rsidR="00221221" w:rsidRPr="00ED34AA" w:rsidRDefault="00631E90" w:rsidP="00B773B7">
      <w:pPr>
        <w:rPr>
          <w:ins w:id="422" w:author="Stefan Jollet" w:date="2020-07-16T08:02:00Z"/>
        </w:rPr>
      </w:pPr>
      <w:ins w:id="423" w:author="Stefan Jollet" w:date="2020-06-23T15:11:00Z">
        <w:r>
          <w:t xml:space="preserve">Für Kunden </w:t>
        </w:r>
      </w:ins>
      <w:ins w:id="424" w:author="Stefan Jollet" w:date="2020-07-16T08:01:00Z">
        <w:r w:rsidR="00203C71">
          <w:t>werden Öffnungszeiten gen</w:t>
        </w:r>
      </w:ins>
      <w:ins w:id="425" w:author="Stefan Jollet" w:date="2020-07-16T08:02:00Z">
        <w:r w:rsidR="00203C71">
          <w:t>erell ignoriert.</w:t>
        </w:r>
      </w:ins>
    </w:p>
    <w:p w14:paraId="65115DD4" w14:textId="57EF4FFB" w:rsidR="0033072E" w:rsidRDefault="00CE572B" w:rsidP="008A0FB7">
      <w:pPr>
        <w:pStyle w:val="berschrift4"/>
      </w:pPr>
      <w:ins w:id="426" w:author="Stefan Jollet" w:date="2020-07-13T08:05:00Z">
        <w:r>
          <w:t xml:space="preserve"> </w:t>
        </w:r>
      </w:ins>
      <w:r w:rsidR="0033072E">
        <w:t>Werksrestriktionen</w:t>
      </w:r>
    </w:p>
    <w:p w14:paraId="7F6A072C" w14:textId="77777777" w:rsidR="008C2BD2" w:rsidRDefault="00C220DF" w:rsidP="008C2BD2">
      <w:pPr>
        <w:pStyle w:val="Listenabsatz"/>
        <w:numPr>
          <w:ilvl w:val="0"/>
          <w:numId w:val="9"/>
        </w:numPr>
        <w:rPr>
          <w:ins w:id="427" w:author="Stefan Jollet" w:date="2020-08-17T14:18:00Z"/>
        </w:rPr>
      </w:pPr>
      <w:ins w:id="428" w:author="Stefan Jollet" w:date="2020-06-17T13:31:00Z">
        <w:r>
          <w:t>Ein Werk hat zum einen als R</w:t>
        </w:r>
      </w:ins>
      <w:ins w:id="429" w:author="Stefan Jollet" w:date="2020-06-17T13:32:00Z">
        <w:r>
          <w:t xml:space="preserve">estriktion wieviel </w:t>
        </w:r>
      </w:ins>
      <w:ins w:id="430" w:author="Stefan Jollet" w:date="2020-06-17T13:34:00Z">
        <w:r>
          <w:t>Material</w:t>
        </w:r>
      </w:ins>
      <w:ins w:id="431" w:author="Stefan Jollet" w:date="2020-06-17T13:32:00Z">
        <w:r>
          <w:t xml:space="preserve"> pro Stunde geladen werden kann</w:t>
        </w:r>
      </w:ins>
      <w:ins w:id="432" w:author="Stefan Jollet" w:date="2020-06-17T13:33:00Z">
        <w:r>
          <w:t>.</w:t>
        </w:r>
      </w:ins>
    </w:p>
    <w:p w14:paraId="2FE896DD" w14:textId="46E47411" w:rsidR="00C220DF" w:rsidRPr="00ED34AA" w:rsidRDefault="00C220DF" w:rsidP="008C2BD2">
      <w:pPr>
        <w:pStyle w:val="Listenabsatz"/>
        <w:numPr>
          <w:ilvl w:val="0"/>
          <w:numId w:val="9"/>
        </w:numPr>
      </w:pPr>
      <w:ins w:id="433" w:author="Stefan Jollet" w:date="2020-06-17T13:32:00Z">
        <w:r>
          <w:lastRenderedPageBreak/>
          <w:t xml:space="preserve">Eine </w:t>
        </w:r>
      </w:ins>
      <w:ins w:id="434" w:author="Stefan Jollet" w:date="2020-08-17T14:18:00Z">
        <w:r w:rsidR="00ED4C87">
          <w:t>zusätzliche</w:t>
        </w:r>
      </w:ins>
      <w:ins w:id="435" w:author="Stefan Jollet" w:date="2020-06-17T13:32:00Z">
        <w:r>
          <w:t xml:space="preserve"> </w:t>
        </w:r>
      </w:ins>
      <w:ins w:id="436" w:author="Stefan Jollet" w:date="2020-06-17T13:33:00Z">
        <w:r>
          <w:t>R</w:t>
        </w:r>
      </w:ins>
      <w:ins w:id="437" w:author="Stefan Jollet" w:date="2020-06-17T13:32:00Z">
        <w:r>
          <w:t>est</w:t>
        </w:r>
      </w:ins>
      <w:ins w:id="438" w:author="Stefan Jollet" w:date="2020-06-17T13:34:00Z">
        <w:r>
          <w:t>r</w:t>
        </w:r>
      </w:ins>
      <w:ins w:id="439" w:author="Stefan Jollet" w:date="2020-06-17T13:32:00Z">
        <w:r>
          <w:t>iktion ist</w:t>
        </w:r>
      </w:ins>
      <w:ins w:id="440" w:author="Stefan Jollet" w:date="2020-08-17T14:18:00Z">
        <w:r w:rsidR="00ED4C87">
          <w:t>,</w:t>
        </w:r>
      </w:ins>
      <w:ins w:id="441" w:author="Stefan Jollet" w:date="2020-06-17T13:32:00Z">
        <w:r>
          <w:t xml:space="preserve"> wie viele Fahrzeuge gleichzeitig beladen werden können</w:t>
        </w:r>
      </w:ins>
      <w:ins w:id="442" w:author="Stefan Jollet" w:date="2020-06-17T13:33:00Z">
        <w:r>
          <w:t>.</w:t>
        </w:r>
      </w:ins>
      <w:ins w:id="443" w:author="Stefan Jollet" w:date="2020-08-17T14:19:00Z">
        <w:r w:rsidR="00ED4C87">
          <w:t xml:space="preserve"> Beide Restriktionen wirken zusammen und müssen stets eingehalten werden.</w:t>
        </w:r>
      </w:ins>
    </w:p>
    <w:p w14:paraId="59298312" w14:textId="79E2BB51" w:rsidR="00005924" w:rsidRDefault="00005924" w:rsidP="008A0FB7">
      <w:pPr>
        <w:pStyle w:val="berschrift4"/>
      </w:pPr>
      <w:r>
        <w:t xml:space="preserve">Alternative Lieferwerke/ </w:t>
      </w:r>
      <w:del w:id="444" w:author="Stefan Jollet" w:date="2020-06-25T12:28:00Z">
        <w:r w:rsidDel="00DE7F78">
          <w:delText>Minimum Rip</w:delText>
        </w:r>
      </w:del>
    </w:p>
    <w:p w14:paraId="52544409" w14:textId="0D24D503" w:rsidR="00411F34" w:rsidRDefault="00005924" w:rsidP="00005924">
      <w:pPr>
        <w:rPr>
          <w:ins w:id="445" w:author="Stefan Jollet" w:date="2020-06-23T15:21:00Z"/>
        </w:rPr>
      </w:pPr>
      <w:r>
        <w:t>Falls eine Lieferung von mehreren Werken aus bedient werden kann, sollen diese in der Optimierung einbezogen werden. Es soll eine Unterscheidung zwischen den verschiedenen Modi</w:t>
      </w:r>
      <w:del w:id="446" w:author="Timm Ziarnetzky" w:date="2020-07-03T10:23:00Z">
        <w:r w:rsidDel="002C1D31">
          <w:delText>s</w:delText>
        </w:r>
      </w:del>
      <w:r w:rsidR="00751E52">
        <w:t xml:space="preserve"> (Princip</w:t>
      </w:r>
      <w:ins w:id="447" w:author="Stefan Jollet" w:date="2020-06-17T13:56:00Z">
        <w:r w:rsidR="00371856">
          <w:t>al</w:t>
        </w:r>
      </w:ins>
      <w:ins w:id="448" w:author="Stefan Jollet" w:date="2020-06-17T13:58:00Z">
        <w:r w:rsidR="00371856">
          <w:t>,</w:t>
        </w:r>
      </w:ins>
      <w:del w:id="449" w:author="Stefan Jollet" w:date="2020-06-17T13:56:00Z">
        <w:r w:rsidR="00751E52" w:rsidDel="00371856">
          <w:delText>le</w:delText>
        </w:r>
      </w:del>
      <w:r w:rsidR="00751E52">
        <w:t>,</w:t>
      </w:r>
      <w:r w:rsidR="0068651F">
        <w:t xml:space="preserve"> </w:t>
      </w:r>
      <w:r w:rsidR="00751E52">
        <w:t>Single,</w:t>
      </w:r>
      <w:r w:rsidR="0068651F">
        <w:t xml:space="preserve"> </w:t>
      </w:r>
      <w:r w:rsidR="00751E52">
        <w:t>Multiple,</w:t>
      </w:r>
      <w:r w:rsidR="0068651F">
        <w:t xml:space="preserve"> </w:t>
      </w:r>
      <w:r w:rsidR="00751E52">
        <w:t>Manual Swap)</w:t>
      </w:r>
      <w:r>
        <w:t xml:space="preserve"> geben.</w:t>
      </w:r>
      <w:ins w:id="450" w:author="Stefan Jollet" w:date="2020-06-23T15:20:00Z">
        <w:r w:rsidR="00411F34">
          <w:t xml:space="preserve"> Die unterschied</w:t>
        </w:r>
      </w:ins>
      <w:ins w:id="451" w:author="Stefan Jollet" w:date="2020-06-23T15:21:00Z">
        <w:r w:rsidR="00411F34">
          <w:t xml:space="preserve">lichen Modi bedeuten </w:t>
        </w:r>
      </w:ins>
      <w:ins w:id="452" w:author="Timm Ziarnetzky" w:date="2020-07-27T14:23:00Z">
        <w:r w:rsidR="0072123B">
          <w:t>F</w:t>
        </w:r>
      </w:ins>
      <w:ins w:id="453" w:author="Stefan Jollet" w:date="2020-06-23T15:21:00Z">
        <w:del w:id="454" w:author="Timm Ziarnetzky" w:date="2020-07-27T14:23:00Z">
          <w:r w:rsidR="00411F34" w:rsidDel="0072123B">
            <w:delText>f</w:delText>
          </w:r>
        </w:del>
        <w:r w:rsidR="00411F34">
          <w:t>olgendes:</w:t>
        </w:r>
      </w:ins>
    </w:p>
    <w:p w14:paraId="7317C455" w14:textId="590C8863" w:rsidR="00411F34" w:rsidRDefault="00411F34" w:rsidP="00411F34">
      <w:pPr>
        <w:pStyle w:val="Listenabsatz"/>
        <w:numPr>
          <w:ilvl w:val="0"/>
          <w:numId w:val="20"/>
        </w:numPr>
        <w:rPr>
          <w:ins w:id="455" w:author="Stefan Jollet" w:date="2020-06-23T15:21:00Z"/>
        </w:rPr>
      </w:pPr>
      <w:ins w:id="456" w:author="Stefan Jollet" w:date="2020-06-23T15:21:00Z">
        <w:r>
          <w:t>Principal: Alle Lieferungen müssen aus dem Hauptwerk geliefert werden</w:t>
        </w:r>
      </w:ins>
      <w:ins w:id="457" w:author="Timm Ziarnetzky" w:date="2020-07-27T14:24:00Z">
        <w:r w:rsidR="0072123B">
          <w:t>.</w:t>
        </w:r>
      </w:ins>
    </w:p>
    <w:p w14:paraId="719E273B" w14:textId="60F39EEB" w:rsidR="00B0786E" w:rsidRDefault="00411F34" w:rsidP="00B0786E">
      <w:pPr>
        <w:pStyle w:val="Listenabsatz"/>
        <w:numPr>
          <w:ilvl w:val="0"/>
          <w:numId w:val="20"/>
        </w:numPr>
        <w:rPr>
          <w:ins w:id="458" w:author="Stefan Jollet" w:date="2020-06-23T15:24:00Z"/>
        </w:rPr>
      </w:pPr>
      <w:ins w:id="459" w:author="Stefan Jollet" w:date="2020-06-23T15:21:00Z">
        <w:r>
          <w:t>Single: Die Optimierung kann wählen aus welchem</w:t>
        </w:r>
      </w:ins>
      <w:ins w:id="460" w:author="Stefan Jollet" w:date="2020-06-23T15:38:00Z">
        <w:r w:rsidR="00D257E9">
          <w:t xml:space="preserve"> der angegebenen</w:t>
        </w:r>
      </w:ins>
      <w:ins w:id="461" w:author="Stefan Jollet" w:date="2020-06-23T15:21:00Z">
        <w:r>
          <w:t xml:space="preserve"> Werk</w:t>
        </w:r>
      </w:ins>
      <w:ins w:id="462" w:author="Stefan Jollet" w:date="2020-06-23T15:38:00Z">
        <w:r w:rsidR="00D257E9">
          <w:t>e</w:t>
        </w:r>
      </w:ins>
      <w:ins w:id="463" w:author="Stefan Jollet" w:date="2020-06-23T15:21:00Z">
        <w:r>
          <w:t xml:space="preserve"> die Lieferungen geliefert werden.</w:t>
        </w:r>
      </w:ins>
      <w:ins w:id="464" w:author="Stefan Jollet" w:date="2020-06-23T15:22:00Z">
        <w:r>
          <w:t xml:space="preserve"> </w:t>
        </w:r>
      </w:ins>
      <w:ins w:id="465" w:author="Stefan Jollet" w:date="2020-06-23T15:23:00Z">
        <w:r w:rsidR="002E26E0">
          <w:t>Alle Lieferungen müssen aber aus dem gleichen Werk geliefert werden.</w:t>
        </w:r>
      </w:ins>
      <w:ins w:id="466" w:author="Stefan Jollet" w:date="2020-06-23T15:42:00Z">
        <w:r w:rsidR="0008442E">
          <w:t xml:space="preserve"> Wenn bereits eine Lief</w:t>
        </w:r>
      </w:ins>
      <w:ins w:id="467" w:author="Stefan Jollet" w:date="2020-06-23T15:43:00Z">
        <w:r w:rsidR="0008442E">
          <w:t>erung angewiesen ist, besteht also keine Wahlmöglichkeit mehr und das Werk ist fixiert</w:t>
        </w:r>
      </w:ins>
      <w:r w:rsidR="0072123B">
        <w:t>.</w:t>
      </w:r>
      <w:ins w:id="468" w:author="Stefan Jollet" w:date="2020-08-17T14:19:00Z">
        <w:r w:rsidR="00041119">
          <w:t xml:space="preserve"> Falls ein </w:t>
        </w:r>
      </w:ins>
      <w:ins w:id="469" w:author="Stefan Jollet" w:date="2020-08-17T14:20:00Z">
        <w:r w:rsidR="00041119">
          <w:t>N</w:t>
        </w:r>
      </w:ins>
      <w:ins w:id="470" w:author="Stefan Jollet" w:date="2020-08-17T14:19:00Z">
        <w:r w:rsidR="00041119">
          <w:t xml:space="preserve">utzer manuell </w:t>
        </w:r>
      </w:ins>
      <w:ins w:id="471" w:author="Stefan Jollet" w:date="2020-08-17T16:08:00Z">
        <w:r w:rsidR="0013095B">
          <w:t xml:space="preserve">eine </w:t>
        </w:r>
      </w:ins>
      <w:ins w:id="472" w:author="Stefan Jollet" w:date="2020-08-17T16:07:00Z">
        <w:r w:rsidR="0013095B">
          <w:t>Lieferung</w:t>
        </w:r>
      </w:ins>
      <w:ins w:id="473" w:author="Stefan Jollet" w:date="2020-08-17T16:08:00Z">
        <w:r w:rsidR="0013095B">
          <w:t xml:space="preserve"> von einem anderen Werk</w:t>
        </w:r>
      </w:ins>
      <w:ins w:id="474" w:author="Stefan Jollet" w:date="2020-08-17T16:07:00Z">
        <w:r w:rsidR="0013095B">
          <w:t xml:space="preserve"> anweist</w:t>
        </w:r>
      </w:ins>
      <w:ins w:id="475" w:author="Stefan Jollet" w:date="2020-08-17T16:08:00Z">
        <w:r w:rsidR="0013095B">
          <w:t>,</w:t>
        </w:r>
      </w:ins>
      <w:ins w:id="476" w:author="Stefan Jollet" w:date="2020-08-17T16:07:00Z">
        <w:r w:rsidR="0013095B">
          <w:t xml:space="preserve"> gilt für die Optimierung jedoch weiterhin das Werk der ersten Anweisung. </w:t>
        </w:r>
      </w:ins>
    </w:p>
    <w:p w14:paraId="2BBCFDA6" w14:textId="5D0B6BD7" w:rsidR="00B10E53" w:rsidRDefault="00D257E9" w:rsidP="00411F34">
      <w:pPr>
        <w:pStyle w:val="Listenabsatz"/>
        <w:numPr>
          <w:ilvl w:val="0"/>
          <w:numId w:val="20"/>
        </w:numPr>
        <w:rPr>
          <w:ins w:id="477" w:author="Stefan Jollet" w:date="2020-06-23T15:45:00Z"/>
        </w:rPr>
      </w:pPr>
      <w:ins w:id="478" w:author="Stefan Jollet" w:date="2020-06-23T15:38:00Z">
        <w:r>
          <w:t xml:space="preserve">Multiple: Die Optimierung kann für jede Lieferung aus </w:t>
        </w:r>
        <w:r w:rsidR="000D2535">
          <w:t>den angegebenen Werken wählen.</w:t>
        </w:r>
      </w:ins>
    </w:p>
    <w:p w14:paraId="1A34FFB5" w14:textId="67BD800C" w:rsidR="00B0786E" w:rsidRDefault="00B0786E" w:rsidP="00411F34">
      <w:pPr>
        <w:pStyle w:val="Listenabsatz"/>
        <w:numPr>
          <w:ilvl w:val="0"/>
          <w:numId w:val="20"/>
        </w:numPr>
        <w:rPr>
          <w:ins w:id="479" w:author="Stefan Jollet" w:date="2020-07-16T08:08:00Z"/>
        </w:rPr>
      </w:pPr>
      <w:ins w:id="480" w:author="Stefan Jollet" w:date="2020-06-23T15:45:00Z">
        <w:r w:rsidRPr="00B0786E">
          <w:t>Manual Swap: Es muss g</w:t>
        </w:r>
        <w:r w:rsidRPr="0011266C">
          <w:t>rund</w:t>
        </w:r>
        <w:r>
          <w:t>sätzlich vom Hauptwerk geliefert werden. Sobald ein Disponent eine manuelle Anweisung von einem anderen Werk aus macht, müssen alle a</w:t>
        </w:r>
      </w:ins>
      <w:ins w:id="481" w:author="Stefan Jollet" w:date="2020-06-23T15:46:00Z">
        <w:r>
          <w:t xml:space="preserve">nderen </w:t>
        </w:r>
      </w:ins>
      <w:ins w:id="482" w:author="Stefan Jollet" w:date="2020-06-23T15:47:00Z">
        <w:r w:rsidR="00056EAC">
          <w:t>Optimierer Vorschläge</w:t>
        </w:r>
      </w:ins>
      <w:ins w:id="483" w:author="Stefan Jollet" w:date="2020-06-23T15:46:00Z">
        <w:r>
          <w:t xml:space="preserve"> von diesem Werk</w:t>
        </w:r>
        <w:r w:rsidR="00257847">
          <w:t xml:space="preserve"> </w:t>
        </w:r>
        <w:r>
          <w:t>ausgehen. Die Optimierung hat also keine freie Wahl.</w:t>
        </w:r>
      </w:ins>
    </w:p>
    <w:p w14:paraId="6BE648F6" w14:textId="11070FEC" w:rsidR="00765CFF" w:rsidRPr="00B0786E" w:rsidRDefault="00765CFF" w:rsidP="00411F34">
      <w:pPr>
        <w:pStyle w:val="Listenabsatz"/>
        <w:numPr>
          <w:ilvl w:val="0"/>
          <w:numId w:val="20"/>
        </w:numPr>
        <w:rPr>
          <w:ins w:id="484" w:author="Stefan Jollet" w:date="2020-06-23T15:21:00Z"/>
        </w:rPr>
      </w:pPr>
      <w:ins w:id="485" w:author="Stefan Jollet" w:date="2020-07-16T08:08:00Z">
        <w:r>
          <w:t>Es müssen maximal acht alternative Lieferwerke berücksichtigt werden.</w:t>
        </w:r>
      </w:ins>
    </w:p>
    <w:p w14:paraId="703F68CC" w14:textId="79FEC28F" w:rsidR="00F6666D" w:rsidRPr="00ED34AA" w:rsidDel="00DE7F78" w:rsidRDefault="00005924" w:rsidP="00411F34">
      <w:pPr>
        <w:rPr>
          <w:moveFrom w:id="486" w:author="Stefan Jollet" w:date="2020-06-25T12:30:00Z"/>
        </w:rPr>
      </w:pPr>
      <w:del w:id="487" w:author="Stefan Jollet" w:date="2020-06-23T15:21:00Z">
        <w:r w:rsidRPr="006E2110" w:rsidDel="00411F34">
          <w:delText xml:space="preserve"> </w:delText>
        </w:r>
      </w:del>
      <w:del w:id="488" w:author="Stefan Jollet" w:date="2020-06-17T13:49:00Z">
        <w:r w:rsidRPr="00B0786E" w:rsidDel="008648EC">
          <w:delText xml:space="preserve">Auch soll die „Minimum Rip“- Funktionalität </w:delText>
        </w:r>
        <w:r w:rsidR="00840501" w:rsidRPr="00B0786E" w:rsidDel="008648EC">
          <w:delText>erhalten bleiben</w:delText>
        </w:r>
        <w:r w:rsidRPr="00B0786E" w:rsidDel="008648EC">
          <w:delText>. Dabei wird eine Menge definiert, die an einem Stück aus dem gleichen Werk gelie</w:delText>
        </w:r>
        <w:r w:rsidR="00ED34AA" w:rsidRPr="00B0786E" w:rsidDel="008648EC">
          <w:delText>f</w:delText>
        </w:r>
        <w:r w:rsidRPr="00B0786E" w:rsidDel="008648EC">
          <w:delText>ert werden muss.</w:delText>
        </w:r>
      </w:del>
      <w:ins w:id="489" w:author="Stefan Jollet" w:date="2020-06-19T14:23:00Z">
        <w:r w:rsidR="007140A9" w:rsidRPr="00B0786E">
          <w:t xml:space="preserve"> </w:t>
        </w:r>
      </w:ins>
      <w:moveFromRangeStart w:id="490" w:author="Stefan Jollet" w:date="2020-06-25T12:30:00Z" w:name="move43980638"/>
    </w:p>
    <w:moveFromRangeEnd w:id="490"/>
    <w:p w14:paraId="47D6D0CC" w14:textId="141B560F" w:rsidR="00B2595F" w:rsidRDefault="00B2595F" w:rsidP="008A0FB7">
      <w:pPr>
        <w:pStyle w:val="berschrift4"/>
      </w:pPr>
      <w:r>
        <w:t>Milkrun/Multidrop</w:t>
      </w:r>
    </w:p>
    <w:p w14:paraId="60811C8F" w14:textId="582952B3" w:rsidR="00B2595F" w:rsidDel="00571105" w:rsidRDefault="00B2595F" w:rsidP="00B2595F">
      <w:pPr>
        <w:rPr>
          <w:del w:id="491" w:author="Stefan Jollet" w:date="2020-06-17T14:01:00Z"/>
        </w:rPr>
      </w:pPr>
      <w:del w:id="492" w:author="Stefan Jollet" w:date="2020-06-17T14:01:00Z">
        <w:r w:rsidDel="00371856">
          <w:delText>Ein Fahrzeug wird an einem Werk beladen und entlädt diese Ladung an mehreren unterschiedlichen Entladepunkten (wird häufig für die Verteilung von Mörtel benötigt).</w:delText>
        </w:r>
        <w:r w:rsidR="00506C50" w:rsidDel="00371856">
          <w:delText xml:space="preserve"> </w:delText>
        </w:r>
        <w:r w:rsidR="007C6C54" w:rsidDel="00371856">
          <w:delText xml:space="preserve">Die Optimierung muss dazu verschiedene Aufträge auf ein Fahrzeug planen können ohne dass das Fahrzeug zwischen den verschiedenen Entladestellen zum </w:delText>
        </w:r>
        <w:r w:rsidR="002476AF" w:rsidDel="00371856">
          <w:delText>W</w:delText>
        </w:r>
        <w:r w:rsidR="007C6C54" w:rsidDel="00371856">
          <w:delText xml:space="preserve">erk </w:delText>
        </w:r>
        <w:r w:rsidR="00C55B3A" w:rsidDel="00371856">
          <w:lastRenderedPageBreak/>
          <w:delText>zurückkehrt</w:delText>
        </w:r>
        <w:r w:rsidR="007C6C54" w:rsidDel="00371856">
          <w:delText>.</w:delText>
        </w:r>
        <w:r w:rsidR="00103252" w:rsidDel="00371856">
          <w:delText xml:space="preserve"> </w:delText>
        </w:r>
        <w:r w:rsidR="00C55B3A" w:rsidDel="00371856">
          <w:delText xml:space="preserve">Für die Umsetzung dieses Features ist zu </w:delText>
        </w:r>
        <w:r w:rsidR="00CD7A6B" w:rsidDel="00371856">
          <w:delText>untersuchen</w:delText>
        </w:r>
        <w:r w:rsidR="00C55B3A" w:rsidDel="00371856">
          <w:delText xml:space="preserve"> </w:delText>
        </w:r>
        <w:r w:rsidR="00666D03" w:rsidDel="00371856">
          <w:delText>wie die Entfernungen zwischen den einzelnen Entladestellen berechnet werden soll.</w:delText>
        </w:r>
        <w:r w:rsidR="00C55B3A" w:rsidDel="00371856">
          <w:delText xml:space="preserve"> </w:delText>
        </w:r>
      </w:del>
    </w:p>
    <w:p w14:paraId="170B9F6F" w14:textId="3D965FD1" w:rsidR="00856DD1" w:rsidRDefault="00571105" w:rsidP="00B2595F">
      <w:pPr>
        <w:rPr>
          <w:ins w:id="493" w:author="Stefan Jollet" w:date="2020-06-23T16:15:00Z"/>
        </w:rPr>
      </w:pPr>
      <w:ins w:id="494" w:author="Stefan Jollet" w:date="2020-06-23T16:12:00Z">
        <w:r>
          <w:t xml:space="preserve">Bei </w:t>
        </w:r>
      </w:ins>
      <w:ins w:id="495" w:author="Stefan Jollet" w:date="2020-06-23T16:11:00Z">
        <w:r>
          <w:t>Mörtel</w:t>
        </w:r>
      </w:ins>
      <w:ins w:id="496" w:author="Stefan Jollet" w:date="2020-06-23T16:12:00Z">
        <w:r>
          <w:t>lieferungen werden verschiedene Kunden hintereinander von einem Fahrzeug aus angefahren</w:t>
        </w:r>
      </w:ins>
      <w:ins w:id="497" w:author="Stefan Jollet" w:date="2020-06-23T16:13:00Z">
        <w:r>
          <w:t xml:space="preserve"> </w:t>
        </w:r>
      </w:ins>
      <w:ins w:id="498" w:author="Stefan Jollet" w:date="2020-06-23T16:12:00Z">
        <w:r>
          <w:t>bevor das Fahrzeug wieder lee</w:t>
        </w:r>
      </w:ins>
      <w:ins w:id="499" w:author="Stefan Jollet" w:date="2020-06-23T16:13:00Z">
        <w:r>
          <w:t xml:space="preserve">r zu einem Werk zurückkehrt. Mörtel </w:t>
        </w:r>
      </w:ins>
      <w:ins w:id="500" w:author="Stefan Jollet" w:date="2020-06-23T16:11:00Z">
        <w:r>
          <w:t>wird aus den gleichen Werken und von den gleichen Fahrzeugen geli</w:t>
        </w:r>
      </w:ins>
      <w:ins w:id="501" w:author="Stefan Jollet" w:date="2020-06-23T16:12:00Z">
        <w:r>
          <w:t xml:space="preserve">efert wie Beton. </w:t>
        </w:r>
      </w:ins>
      <w:ins w:id="502" w:author="Stefan Jollet" w:date="2020-06-23T16:13:00Z">
        <w:r w:rsidR="002F0FDD">
          <w:t xml:space="preserve">Da das Geschäft in Summe </w:t>
        </w:r>
      </w:ins>
      <w:ins w:id="503" w:author="Stefan Jollet" w:date="2020-06-24T08:51:00Z">
        <w:r w:rsidR="005B5C1C">
          <w:t>sehr klein</w:t>
        </w:r>
      </w:ins>
      <w:ins w:id="504" w:author="Stefan Jollet" w:date="2020-06-23T16:13:00Z">
        <w:r w:rsidR="002F0FDD">
          <w:t xml:space="preserve"> ist </w:t>
        </w:r>
      </w:ins>
      <w:ins w:id="505" w:author="Stefan Jollet" w:date="2020-09-09T13:02:00Z">
        <w:r w:rsidR="00AE21E3" w:rsidRPr="00AE21E3">
          <w:t xml:space="preserve">und weil Mörtel mit den gleichen Fahrzeugen ausgeliefert wird, wie Transportbeton, </w:t>
        </w:r>
      </w:ins>
      <w:ins w:id="506" w:author="Stefan Jollet" w:date="2020-06-23T16:13:00Z">
        <w:r w:rsidR="002F0FDD">
          <w:t xml:space="preserve">gibt es dazu keine eigene LTL-Optimierung. </w:t>
        </w:r>
      </w:ins>
      <w:ins w:id="507" w:author="Stefan Jollet" w:date="2020-06-23T16:14:00Z">
        <w:r w:rsidR="00856DD1">
          <w:t>Daher werden Mörtellieferungen auch in Betondispositionsgruppen abgebildet. Dazu werden folgende Vereinfachungen getroffen</w:t>
        </w:r>
      </w:ins>
      <w:ins w:id="508" w:author="Stefan Jollet" w:date="2020-06-23T16:15:00Z">
        <w:r w:rsidR="00856DD1">
          <w:t>:</w:t>
        </w:r>
      </w:ins>
    </w:p>
    <w:p w14:paraId="26E49094" w14:textId="288F60AB" w:rsidR="00040CED" w:rsidRDefault="00040CED" w:rsidP="00111F2A">
      <w:pPr>
        <w:pStyle w:val="Listenabsatz"/>
        <w:numPr>
          <w:ilvl w:val="0"/>
          <w:numId w:val="21"/>
        </w:numPr>
        <w:rPr>
          <w:ins w:id="509" w:author="Stefan Jollet" w:date="2020-06-23T16:19:00Z"/>
        </w:rPr>
      </w:pPr>
      <w:ins w:id="510" w:author="Stefan Jollet" w:date="2020-06-23T16:16:00Z">
        <w:r>
          <w:t xml:space="preserve">Ein Milkrun ist im Vorhinein vorgegeben. Es kommen mehrere </w:t>
        </w:r>
      </w:ins>
      <w:ins w:id="511" w:author="Stefan Jollet" w:date="2020-06-23T16:17:00Z">
        <w:r>
          <w:t>Aufträge,</w:t>
        </w:r>
      </w:ins>
      <w:ins w:id="512" w:author="Stefan Jollet" w:date="2020-06-23T16:16:00Z">
        <w:r>
          <w:t xml:space="preserve"> </w:t>
        </w:r>
      </w:ins>
      <w:ins w:id="513" w:author="Stefan Jollet" w:date="2020-06-23T16:17:00Z">
        <w:r>
          <w:t>die miteinander verknüpft sind und deren Abfahrreihenfolge fest vorgegeben ist.</w:t>
        </w:r>
      </w:ins>
    </w:p>
    <w:p w14:paraId="40DED931" w14:textId="4C7FE6C4" w:rsidR="00111F2A" w:rsidRDefault="00111F2A" w:rsidP="00111F2A">
      <w:pPr>
        <w:pStyle w:val="Listenabsatz"/>
        <w:numPr>
          <w:ilvl w:val="0"/>
          <w:numId w:val="21"/>
        </w:numPr>
        <w:rPr>
          <w:ins w:id="514" w:author="Stefan Jollet" w:date="2020-06-23T16:21:00Z"/>
        </w:rPr>
      </w:pPr>
      <w:ins w:id="515" w:author="Stefan Jollet" w:date="2020-06-23T16:19:00Z">
        <w:r>
          <w:t xml:space="preserve">Die Distanz zwischen den Entladeorten der Kunden </w:t>
        </w:r>
      </w:ins>
      <w:ins w:id="516" w:author="Stefan Jollet" w:date="2020-06-23T16:20:00Z">
        <w:r w:rsidR="005A6A57">
          <w:t xml:space="preserve">wird mittels Luftlinienkalkulation errechnet (inkl. Durchschnittsgeschwindigkeit und </w:t>
        </w:r>
      </w:ins>
      <w:ins w:id="517" w:author="Stefan Jollet" w:date="2020-06-23T16:21:00Z">
        <w:r w:rsidR="005A6A57">
          <w:t>Approximationsfaktor).</w:t>
        </w:r>
      </w:ins>
    </w:p>
    <w:p w14:paraId="7390C1D8" w14:textId="6209A422" w:rsidR="0022249F" w:rsidRDefault="00D2796D" w:rsidP="00111F2A">
      <w:pPr>
        <w:pStyle w:val="Listenabsatz"/>
        <w:numPr>
          <w:ilvl w:val="0"/>
          <w:numId w:val="21"/>
        </w:numPr>
        <w:rPr>
          <w:ins w:id="518" w:author="Stefan Jollet" w:date="2020-06-23T16:25:00Z"/>
        </w:rPr>
      </w:pPr>
      <w:ins w:id="519" w:author="Stefan Jollet" w:date="2020-06-23T16:22:00Z">
        <w:r>
          <w:t>Die Optimierung behandelt de</w:t>
        </w:r>
      </w:ins>
      <w:ins w:id="520" w:author="Stefan Jollet" w:date="2020-06-23T16:23:00Z">
        <w:r>
          <w:t>n Milkrun als einen Auftrag</w:t>
        </w:r>
      </w:ins>
      <w:ins w:id="521" w:author="Stefan Jollet" w:date="2020-06-23T16:25:00Z">
        <w:r w:rsidR="0022249F">
          <w:t>,</w:t>
        </w:r>
      </w:ins>
      <w:ins w:id="522" w:author="Stefan Jollet" w:date="2020-06-23T16:23:00Z">
        <w:r>
          <w:t xml:space="preserve"> dessen Ladewerk </w:t>
        </w:r>
      </w:ins>
      <w:ins w:id="523" w:author="Stefan Jollet" w:date="2020-06-24T17:31:00Z">
        <w:r w:rsidR="005E3E8E">
          <w:t>das Hauptwerk</w:t>
        </w:r>
      </w:ins>
      <w:ins w:id="524" w:author="Timm Ziarnetzky" w:date="2020-07-03T10:27:00Z">
        <w:r w:rsidR="002C1D31">
          <w:t xml:space="preserve"> ist.</w:t>
        </w:r>
      </w:ins>
      <w:ins w:id="525" w:author="Stefan Jollet" w:date="2020-06-24T17:31:00Z">
        <w:del w:id="526" w:author="Timm Ziarnetzky" w:date="2020-07-03T10:27:00Z">
          <w:r w:rsidR="005E3E8E" w:rsidDel="002C1D31">
            <w:delText xml:space="preserve"> </w:delText>
          </w:r>
        </w:del>
      </w:ins>
    </w:p>
    <w:p w14:paraId="0DAE4BF6" w14:textId="550AA7A7" w:rsidR="00D2796D" w:rsidRDefault="0022249F" w:rsidP="00111F2A">
      <w:pPr>
        <w:pStyle w:val="Listenabsatz"/>
        <w:numPr>
          <w:ilvl w:val="0"/>
          <w:numId w:val="21"/>
        </w:numPr>
        <w:rPr>
          <w:ins w:id="527" w:author="Stefan Jollet" w:date="2020-06-23T16:11:00Z"/>
        </w:rPr>
      </w:pPr>
      <w:ins w:id="528" w:author="Stefan Jollet" w:date="2020-06-23T16:25:00Z">
        <w:r>
          <w:t xml:space="preserve">Als Entladeort, wird die letzte Entladung der Reihenfolge gewählt. Die Fahrzeit errechnet sich </w:t>
        </w:r>
      </w:ins>
      <w:ins w:id="529" w:author="Stefan Jollet" w:date="2020-06-23T16:26:00Z">
        <w:r>
          <w:t>als Summe aus</w:t>
        </w:r>
      </w:ins>
      <w:ins w:id="530" w:author="Stefan Jollet" w:date="2020-06-23T16:25:00Z">
        <w:r>
          <w:t xml:space="preserve"> d</w:t>
        </w:r>
      </w:ins>
      <w:ins w:id="531" w:author="Stefan Jollet" w:date="2020-06-23T16:26:00Z">
        <w:r>
          <w:t>en einzelnen Distanzen und Lade- bzw. Entladezeiten</w:t>
        </w:r>
      </w:ins>
      <w:ins w:id="532" w:author="Timm Ziarnetzky" w:date="2020-07-03T10:27:00Z">
        <w:r w:rsidR="002C1D31">
          <w:t>.</w:t>
        </w:r>
      </w:ins>
    </w:p>
    <w:p w14:paraId="773ED3A3" w14:textId="35FECB43" w:rsidR="003625A6" w:rsidRDefault="003625A6" w:rsidP="008A0FB7">
      <w:pPr>
        <w:pStyle w:val="berschrift4"/>
      </w:pPr>
      <w:r>
        <w:t>Waschzeiten</w:t>
      </w:r>
    </w:p>
    <w:p w14:paraId="747E40F6" w14:textId="28B7BEFE" w:rsidR="002348E7" w:rsidRDefault="005515E6" w:rsidP="002348E7">
      <w:pPr>
        <w:rPr>
          <w:ins w:id="533" w:author="Stefan Jollet" w:date="2020-06-25T09:07:00Z"/>
        </w:rPr>
      </w:pPr>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ins w:id="534" w:author="Stefan Jollet" w:date="2020-01-28T15:10:00Z">
        <w:r w:rsidR="00253E2D">
          <w:t>(</w:t>
        </w:r>
      </w:ins>
      <w:ins w:id="535" w:author="Stefan Jollet" w:date="2020-08-17T10:01:00Z">
        <w:r w:rsidR="00FF0A14">
          <w:t>Waschen bei Rückkehr zum Werk und vor</w:t>
        </w:r>
      </w:ins>
      <w:ins w:id="536" w:author="Stefan Jollet" w:date="2020-08-17T10:02:00Z">
        <w:r w:rsidR="00FF0A14">
          <w:t xml:space="preserve"> der Beladung</w:t>
        </w:r>
      </w:ins>
      <w:ins w:id="537" w:author="Stefan Jollet" w:date="2020-01-28T15:11:00Z">
        <w:r w:rsidR="00253E2D">
          <w:t>)</w:t>
        </w:r>
      </w:ins>
      <w:r w:rsidR="00FF0A14">
        <w:t xml:space="preserve"> </w:t>
      </w:r>
      <w:ins w:id="538" w:author="Stefan Jollet" w:date="2020-01-28T15:11:00Z">
        <w:r w:rsidR="00253E2D">
          <w:t xml:space="preserve"> </w:t>
        </w:r>
      </w:ins>
      <w:del w:id="539" w:author="Stefan Jollet" w:date="2020-06-25T09:06:00Z">
        <w:r w:rsidR="003625A6" w:rsidDel="002348E7">
          <w:delText xml:space="preserve">mit einer 4x4-Matrix und einer Produkt-ID je Auftrag, </w:delText>
        </w:r>
      </w:del>
      <w:r w:rsidR="003625A6">
        <w:t>soll auch in der neuen Optimierung enthalten sein.</w:t>
      </w:r>
      <w:ins w:id="540" w:author="Stefan Jollet" w:date="2020-07-10T15:21:00Z">
        <w:r w:rsidR="00AD2CAA">
          <w:t xml:space="preserve"> </w:t>
        </w:r>
      </w:ins>
      <w:ins w:id="541" w:author="Stefan Jollet" w:date="2020-07-10T15:22:00Z">
        <w:r w:rsidR="00AD2CAA">
          <w:t>Zu Beginn einer Schicht werden die Fahrzeuge stets als sauber angenommen</w:t>
        </w:r>
        <w:r w:rsidR="00387E01">
          <w:t>, ohne dass zum Ende der vorherige</w:t>
        </w:r>
      </w:ins>
      <w:ins w:id="542" w:author="Stefan Jollet" w:date="2020-07-10T15:23:00Z">
        <w:r w:rsidR="00387E01">
          <w:t>n Schicht explizit gewaschen werden muss.</w:t>
        </w:r>
      </w:ins>
      <w:ins w:id="543" w:author="Stefan Jollet" w:date="2020-06-25T09:06:00Z">
        <w:r w:rsidR="002348E7">
          <w:t xml:space="preserve"> Die Funktionalität </w:t>
        </w:r>
      </w:ins>
      <w:ins w:id="544" w:author="Stefan Jollet" w:date="2020-06-25T09:07:00Z">
        <w:r w:rsidR="002348E7">
          <w:t>ist wie folgt:</w:t>
        </w:r>
      </w:ins>
    </w:p>
    <w:p w14:paraId="7E20B147" w14:textId="7DBE71FB" w:rsidR="002348E7" w:rsidRDefault="002348E7" w:rsidP="00F763E8">
      <w:pPr>
        <w:pStyle w:val="Listenabsatz"/>
        <w:numPr>
          <w:ilvl w:val="0"/>
          <w:numId w:val="27"/>
        </w:numPr>
        <w:rPr>
          <w:ins w:id="545" w:author="Stefan Jollet" w:date="2020-06-25T09:08:00Z"/>
        </w:rPr>
      </w:pPr>
      <w:ins w:id="546" w:author="Stefan Jollet" w:date="2020-06-25T09:08:00Z">
        <w:r>
          <w:t>Im System können vier Materialarten hinterlegt werden. Jeder Auftrag enthält eine dieser vier Mat</w:t>
        </w:r>
      </w:ins>
      <w:ins w:id="547" w:author="Stefan Jollet" w:date="2020-06-25T09:09:00Z">
        <w:r>
          <w:t>erialarten.</w:t>
        </w:r>
      </w:ins>
      <w:ins w:id="548" w:author="Stefan Jollet" w:date="2020-06-25T09:10:00Z">
        <w:r w:rsidR="00F763E8">
          <w:t xml:space="preserve"> </w:t>
        </w:r>
      </w:ins>
      <w:ins w:id="549" w:author="Stefan Jollet" w:date="2020-06-25T09:11:00Z">
        <w:r w:rsidR="00F763E8">
          <w:t>Für diese vier Materialarten kann eine 4x4 Matrix hinterlegt werden, in der festgelegt ist</w:t>
        </w:r>
        <w:del w:id="550" w:author="Timm Ziarnetzky" w:date="2020-07-03T10:29:00Z">
          <w:r w:rsidR="00F763E8" w:rsidDel="00D538B6">
            <w:delText>,</w:delText>
          </w:r>
        </w:del>
        <w:r w:rsidR="00F763E8">
          <w:t xml:space="preserve"> wie viel Zeit ein Waschvorgang </w:t>
        </w:r>
      </w:ins>
      <w:ins w:id="551" w:author="Stefan Jollet" w:date="2020-06-25T09:12:00Z">
        <w:r w:rsidR="00F763E8">
          <w:t xml:space="preserve">in </w:t>
        </w:r>
        <w:r w:rsidR="00F763E8">
          <w:lastRenderedPageBreak/>
          <w:t>Abhängigkeit der Materialarten zwei</w:t>
        </w:r>
      </w:ins>
      <w:ins w:id="552" w:author="Timm Ziarnetzky" w:date="2020-07-03T10:29:00Z">
        <w:r w:rsidR="00D538B6">
          <w:t>er</w:t>
        </w:r>
      </w:ins>
      <w:ins w:id="553" w:author="Stefan Jollet" w:date="2020-06-25T09:12:00Z">
        <w:r w:rsidR="00F763E8">
          <w:t xml:space="preserve"> aufeinander folgender Lieferungen benötigt. </w:t>
        </w:r>
      </w:ins>
    </w:p>
    <w:p w14:paraId="0064DFFA" w14:textId="1528BEBE" w:rsidR="002348E7" w:rsidRDefault="00F763E8" w:rsidP="002348E7">
      <w:pPr>
        <w:pStyle w:val="Listenabsatz"/>
        <w:numPr>
          <w:ilvl w:val="0"/>
          <w:numId w:val="27"/>
        </w:numPr>
        <w:rPr>
          <w:ins w:id="554" w:author="Stefan Jollet" w:date="2020-06-25T09:15:00Z"/>
        </w:rPr>
      </w:pPr>
      <w:ins w:id="555" w:author="Stefan Jollet" w:date="2020-06-25T09:14:00Z">
        <w:r>
          <w:t>Zusätzlich gibt es f</w:t>
        </w:r>
      </w:ins>
      <w:ins w:id="556" w:author="Stefan Jollet" w:date="2020-06-25T09:07:00Z">
        <w:r w:rsidR="002348E7">
          <w:t xml:space="preserve">ür jeden Auftrag </w:t>
        </w:r>
      </w:ins>
      <w:ins w:id="557" w:author="Stefan Jollet" w:date="2020-06-25T09:08:00Z">
        <w:del w:id="558" w:author="Timm Ziarnetzky" w:date="2020-07-27T14:32:00Z">
          <w:r w:rsidR="002348E7" w:rsidDel="007445EC">
            <w:delText>gibt es</w:delText>
          </w:r>
        </w:del>
      </w:ins>
      <w:ins w:id="559" w:author="Stefan Jollet" w:date="2020-06-25T09:14:00Z">
        <w:del w:id="560" w:author="Timm Ziarnetzky" w:date="2020-07-27T14:32:00Z">
          <w:r w:rsidDel="007445EC">
            <w:delText xml:space="preserve"> </w:delText>
          </w:r>
        </w:del>
      </w:ins>
      <w:ins w:id="561" w:author="Stefan Jollet" w:date="2020-06-25T09:07:00Z">
        <w:r w:rsidR="002348E7">
          <w:t>eine Produkt ID und ei</w:t>
        </w:r>
      </w:ins>
      <w:ins w:id="562" w:author="Stefan Jollet" w:date="2020-06-25T09:08:00Z">
        <w:r w:rsidR="002348E7">
          <w:t>ne Rezeptnummer</w:t>
        </w:r>
      </w:ins>
      <w:ins w:id="563" w:author="Stefan Jollet" w:date="2020-06-25T09:14:00Z">
        <w:r>
          <w:t xml:space="preserve">. Je nach Systemkonfiguration ist entweder die Rezeptnummer oder </w:t>
        </w:r>
      </w:ins>
      <w:ins w:id="564" w:author="Stefan Jollet" w:date="2020-06-25T09:15:00Z">
        <w:r>
          <w:t>die Produkt ID dafür entscheidend</w:t>
        </w:r>
      </w:ins>
      <w:ins w:id="565" w:author="Timm Ziarnetzky" w:date="2020-07-27T14:33:00Z">
        <w:r w:rsidR="007445EC">
          <w:t>,</w:t>
        </w:r>
      </w:ins>
      <w:ins w:id="566" w:author="Stefan Jollet" w:date="2020-06-25T09:15:00Z">
        <w:r>
          <w:t xml:space="preserve"> ob zwischen zwei Lieferungen gewaschen werden muss oder nicht.</w:t>
        </w:r>
        <w:r w:rsidR="00F83B44">
          <w:t xml:space="preserve"> Die Entscheidungsregeln sind aber gleich und werden daher am Beispiel der Produkt ID beschrieben:</w:t>
        </w:r>
      </w:ins>
    </w:p>
    <w:p w14:paraId="6B766356" w14:textId="572A30B3" w:rsidR="00F83B44" w:rsidRDefault="00FF2F09" w:rsidP="00F83B44">
      <w:pPr>
        <w:pStyle w:val="Listenabsatz"/>
        <w:numPr>
          <w:ilvl w:val="1"/>
          <w:numId w:val="27"/>
        </w:numPr>
        <w:rPr>
          <w:ins w:id="567" w:author="Stefan Jollet" w:date="2020-06-25T09:29:00Z"/>
        </w:rPr>
      </w:pPr>
      <w:ins w:id="568" w:author="Stefan Jollet" w:date="2020-06-25T09:29:00Z">
        <w:r>
          <w:t>Gleiche Produkt ID gleiche Materialart: kein Waschen</w:t>
        </w:r>
      </w:ins>
      <w:ins w:id="569" w:author="Timm Ziarnetzky" w:date="2020-07-27T14:33:00Z">
        <w:r w:rsidR="007445EC">
          <w:t>.</w:t>
        </w:r>
      </w:ins>
    </w:p>
    <w:p w14:paraId="7465605A" w14:textId="089B2D48" w:rsidR="00FF2F09" w:rsidRDefault="00FF2F09" w:rsidP="00F83B44">
      <w:pPr>
        <w:pStyle w:val="Listenabsatz"/>
        <w:numPr>
          <w:ilvl w:val="1"/>
          <w:numId w:val="27"/>
        </w:numPr>
        <w:rPr>
          <w:ins w:id="570" w:author="Stefan Jollet" w:date="2020-06-25T09:29:00Z"/>
        </w:rPr>
      </w:pPr>
      <w:ins w:id="571" w:author="Stefan Jollet" w:date="2020-06-25T09:29:00Z">
        <w:r>
          <w:t>Gleiche Produkt ID unterschiedliche Materialart:</w:t>
        </w:r>
      </w:ins>
      <w:ins w:id="572" w:author="Stefan Jollet" w:date="2020-07-01T13:33:00Z">
        <w:r w:rsidR="00ED534A">
          <w:t xml:space="preserve"> kein</w:t>
        </w:r>
      </w:ins>
      <w:ins w:id="573" w:author="Stefan Jollet" w:date="2020-06-25T09:29:00Z">
        <w:r>
          <w:t xml:space="preserve"> Waschen</w:t>
        </w:r>
      </w:ins>
      <w:ins w:id="574" w:author="Timm Ziarnetzky" w:date="2020-07-27T14:34:00Z">
        <w:r w:rsidR="007445EC">
          <w:t>.</w:t>
        </w:r>
      </w:ins>
    </w:p>
    <w:p w14:paraId="1EB3D76B" w14:textId="4424C5FF" w:rsidR="00FF2F09" w:rsidRDefault="00FF2F09" w:rsidP="00F83B44">
      <w:pPr>
        <w:pStyle w:val="Listenabsatz"/>
        <w:numPr>
          <w:ilvl w:val="1"/>
          <w:numId w:val="27"/>
        </w:numPr>
        <w:rPr>
          <w:ins w:id="575" w:author="Stefan Jollet" w:date="2020-06-25T09:30:00Z"/>
        </w:rPr>
      </w:pPr>
      <w:ins w:id="576" w:author="Stefan Jollet" w:date="2020-06-25T09:29:00Z">
        <w:r>
          <w:t>Unterschiedliche Produkt ID gleiche Materi</w:t>
        </w:r>
      </w:ins>
      <w:ins w:id="577" w:author="Stefan Jollet" w:date="2020-06-25T09:30:00Z">
        <w:r>
          <w:t>alart: Waschen</w:t>
        </w:r>
      </w:ins>
      <w:ins w:id="578" w:author="Timm Ziarnetzky" w:date="2020-07-27T14:34:00Z">
        <w:r w:rsidR="007445EC">
          <w:t>.</w:t>
        </w:r>
      </w:ins>
    </w:p>
    <w:p w14:paraId="39DD63C8" w14:textId="51CCB33C" w:rsidR="00FF2F09" w:rsidRDefault="00FF2F09" w:rsidP="00FF2F09">
      <w:pPr>
        <w:pStyle w:val="Listenabsatz"/>
        <w:numPr>
          <w:ilvl w:val="1"/>
          <w:numId w:val="27"/>
        </w:numPr>
        <w:rPr>
          <w:ins w:id="579" w:author="Stefan Jollet" w:date="2020-06-25T09:31:00Z"/>
        </w:rPr>
      </w:pPr>
      <w:ins w:id="580" w:author="Stefan Jollet" w:date="2020-06-25T09:30:00Z">
        <w:r>
          <w:t>Unterschiedliche Produkt ID unterschiedliche Materialart: Waschen</w:t>
        </w:r>
      </w:ins>
      <w:ins w:id="581" w:author="Timm Ziarnetzky" w:date="2020-07-27T14:34:00Z">
        <w:r w:rsidR="007445EC">
          <w:t>.</w:t>
        </w:r>
      </w:ins>
    </w:p>
    <w:p w14:paraId="37308C3E" w14:textId="777E146D" w:rsidR="002348E7" w:rsidDel="002348E7" w:rsidRDefault="00A77EC8" w:rsidP="00C20F25">
      <w:pPr>
        <w:pStyle w:val="Listenabsatz"/>
        <w:numPr>
          <w:ilvl w:val="0"/>
          <w:numId w:val="27"/>
        </w:numPr>
        <w:rPr>
          <w:del w:id="582" w:author="Stefan Jollet" w:date="2020-06-25T09:08:00Z"/>
        </w:rPr>
      </w:pPr>
      <w:ins w:id="583" w:author="Stefan Jollet" w:date="2020-06-25T09:31:00Z">
        <w:r>
          <w:t>Des Weiteren existiert ein Flag „Contamination allowed“ auf dem Auftrag. Wenn dieses Flag gesetzt ist, muss vor der Ladung einer Lieferung dieses Auftrags nie gewaschen werden</w:t>
        </w:r>
      </w:ins>
      <w:ins w:id="584" w:author="Stefan Jollet" w:date="2020-06-25T09:32:00Z">
        <w:r w:rsidR="006E13AB">
          <w:t xml:space="preserve"> (unabhängig von den </w:t>
        </w:r>
      </w:ins>
      <w:ins w:id="585" w:author="Stefan Jollet" w:date="2020-07-15T08:19:00Z">
        <w:r w:rsidR="008D7BAE">
          <w:t>obigen</w:t>
        </w:r>
      </w:ins>
      <w:ins w:id="586" w:author="Stefan Jollet" w:date="2020-07-15T08:20:00Z">
        <w:r w:rsidR="00AF0D9A">
          <w:t xml:space="preserve"> </w:t>
        </w:r>
      </w:ins>
      <w:ins w:id="587" w:author="Stefan Jollet" w:date="2020-06-25T09:32:00Z">
        <w:r w:rsidR="006E13AB">
          <w:t>Einstellungen)</w:t>
        </w:r>
      </w:ins>
      <w:ins w:id="588" w:author="Stefan Jollet" w:date="2020-07-15T08:20:00Z">
        <w:r w:rsidR="00AF0D9A">
          <w:t>.</w:t>
        </w:r>
      </w:ins>
    </w:p>
    <w:p w14:paraId="1E042863" w14:textId="7F904591" w:rsidR="00047749" w:rsidRDefault="00047749" w:rsidP="008A0FB7">
      <w:pPr>
        <w:pStyle w:val="berschrift4"/>
      </w:pPr>
      <w:r>
        <w:t>Predecessor</w:t>
      </w:r>
    </w:p>
    <w:p w14:paraId="5CC9C356" w14:textId="339E3EF8" w:rsidR="00047749" w:rsidRDefault="00047749" w:rsidP="00047749">
      <w:r>
        <w:t>Für einen Auftrag A kann</w:t>
      </w:r>
      <w:r w:rsidR="00850E50">
        <w:t xml:space="preserve"> in der Praxis</w:t>
      </w:r>
      <w:r>
        <w:t xml:space="preserve"> ein Vorgängerauftrag B definier</w:t>
      </w:r>
      <w:r w:rsidR="00850E50">
        <w:t>t sein</w:t>
      </w:r>
      <w:r>
        <w:t>, der abgeschlossen sein muss</w:t>
      </w:r>
      <w:ins w:id="589" w:author="Stefan Rupp" w:date="2020-01-02T15:50:00Z">
        <w:r w:rsidR="0016095E">
          <w:t>,</w:t>
        </w:r>
      </w:ins>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ins w:id="590" w:author="Timm Ziarnetzky" w:date="2020-07-27T14:36:00Z">
        <w:r w:rsidR="00320642">
          <w:t>e</w:t>
        </w:r>
      </w:ins>
      <w:r w:rsidR="00EF13CD">
        <w:t xml:space="preserve"> Zeit ebenfalls einbeziehen.</w:t>
      </w:r>
      <w:ins w:id="591" w:author="Stefan Jollet" w:date="2020-08-17T14:25:00Z">
        <w:r w:rsidR="002B7118">
          <w:t xml:space="preserve"> Die Zeitspanne gibt exakt an, wann die erste Lieferung des Auftrags A eingeplant werden muss.</w:t>
        </w:r>
      </w:ins>
      <w:ins w:id="592" w:author="Stefan Jollet" w:date="2020-08-17T14:26:00Z">
        <w:r w:rsidR="002B7118">
          <w:t xml:space="preserve"> Das </w:t>
        </w:r>
      </w:ins>
      <w:ins w:id="593" w:author="Stefan Jollet" w:date="2020-08-17T14:25:00Z">
        <w:r w:rsidR="002B7118">
          <w:t>Lieferzeitfenster wird nich</w:t>
        </w:r>
      </w:ins>
      <w:ins w:id="594" w:author="Stefan Jollet" w:date="2020-08-17T14:26:00Z">
        <w:r w:rsidR="002B7118">
          <w:t>t mehr berücksichtigt.</w:t>
        </w:r>
      </w:ins>
      <w:r w:rsidR="0016095E">
        <w:t xml:space="preserve"> Die einzelnen Lieferungen der Aufträge A und B bilden also eine gemeinsame Lieferkette.</w:t>
      </w:r>
      <w:ins w:id="595" w:author="Stefan Jollet" w:date="2020-06-25T09:40:00Z">
        <w:r w:rsidR="008351DE">
          <w:t xml:space="preserve"> Unterschiedliche Zielorte der beiden Aufträge sollen nur dann erlaubt sein, wenn d</w:t>
        </w:r>
      </w:ins>
      <w:ins w:id="596" w:author="Stefan Jollet" w:date="2020-06-25T09:41:00Z">
        <w:r w:rsidR="008351DE">
          <w:t xml:space="preserve">ie Optimierung dadurch nicht zu komplex wird. </w:t>
        </w:r>
      </w:ins>
      <w:ins w:id="597" w:author="Stefan Jollet" w:date="2020-06-25T09:42:00Z">
        <w:r w:rsidR="00683013">
          <w:t>Sonst ist auch eine Einschränkung auf den gleichen Zielort möglich.</w:t>
        </w:r>
      </w:ins>
    </w:p>
    <w:p w14:paraId="10906305" w14:textId="03788CF3" w:rsidR="007B0AED" w:rsidDel="00A4076E" w:rsidRDefault="007B0AED" w:rsidP="008A0FB7">
      <w:pPr>
        <w:pStyle w:val="berschrift4"/>
        <w:rPr>
          <w:del w:id="598" w:author="Stefan Jollet" w:date="2020-07-15T08:18:00Z"/>
          <w:lang w:val="en-GB"/>
        </w:rPr>
      </w:pPr>
      <w:del w:id="599" w:author="Stefan Jollet" w:date="2020-07-15T08:18:00Z">
        <w:r w:rsidRPr="007B0AED" w:rsidDel="00A4076E">
          <w:rPr>
            <w:lang w:val="en-GB"/>
          </w:rPr>
          <w:delText>Max Number of Trucks/ V</w:delText>
        </w:r>
        <w:r w:rsidDel="00A4076E">
          <w:rPr>
            <w:lang w:val="en-GB"/>
          </w:rPr>
          <w:delText>ehicle List</w:delText>
        </w:r>
      </w:del>
    </w:p>
    <w:p w14:paraId="21EE8C27" w14:textId="0D94F113" w:rsidR="007B0AED" w:rsidDel="00396776" w:rsidRDefault="007B0AED" w:rsidP="007B0AED">
      <w:pPr>
        <w:rPr>
          <w:del w:id="600" w:author="Stefan Jollet" w:date="2020-06-24T15:38:00Z"/>
        </w:rPr>
      </w:pPr>
      <w:del w:id="601" w:author="Stefan Jollet" w:date="2020-07-15T08:18:00Z">
        <w:r w:rsidRPr="007B0AED" w:rsidDel="00A4076E">
          <w:delText xml:space="preserve">Ein Auftrag kann </w:delText>
        </w:r>
        <w:r w:rsidDel="00A4076E">
          <w:delText xml:space="preserve">der Optimierung über das Feld „Max Number of Truck“ einen Zahlenwert übergeben. Dieser besagt, auf wie viele unterschiedliche Fahrzeuge die Lieferungen dieses Auftrages maximal verteilt werden dürfen. </w:delText>
        </w:r>
        <w:r w:rsidR="00053B33" w:rsidDel="00A4076E">
          <w:delText xml:space="preserve">Eine 3 in diesem Feld bedeutet also, dass nur 3 unterschiedliche Fahrzeuge für diesen Auftrag von der </w:delText>
        </w:r>
        <w:r w:rsidR="00053B33" w:rsidDel="00A4076E">
          <w:lastRenderedPageBreak/>
          <w:delText xml:space="preserve">Optimierung eingeplant werden dürfen. Welche Fahrzeuge das sind, ist aber nicht explizit eingeschränkt. </w:delText>
        </w:r>
        <w:r w:rsidR="00867428" w:rsidDel="00A4076E">
          <w:delText>Die</w:delText>
        </w:r>
        <w:r w:rsidR="00595504" w:rsidDel="00A4076E">
          <w:delText>s</w:delText>
        </w:r>
        <w:r w:rsidR="00867428" w:rsidDel="00A4076E">
          <w:delText xml:space="preserve"> </w:delText>
        </w:r>
        <w:r w:rsidR="00912214" w:rsidDel="00A4076E">
          <w:delText>kann in der Praxis gewünscht sein</w:delText>
        </w:r>
        <w:r w:rsidR="00867428" w:rsidDel="00A4076E">
          <w:delText xml:space="preserve">, wenn beispielweise an der Baustelle besondere Einweisungen </w:delText>
        </w:r>
        <w:r w:rsidR="00322684" w:rsidDel="00A4076E">
          <w:delText>notwendig sind.</w:delText>
        </w:r>
        <w:r w:rsidR="00B82AF4" w:rsidDel="00A4076E">
          <w:delText xml:space="preserve"> Eine weitere explizite Einschränkung der Fahrzeuge soll über die „Vehicle List“ möglich sein. Hier wird </w:delText>
        </w:r>
      </w:del>
      <w:del w:id="602" w:author="Stefan Jollet" w:date="2020-06-24T15:38:00Z">
        <w:r w:rsidR="00B82AF4" w:rsidDel="00396776">
          <w:delText xml:space="preserve">der Optimierung </w:delText>
        </w:r>
      </w:del>
      <w:del w:id="603" w:author="Stefan Jollet" w:date="2020-07-15T08:18:00Z">
        <w:r w:rsidR="005F3079" w:rsidDel="00A4076E">
          <w:delText xml:space="preserve">über den Auftrag </w:delText>
        </w:r>
        <w:r w:rsidR="00B82AF4" w:rsidDel="00A4076E">
          <w:delText>eine Liste von Fahrzeug</w:delText>
        </w:r>
        <w:r w:rsidR="00C064E0" w:rsidDel="00A4076E">
          <w:delText xml:space="preserve">namen </w:delText>
        </w:r>
        <w:r w:rsidR="00B82AF4" w:rsidDel="00A4076E">
          <w:delText>übergeben</w:delText>
        </w:r>
        <w:r w:rsidR="00C064E0" w:rsidDel="00A4076E">
          <w:delText xml:space="preserve">. </w:delText>
        </w:r>
      </w:del>
      <w:del w:id="604" w:author="Stefan Jollet" w:date="2020-06-24T15:38:00Z">
        <w:r w:rsidR="005F3079" w:rsidDel="00396776">
          <w:delText>Die Optimierung darf die Lieferungen dieses Auftrags dann nur auf die Fahrzeuge dieser Liste planen.</w:delText>
        </w:r>
      </w:del>
    </w:p>
    <w:p w14:paraId="510DCE71" w14:textId="77777777" w:rsidR="005F2072" w:rsidRDefault="005F2072" w:rsidP="008A0FB7">
      <w:pPr>
        <w:pStyle w:val="berschrift4"/>
      </w:pPr>
      <w:r>
        <w:t>Schichtzeit</w:t>
      </w:r>
    </w:p>
    <w:p w14:paraId="41360941" w14:textId="7D7F887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w:t>
      </w:r>
      <w:del w:id="605" w:author="Stefan Jollet" w:date="2020-07-13T08:16:00Z">
        <w:r w:rsidR="003E6311" w:rsidDel="009E5770">
          <w:delText xml:space="preserve">auf Kosten einer Bestrafung in der Zielfunktion </w:delText>
        </w:r>
      </w:del>
      <w:r w:rsidR="003E6311">
        <w:t>überschritten werden darf.</w:t>
      </w:r>
      <w:ins w:id="606" w:author="Stefan Jollet" w:date="2020-07-13T08:16:00Z">
        <w:r w:rsidR="009E5770">
          <w:t xml:space="preserve"> Für die Überschreitung gibt es einen Parameter, der die maximale Über</w:t>
        </w:r>
      </w:ins>
      <w:ins w:id="607" w:author="Stefan Jollet" w:date="2020-07-13T08:17:00Z">
        <w:r w:rsidR="009E5770">
          <w:t xml:space="preserve">schreitungsdauer angibt. Die Überschreitung der Schichtzeit wird einmal pauschal bestraft. </w:t>
        </w:r>
      </w:ins>
    </w:p>
    <w:p w14:paraId="664FB67A" w14:textId="608B8CEA" w:rsidR="00A262B6" w:rsidRDefault="00A262B6" w:rsidP="008A0FB7">
      <w:pPr>
        <w:pStyle w:val="berschrift4"/>
      </w:pPr>
      <w:r>
        <w:t>Arbeitszeit</w:t>
      </w:r>
    </w:p>
    <w:p w14:paraId="75571112" w14:textId="76D4C50F" w:rsidR="001F05CA" w:rsidRDefault="00417323" w:rsidP="005F2072">
      <w:pPr>
        <w:rPr>
          <w:ins w:id="608" w:author="Stefan Jollet" w:date="2020-05-20T12:52:00Z"/>
        </w:rPr>
      </w:pPr>
      <w:r>
        <w:t>Der Optimierung wird durch den Fahrzeugkalender eine Dauer als Arbeitszeit übergeben.</w:t>
      </w:r>
      <w:del w:id="609" w:author="Stefan Jollet" w:date="2020-06-24T15:55:00Z">
        <w:r w:rsidDel="007D3E5E">
          <w:delText xml:space="preserve"> In Summe dürfen die Dauern der einzelnen Operationen einer Schicht die vorgegebene Dauer nicht überschreiten</w:delText>
        </w:r>
      </w:del>
      <w:r>
        <w:t>.</w:t>
      </w:r>
      <w:ins w:id="610" w:author="Stefan Jollet" w:date="2020-06-24T15:55:00Z">
        <w:r w:rsidR="007D3E5E">
          <w:t xml:space="preserve"> Die Zeitspanne zwi</w:t>
        </w:r>
      </w:ins>
      <w:ins w:id="611" w:author="Stefan Jollet" w:date="2020-06-24T15:56:00Z">
        <w:r w:rsidR="007D3E5E">
          <w:t>schen Anmeldung und Abmeldung des Fahrzeugs, darf diese Dauer nicht überschreiten.</w:t>
        </w:r>
      </w:ins>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ins w:id="612" w:author="Stefan Jollet" w:date="2020-08-17T10:03:00Z">
        <w:r w:rsidR="00247521">
          <w:t xml:space="preserve">Dies gilt auch bei einer </w:t>
        </w:r>
      </w:ins>
      <w:ins w:id="613" w:author="Stefan Jollet" w:date="2020-08-17T10:04:00Z">
        <w:r w:rsidR="00247521">
          <w:t xml:space="preserve">erlaubten </w:t>
        </w:r>
      </w:ins>
      <w:ins w:id="614" w:author="Stefan Jollet" w:date="2020-08-17T10:03:00Z">
        <w:r w:rsidR="00247521">
          <w:t>Überschreitung der Arbeitszeit</w:t>
        </w:r>
      </w:ins>
      <w:ins w:id="615" w:author="Stefan Jollet" w:date="2020-08-17T10:20:00Z">
        <w:r w:rsidR="00721D98">
          <w:t xml:space="preserve">. </w:t>
        </w:r>
      </w:ins>
      <w:r>
        <w:t xml:space="preserve">Über ein Flag soll festgelegt werden, ob </w:t>
      </w:r>
      <w:r w:rsidR="00312E70">
        <w:t>die Arbeitszeit</w:t>
      </w:r>
      <w:r>
        <w:t xml:space="preserve"> </w:t>
      </w:r>
      <w:del w:id="616" w:author="Stefan Jollet" w:date="2020-07-13T08:17:00Z">
        <w:r w:rsidDel="002A50F7">
          <w:delText xml:space="preserve">auf Kosten einer Bestrafung in der Zielfunktion </w:delText>
        </w:r>
      </w:del>
      <w:r>
        <w:t>überschritten werden darf.</w:t>
      </w:r>
      <w:ins w:id="617" w:author="Stefan Jollet" w:date="2020-07-13T08:17:00Z">
        <w:r w:rsidR="002A50F7" w:rsidRPr="002A50F7">
          <w:t xml:space="preserve"> </w:t>
        </w:r>
        <w:r w:rsidR="002A50F7">
          <w:t>Für die Überschreitung gibt es einen Parameter, der die maximale Überschreitungsdauer angibt. Die Überschreitung der Arbeitszeit wird einmal pauschal bestraft.</w:t>
        </w:r>
      </w:ins>
    </w:p>
    <w:p w14:paraId="40F6F90E" w14:textId="393DFEA4" w:rsidR="007E2339" w:rsidRDefault="001F05CA" w:rsidP="008A0FB7">
      <w:pPr>
        <w:pStyle w:val="berschrift4"/>
        <w:rPr>
          <w:ins w:id="618" w:author="Stefan Jollet" w:date="2020-05-20T14:58:00Z"/>
        </w:rPr>
      </w:pPr>
      <w:ins w:id="619" w:author="Stefan Jollet" w:date="2020-05-20T12:53:00Z">
        <w:r>
          <w:t>Variable Entladezeit</w:t>
        </w:r>
      </w:ins>
    </w:p>
    <w:p w14:paraId="3AF1422D" w14:textId="2652AC16" w:rsidR="003B1FCE" w:rsidRDefault="003B1FCE" w:rsidP="000678E1">
      <w:pPr>
        <w:rPr>
          <w:ins w:id="620" w:author="Stefan Jollet" w:date="2020-07-06T11:31:00Z"/>
        </w:rPr>
      </w:pPr>
      <w:ins w:id="621" w:author="Stefan Jollet" w:date="2020-07-06T11:30:00Z">
        <w:r>
          <w:t>Die Entladezeit einer Lieferung ergibt sich durch folgende Formel:</w:t>
        </w:r>
      </w:ins>
    </w:p>
    <w:p w14:paraId="4CA099E3" w14:textId="4CF673CA" w:rsidR="003B1FCE" w:rsidRPr="00867B7C" w:rsidRDefault="00C17D32" w:rsidP="00867B7C">
      <w:pPr>
        <w:ind w:left="1416"/>
        <w:rPr>
          <w:ins w:id="622" w:author="Stefan Jollet" w:date="2020-07-06T11:32:00Z"/>
          <w:rFonts w:eastAsiaTheme="minorEastAsia"/>
        </w:rPr>
      </w:pPr>
      <m:oMathPara>
        <m:oMathParaPr>
          <m:jc m:val="left"/>
        </m:oMathParaPr>
        <m:oMath>
          <m:sSub>
            <m:sSubPr>
              <m:ctrlPr>
                <w:ins w:id="623" w:author="Stefan Jollet" w:date="2020-07-06T11:31:00Z">
                  <w:rPr>
                    <w:rFonts w:ascii="Cambria Math" w:hAnsi="Cambria Math"/>
                    <w:i/>
                  </w:rPr>
                </w:ins>
              </m:ctrlPr>
            </m:sSubPr>
            <m:e>
              <m:r>
                <w:ins w:id="624" w:author="Stefan Jollet" w:date="2020-07-06T11:31:00Z">
                  <w:rPr>
                    <w:rFonts w:ascii="Cambria Math" w:hAnsi="Cambria Math"/>
                  </w:rPr>
                  <m:t>duration</m:t>
                </w:ins>
              </m:r>
            </m:e>
            <m:sub>
              <m:r>
                <w:ins w:id="625" w:author="Stefan Jollet" w:date="2020-07-06T11:31:00Z">
                  <w:rPr>
                    <w:rFonts w:ascii="Cambria Math" w:hAnsi="Cambria Math"/>
                  </w:rPr>
                  <m:t>total</m:t>
                </w:ins>
              </m:r>
            </m:sub>
          </m:sSub>
          <m:r>
            <w:ins w:id="626" w:author="Timm Ziarnetzky" w:date="2020-07-27T14:42:00Z">
              <w:rPr>
                <w:rFonts w:ascii="Cambria Math" w:hAnsi="Cambria Math"/>
              </w:rPr>
              <m:t>:</m:t>
            </w:ins>
          </m:r>
          <m:r>
            <w:ins w:id="627" w:author="Stefan Jollet" w:date="2020-07-06T11:31:00Z">
              <w:rPr>
                <w:rFonts w:ascii="Cambria Math" w:hAnsi="Cambria Math"/>
              </w:rPr>
              <m:t xml:space="preserve">= </m:t>
            </w:ins>
          </m:r>
          <w:bookmarkStart w:id="628" w:name="_Hlk44927542"/>
          <m:sSub>
            <m:sSubPr>
              <m:ctrlPr>
                <w:ins w:id="629" w:author="Stefan Jollet" w:date="2020-07-06T11:31:00Z">
                  <w:rPr>
                    <w:rFonts w:ascii="Cambria Math" w:hAnsi="Cambria Math"/>
                    <w:i/>
                  </w:rPr>
                </w:ins>
              </m:ctrlPr>
            </m:sSubPr>
            <m:e>
              <m:r>
                <w:ins w:id="630" w:author="Stefan Jollet" w:date="2020-07-06T11:31:00Z">
                  <w:rPr>
                    <w:rFonts w:ascii="Cambria Math" w:hAnsi="Cambria Math"/>
                  </w:rPr>
                  <m:t>duration</m:t>
                </w:ins>
              </m:r>
            </m:e>
            <m:sub>
              <m:r>
                <w:ins w:id="631" w:author="Stefan Jollet" w:date="2020-07-06T11:31:00Z">
                  <w:rPr>
                    <w:rFonts w:ascii="Cambria Math" w:hAnsi="Cambria Math"/>
                  </w:rPr>
                  <m:t>var</m:t>
                </w:ins>
              </m:r>
            </m:sub>
          </m:sSub>
          <w:bookmarkEnd w:id="628"/>
          <m:r>
            <w:ins w:id="632" w:author="Stefan Jollet" w:date="2020-07-06T11:31:00Z">
              <w:rPr>
                <w:rFonts w:ascii="Cambria Math" w:hAnsi="Cambria Math"/>
              </w:rPr>
              <m:t xml:space="preserve">+ </m:t>
            </w:ins>
          </m:r>
          <m:sSub>
            <m:sSubPr>
              <m:ctrlPr>
                <w:ins w:id="633" w:author="Stefan Jollet" w:date="2020-07-06T11:31:00Z">
                  <w:rPr>
                    <w:rFonts w:ascii="Cambria Math" w:hAnsi="Cambria Math"/>
                    <w:i/>
                  </w:rPr>
                </w:ins>
              </m:ctrlPr>
            </m:sSubPr>
            <m:e>
              <m:r>
                <w:ins w:id="634" w:author="Stefan Jollet" w:date="2020-07-06T11:31:00Z">
                  <w:rPr>
                    <w:rFonts w:ascii="Cambria Math" w:hAnsi="Cambria Math"/>
                  </w:rPr>
                  <m:t>duration</m:t>
                </w:ins>
              </m:r>
            </m:e>
            <m:sub>
              <m:r>
                <w:ins w:id="635" w:author="Stefan Jollet" w:date="2020-07-06T11:31:00Z">
                  <w:rPr>
                    <w:rFonts w:ascii="Cambria Math" w:hAnsi="Cambria Math"/>
                  </w:rPr>
                  <m:t>fix</m:t>
                </w:ins>
              </m:r>
            </m:sub>
          </m:sSub>
        </m:oMath>
      </m:oMathPara>
    </w:p>
    <w:p w14:paraId="3B454F9D" w14:textId="328B18A4" w:rsidR="003B1FCE" w:rsidRPr="00867B7C" w:rsidRDefault="00C17D32" w:rsidP="00867B7C">
      <w:pPr>
        <w:ind w:left="1416"/>
        <w:rPr>
          <w:ins w:id="636" w:author="Stefan Jollet" w:date="2020-07-06T11:32:00Z"/>
          <w:rFonts w:eastAsiaTheme="minorEastAsia"/>
        </w:rPr>
      </w:pPr>
      <m:oMathPara>
        <m:oMathParaPr>
          <m:jc m:val="left"/>
        </m:oMathParaPr>
        <m:oMath>
          <m:sSub>
            <m:sSubPr>
              <m:ctrlPr>
                <w:ins w:id="637" w:author="Stefan Jollet" w:date="2020-07-06T11:32:00Z">
                  <w:rPr>
                    <w:rFonts w:ascii="Cambria Math" w:hAnsi="Cambria Math"/>
                    <w:i/>
                  </w:rPr>
                </w:ins>
              </m:ctrlPr>
            </m:sSubPr>
            <m:e>
              <m:r>
                <w:ins w:id="638" w:author="Stefan Jollet" w:date="2020-07-06T11:32:00Z">
                  <w:rPr>
                    <w:rFonts w:ascii="Cambria Math" w:hAnsi="Cambria Math"/>
                  </w:rPr>
                  <m:t>duration</m:t>
                </w:ins>
              </m:r>
            </m:e>
            <m:sub>
              <m:r>
                <w:ins w:id="639" w:author="Stefan Jollet" w:date="2020-07-06T11:32:00Z">
                  <w:rPr>
                    <w:rFonts w:ascii="Cambria Math" w:hAnsi="Cambria Math"/>
                  </w:rPr>
                  <m:t>var</m:t>
                </w:ins>
              </m:r>
            </m:sub>
          </m:sSub>
          <m:r>
            <w:ins w:id="640" w:author="Timm Ziarnetzky" w:date="2020-07-27T14:42:00Z">
              <w:rPr>
                <w:rFonts w:ascii="Cambria Math" w:hAnsi="Cambria Math"/>
              </w:rPr>
              <m:t>:</m:t>
            </w:ins>
          </m:r>
          <m:r>
            <w:ins w:id="641" w:author="Stefan Jollet" w:date="2020-07-06T11:32:00Z">
              <w:rPr>
                <w:rFonts w:ascii="Cambria Math" w:hAnsi="Cambria Math"/>
              </w:rPr>
              <m:t xml:space="preserve">= </m:t>
            </w:ins>
          </m:r>
          <m:sSub>
            <m:sSubPr>
              <m:ctrlPr>
                <w:ins w:id="642" w:author="Stefan Jollet" w:date="2020-07-06T11:32:00Z">
                  <w:rPr>
                    <w:rFonts w:ascii="Cambria Math" w:hAnsi="Cambria Math"/>
                    <w:i/>
                  </w:rPr>
                </w:ins>
              </m:ctrlPr>
            </m:sSubPr>
            <m:e>
              <m:r>
                <w:ins w:id="643" w:author="Stefan Jollet" w:date="2020-07-06T11:32:00Z">
                  <w:rPr>
                    <w:rFonts w:ascii="Cambria Math" w:hAnsi="Cambria Math"/>
                  </w:rPr>
                  <m:t>VARUNLDTIME</m:t>
                </w:ins>
              </m:r>
            </m:e>
            <m:sub>
              <m:r>
                <w:ins w:id="644" w:author="Stefan Jollet" w:date="2020-07-06T11:32:00Z">
                  <w:rPr>
                    <w:rFonts w:ascii="Cambria Math" w:hAnsi="Cambria Math"/>
                  </w:rPr>
                  <m:t>order</m:t>
                </w:ins>
              </m:r>
            </m:sub>
          </m:sSub>
          <m:r>
            <w:ins w:id="645" w:author="Stefan Jollet" w:date="2020-07-06T11:32:00Z">
              <w:rPr>
                <w:rFonts w:ascii="Cambria Math" w:hAnsi="Cambria Math"/>
              </w:rPr>
              <m:t xml:space="preserve">* </m:t>
            </w:ins>
          </m:r>
          <m:sSub>
            <m:sSubPr>
              <m:ctrlPr>
                <w:ins w:id="646" w:author="Stefan Jollet" w:date="2020-07-06T11:32:00Z">
                  <w:rPr>
                    <w:rFonts w:ascii="Cambria Math" w:hAnsi="Cambria Math"/>
                    <w:i/>
                  </w:rPr>
                </w:ins>
              </m:ctrlPr>
            </m:sSubPr>
            <m:e>
              <m:r>
                <w:ins w:id="647" w:author="Stefan Jollet" w:date="2020-07-06T11:33:00Z">
                  <w:rPr>
                    <w:rFonts w:ascii="Cambria Math" w:hAnsi="Cambria Math"/>
                  </w:rPr>
                  <m:t>quantity</m:t>
                </w:ins>
              </m:r>
            </m:e>
            <m:sub>
              <m:r>
                <w:ins w:id="648" w:author="Stefan Jollet" w:date="2020-07-06T11:33:00Z">
                  <w:rPr>
                    <w:rFonts w:ascii="Cambria Math" w:hAnsi="Cambria Math"/>
                  </w:rPr>
                  <m:t>delivery</m:t>
                </w:ins>
              </m:r>
            </m:sub>
          </m:sSub>
        </m:oMath>
      </m:oMathPara>
    </w:p>
    <w:p w14:paraId="7D519E3C" w14:textId="182C118D" w:rsidR="003B1FCE" w:rsidRPr="00867B7C" w:rsidRDefault="00C17D32" w:rsidP="00867B7C">
      <w:pPr>
        <w:ind w:left="1416"/>
        <w:rPr>
          <w:ins w:id="649" w:author="Stefan Jollet" w:date="2020-07-06T11:30:00Z"/>
          <w:rFonts w:eastAsiaTheme="minorEastAsia"/>
        </w:rPr>
      </w:pPr>
      <m:oMathPara>
        <m:oMathParaPr>
          <m:jc m:val="left"/>
        </m:oMathParaPr>
        <m:oMath>
          <m:sSub>
            <m:sSubPr>
              <m:ctrlPr>
                <w:ins w:id="650" w:author="Stefan Jollet" w:date="2020-07-06T11:32:00Z">
                  <w:rPr>
                    <w:rFonts w:ascii="Cambria Math" w:hAnsi="Cambria Math"/>
                    <w:i/>
                  </w:rPr>
                </w:ins>
              </m:ctrlPr>
            </m:sSubPr>
            <m:e>
              <m:r>
                <w:ins w:id="651" w:author="Stefan Jollet" w:date="2020-07-06T11:32:00Z">
                  <w:rPr>
                    <w:rFonts w:ascii="Cambria Math" w:hAnsi="Cambria Math"/>
                  </w:rPr>
                  <m:t>duration</m:t>
                </w:ins>
              </m:r>
            </m:e>
            <m:sub>
              <m:r>
                <w:ins w:id="652" w:author="Stefan Jollet" w:date="2020-07-06T11:33:00Z">
                  <w:rPr>
                    <w:rFonts w:ascii="Cambria Math" w:hAnsi="Cambria Math"/>
                  </w:rPr>
                  <m:t>fix</m:t>
                </w:ins>
              </m:r>
            </m:sub>
          </m:sSub>
          <m:r>
            <w:ins w:id="653" w:author="Timm Ziarnetzky" w:date="2020-07-27T14:42:00Z">
              <w:rPr>
                <w:rFonts w:ascii="Cambria Math" w:hAnsi="Cambria Math"/>
              </w:rPr>
              <m:t>:</m:t>
            </w:ins>
          </m:r>
          <m:r>
            <w:ins w:id="654" w:author="Stefan Jollet" w:date="2020-07-06T11:32:00Z">
              <w:rPr>
                <w:rFonts w:ascii="Cambria Math" w:hAnsi="Cambria Math"/>
              </w:rPr>
              <m:t xml:space="preserve">= </m:t>
            </w:ins>
          </m:r>
          <m:sSub>
            <m:sSubPr>
              <m:ctrlPr>
                <w:ins w:id="655" w:author="Stefan Jollet" w:date="2020-07-06T11:32:00Z">
                  <w:rPr>
                    <w:rFonts w:ascii="Cambria Math" w:hAnsi="Cambria Math"/>
                    <w:i/>
                  </w:rPr>
                </w:ins>
              </m:ctrlPr>
            </m:sSubPr>
            <m:e>
              <m:r>
                <w:ins w:id="656" w:author="Stefan Jollet" w:date="2020-07-06T11:33:00Z">
                  <w:rPr>
                    <w:rFonts w:ascii="Cambria Math" w:hAnsi="Cambria Math"/>
                  </w:rPr>
                  <m:t>UNLDTIME</m:t>
                </w:ins>
              </m:r>
            </m:e>
            <m:sub>
              <m:r>
                <w:ins w:id="657" w:author="Stefan Jollet" w:date="2020-07-06T11:33:00Z">
                  <w:rPr>
                    <w:rFonts w:ascii="Cambria Math" w:hAnsi="Cambria Math"/>
                  </w:rPr>
                  <m:t>order</m:t>
                </w:ins>
              </m:r>
            </m:sub>
          </m:sSub>
        </m:oMath>
      </m:oMathPara>
    </w:p>
    <w:p w14:paraId="1A5EBBBD" w14:textId="0964155D" w:rsidR="000F5904" w:rsidRPr="000F5904" w:rsidRDefault="006514DF" w:rsidP="000678E1">
      <w:pPr>
        <w:rPr>
          <w:ins w:id="658" w:author="Stefan Jollet" w:date="2020-05-20T14:55:00Z"/>
        </w:rPr>
      </w:pPr>
      <w:ins w:id="659" w:author="Stefan Jollet" w:date="2020-06-25T12:25:00Z">
        <w:r>
          <w:t xml:space="preserve">Die </w:t>
        </w:r>
      </w:ins>
      <w:ins w:id="660" w:author="Stefan Jollet" w:date="2020-06-25T12:26:00Z">
        <w:r>
          <w:t>g</w:t>
        </w:r>
      </w:ins>
      <w:ins w:id="661" w:author="Stefan Jollet" w:date="2020-06-25T12:25:00Z">
        <w:r>
          <w:t>esamte Entladezeit ist</w:t>
        </w:r>
      </w:ins>
      <w:ins w:id="662" w:author="Stefan Jollet" w:date="2020-07-06T11:35:00Z">
        <w:r w:rsidR="00935A89">
          <w:t xml:space="preserve"> also</w:t>
        </w:r>
      </w:ins>
      <w:ins w:id="663" w:author="Stefan Jollet" w:date="2020-06-25T12:25:00Z">
        <w:r>
          <w:t xml:space="preserve"> abhängig vom gewählten Fahrzeug</w:t>
        </w:r>
      </w:ins>
      <w:ins w:id="664" w:author="Stefan Jollet" w:date="2020-07-06T11:35:00Z">
        <w:r w:rsidR="00935A89">
          <w:t xml:space="preserve"> </w:t>
        </w:r>
      </w:ins>
      <w:ins w:id="665" w:author="Stefan Jollet" w:date="2020-07-06T11:36:00Z">
        <w:r w:rsidR="00935A89">
          <w:t>und somit Teil der Optimierungsentscheidung. F</w:t>
        </w:r>
      </w:ins>
      <w:ins w:id="666" w:author="Stefan Jollet" w:date="2020-07-06T11:37:00Z">
        <w:r w:rsidR="00935A89">
          <w:t xml:space="preserve">alls sich herausstellt, dass die Optimierung durch diese Anforderung erheblich langsamer oder die Qualität schlechter wird, soll </w:t>
        </w:r>
      </w:ins>
      <w:ins w:id="667" w:author="Stefan Jollet" w:date="2020-07-06T11:39:00Z">
        <w:r w:rsidR="00935A89">
          <w:t>die Anforderung erneut diskut</w:t>
        </w:r>
      </w:ins>
      <w:ins w:id="668" w:author="Stefan Jollet" w:date="2020-07-06T11:40:00Z">
        <w:r w:rsidR="00935A89">
          <w:t>iert werden.</w:t>
        </w:r>
      </w:ins>
    </w:p>
    <w:p w14:paraId="1F1F0BE6" w14:textId="73CA6EEA" w:rsidR="00726EDD" w:rsidRDefault="00726EDD" w:rsidP="008A0FB7">
      <w:pPr>
        <w:pStyle w:val="berschrift4"/>
        <w:rPr>
          <w:ins w:id="669" w:author="Stefan Jollet" w:date="2020-06-25T09:59:00Z"/>
        </w:rPr>
      </w:pPr>
      <w:ins w:id="670" w:author="Stefan Jollet" w:date="2020-05-20T14:56:00Z">
        <w:r>
          <w:t>Plusload</w:t>
        </w:r>
      </w:ins>
    </w:p>
    <w:p w14:paraId="380E0257" w14:textId="71463FEB" w:rsidR="00B624EB" w:rsidRDefault="00B624EB" w:rsidP="005E18DF">
      <w:pPr>
        <w:rPr>
          <w:ins w:id="671" w:author="Stefan Jollet" w:date="2020-09-09T16:10:00Z"/>
        </w:rPr>
      </w:pPr>
      <w:ins w:id="672" w:author="Stefan Jollet" w:date="2020-06-25T09:59:00Z">
        <w:r>
          <w:t xml:space="preserve">Ein Plusload bedeutet, dass </w:t>
        </w:r>
      </w:ins>
      <w:ins w:id="673" w:author="Stefan Jollet" w:date="2020-06-25T10:28:00Z">
        <w:r w:rsidR="001C29A3">
          <w:t>eine weitere Lieferung am Ende des Lieferflusses eingeplant</w:t>
        </w:r>
        <w:r w:rsidR="000058B6">
          <w:t xml:space="preserve"> werden soll. </w:t>
        </w:r>
      </w:ins>
      <w:ins w:id="674" w:author="Stefan Jollet" w:date="2020-06-25T10:29:00Z">
        <w:r w:rsidR="002E7930">
          <w:t>Das Spacing für diese Zusatzlieferung w</w:t>
        </w:r>
      </w:ins>
      <w:ins w:id="675" w:author="Stefan Jollet" w:date="2020-06-25T12:44:00Z">
        <w:r w:rsidR="007664D9">
          <w:t>e</w:t>
        </w:r>
      </w:ins>
      <w:ins w:id="676" w:author="Stefan Jollet" w:date="2020-06-25T10:29:00Z">
        <w:r w:rsidR="002E7930">
          <w:t xml:space="preserve">icht vom Spacing der eigentlichen Lieferkette ab. Hier soll gelten, dass die Beladung erst begonnen werden darf, wenn die Entladung der vorherigen Lieferung </w:t>
        </w:r>
      </w:ins>
      <w:ins w:id="677" w:author="Stefan Jollet" w:date="2020-06-25T10:30:00Z">
        <w:r w:rsidR="002E7930">
          <w:t xml:space="preserve">abgeschlossen </w:t>
        </w:r>
        <w:r w:rsidR="00292970">
          <w:t xml:space="preserve">ist. </w:t>
        </w:r>
      </w:ins>
      <w:ins w:id="678" w:author="Stefan Jollet" w:date="2020-06-25T10:07:00Z">
        <w:r w:rsidR="00AB3396">
          <w:t>Zusätzlich wirkt d</w:t>
        </w:r>
      </w:ins>
      <w:ins w:id="679" w:author="Stefan Jollet" w:date="2020-06-25T10:08:00Z">
        <w:r w:rsidR="00AB3396">
          <w:t xml:space="preserve">er Parameter „Plusload Percentage“, sodass die </w:t>
        </w:r>
      </w:ins>
      <w:ins w:id="680" w:author="Stefan Jollet" w:date="2020-06-25T10:30:00Z">
        <w:r w:rsidR="005E18DF">
          <w:t>Menge dieser Lieferung nur die durchschn</w:t>
        </w:r>
      </w:ins>
      <w:ins w:id="681" w:author="Stefan Jollet" w:date="2020-06-25T10:31:00Z">
        <w:r w:rsidR="005E18DF">
          <w:t>i</w:t>
        </w:r>
      </w:ins>
      <w:ins w:id="682" w:author="Stefan Jollet" w:date="2020-06-25T10:30:00Z">
        <w:r w:rsidR="005E18DF">
          <w:t xml:space="preserve">ttliche </w:t>
        </w:r>
      </w:ins>
      <w:ins w:id="683" w:author="Stefan Jollet" w:date="2020-06-25T10:31:00Z">
        <w:r w:rsidR="005E18DF">
          <w:t>Kapazität des Fahrzeugtyps multipliziert mit dem Prozentsatz ergibt.</w:t>
        </w:r>
        <w:r w:rsidR="00A83BF1">
          <w:t xml:space="preserve"> Im Echtzeit Betrieb wird die </w:t>
        </w:r>
      </w:ins>
      <w:ins w:id="684" w:author="Stefan Jollet" w:date="2020-06-25T10:32:00Z">
        <w:r w:rsidR="00A83BF1">
          <w:t xml:space="preserve">Priorität des Auftrags auf 0 gesetzt, wenn die Plusload-Lieferung benötigt wird. </w:t>
        </w:r>
      </w:ins>
      <w:ins w:id="685" w:author="Stefan Jollet" w:date="2020-07-06T10:04:00Z">
        <w:r w:rsidR="0081797A">
          <w:t>Aktuell wird d</w:t>
        </w:r>
      </w:ins>
      <w:ins w:id="686" w:author="Stefan Jollet" w:date="2020-06-25T10:32:00Z">
        <w:r w:rsidR="00A83BF1">
          <w:t xml:space="preserve">ie Lieferung </w:t>
        </w:r>
      </w:ins>
      <w:ins w:id="687" w:author="Stefan Jollet" w:date="2020-07-06T10:03:00Z">
        <w:r w:rsidR="0081797A">
          <w:t xml:space="preserve">dann sofort eingeplant, da </w:t>
        </w:r>
      </w:ins>
      <w:ins w:id="688" w:author="Stefan Jollet" w:date="2020-07-06T10:04:00Z">
        <w:r w:rsidR="0081797A">
          <w:t xml:space="preserve">sie dem Werk als nächste Lieferung zugeordnet wird. </w:t>
        </w:r>
      </w:ins>
      <w:ins w:id="689" w:author="Stefan Jollet" w:date="2020-07-06T10:05:00Z">
        <w:r w:rsidR="0081797A">
          <w:t xml:space="preserve">In der neuen Optimierung soll ebenfalls sichergestellt sein, dass eine solche Lieferung als nächstes eingeplant wird. </w:t>
        </w:r>
      </w:ins>
    </w:p>
    <w:p w14:paraId="718C8A5F" w14:textId="77777777" w:rsidR="002F4816" w:rsidRDefault="002F4816" w:rsidP="002F4816">
      <w:pPr>
        <w:pStyle w:val="berschrift4"/>
        <w:rPr>
          <w:ins w:id="690" w:author="Stefan Jollet" w:date="2020-09-09T16:10:00Z"/>
        </w:rPr>
      </w:pPr>
      <w:ins w:id="691" w:author="Stefan Jollet" w:date="2020-09-09T16:10:00Z">
        <w:r>
          <w:t>Prioritäten</w:t>
        </w:r>
      </w:ins>
    </w:p>
    <w:p w14:paraId="37A54C82" w14:textId="77777777" w:rsidR="002F4816" w:rsidRDefault="002F4816" w:rsidP="002F4816">
      <w:pPr>
        <w:rPr>
          <w:ins w:id="692" w:author="Stefan Jollet" w:date="2020-09-09T16:10:00Z"/>
        </w:rPr>
      </w:pPr>
      <w:ins w:id="693" w:author="Stefan Jollet" w:date="2020-09-09T16:10:00Z">
        <w:r>
          <w:t>Fahrzeugprioritäten werden nicht berücksichtigt.</w:t>
        </w:r>
      </w:ins>
    </w:p>
    <w:p w14:paraId="5B74E394" w14:textId="1989B7E1" w:rsidR="002F4816" w:rsidRDefault="002F4816" w:rsidP="002F4816">
      <w:pPr>
        <w:rPr>
          <w:ins w:id="694" w:author="Stefan Jollet" w:date="2020-09-09T16:10:00Z"/>
        </w:rPr>
      </w:pPr>
      <w:ins w:id="695" w:author="Stefan Jollet" w:date="2020-09-09T16:10:00Z">
        <w:r>
          <w:t xml:space="preserve">Auftragsprioritäten </w:t>
        </w:r>
      </w:ins>
      <w:ins w:id="696" w:author="Stefan Jollet" w:date="2020-09-09T16:11:00Z">
        <w:r w:rsidR="00551F69">
          <w:t>müssen</w:t>
        </w:r>
      </w:ins>
      <w:ins w:id="697" w:author="Stefan Jollet" w:date="2020-09-09T16:10:00Z">
        <w:r>
          <w:t xml:space="preserve"> berücksichtigt werden. Die Anforderung ist wie folgt:</w:t>
        </w:r>
      </w:ins>
    </w:p>
    <w:p w14:paraId="2E4B8221" w14:textId="77777777" w:rsidR="002F4816" w:rsidRDefault="002F4816" w:rsidP="002F4816">
      <w:pPr>
        <w:pStyle w:val="Listenabsatz"/>
        <w:numPr>
          <w:ilvl w:val="0"/>
          <w:numId w:val="19"/>
        </w:numPr>
        <w:rPr>
          <w:ins w:id="698" w:author="Stefan Jollet" w:date="2020-09-09T16:10:00Z"/>
        </w:rPr>
      </w:pPr>
      <w:ins w:id="699" w:author="Stefan Jollet" w:date="2020-09-09T16:10:00Z">
        <w:r>
          <w:t>Das Verspäten eines Auftrags mit Priorität 1 ist „teurer“ als das Verspäten eines Auftrags mit Priorität 2 (Prioritäten 2, 3 analog).</w:t>
        </w:r>
      </w:ins>
    </w:p>
    <w:p w14:paraId="21CBEBE7" w14:textId="77777777" w:rsidR="002F4816" w:rsidRDefault="002F4816" w:rsidP="002F4816">
      <w:pPr>
        <w:pStyle w:val="Listenabsatz"/>
        <w:numPr>
          <w:ilvl w:val="0"/>
          <w:numId w:val="19"/>
        </w:numPr>
        <w:rPr>
          <w:ins w:id="700" w:author="Stefan Jollet" w:date="2020-09-09T16:10:00Z"/>
        </w:rPr>
      </w:pPr>
      <w:ins w:id="701" w:author="Stefan Jollet" w:date="2020-09-09T16:10:00Z">
        <w:r>
          <w:t>Das Liegenlassen eines Auftrags mit Priorität 1 ist „teurer“ als das Liegenlassen eines Auftrags mit Priorität 2 (Prioritäten 2, 3 analog).</w:t>
        </w:r>
      </w:ins>
    </w:p>
    <w:p w14:paraId="2F0F1B06" w14:textId="77777777" w:rsidR="002F4816" w:rsidRDefault="002F4816" w:rsidP="005E18DF">
      <w:pPr>
        <w:rPr>
          <w:ins w:id="702" w:author="Stefan Jollet" w:date="2020-09-09T14:51:00Z"/>
        </w:rPr>
      </w:pPr>
    </w:p>
    <w:p w14:paraId="16405FCA" w14:textId="77777777" w:rsidR="00FF1B9D" w:rsidRPr="00B624EB" w:rsidRDefault="00FF1B9D" w:rsidP="005E18DF">
      <w:pPr>
        <w:rPr>
          <w:ins w:id="703" w:author="Stefan Jollet" w:date="2020-05-20T12:53:00Z"/>
        </w:rPr>
      </w:pPr>
    </w:p>
    <w:p w14:paraId="7DB5FEA1" w14:textId="2493B75D" w:rsidR="005F2072" w:rsidRDefault="008A0FB7" w:rsidP="008A0FB7">
      <w:pPr>
        <w:pStyle w:val="berschrift3"/>
        <w:rPr>
          <w:ins w:id="704" w:author="Stefan Jollet" w:date="2020-06-25T08:48:00Z"/>
        </w:rPr>
      </w:pPr>
      <w:bookmarkStart w:id="705" w:name="_Toc44923853"/>
      <w:ins w:id="706" w:author="Stefan Jollet" w:date="2020-06-25T08:48:00Z">
        <w:r>
          <w:lastRenderedPageBreak/>
          <w:t>Optionale Anforderungen</w:t>
        </w:r>
        <w:bookmarkEnd w:id="705"/>
      </w:ins>
    </w:p>
    <w:p w14:paraId="3F6A4DC4" w14:textId="4350A88A" w:rsidR="008A0FB7" w:rsidRDefault="004D507F" w:rsidP="008A0FB7">
      <w:pPr>
        <w:pStyle w:val="berschrift4"/>
        <w:rPr>
          <w:ins w:id="707" w:author="Stefan Jollet" w:date="2020-06-25T08:48:00Z"/>
        </w:rPr>
      </w:pPr>
      <w:ins w:id="708" w:author="Stefan Jollet" w:date="2020-07-13T09:23:00Z">
        <w:r>
          <w:t xml:space="preserve"> </w:t>
        </w:r>
      </w:ins>
      <w:ins w:id="709" w:author="Stefan Jollet" w:date="2020-06-25T08:48:00Z">
        <w:r w:rsidR="008A0FB7">
          <w:t>Prioritäten</w:t>
        </w:r>
      </w:ins>
      <w:ins w:id="710" w:author="Stefan Jollet" w:date="2020-09-09T16:11:00Z">
        <w:r w:rsidR="002F4816">
          <w:t xml:space="preserve"> von Bore Pile Aufträgen</w:t>
        </w:r>
      </w:ins>
    </w:p>
    <w:p w14:paraId="092C7D4F" w14:textId="1E99222C" w:rsidR="003924E9" w:rsidRDefault="00EF76CC" w:rsidP="008A0FB7">
      <w:pPr>
        <w:pStyle w:val="Listenabsatz"/>
        <w:numPr>
          <w:ilvl w:val="0"/>
          <w:numId w:val="19"/>
        </w:numPr>
        <w:rPr>
          <w:ins w:id="711" w:author="Stefan Jollet" w:date="2020-06-25T10:12:00Z"/>
        </w:rPr>
      </w:pPr>
      <w:ins w:id="712" w:author="Timm Ziarnetzky" w:date="2020-07-27T14:47:00Z">
        <w:del w:id="713" w:author="Stefan Jollet" w:date="2020-09-09T16:11:00Z">
          <w:r w:rsidDel="002F4816">
            <w:delText>..</w:delText>
          </w:r>
        </w:del>
      </w:ins>
      <w:ins w:id="714" w:author="Stefan Jollet" w:date="2020-09-09T14:58:00Z">
        <w:r w:rsidR="003924E9">
          <w:t>Bore Pile Aufträge müssen gesondert behandelt werden.</w:t>
        </w:r>
      </w:ins>
    </w:p>
    <w:p w14:paraId="402B84BF" w14:textId="5A34EE57" w:rsidR="00F545D5" w:rsidRDefault="00F545D5" w:rsidP="00F545D5">
      <w:pPr>
        <w:pStyle w:val="berschrift4"/>
        <w:rPr>
          <w:ins w:id="715" w:author="Stefan Jollet" w:date="2020-06-25T10:13:00Z"/>
        </w:rPr>
      </w:pPr>
      <w:ins w:id="716" w:author="Stefan Jollet" w:date="2020-06-25T10:13:00Z">
        <w:r>
          <w:t xml:space="preserve"> </w:t>
        </w:r>
      </w:ins>
      <w:ins w:id="717" w:author="Stefan Jollet" w:date="2020-06-25T10:12:00Z">
        <w:r>
          <w:t>Fahrzeu</w:t>
        </w:r>
      </w:ins>
      <w:ins w:id="718" w:author="Stefan Jollet" w:date="2020-06-25T10:13:00Z">
        <w:r>
          <w:t>g-Einspar-Modus</w:t>
        </w:r>
      </w:ins>
    </w:p>
    <w:p w14:paraId="4BE5F6BA" w14:textId="77777777" w:rsidR="004F5221" w:rsidRDefault="008F1106" w:rsidP="0066300E">
      <w:pPr>
        <w:rPr>
          <w:ins w:id="719" w:author="Stefan Jollet" w:date="2020-09-09T16:13:00Z"/>
        </w:rPr>
      </w:pPr>
      <w:ins w:id="720" w:author="Stefan Jollet" w:date="2020-08-17T10:08:00Z">
        <w:r>
          <w:t>Falls es möglich ist, soll im Preplanning ein</w:t>
        </w:r>
      </w:ins>
      <w:ins w:id="721" w:author="Stefan Jollet" w:date="2020-08-17T10:09:00Z">
        <w:r w:rsidRPr="008F1106">
          <w:t xml:space="preserve"> Fahrzeug-Einspar-Modus</w:t>
        </w:r>
        <w:r>
          <w:t xml:space="preserve"> aktiviert werden können, der zusätzlich dahingehend optimiert, </w:t>
        </w:r>
      </w:ins>
      <w:ins w:id="722" w:author="Stefan Jollet" w:date="2020-06-25T10:13:00Z">
        <w:r w:rsidR="00F545D5">
          <w:t>möglichst wenig Fahrzeuge zu benutzen</w:t>
        </w:r>
      </w:ins>
      <w:ins w:id="723" w:author="Stefan Jollet" w:date="2020-06-25T10:14:00Z">
        <w:r w:rsidR="00F545D5">
          <w:t>, um das Auftragsbuch erfüllen zu können. Rote und Orange Verspätungen dürfen durch das Einsparen eines Fahrzeuges nicht entstehen. Gelbe Verspätungen sind vertretbar.</w:t>
        </w:r>
      </w:ins>
    </w:p>
    <w:p w14:paraId="3BA8710C" w14:textId="339E8E6C" w:rsidR="00F545D5" w:rsidRPr="00F545D5" w:rsidRDefault="004F5221" w:rsidP="004F5221">
      <w:pPr>
        <w:pStyle w:val="berschrift4"/>
        <w:rPr>
          <w:ins w:id="724" w:author="Stefan Jollet" w:date="2020-06-25T08:48:00Z"/>
        </w:rPr>
      </w:pPr>
      <w:ins w:id="725" w:author="Stefan Jollet" w:date="2020-09-09T16:13:00Z">
        <w:r>
          <w:t xml:space="preserve"> Toll Fees</w:t>
        </w:r>
      </w:ins>
      <w:ins w:id="726" w:author="Stefan Jollet" w:date="2020-06-25T10:14:00Z">
        <w:r w:rsidR="00F545D5">
          <w:t xml:space="preserve"> </w:t>
        </w:r>
      </w:ins>
    </w:p>
    <w:p w14:paraId="51EE253A" w14:textId="79784F8D" w:rsidR="008A0FB7" w:rsidRDefault="004F5221" w:rsidP="007E2339">
      <w:pPr>
        <w:rPr>
          <w:ins w:id="727" w:author="Stefan Jollet" w:date="2020-09-09T16:22:00Z"/>
        </w:rPr>
      </w:pPr>
      <w:ins w:id="728" w:author="Stefan Jollet" w:date="2020-09-09T16:14:00Z">
        <w:r>
          <w:t>Eine</w:t>
        </w:r>
      </w:ins>
      <w:ins w:id="729" w:author="Stefan Jollet" w:date="2020-09-09T16:13:00Z">
        <w:r>
          <w:t xml:space="preserve"> </w:t>
        </w:r>
      </w:ins>
      <w:ins w:id="730" w:author="Stefan Jollet" w:date="2020-09-09T16:14:00Z">
        <w:r>
          <w:t>B</w:t>
        </w:r>
      </w:ins>
      <w:ins w:id="731" w:author="Stefan Jollet" w:date="2020-09-09T16:13:00Z">
        <w:r>
          <w:t>erücks</w:t>
        </w:r>
      </w:ins>
      <w:ins w:id="732" w:author="Stefan Jollet" w:date="2020-09-09T16:14:00Z">
        <w:r>
          <w:t xml:space="preserve">ichtigung von Mautkosten soll in der Zulunft geprüft und die Umsetzbarkeit erörtert werden. </w:t>
        </w:r>
      </w:ins>
    </w:p>
    <w:p w14:paraId="4767735E" w14:textId="729F40C8" w:rsidR="00062203" w:rsidRDefault="00062203" w:rsidP="00062203">
      <w:pPr>
        <w:pStyle w:val="berschrift4"/>
        <w:rPr>
          <w:ins w:id="733" w:author="Stefan Jollet" w:date="2020-09-09T16:23:00Z"/>
        </w:rPr>
      </w:pPr>
      <w:ins w:id="734" w:author="Stefan Jollet" w:date="2020-09-09T16:23:00Z">
        <w:r>
          <w:t xml:space="preserve"> </w:t>
        </w:r>
      </w:ins>
      <w:ins w:id="735" w:author="Stefan Jollet" w:date="2020-09-09T16:22:00Z">
        <w:r>
          <w:t>Parameter Eins</w:t>
        </w:r>
      </w:ins>
      <w:ins w:id="736" w:author="Stefan Jollet" w:date="2020-09-09T16:23:00Z">
        <w:r>
          <w:t>tellungen</w:t>
        </w:r>
      </w:ins>
    </w:p>
    <w:p w14:paraId="650061ED" w14:textId="2A3A4124" w:rsidR="00062203" w:rsidRPr="00062203" w:rsidRDefault="00062203" w:rsidP="00062203">
      <w:ins w:id="737" w:author="Stefan Jollet" w:date="2020-09-09T16:24:00Z">
        <w:r>
          <w:t>Es soll zukünftig möglich sein</w:t>
        </w:r>
      </w:ins>
      <w:ins w:id="738" w:author="Stefan Jollet" w:date="2020-09-09T16:25:00Z">
        <w:r>
          <w:t>,</w:t>
        </w:r>
      </w:ins>
      <w:ins w:id="739" w:author="Stefan Jollet" w:date="2020-09-09T16:24:00Z">
        <w:r>
          <w:t xml:space="preserve"> mehrere Parametersätze pro Gru</w:t>
        </w:r>
      </w:ins>
      <w:ins w:id="740" w:author="Stefan Jollet" w:date="2020-09-09T16:25:00Z">
        <w:r>
          <w:t xml:space="preserve">ppe zu definieren, um </w:t>
        </w:r>
      </w:ins>
      <w:ins w:id="741" w:author="Stefan Jollet" w:date="2020-09-09T16:27:00Z">
        <w:r>
          <w:t xml:space="preserve">die Optimierung an </w:t>
        </w:r>
      </w:ins>
      <w:ins w:id="742" w:author="Stefan Jollet" w:date="2020-09-09T16:26:00Z">
        <w:r>
          <w:t xml:space="preserve">unterschiedliche Datenlagen (z.B. saisonale Unterschiede) </w:t>
        </w:r>
      </w:ins>
      <w:ins w:id="743" w:author="Stefan Jollet" w:date="2020-09-09T16:27:00Z">
        <w:r>
          <w:t>anpassen zu können.</w:t>
        </w:r>
      </w:ins>
    </w:p>
    <w:p w14:paraId="58BD7890" w14:textId="750A0977" w:rsidR="00934F4A" w:rsidRDefault="00934F4A" w:rsidP="005A6F34">
      <w:pPr>
        <w:pStyle w:val="berschrift2"/>
      </w:pPr>
      <w:bookmarkStart w:id="744" w:name="_Toc44923855"/>
      <w:r>
        <w:t>Ausschluss</w:t>
      </w:r>
      <w:r w:rsidR="004A6273">
        <w:t xml:space="preserve"> L</w:t>
      </w:r>
      <w:r>
        <w:t>iste</w:t>
      </w:r>
      <w:bookmarkEnd w:id="744"/>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745" w:name="_Toc44923856"/>
      <w:r>
        <w:t>Preloads</w:t>
      </w:r>
      <w:bookmarkEnd w:id="745"/>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746" w:name="_Toc44923857"/>
      <w:r>
        <w:t>Shunting</w:t>
      </w:r>
      <w:bookmarkEnd w:id="746"/>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747" w:name="_Toc44923858"/>
      <w:r>
        <w:lastRenderedPageBreak/>
        <w:t>Roaming</w:t>
      </w:r>
      <w:bookmarkEnd w:id="747"/>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748" w:name="_Toc44923859"/>
      <w:r>
        <w:t>Predrive</w:t>
      </w:r>
      <w:bookmarkEnd w:id="748"/>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749" w:name="_Toc44923860"/>
      <w:r>
        <w:t>Waste Orders</w:t>
      </w:r>
      <w:bookmarkEnd w:id="749"/>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750" w:name="_Toc44923861"/>
      <w:r>
        <w:t>Customer Managed Assignment (CMA)</w:t>
      </w:r>
      <w:bookmarkEnd w:id="750"/>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751" w:name="_Toc44923862"/>
      <w:r>
        <w:t>Splitloads</w:t>
      </w:r>
      <w:bookmarkEnd w:id="751"/>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ins w:id="752" w:author="Stefan Jollet" w:date="2020-01-28T15:14:00Z">
        <w:r w:rsidR="00F64332">
          <w:t xml:space="preserve"> (</w:t>
        </w:r>
        <w:r w:rsidR="00F64332" w:rsidRPr="00F64332">
          <w:t>Ein Sonderfall von Version 1 ist das Mörtel-Geschäft, bei dem identisches Material geladen wird. Dazu steht weiter oben eine Anforderung</w:t>
        </w:r>
        <w:r w:rsidR="00F64332">
          <w:t>)</w:t>
        </w:r>
      </w:ins>
      <w:ins w:id="753" w:author="Timm Ziarnetzky" w:date="2020-07-27T14:52:00Z">
        <w:r w:rsidR="003F558D">
          <w:t>.</w:t>
        </w:r>
      </w:ins>
    </w:p>
    <w:p w14:paraId="052951A6" w14:textId="77777777" w:rsidR="00CB6A8C" w:rsidRDefault="00CB6A8C" w:rsidP="00CB6A8C">
      <w:pPr>
        <w:pStyle w:val="berschrift3"/>
      </w:pPr>
      <w:bookmarkStart w:id="754" w:name="_Toc44923863"/>
      <w:r>
        <w:t>Fahrzeit</w:t>
      </w:r>
      <w:bookmarkEnd w:id="754"/>
    </w:p>
    <w:p w14:paraId="29FA5F5E" w14:textId="4290E7C6" w:rsidR="00CB6A8C" w:rsidRPr="00F92DE7" w:rsidRDefault="00CB6A8C" w:rsidP="00C50647">
      <w:r>
        <w:t>Die reine Fahrzeit eines Trucks soll die Lenkzeit der Fahrer repräsentieren</w:t>
      </w:r>
      <w:r w:rsidR="0061717A">
        <w:t>.</w:t>
      </w:r>
    </w:p>
    <w:p w14:paraId="1FCA9095" w14:textId="0862BF55" w:rsidR="00C50647" w:rsidRDefault="00CB6A8C" w:rsidP="00C50647">
      <w:pPr>
        <w:rPr>
          <w:ins w:id="755" w:author="Stefan Jollet" w:date="2020-06-25T12:29:00Z"/>
        </w:rPr>
      </w:pPr>
      <w:r w:rsidRPr="00B62CCA">
        <w:rPr>
          <w:b/>
          <w:bCs/>
        </w:rPr>
        <w:lastRenderedPageBreak/>
        <w:t>Begründung</w:t>
      </w:r>
      <w:r>
        <w:rPr>
          <w:b/>
          <w:bCs/>
        </w:rPr>
        <w:t xml:space="preserve">: </w:t>
      </w:r>
      <w:r>
        <w:t xml:space="preserve">Konnten bis jetzt weder </w:t>
      </w:r>
      <w:ins w:id="756" w:author="Timm Ziarnetzky" w:date="2020-07-27T14:52:00Z">
        <w:r w:rsidR="003F558D">
          <w:t>Transferoptimierer</w:t>
        </w:r>
      </w:ins>
      <w:del w:id="757" w:author="Timm Ziarnetzky" w:date="2020-07-27T14:52:00Z">
        <w:r w:rsidDel="003F558D">
          <w:delText>Fifo</w:delText>
        </w:r>
      </w:del>
      <w:r>
        <w:t xml:space="preserve"> noch Regret, wird von Betonkunden nicht angefragt</w:t>
      </w:r>
      <w:ins w:id="758" w:author="Timm Ziarnetzky" w:date="2020-07-27T14:52:00Z">
        <w:r w:rsidR="003F558D">
          <w:t>.</w:t>
        </w:r>
      </w:ins>
    </w:p>
    <w:p w14:paraId="2E121E89" w14:textId="55C82831" w:rsidR="00DE7F78" w:rsidRDefault="00DE7F78" w:rsidP="00DE7F78">
      <w:pPr>
        <w:pStyle w:val="berschrift3"/>
        <w:rPr>
          <w:ins w:id="759" w:author="Stefan Jollet" w:date="2020-06-25T12:29:00Z"/>
        </w:rPr>
      </w:pPr>
      <w:bookmarkStart w:id="760" w:name="_Toc44923864"/>
      <w:ins w:id="761" w:author="Stefan Jollet" w:date="2020-06-25T12:29:00Z">
        <w:r>
          <w:t>Minimum Rip</w:t>
        </w:r>
        <w:bookmarkEnd w:id="760"/>
      </w:ins>
    </w:p>
    <w:p w14:paraId="496FCE31" w14:textId="35C98E92" w:rsidR="007E6857" w:rsidRDefault="007E6857" w:rsidP="00DE7F78">
      <w:pPr>
        <w:rPr>
          <w:ins w:id="762" w:author="Stefan Jollet" w:date="2020-06-25T12:30:00Z"/>
        </w:rPr>
      </w:pPr>
      <w:moveToRangeStart w:id="763" w:author="Stefan Jollet" w:date="2020-06-25T12:30:00Z" w:name="move43980638"/>
      <w:moveToRangeEnd w:id="763"/>
      <w:ins w:id="764" w:author="Stefan Jollet" w:date="2020-06-25T12:31:00Z">
        <w:r>
          <w:t>Als Minimum Rip wird eine Menge definiert, die an einem Stück aus dem gleichen Werk geliefert werden muss. Danach dürfen alternative Lieferwerke benutzt werden.</w:t>
        </w:r>
      </w:ins>
    </w:p>
    <w:p w14:paraId="7E3FE2E6" w14:textId="0E49A429" w:rsidR="00274C5C" w:rsidRDefault="00DE7F78" w:rsidP="00DE7F78">
      <w:pPr>
        <w:rPr>
          <w:ins w:id="765" w:author="Stefan Jollet" w:date="2020-07-13T08:19:00Z"/>
        </w:rPr>
      </w:pPr>
      <w:ins w:id="766" w:author="Stefan Jollet" w:date="2020-06-25T12:29:00Z">
        <w:r>
          <w:t>Begründung: Die frühere „Minimum Rip“ Funktionalität wird nicht mehr berücksichtigt, da sie nicht genutzt wird.</w:t>
        </w:r>
      </w:ins>
    </w:p>
    <w:p w14:paraId="49774DC3" w14:textId="4BC92291" w:rsidR="00274C5C" w:rsidRPr="00ED34AA" w:rsidRDefault="00274C5C" w:rsidP="00274C5C">
      <w:pPr>
        <w:pStyle w:val="berschrift3"/>
        <w:rPr>
          <w:ins w:id="767" w:author="Stefan Jollet" w:date="2020-06-25T12:29:00Z"/>
        </w:rPr>
      </w:pPr>
      <w:ins w:id="768" w:author="Stefan Jollet" w:date="2020-07-13T08:19:00Z">
        <w:r>
          <w:t>Produktionskosten</w:t>
        </w:r>
      </w:ins>
    </w:p>
    <w:p w14:paraId="2C199189" w14:textId="203BE497" w:rsidR="00DE7F78" w:rsidRDefault="00274C5C" w:rsidP="00DE7F78">
      <w:pPr>
        <w:rPr>
          <w:ins w:id="769" w:author="Stefan Jollet" w:date="2020-07-13T08:22:00Z"/>
        </w:rPr>
      </w:pPr>
      <w:ins w:id="770" w:author="Stefan Jollet" w:date="2020-07-13T08:19:00Z">
        <w:r>
          <w:t>Für die Produktion</w:t>
        </w:r>
      </w:ins>
      <w:ins w:id="771" w:author="Stefan Jollet" w:date="2020-07-13T08:20:00Z">
        <w:r>
          <w:t xml:space="preserve"> von Beton an den verschiedenen Werken</w:t>
        </w:r>
        <w:del w:id="772" w:author="Timm Ziarnetzky" w:date="2020-07-27T14:53:00Z">
          <w:r w:rsidDel="003F558D">
            <w:delText>,</w:delText>
          </w:r>
        </w:del>
        <w:r>
          <w:t xml:space="preserve"> können unterschiedliche Kosten anfallen. In der Theorie kann es also günstiger sein</w:t>
        </w:r>
        <w:del w:id="773" w:author="Timm Ziarnetzky" w:date="2020-07-27T14:53:00Z">
          <w:r w:rsidDel="003F558D">
            <w:delText>,</w:delText>
          </w:r>
        </w:del>
      </w:ins>
      <w:ins w:id="774" w:author="Stefan Jollet" w:date="2020-07-13T08:21:00Z">
        <w:r>
          <w:t xml:space="preserve"> für die Auslieferung Umwege in Kauf zu nehmen</w:t>
        </w:r>
      </w:ins>
      <w:ins w:id="775" w:author="Stefan Jollet" w:date="2020-07-13T08:22:00Z">
        <w:r>
          <w:t>, da die Produktion an manchen Standorten günstiger ist.</w:t>
        </w:r>
      </w:ins>
    </w:p>
    <w:p w14:paraId="34BD42EF" w14:textId="4F52CF9C" w:rsidR="00274C5C" w:rsidRDefault="00422826" w:rsidP="00DE7F78">
      <w:pPr>
        <w:rPr>
          <w:ins w:id="776" w:author="Stefan Jollet" w:date="2020-07-13T09:23:00Z"/>
        </w:rPr>
      </w:pPr>
      <w:ins w:id="777" w:author="Stefan Jollet" w:date="2020-07-13T08:22:00Z">
        <w:r>
          <w:t>Begründung:</w:t>
        </w:r>
        <w:r w:rsidR="00E11E95">
          <w:t xml:space="preserve"> </w:t>
        </w:r>
      </w:ins>
      <w:ins w:id="778" w:author="Stefan Jollet" w:date="2020-07-13T08:39:00Z">
        <w:r w:rsidR="00420A5F">
          <w:t xml:space="preserve">Es ist nicht gesichert, dass die Produktionskosten </w:t>
        </w:r>
      </w:ins>
      <w:ins w:id="779" w:author="Stefan Jollet" w:date="2020-07-13T08:40:00Z">
        <w:r w:rsidR="00420A5F">
          <w:t>sich de</w:t>
        </w:r>
        <w:r w:rsidR="009F5D63">
          <w:t>r</w:t>
        </w:r>
        <w:r w:rsidR="00420A5F">
          <w:t xml:space="preserve">art stark unterscheiden, dass </w:t>
        </w:r>
      </w:ins>
      <w:ins w:id="780" w:author="Timm Ziarnetzky" w:date="2020-07-27T14:53:00Z">
        <w:r w:rsidR="003F558D">
          <w:t>s</w:t>
        </w:r>
      </w:ins>
      <w:ins w:id="781" w:author="Stefan Jollet" w:date="2020-07-13T08:40:00Z">
        <w:del w:id="782" w:author="Timm Ziarnetzky" w:date="2020-07-27T14:53:00Z">
          <w:r w:rsidR="00420A5F" w:rsidDel="003F558D">
            <w:delText>S</w:delText>
          </w:r>
        </w:del>
        <w:r w:rsidR="00420A5F">
          <w:t>ignifikante</w:t>
        </w:r>
        <w:del w:id="783" w:author="Timm Ziarnetzky" w:date="2020-07-27T14:53:00Z">
          <w:r w:rsidR="00420A5F" w:rsidDel="003F558D">
            <w:delText>n</w:delText>
          </w:r>
        </w:del>
        <w:r w:rsidR="00420A5F">
          <w:t xml:space="preserve"> Umwege dafür in Kauf genommen werden. Zusätzlich wird die Komplexität der Optimierung dadurch erheblich erhöht. </w:t>
        </w:r>
      </w:ins>
      <w:ins w:id="784" w:author="Stefan Jollet" w:date="2020-07-13T08:22:00Z">
        <w:r>
          <w:t xml:space="preserve"> </w:t>
        </w:r>
      </w:ins>
    </w:p>
    <w:p w14:paraId="6253F77D" w14:textId="5D0E1587" w:rsidR="00175E0F" w:rsidRDefault="00175E0F" w:rsidP="00175E0F">
      <w:pPr>
        <w:pStyle w:val="berschrift3"/>
        <w:rPr>
          <w:ins w:id="785" w:author="Stefan Jollet" w:date="2020-07-13T09:24:00Z"/>
          <w:lang w:val="en-GB"/>
        </w:rPr>
      </w:pPr>
      <w:ins w:id="786" w:author="Stefan Jollet" w:date="2020-07-13T09:23:00Z">
        <w:r w:rsidRPr="00041119">
          <w:rPr>
            <w:lang w:val="en-US"/>
          </w:rPr>
          <w:t xml:space="preserve"> </w:t>
        </w:r>
        <w:r w:rsidRPr="00175E0F">
          <w:rPr>
            <w:lang w:val="en-GB"/>
          </w:rPr>
          <w:t>Orders for more than o</w:t>
        </w:r>
        <w:r>
          <w:rPr>
            <w:lang w:val="en-GB"/>
          </w:rPr>
          <w:t>ne Day</w:t>
        </w:r>
      </w:ins>
    </w:p>
    <w:p w14:paraId="005CBAFB" w14:textId="78A8C082" w:rsidR="00175E0F" w:rsidRDefault="00175E0F" w:rsidP="00175E0F">
      <w:pPr>
        <w:rPr>
          <w:ins w:id="787" w:author="Stefan Jollet" w:date="2020-07-13T09:25:00Z"/>
        </w:rPr>
      </w:pPr>
      <w:ins w:id="788" w:author="Stefan Jollet" w:date="2020-07-13T09:24:00Z">
        <w:r w:rsidRPr="00175E0F">
          <w:t>Aufträge deren Menge so groß ist, dass S</w:t>
        </w:r>
      </w:ins>
      <w:ins w:id="789" w:author="Stefan Jollet" w:date="2020-07-13T09:25:00Z">
        <w:r w:rsidRPr="00175E0F">
          <w:t>ie innerhalb eines Optim</w:t>
        </w:r>
        <w:r>
          <w:t>ierungsintervalls nicht komplett eingeplant werden können.</w:t>
        </w:r>
      </w:ins>
      <w:ins w:id="790" w:author="Stefan Jollet" w:date="2020-07-13T09:24:00Z">
        <w:r w:rsidRPr="00175E0F">
          <w:t xml:space="preserve"> </w:t>
        </w:r>
      </w:ins>
    </w:p>
    <w:p w14:paraId="7CEE247F" w14:textId="6BD89170" w:rsidR="00175E0F" w:rsidRDefault="00175E0F" w:rsidP="00175E0F">
      <w:pPr>
        <w:rPr>
          <w:ins w:id="791" w:author="Stefan Jollet" w:date="2020-07-15T08:17:00Z"/>
        </w:rPr>
      </w:pPr>
      <w:ins w:id="792" w:author="Stefan Jollet" w:date="2020-07-13T09:25:00Z">
        <w:r>
          <w:t>Begrü</w:t>
        </w:r>
        <w:r w:rsidR="000A3004">
          <w:t>n</w:t>
        </w:r>
        <w:r>
          <w:t>dung</w:t>
        </w:r>
        <w:r w:rsidR="007113F8">
          <w:t xml:space="preserve">: Gibt es bei den Bestandskunden aktuell nicht im System. Falls das notwendig wird, kann der </w:t>
        </w:r>
      </w:ins>
      <w:ins w:id="793" w:author="Stefan Jollet" w:date="2020-07-13T09:26:00Z">
        <w:r w:rsidR="007113F8">
          <w:t>Auftrag im Interface auf zwei Optimierungsintervalle aufgeteilt werden.</w:t>
        </w:r>
      </w:ins>
    </w:p>
    <w:p w14:paraId="1F65C1F9" w14:textId="77777777" w:rsidR="005B42B2" w:rsidRDefault="005B42B2" w:rsidP="005B42B2">
      <w:pPr>
        <w:pStyle w:val="berschrift3"/>
        <w:rPr>
          <w:ins w:id="794" w:author="Stefan Jollet" w:date="2020-07-15T08:17:00Z"/>
          <w:lang w:val="en-GB"/>
        </w:rPr>
      </w:pPr>
      <w:ins w:id="795" w:author="Stefan Jollet" w:date="2020-07-15T08:17:00Z">
        <w:r w:rsidRPr="007B0AED">
          <w:rPr>
            <w:lang w:val="en-GB"/>
          </w:rPr>
          <w:t>Max Number of Trucks/ V</w:t>
        </w:r>
        <w:r>
          <w:rPr>
            <w:lang w:val="en-GB"/>
          </w:rPr>
          <w:t>ehicle List</w:t>
        </w:r>
      </w:ins>
    </w:p>
    <w:p w14:paraId="6E507357" w14:textId="542F30C4" w:rsidR="005B42B2" w:rsidRDefault="005B42B2" w:rsidP="005B42B2">
      <w:pPr>
        <w:rPr>
          <w:ins w:id="796" w:author="Stefan Jollet" w:date="2020-07-15T08:17:00Z"/>
        </w:rPr>
      </w:pPr>
      <w:ins w:id="797" w:author="Stefan Jollet" w:date="2020-07-15T08:17:00Z">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ins>
    </w:p>
    <w:p w14:paraId="316EAFA3" w14:textId="39D46544" w:rsidR="005B42B2" w:rsidRPr="00175E0F" w:rsidRDefault="005B42B2" w:rsidP="005B42B2">
      <w:ins w:id="798" w:author="Stefan Jollet" w:date="2020-07-15T08:17:00Z">
        <w:r>
          <w:t>Begründu</w:t>
        </w:r>
      </w:ins>
      <w:ins w:id="799" w:author="Stefan Jollet" w:date="2020-07-15T08:18:00Z">
        <w:r>
          <w:t xml:space="preserve">ng: Wird von der </w:t>
        </w:r>
      </w:ins>
      <w:ins w:id="800" w:author="Timm Ziarnetzky" w:date="2020-07-27T15:05:00Z">
        <w:r w:rsidR="00645450">
          <w:t>Transfer</w:t>
        </w:r>
      </w:ins>
      <w:ins w:id="801" w:author="Stefan Jollet" w:date="2020-07-15T08:18:00Z">
        <w:del w:id="802" w:author="Timm Ziarnetzky" w:date="2020-07-27T15:05:00Z">
          <w:r w:rsidDel="00645450">
            <w:delText>FiFo</w:delText>
          </w:r>
        </w:del>
        <w:del w:id="803" w:author="Timm Ziarnetzky" w:date="2020-07-27T15:06:00Z">
          <w:r w:rsidDel="004E25D2">
            <w:delText>-O</w:delText>
          </w:r>
        </w:del>
      </w:ins>
      <w:ins w:id="804" w:author="Timm Ziarnetzky" w:date="2020-07-27T15:06:00Z">
        <w:r w:rsidR="004E25D2">
          <w:t>o</w:t>
        </w:r>
      </w:ins>
      <w:ins w:id="805" w:author="Stefan Jollet" w:date="2020-07-15T08:18:00Z">
        <w:r>
          <w:t>ptimierung nicht unterstützt und das Feld wird in keine</w:t>
        </w:r>
      </w:ins>
      <w:ins w:id="806" w:author="Timm Ziarnetzky" w:date="2020-07-27T15:09:00Z">
        <w:r w:rsidR="001B67D8">
          <w:t>r</w:t>
        </w:r>
      </w:ins>
      <w:ins w:id="807" w:author="Stefan Jollet" w:date="2020-07-15T08:18:00Z">
        <w:del w:id="808" w:author="Timm Ziarnetzky" w:date="2020-07-27T15:09:00Z">
          <w:r w:rsidDel="001B67D8">
            <w:delText>n</w:delText>
          </w:r>
        </w:del>
        <w:r>
          <w:t xml:space="preserve"> Gruppe</w:t>
        </w:r>
        <w:del w:id="809" w:author="Timm Ziarnetzky" w:date="2020-07-27T15:09:00Z">
          <w:r w:rsidDel="001B67D8">
            <w:delText>n</w:delText>
          </w:r>
        </w:del>
        <w:r>
          <w:t xml:space="preserve"> benutzt.</w:t>
        </w:r>
      </w:ins>
    </w:p>
    <w:p w14:paraId="70331077" w14:textId="7086C117" w:rsidR="00112833" w:rsidRDefault="00112833" w:rsidP="005A6F34">
      <w:pPr>
        <w:pStyle w:val="berschrift2"/>
      </w:pPr>
      <w:bookmarkStart w:id="810" w:name="_Toc44923865"/>
      <w:r>
        <w:lastRenderedPageBreak/>
        <w:t>Optimierungsziele</w:t>
      </w:r>
      <w:bookmarkEnd w:id="810"/>
    </w:p>
    <w:p w14:paraId="2E28BD0B" w14:textId="4C873CA0" w:rsidR="00ED2A46" w:rsidDel="00142784" w:rsidRDefault="003B4696" w:rsidP="00B82186">
      <w:pPr>
        <w:rPr>
          <w:del w:id="811" w:author="Stefan Jollet" w:date="2020-07-13T08:32:00Z"/>
        </w:rPr>
      </w:pPr>
      <w:r>
        <w:t>Ziel der Optimierung soll es sein</w:t>
      </w:r>
      <w:ins w:id="812" w:author="Stefan Jollet" w:date="2020-07-13T08:36:00Z">
        <w:r w:rsidR="004A230A">
          <w:t xml:space="preserve">, neben der </w:t>
        </w:r>
      </w:ins>
      <w:ins w:id="813" w:author="Stefan Jollet" w:date="2020-07-13T08:37:00Z">
        <w:r w:rsidR="004A230A">
          <w:t>Einhaltung der FiFo-Regel,</w:t>
        </w:r>
      </w:ins>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del w:id="814" w:author="Stefan Jollet" w:date="2020-01-28T10:54:00Z">
        <w:r w:rsidR="0040054F" w:rsidDel="00CC0F3A">
          <w:delText>die Anzahl</w:delText>
        </w:r>
      </w:del>
      <w:ins w:id="815" w:author="Stefan Jollet" w:date="2020-01-28T10:54:00Z">
        <w:r w:rsidR="00CC0F3A">
          <w:t>das Ausmaß</w:t>
        </w:r>
      </w:ins>
      <w:r w:rsidR="0040054F">
        <w:t xml:space="preserve"> </w:t>
      </w:r>
      <w:r>
        <w:t>der Verspätungen zu minimieren</w:t>
      </w:r>
      <w:r w:rsidR="007F10B1">
        <w:t>. Die bisherige quadratische Kostenfunktion der Verspätungen soll dabei hinterfragt und andere Abbildungsmöglichkeiten geprüft und verglichen werden.</w:t>
      </w:r>
      <w:del w:id="816" w:author="Stefan Jollet" w:date="2020-06-25T10:16:00Z">
        <w:r w:rsidR="00FC02C4" w:rsidDel="003C7E62">
          <w:delText xml:space="preserve"> Je nach gewähltem Optimierungsansatz kann auch die Minimierung der eingesetzten </w:delText>
        </w:r>
        <w:r w:rsidR="00EA5C58" w:rsidDel="003C7E62">
          <w:delText>Fa</w:delText>
        </w:r>
        <w:r w:rsidR="005432E6" w:rsidDel="003C7E62">
          <w:delText>h</w:delText>
        </w:r>
        <w:r w:rsidR="00EA5C58" w:rsidDel="003C7E62">
          <w:delText>rzeuge</w:delText>
        </w:r>
        <w:r w:rsidR="00FC02C4" w:rsidDel="003C7E62">
          <w:delText xml:space="preserve"> in </w:delText>
        </w:r>
        <w:r w:rsidR="009E4AAB" w:rsidDel="003C7E62">
          <w:delText>B</w:delText>
        </w:r>
        <w:r w:rsidR="00FC02C4" w:rsidDel="003C7E62">
          <w:delText>etracht gezogen werden</w:delText>
        </w:r>
      </w:del>
      <w:r w:rsidR="00FC02C4">
        <w:t>.</w:t>
      </w:r>
      <w:r w:rsidR="009A48BB">
        <w:t xml:space="preserve"> </w:t>
      </w:r>
      <w:del w:id="817" w:author="Stefan Jollet" w:date="2020-06-25T10:16:00Z">
        <w:r w:rsidR="003D79EE" w:rsidDel="00610E72">
          <w:delText>Darüber hinaus gilt es noch zu klären, inwiefern weitere Bestrafungsterme für Fahrzeuggrößen oder Priori</w:delText>
        </w:r>
        <w:r w:rsidR="00B0512E" w:rsidDel="00610E72">
          <w:delText>t</w:delText>
        </w:r>
        <w:r w:rsidR="003D79EE" w:rsidDel="00610E72">
          <w:delText>äten notwendig sind.</w:delText>
        </w:r>
      </w:del>
    </w:p>
    <w:p w14:paraId="2139DE0C" w14:textId="66B58463" w:rsidR="00617528" w:rsidRPr="0096739E" w:rsidRDefault="00617528" w:rsidP="00142784"/>
    <w:sectPr w:rsidR="00617528" w:rsidRPr="0096739E" w:rsidSect="00574927">
      <w:footerReference w:type="default" r:id="rId16"/>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80" w:author="Stefan Rupp" w:date="2020-08-28T09:55:00Z" w:initials="SR">
    <w:p w14:paraId="7CDFD8A8" w14:textId="77777777" w:rsidR="000760A7" w:rsidRDefault="000760A7">
      <w:pPr>
        <w:pStyle w:val="Kommentartext"/>
      </w:pPr>
      <w:r>
        <w:rPr>
          <w:rStyle w:val="Kommentarzeichen"/>
        </w:rPr>
        <w:annotationRef/>
      </w:r>
      <w:r>
        <w:t>Warum in der Vergangenheit? Sie könnte auch in 1 Minute sein.</w:t>
      </w:r>
    </w:p>
    <w:p w14:paraId="783564DC" w14:textId="674254E8" w:rsidR="000760A7" w:rsidRDefault="000760A7">
      <w:pPr>
        <w:pStyle w:val="Kommentartext"/>
      </w:pPr>
      <w:r>
        <w:t>Vielleicht besser so beschreiben, dass kein Truck eine zweite Lieferung bekommen soll, solange es noch (angemeldete) Trucks mit SAS gibt, die noch keine Lieferung hatten.</w:t>
      </w:r>
    </w:p>
  </w:comment>
  <w:comment w:id="208" w:author="Stefan Rupp" w:date="2020-08-28T09:59:00Z" w:initials="SR">
    <w:p w14:paraId="28A2FC31" w14:textId="38A92677" w:rsidR="000760A7" w:rsidRDefault="000760A7">
      <w:pPr>
        <w:pStyle w:val="Kommentartext"/>
      </w:pPr>
      <w:r>
        <w:rPr>
          <w:rStyle w:val="Kommentarzeichen"/>
        </w:rPr>
        <w:annotationRef/>
      </w:r>
      <w:r>
        <w:t>Was bedeutet das denn? Woher können SASe denn noch kommen, außer aus dem Preplanning/Roster?</w:t>
      </w:r>
    </w:p>
  </w:comment>
  <w:comment w:id="210" w:author="Stefan Rupp" w:date="2020-08-28T10:00:00Z" w:initials="SR">
    <w:p w14:paraId="4C35738E" w14:textId="7E66B8F3" w:rsidR="000760A7" w:rsidRDefault="000760A7">
      <w:pPr>
        <w:pStyle w:val="Kommentartext"/>
      </w:pPr>
      <w:r>
        <w:rPr>
          <w:rStyle w:val="Kommentarzeichen"/>
        </w:rPr>
        <w:annotationRef/>
      </w:r>
      <w:r>
        <w:t>Das verstehe ich nicht.</w:t>
      </w:r>
    </w:p>
  </w:comment>
  <w:comment w:id="216" w:author="Stefan Rupp" w:date="2020-08-28T10:00:00Z" w:initials="SR">
    <w:p w14:paraId="45D24F11" w14:textId="0E4429ED" w:rsidR="000760A7" w:rsidRDefault="000760A7">
      <w:pPr>
        <w:pStyle w:val="Kommentartext"/>
      </w:pPr>
      <w:r>
        <w:rPr>
          <w:rStyle w:val="Kommentarzeichen"/>
        </w:rPr>
        <w:annotationRef/>
      </w:r>
      <w:r>
        <w:t>Zumal es auch nur für die jeweils erste Schicht SASe gibt.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83564DC" w15:done="0"/>
  <w15:commentEx w15:paraId="28A2FC31" w15:done="0"/>
  <w15:commentEx w15:paraId="4C35738E" w15:done="0"/>
  <w15:commentEx w15:paraId="45D24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35314" w16cex:dateUtc="2020-08-28T07:55:00Z"/>
  <w16cex:commentExtensible w16cex:durableId="22F353EE" w16cex:dateUtc="2020-08-28T07:59:00Z"/>
  <w16cex:commentExtensible w16cex:durableId="22F35425" w16cex:dateUtc="2020-08-28T08:00:00Z"/>
  <w16cex:commentExtensible w16cex:durableId="22F35442" w16cex:dateUtc="2020-08-28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83564DC" w16cid:durableId="22F35314"/>
  <w16cid:commentId w16cid:paraId="28A2FC31" w16cid:durableId="22F353EE"/>
  <w16cid:commentId w16cid:paraId="4C35738E" w16cid:durableId="22F35425"/>
  <w16cid:commentId w16cid:paraId="45D24F11" w16cid:durableId="22F354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5126530"/>
      <w:docPartObj>
        <w:docPartGallery w:val="Page Numbers (Bottom of Page)"/>
        <w:docPartUnique/>
      </w:docPartObj>
    </w:sdtPr>
    <w:sdtEndPr/>
    <w:sdtContent>
      <w:p w14:paraId="0716E3FB" w14:textId="507A789F" w:rsidR="00F46DF0" w:rsidRDefault="00C17D32">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6"/>
  </w:num>
  <w:num w:numId="3">
    <w:abstractNumId w:val="16"/>
  </w:num>
  <w:num w:numId="4">
    <w:abstractNumId w:val="19"/>
  </w:num>
  <w:num w:numId="5">
    <w:abstractNumId w:val="7"/>
  </w:num>
  <w:num w:numId="6">
    <w:abstractNumId w:val="23"/>
  </w:num>
  <w:num w:numId="7">
    <w:abstractNumId w:val="1"/>
  </w:num>
  <w:num w:numId="8">
    <w:abstractNumId w:val="8"/>
  </w:num>
  <w:num w:numId="9">
    <w:abstractNumId w:val="20"/>
  </w:num>
  <w:num w:numId="10">
    <w:abstractNumId w:val="9"/>
  </w:num>
  <w:num w:numId="11">
    <w:abstractNumId w:val="6"/>
  </w:num>
  <w:num w:numId="12">
    <w:abstractNumId w:val="25"/>
  </w:num>
  <w:num w:numId="13">
    <w:abstractNumId w:val="0"/>
  </w:num>
  <w:num w:numId="14">
    <w:abstractNumId w:val="12"/>
  </w:num>
  <w:num w:numId="15">
    <w:abstractNumId w:val="21"/>
  </w:num>
  <w:num w:numId="16">
    <w:abstractNumId w:val="27"/>
  </w:num>
  <w:num w:numId="17">
    <w:abstractNumId w:val="14"/>
  </w:num>
  <w:num w:numId="18">
    <w:abstractNumId w:val="10"/>
  </w:num>
  <w:num w:numId="19">
    <w:abstractNumId w:val="18"/>
  </w:num>
  <w:num w:numId="20">
    <w:abstractNumId w:val="2"/>
  </w:num>
  <w:num w:numId="21">
    <w:abstractNumId w:val="3"/>
  </w:num>
  <w:num w:numId="22">
    <w:abstractNumId w:val="17"/>
  </w:num>
  <w:num w:numId="23">
    <w:abstractNumId w:val="11"/>
  </w:num>
  <w:num w:numId="24">
    <w:abstractNumId w:val="15"/>
  </w:num>
  <w:num w:numId="25">
    <w:abstractNumId w:val="24"/>
  </w:num>
  <w:num w:numId="26">
    <w:abstractNumId w:val="13"/>
  </w:num>
  <w:num w:numId="27">
    <w:abstractNumId w:val="4"/>
  </w:num>
  <w:num w:numId="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tefan Jollet">
    <w15:presenceInfo w15:providerId="AD" w15:userId="S::Stefan.Jollet@inform-software.com::07ca4864-ae20-4d2b-99e5-e0e49953204c"/>
  </w15:person>
  <w15:person w15:author="Timm Ziarnetzky">
    <w15:presenceInfo w15:providerId="AD" w15:userId="S::Timm.Ziarnetzky@inform-software.com::aec35307-a43a-4d63-891b-eec9cbfc423f"/>
  </w15:person>
  <w15:person w15:author="Stefan Rupp">
    <w15:presenceInfo w15:providerId="AD" w15:userId="S::Stefan.Rupp@inform-software.com::72e9372f-1442-4288-bc7b-a4b398c45d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742"/>
    <w:rsid w:val="00011BF5"/>
    <w:rsid w:val="00012301"/>
    <w:rsid w:val="00014E3E"/>
    <w:rsid w:val="00020251"/>
    <w:rsid w:val="000206FE"/>
    <w:rsid w:val="0002081C"/>
    <w:rsid w:val="00021E6C"/>
    <w:rsid w:val="000226E2"/>
    <w:rsid w:val="00022E8F"/>
    <w:rsid w:val="0002606A"/>
    <w:rsid w:val="00031CB1"/>
    <w:rsid w:val="00037A31"/>
    <w:rsid w:val="00040CED"/>
    <w:rsid w:val="00041119"/>
    <w:rsid w:val="00042902"/>
    <w:rsid w:val="00042E53"/>
    <w:rsid w:val="00043C66"/>
    <w:rsid w:val="00044226"/>
    <w:rsid w:val="00046E8B"/>
    <w:rsid w:val="00047749"/>
    <w:rsid w:val="0005066C"/>
    <w:rsid w:val="00051175"/>
    <w:rsid w:val="00053B33"/>
    <w:rsid w:val="000546C2"/>
    <w:rsid w:val="0005611F"/>
    <w:rsid w:val="0005688B"/>
    <w:rsid w:val="00056EAC"/>
    <w:rsid w:val="00062203"/>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7EE4"/>
    <w:rsid w:val="000F3B5C"/>
    <w:rsid w:val="000F4CB3"/>
    <w:rsid w:val="000F5904"/>
    <w:rsid w:val="000F5A12"/>
    <w:rsid w:val="00103252"/>
    <w:rsid w:val="001047D8"/>
    <w:rsid w:val="0010742C"/>
    <w:rsid w:val="00111F2A"/>
    <w:rsid w:val="0011266C"/>
    <w:rsid w:val="00112833"/>
    <w:rsid w:val="001141DE"/>
    <w:rsid w:val="00126E65"/>
    <w:rsid w:val="0013095B"/>
    <w:rsid w:val="0013165B"/>
    <w:rsid w:val="001320F5"/>
    <w:rsid w:val="00133FB4"/>
    <w:rsid w:val="0013473C"/>
    <w:rsid w:val="00140550"/>
    <w:rsid w:val="00142784"/>
    <w:rsid w:val="00146AF3"/>
    <w:rsid w:val="0016095E"/>
    <w:rsid w:val="00164216"/>
    <w:rsid w:val="00165AEC"/>
    <w:rsid w:val="00167FAC"/>
    <w:rsid w:val="00172C84"/>
    <w:rsid w:val="00175E0F"/>
    <w:rsid w:val="00183543"/>
    <w:rsid w:val="00192016"/>
    <w:rsid w:val="001A2F58"/>
    <w:rsid w:val="001A344C"/>
    <w:rsid w:val="001B1B26"/>
    <w:rsid w:val="001B2249"/>
    <w:rsid w:val="001B5D55"/>
    <w:rsid w:val="001B67D8"/>
    <w:rsid w:val="001B6C5A"/>
    <w:rsid w:val="001B739D"/>
    <w:rsid w:val="001B7EE1"/>
    <w:rsid w:val="001C25CA"/>
    <w:rsid w:val="001C29A3"/>
    <w:rsid w:val="001C3D20"/>
    <w:rsid w:val="001C5B1C"/>
    <w:rsid w:val="001D0118"/>
    <w:rsid w:val="001D6C7C"/>
    <w:rsid w:val="001D6F3C"/>
    <w:rsid w:val="001E1C3D"/>
    <w:rsid w:val="001E1CE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3E2D"/>
    <w:rsid w:val="00254940"/>
    <w:rsid w:val="00254D60"/>
    <w:rsid w:val="00257847"/>
    <w:rsid w:val="0025784B"/>
    <w:rsid w:val="0026024E"/>
    <w:rsid w:val="00260D3D"/>
    <w:rsid w:val="00260FB4"/>
    <w:rsid w:val="002610D4"/>
    <w:rsid w:val="002646E2"/>
    <w:rsid w:val="00265E34"/>
    <w:rsid w:val="0027295B"/>
    <w:rsid w:val="00272C1F"/>
    <w:rsid w:val="00272E67"/>
    <w:rsid w:val="0027415D"/>
    <w:rsid w:val="00274C5C"/>
    <w:rsid w:val="00277A60"/>
    <w:rsid w:val="0028073D"/>
    <w:rsid w:val="00282A48"/>
    <w:rsid w:val="00285096"/>
    <w:rsid w:val="00292970"/>
    <w:rsid w:val="00296F5B"/>
    <w:rsid w:val="002A50F7"/>
    <w:rsid w:val="002A6CB0"/>
    <w:rsid w:val="002B5A80"/>
    <w:rsid w:val="002B7118"/>
    <w:rsid w:val="002B71E0"/>
    <w:rsid w:val="002C1A26"/>
    <w:rsid w:val="002C1D31"/>
    <w:rsid w:val="002D2681"/>
    <w:rsid w:val="002D3A68"/>
    <w:rsid w:val="002E1AEB"/>
    <w:rsid w:val="002E26E0"/>
    <w:rsid w:val="002E7930"/>
    <w:rsid w:val="002F0FDD"/>
    <w:rsid w:val="002F4816"/>
    <w:rsid w:val="002F74C9"/>
    <w:rsid w:val="00303262"/>
    <w:rsid w:val="00303DD4"/>
    <w:rsid w:val="00307DCB"/>
    <w:rsid w:val="0031049E"/>
    <w:rsid w:val="00312E70"/>
    <w:rsid w:val="003201F1"/>
    <w:rsid w:val="00320642"/>
    <w:rsid w:val="00320B6A"/>
    <w:rsid w:val="003211C3"/>
    <w:rsid w:val="00321814"/>
    <w:rsid w:val="00322071"/>
    <w:rsid w:val="003224B4"/>
    <w:rsid w:val="00322684"/>
    <w:rsid w:val="003243D6"/>
    <w:rsid w:val="00330354"/>
    <w:rsid w:val="0033072E"/>
    <w:rsid w:val="00330B5E"/>
    <w:rsid w:val="00330BCC"/>
    <w:rsid w:val="00331BEA"/>
    <w:rsid w:val="00334EC5"/>
    <w:rsid w:val="00335E03"/>
    <w:rsid w:val="003362D7"/>
    <w:rsid w:val="003364C8"/>
    <w:rsid w:val="00343494"/>
    <w:rsid w:val="00353204"/>
    <w:rsid w:val="00357C7E"/>
    <w:rsid w:val="00360920"/>
    <w:rsid w:val="003611EE"/>
    <w:rsid w:val="00362584"/>
    <w:rsid w:val="003625A6"/>
    <w:rsid w:val="00363480"/>
    <w:rsid w:val="00365174"/>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4D74"/>
    <w:rsid w:val="003A5204"/>
    <w:rsid w:val="003B1FCE"/>
    <w:rsid w:val="003B26EE"/>
    <w:rsid w:val="003B4692"/>
    <w:rsid w:val="003B4696"/>
    <w:rsid w:val="003C1598"/>
    <w:rsid w:val="003C4ACC"/>
    <w:rsid w:val="003C7E62"/>
    <w:rsid w:val="003D2885"/>
    <w:rsid w:val="003D756D"/>
    <w:rsid w:val="003D75AA"/>
    <w:rsid w:val="003D79C5"/>
    <w:rsid w:val="003D79EE"/>
    <w:rsid w:val="003E4223"/>
    <w:rsid w:val="003E6311"/>
    <w:rsid w:val="003E7C5F"/>
    <w:rsid w:val="003F3C19"/>
    <w:rsid w:val="003F558D"/>
    <w:rsid w:val="003F6516"/>
    <w:rsid w:val="0040054F"/>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2AAE"/>
    <w:rsid w:val="00442B2D"/>
    <w:rsid w:val="0044384B"/>
    <w:rsid w:val="0045088C"/>
    <w:rsid w:val="00454EB2"/>
    <w:rsid w:val="00455E3B"/>
    <w:rsid w:val="00462F8D"/>
    <w:rsid w:val="00463BE5"/>
    <w:rsid w:val="00465CB2"/>
    <w:rsid w:val="00466919"/>
    <w:rsid w:val="004709D4"/>
    <w:rsid w:val="00473C26"/>
    <w:rsid w:val="004752D5"/>
    <w:rsid w:val="00480BF1"/>
    <w:rsid w:val="00486C51"/>
    <w:rsid w:val="00493E0E"/>
    <w:rsid w:val="004963A9"/>
    <w:rsid w:val="00497695"/>
    <w:rsid w:val="004976F8"/>
    <w:rsid w:val="004A230A"/>
    <w:rsid w:val="004A606F"/>
    <w:rsid w:val="004A6273"/>
    <w:rsid w:val="004B0125"/>
    <w:rsid w:val="004B19FE"/>
    <w:rsid w:val="004B7492"/>
    <w:rsid w:val="004C06C2"/>
    <w:rsid w:val="004C629B"/>
    <w:rsid w:val="004C66E5"/>
    <w:rsid w:val="004C6B57"/>
    <w:rsid w:val="004D4671"/>
    <w:rsid w:val="004D507F"/>
    <w:rsid w:val="004D5C1B"/>
    <w:rsid w:val="004D63C3"/>
    <w:rsid w:val="004E1BDF"/>
    <w:rsid w:val="004E1D31"/>
    <w:rsid w:val="004E20C6"/>
    <w:rsid w:val="004E25D2"/>
    <w:rsid w:val="004E2FA4"/>
    <w:rsid w:val="004E2FDD"/>
    <w:rsid w:val="004F3D62"/>
    <w:rsid w:val="004F5221"/>
    <w:rsid w:val="004F71DF"/>
    <w:rsid w:val="00503176"/>
    <w:rsid w:val="00506C50"/>
    <w:rsid w:val="005113DE"/>
    <w:rsid w:val="005122F9"/>
    <w:rsid w:val="005143D8"/>
    <w:rsid w:val="00516A08"/>
    <w:rsid w:val="0054021B"/>
    <w:rsid w:val="00540403"/>
    <w:rsid w:val="005432E6"/>
    <w:rsid w:val="0054540F"/>
    <w:rsid w:val="005456EE"/>
    <w:rsid w:val="00547788"/>
    <w:rsid w:val="00550710"/>
    <w:rsid w:val="005515E6"/>
    <w:rsid w:val="00551F69"/>
    <w:rsid w:val="00552A3B"/>
    <w:rsid w:val="0055377C"/>
    <w:rsid w:val="005562F9"/>
    <w:rsid w:val="00557EF6"/>
    <w:rsid w:val="00560B5A"/>
    <w:rsid w:val="005629E9"/>
    <w:rsid w:val="00562D1A"/>
    <w:rsid w:val="00567C4A"/>
    <w:rsid w:val="00570FEF"/>
    <w:rsid w:val="00571105"/>
    <w:rsid w:val="00574927"/>
    <w:rsid w:val="005760CB"/>
    <w:rsid w:val="005768B7"/>
    <w:rsid w:val="00577706"/>
    <w:rsid w:val="00584684"/>
    <w:rsid w:val="0058588A"/>
    <w:rsid w:val="0058624F"/>
    <w:rsid w:val="005872CF"/>
    <w:rsid w:val="00592CE8"/>
    <w:rsid w:val="00595504"/>
    <w:rsid w:val="00595DAC"/>
    <w:rsid w:val="005A2B0F"/>
    <w:rsid w:val="005A5DB0"/>
    <w:rsid w:val="005A6A57"/>
    <w:rsid w:val="005A6F34"/>
    <w:rsid w:val="005A749B"/>
    <w:rsid w:val="005B2DFB"/>
    <w:rsid w:val="005B3348"/>
    <w:rsid w:val="005B42B2"/>
    <w:rsid w:val="005B5C1C"/>
    <w:rsid w:val="005B66FC"/>
    <w:rsid w:val="005C0AC4"/>
    <w:rsid w:val="005C123E"/>
    <w:rsid w:val="005C68B4"/>
    <w:rsid w:val="005D126F"/>
    <w:rsid w:val="005D55C9"/>
    <w:rsid w:val="005D6D67"/>
    <w:rsid w:val="005D736C"/>
    <w:rsid w:val="005E18DF"/>
    <w:rsid w:val="005E3788"/>
    <w:rsid w:val="005E3E8E"/>
    <w:rsid w:val="005E5075"/>
    <w:rsid w:val="005E77CE"/>
    <w:rsid w:val="005F2072"/>
    <w:rsid w:val="005F3079"/>
    <w:rsid w:val="005F6632"/>
    <w:rsid w:val="005F6769"/>
    <w:rsid w:val="00610E72"/>
    <w:rsid w:val="0061717A"/>
    <w:rsid w:val="00617528"/>
    <w:rsid w:val="006220B4"/>
    <w:rsid w:val="006241BB"/>
    <w:rsid w:val="00626A13"/>
    <w:rsid w:val="006270F0"/>
    <w:rsid w:val="00630E25"/>
    <w:rsid w:val="00631E90"/>
    <w:rsid w:val="00635B81"/>
    <w:rsid w:val="006371DD"/>
    <w:rsid w:val="0063740F"/>
    <w:rsid w:val="00645450"/>
    <w:rsid w:val="006456A3"/>
    <w:rsid w:val="006512FF"/>
    <w:rsid w:val="006514DF"/>
    <w:rsid w:val="00653FFD"/>
    <w:rsid w:val="00662648"/>
    <w:rsid w:val="0066300E"/>
    <w:rsid w:val="00664402"/>
    <w:rsid w:val="0066594A"/>
    <w:rsid w:val="00666D03"/>
    <w:rsid w:val="00666FF0"/>
    <w:rsid w:val="00670917"/>
    <w:rsid w:val="00671037"/>
    <w:rsid w:val="00672959"/>
    <w:rsid w:val="00673116"/>
    <w:rsid w:val="00681930"/>
    <w:rsid w:val="00683013"/>
    <w:rsid w:val="006862E3"/>
    <w:rsid w:val="0068651F"/>
    <w:rsid w:val="006865CE"/>
    <w:rsid w:val="006872D2"/>
    <w:rsid w:val="0069319A"/>
    <w:rsid w:val="006940E1"/>
    <w:rsid w:val="00695C66"/>
    <w:rsid w:val="006A1D80"/>
    <w:rsid w:val="006A2DAD"/>
    <w:rsid w:val="006A633D"/>
    <w:rsid w:val="006A63AD"/>
    <w:rsid w:val="006A78DB"/>
    <w:rsid w:val="006A7E2A"/>
    <w:rsid w:val="006B1C0B"/>
    <w:rsid w:val="006B5AEE"/>
    <w:rsid w:val="006B7F81"/>
    <w:rsid w:val="006C4CF9"/>
    <w:rsid w:val="006C7BA9"/>
    <w:rsid w:val="006D0D8C"/>
    <w:rsid w:val="006D2AD6"/>
    <w:rsid w:val="006E13AB"/>
    <w:rsid w:val="006E1BED"/>
    <w:rsid w:val="006E2110"/>
    <w:rsid w:val="006F1963"/>
    <w:rsid w:val="006F430A"/>
    <w:rsid w:val="007013BB"/>
    <w:rsid w:val="007057F0"/>
    <w:rsid w:val="00705B46"/>
    <w:rsid w:val="007113F8"/>
    <w:rsid w:val="007140A9"/>
    <w:rsid w:val="00717E28"/>
    <w:rsid w:val="0072123B"/>
    <w:rsid w:val="00721D98"/>
    <w:rsid w:val="00722DF3"/>
    <w:rsid w:val="0072307E"/>
    <w:rsid w:val="007267F9"/>
    <w:rsid w:val="00726EDD"/>
    <w:rsid w:val="00731CDB"/>
    <w:rsid w:val="0073655B"/>
    <w:rsid w:val="00741F92"/>
    <w:rsid w:val="00742475"/>
    <w:rsid w:val="007445EC"/>
    <w:rsid w:val="00751E52"/>
    <w:rsid w:val="00752B07"/>
    <w:rsid w:val="00765CFF"/>
    <w:rsid w:val="007664D9"/>
    <w:rsid w:val="0077117C"/>
    <w:rsid w:val="00771F68"/>
    <w:rsid w:val="0077408A"/>
    <w:rsid w:val="00782366"/>
    <w:rsid w:val="00783D39"/>
    <w:rsid w:val="00784817"/>
    <w:rsid w:val="00784D2E"/>
    <w:rsid w:val="00790C55"/>
    <w:rsid w:val="00792465"/>
    <w:rsid w:val="007936B9"/>
    <w:rsid w:val="00794C71"/>
    <w:rsid w:val="007965F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841"/>
    <w:rsid w:val="007E3C79"/>
    <w:rsid w:val="007E6857"/>
    <w:rsid w:val="007F10B1"/>
    <w:rsid w:val="007F25E5"/>
    <w:rsid w:val="007F4A93"/>
    <w:rsid w:val="00801034"/>
    <w:rsid w:val="00804134"/>
    <w:rsid w:val="0081013E"/>
    <w:rsid w:val="00810F48"/>
    <w:rsid w:val="00810F93"/>
    <w:rsid w:val="008174C6"/>
    <w:rsid w:val="008175BC"/>
    <w:rsid w:val="0081797A"/>
    <w:rsid w:val="008207BC"/>
    <w:rsid w:val="00820B35"/>
    <w:rsid w:val="00822449"/>
    <w:rsid w:val="00823D4D"/>
    <w:rsid w:val="00823F7E"/>
    <w:rsid w:val="00825955"/>
    <w:rsid w:val="008306EC"/>
    <w:rsid w:val="0083333E"/>
    <w:rsid w:val="008342E4"/>
    <w:rsid w:val="00834A32"/>
    <w:rsid w:val="008351DE"/>
    <w:rsid w:val="00840501"/>
    <w:rsid w:val="00844371"/>
    <w:rsid w:val="00847676"/>
    <w:rsid w:val="00850A9E"/>
    <w:rsid w:val="00850E50"/>
    <w:rsid w:val="00851783"/>
    <w:rsid w:val="00851839"/>
    <w:rsid w:val="00852D6A"/>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450C"/>
    <w:rsid w:val="00884E02"/>
    <w:rsid w:val="008855B8"/>
    <w:rsid w:val="00886F6B"/>
    <w:rsid w:val="00887040"/>
    <w:rsid w:val="00887B74"/>
    <w:rsid w:val="00894C2E"/>
    <w:rsid w:val="0089656C"/>
    <w:rsid w:val="008A00D1"/>
    <w:rsid w:val="008A0FB7"/>
    <w:rsid w:val="008A1758"/>
    <w:rsid w:val="008A3171"/>
    <w:rsid w:val="008A3414"/>
    <w:rsid w:val="008A51F3"/>
    <w:rsid w:val="008A5A7D"/>
    <w:rsid w:val="008B13B0"/>
    <w:rsid w:val="008B2EB4"/>
    <w:rsid w:val="008B4586"/>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65F1"/>
    <w:rsid w:val="00906F03"/>
    <w:rsid w:val="00910A99"/>
    <w:rsid w:val="00911143"/>
    <w:rsid w:val="00912214"/>
    <w:rsid w:val="0091592A"/>
    <w:rsid w:val="00920883"/>
    <w:rsid w:val="00922B1C"/>
    <w:rsid w:val="0092655E"/>
    <w:rsid w:val="009329D5"/>
    <w:rsid w:val="00932E64"/>
    <w:rsid w:val="00933284"/>
    <w:rsid w:val="00934F4A"/>
    <w:rsid w:val="00935265"/>
    <w:rsid w:val="00935A89"/>
    <w:rsid w:val="00951724"/>
    <w:rsid w:val="0095322B"/>
    <w:rsid w:val="00954257"/>
    <w:rsid w:val="009547F3"/>
    <w:rsid w:val="009570B2"/>
    <w:rsid w:val="009610D8"/>
    <w:rsid w:val="0096739E"/>
    <w:rsid w:val="00970832"/>
    <w:rsid w:val="00980222"/>
    <w:rsid w:val="009835DB"/>
    <w:rsid w:val="00983DD7"/>
    <w:rsid w:val="00985742"/>
    <w:rsid w:val="00986B55"/>
    <w:rsid w:val="00990496"/>
    <w:rsid w:val="00997F2A"/>
    <w:rsid w:val="009A266B"/>
    <w:rsid w:val="009A32E9"/>
    <w:rsid w:val="009A3698"/>
    <w:rsid w:val="009A3C75"/>
    <w:rsid w:val="009A48BB"/>
    <w:rsid w:val="009B2691"/>
    <w:rsid w:val="009B5B04"/>
    <w:rsid w:val="009C046D"/>
    <w:rsid w:val="009C636C"/>
    <w:rsid w:val="009C6A2B"/>
    <w:rsid w:val="009D4710"/>
    <w:rsid w:val="009D79B6"/>
    <w:rsid w:val="009E0C01"/>
    <w:rsid w:val="009E1741"/>
    <w:rsid w:val="009E4AAB"/>
    <w:rsid w:val="009E5770"/>
    <w:rsid w:val="009E6D9D"/>
    <w:rsid w:val="009E71F1"/>
    <w:rsid w:val="009F27B7"/>
    <w:rsid w:val="009F409E"/>
    <w:rsid w:val="009F5D63"/>
    <w:rsid w:val="00A06363"/>
    <w:rsid w:val="00A07D06"/>
    <w:rsid w:val="00A105AE"/>
    <w:rsid w:val="00A113A1"/>
    <w:rsid w:val="00A1302C"/>
    <w:rsid w:val="00A156EA"/>
    <w:rsid w:val="00A20308"/>
    <w:rsid w:val="00A24722"/>
    <w:rsid w:val="00A261A7"/>
    <w:rsid w:val="00A262B6"/>
    <w:rsid w:val="00A30994"/>
    <w:rsid w:val="00A33FA6"/>
    <w:rsid w:val="00A37737"/>
    <w:rsid w:val="00A4076E"/>
    <w:rsid w:val="00A41C58"/>
    <w:rsid w:val="00A41D06"/>
    <w:rsid w:val="00A44877"/>
    <w:rsid w:val="00A44BFA"/>
    <w:rsid w:val="00A5345D"/>
    <w:rsid w:val="00A61F6F"/>
    <w:rsid w:val="00A731D3"/>
    <w:rsid w:val="00A7675D"/>
    <w:rsid w:val="00A77B3A"/>
    <w:rsid w:val="00A77EC8"/>
    <w:rsid w:val="00A83977"/>
    <w:rsid w:val="00A83BF1"/>
    <w:rsid w:val="00A9495B"/>
    <w:rsid w:val="00A94ECF"/>
    <w:rsid w:val="00AA0CDE"/>
    <w:rsid w:val="00AA3E3B"/>
    <w:rsid w:val="00AA47D1"/>
    <w:rsid w:val="00AB006D"/>
    <w:rsid w:val="00AB1833"/>
    <w:rsid w:val="00AB1C7B"/>
    <w:rsid w:val="00AB3396"/>
    <w:rsid w:val="00AB419F"/>
    <w:rsid w:val="00AB4F31"/>
    <w:rsid w:val="00AC0413"/>
    <w:rsid w:val="00AC13FB"/>
    <w:rsid w:val="00AC3325"/>
    <w:rsid w:val="00AC6890"/>
    <w:rsid w:val="00AD2CAA"/>
    <w:rsid w:val="00AD2F6E"/>
    <w:rsid w:val="00AD582D"/>
    <w:rsid w:val="00AE0F96"/>
    <w:rsid w:val="00AE21E3"/>
    <w:rsid w:val="00AE4081"/>
    <w:rsid w:val="00AE4E92"/>
    <w:rsid w:val="00AE645A"/>
    <w:rsid w:val="00AE651F"/>
    <w:rsid w:val="00AF0D9A"/>
    <w:rsid w:val="00AF3152"/>
    <w:rsid w:val="00AF32EC"/>
    <w:rsid w:val="00AF35D8"/>
    <w:rsid w:val="00AF3DE0"/>
    <w:rsid w:val="00B01325"/>
    <w:rsid w:val="00B023BD"/>
    <w:rsid w:val="00B04BBD"/>
    <w:rsid w:val="00B0512E"/>
    <w:rsid w:val="00B0786E"/>
    <w:rsid w:val="00B10471"/>
    <w:rsid w:val="00B10E53"/>
    <w:rsid w:val="00B10E98"/>
    <w:rsid w:val="00B16C3B"/>
    <w:rsid w:val="00B23765"/>
    <w:rsid w:val="00B2595F"/>
    <w:rsid w:val="00B31DA2"/>
    <w:rsid w:val="00B33782"/>
    <w:rsid w:val="00B36009"/>
    <w:rsid w:val="00B36EE8"/>
    <w:rsid w:val="00B3737D"/>
    <w:rsid w:val="00B41CD2"/>
    <w:rsid w:val="00B42C6F"/>
    <w:rsid w:val="00B42E4D"/>
    <w:rsid w:val="00B434F7"/>
    <w:rsid w:val="00B44659"/>
    <w:rsid w:val="00B47523"/>
    <w:rsid w:val="00B52F53"/>
    <w:rsid w:val="00B552A4"/>
    <w:rsid w:val="00B624EB"/>
    <w:rsid w:val="00B62CCA"/>
    <w:rsid w:val="00B63E65"/>
    <w:rsid w:val="00B64EC3"/>
    <w:rsid w:val="00B6502A"/>
    <w:rsid w:val="00B65EB0"/>
    <w:rsid w:val="00B70F32"/>
    <w:rsid w:val="00B715A0"/>
    <w:rsid w:val="00B773B7"/>
    <w:rsid w:val="00B77FEE"/>
    <w:rsid w:val="00B82186"/>
    <w:rsid w:val="00B82AF4"/>
    <w:rsid w:val="00B84FBF"/>
    <w:rsid w:val="00B855F6"/>
    <w:rsid w:val="00B90C5A"/>
    <w:rsid w:val="00B90D59"/>
    <w:rsid w:val="00B90F61"/>
    <w:rsid w:val="00B955C9"/>
    <w:rsid w:val="00B95D31"/>
    <w:rsid w:val="00B9745E"/>
    <w:rsid w:val="00BA363C"/>
    <w:rsid w:val="00BA3F1A"/>
    <w:rsid w:val="00BA7F78"/>
    <w:rsid w:val="00BB32EA"/>
    <w:rsid w:val="00BB3E57"/>
    <w:rsid w:val="00BB44F4"/>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5405"/>
    <w:rsid w:val="00C064E0"/>
    <w:rsid w:val="00C159D8"/>
    <w:rsid w:val="00C16DA2"/>
    <w:rsid w:val="00C17D32"/>
    <w:rsid w:val="00C20F25"/>
    <w:rsid w:val="00C21403"/>
    <w:rsid w:val="00C220DF"/>
    <w:rsid w:val="00C32374"/>
    <w:rsid w:val="00C43E03"/>
    <w:rsid w:val="00C50647"/>
    <w:rsid w:val="00C51C67"/>
    <w:rsid w:val="00C55B3A"/>
    <w:rsid w:val="00C56B54"/>
    <w:rsid w:val="00C606FA"/>
    <w:rsid w:val="00C61080"/>
    <w:rsid w:val="00C610D3"/>
    <w:rsid w:val="00C67F05"/>
    <w:rsid w:val="00C7037F"/>
    <w:rsid w:val="00C70E26"/>
    <w:rsid w:val="00C75E04"/>
    <w:rsid w:val="00C77689"/>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7A6B"/>
    <w:rsid w:val="00CE03A9"/>
    <w:rsid w:val="00CE572B"/>
    <w:rsid w:val="00CE6F95"/>
    <w:rsid w:val="00CF5829"/>
    <w:rsid w:val="00D01333"/>
    <w:rsid w:val="00D01EAF"/>
    <w:rsid w:val="00D01F22"/>
    <w:rsid w:val="00D1264B"/>
    <w:rsid w:val="00D17612"/>
    <w:rsid w:val="00D20729"/>
    <w:rsid w:val="00D2176F"/>
    <w:rsid w:val="00D257E9"/>
    <w:rsid w:val="00D2796D"/>
    <w:rsid w:val="00D31EF1"/>
    <w:rsid w:val="00D345B7"/>
    <w:rsid w:val="00D408FF"/>
    <w:rsid w:val="00D45483"/>
    <w:rsid w:val="00D46353"/>
    <w:rsid w:val="00D538B6"/>
    <w:rsid w:val="00D5710E"/>
    <w:rsid w:val="00D607DB"/>
    <w:rsid w:val="00D6355D"/>
    <w:rsid w:val="00D64F07"/>
    <w:rsid w:val="00D665AE"/>
    <w:rsid w:val="00D76CBA"/>
    <w:rsid w:val="00D8190F"/>
    <w:rsid w:val="00D823DF"/>
    <w:rsid w:val="00D83B8B"/>
    <w:rsid w:val="00D8421C"/>
    <w:rsid w:val="00D857F1"/>
    <w:rsid w:val="00D8748E"/>
    <w:rsid w:val="00D94009"/>
    <w:rsid w:val="00D953C0"/>
    <w:rsid w:val="00DA08E2"/>
    <w:rsid w:val="00DA1CFB"/>
    <w:rsid w:val="00DA2BAB"/>
    <w:rsid w:val="00DA5FED"/>
    <w:rsid w:val="00DA716C"/>
    <w:rsid w:val="00DB13D7"/>
    <w:rsid w:val="00DB6BEC"/>
    <w:rsid w:val="00DB7F14"/>
    <w:rsid w:val="00DC7013"/>
    <w:rsid w:val="00DD095A"/>
    <w:rsid w:val="00DD16CB"/>
    <w:rsid w:val="00DD4029"/>
    <w:rsid w:val="00DD433C"/>
    <w:rsid w:val="00DE47F5"/>
    <w:rsid w:val="00DE5AAB"/>
    <w:rsid w:val="00DE7923"/>
    <w:rsid w:val="00DE7F78"/>
    <w:rsid w:val="00DF10CB"/>
    <w:rsid w:val="00DF23FF"/>
    <w:rsid w:val="00DF33F0"/>
    <w:rsid w:val="00DF6FAB"/>
    <w:rsid w:val="00E02C1E"/>
    <w:rsid w:val="00E11E95"/>
    <w:rsid w:val="00E161C5"/>
    <w:rsid w:val="00E1626C"/>
    <w:rsid w:val="00E17FAC"/>
    <w:rsid w:val="00E20855"/>
    <w:rsid w:val="00E23031"/>
    <w:rsid w:val="00E25B32"/>
    <w:rsid w:val="00E2713E"/>
    <w:rsid w:val="00E27F53"/>
    <w:rsid w:val="00E32723"/>
    <w:rsid w:val="00E33BA6"/>
    <w:rsid w:val="00E35ED0"/>
    <w:rsid w:val="00E41815"/>
    <w:rsid w:val="00E435C4"/>
    <w:rsid w:val="00E43676"/>
    <w:rsid w:val="00E43EAF"/>
    <w:rsid w:val="00E44795"/>
    <w:rsid w:val="00E451BD"/>
    <w:rsid w:val="00E460F5"/>
    <w:rsid w:val="00E4620A"/>
    <w:rsid w:val="00E51EAF"/>
    <w:rsid w:val="00E555DC"/>
    <w:rsid w:val="00E56AF2"/>
    <w:rsid w:val="00E60938"/>
    <w:rsid w:val="00E62A04"/>
    <w:rsid w:val="00E71F38"/>
    <w:rsid w:val="00E74AE6"/>
    <w:rsid w:val="00E75CC2"/>
    <w:rsid w:val="00E82DC2"/>
    <w:rsid w:val="00E86158"/>
    <w:rsid w:val="00E87D2C"/>
    <w:rsid w:val="00E95663"/>
    <w:rsid w:val="00EA0F33"/>
    <w:rsid w:val="00EA13DA"/>
    <w:rsid w:val="00EA14E3"/>
    <w:rsid w:val="00EA5C58"/>
    <w:rsid w:val="00EA7A59"/>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55BB"/>
    <w:rsid w:val="00EF13CD"/>
    <w:rsid w:val="00EF76CC"/>
    <w:rsid w:val="00F00652"/>
    <w:rsid w:val="00F016B9"/>
    <w:rsid w:val="00F03093"/>
    <w:rsid w:val="00F0317A"/>
    <w:rsid w:val="00F0484E"/>
    <w:rsid w:val="00F078A9"/>
    <w:rsid w:val="00F2258D"/>
    <w:rsid w:val="00F3120B"/>
    <w:rsid w:val="00F31B8C"/>
    <w:rsid w:val="00F33479"/>
    <w:rsid w:val="00F351F7"/>
    <w:rsid w:val="00F46DF0"/>
    <w:rsid w:val="00F47880"/>
    <w:rsid w:val="00F47F06"/>
    <w:rsid w:val="00F50843"/>
    <w:rsid w:val="00F51E92"/>
    <w:rsid w:val="00F52A95"/>
    <w:rsid w:val="00F545D5"/>
    <w:rsid w:val="00F56B99"/>
    <w:rsid w:val="00F57C97"/>
    <w:rsid w:val="00F64332"/>
    <w:rsid w:val="00F64B3C"/>
    <w:rsid w:val="00F658E3"/>
    <w:rsid w:val="00F6643A"/>
    <w:rsid w:val="00F6666D"/>
    <w:rsid w:val="00F66CD2"/>
    <w:rsid w:val="00F713C9"/>
    <w:rsid w:val="00F763E8"/>
    <w:rsid w:val="00F801A9"/>
    <w:rsid w:val="00F80F2A"/>
    <w:rsid w:val="00F83B44"/>
    <w:rsid w:val="00F92DE7"/>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4887</Words>
  <Characters>30795</Characters>
  <Application>Microsoft Office Word</Application>
  <DocSecurity>0</DocSecurity>
  <Lines>256</Lines>
  <Paragraphs>71</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Jollet</cp:lastModifiedBy>
  <cp:revision>16</cp:revision>
  <dcterms:created xsi:type="dcterms:W3CDTF">2020-09-09T10:58:00Z</dcterms:created>
  <dcterms:modified xsi:type="dcterms:W3CDTF">2020-09-09T14:28:00Z</dcterms:modified>
</cp:coreProperties>
</file>