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CF0DED" w:rsidRDefault="001B28A3" w:rsidP="005A6F34">
            <w:pPr>
              <w:rPr>
                <w:rFonts w:cs="Arial"/>
                <w:b w:val="0"/>
                <w:bCs w:val="0"/>
                <w:sz w:val="28"/>
                <w:szCs w:val="28"/>
              </w:rPr>
            </w:pPr>
            <w:r w:rsidRPr="00CF0DED">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CA99C36" w:rsidR="00D37FA0" w:rsidRPr="00CF0DED" w:rsidRDefault="00CF0DED" w:rsidP="005A6F34">
            <w:pPr>
              <w:rPr>
                <w:rFonts w:cs="Arial"/>
                <w:b w:val="0"/>
                <w:bCs w:val="0"/>
                <w:sz w:val="28"/>
                <w:szCs w:val="28"/>
              </w:rPr>
            </w:pPr>
            <w:r w:rsidRPr="00CF0DED">
              <w:rPr>
                <w:rFonts w:cs="Arial"/>
                <w:b w:val="0"/>
                <w:bCs w:val="0"/>
                <w:sz w:val="28"/>
                <w:szCs w:val="28"/>
              </w:rPr>
              <w:t>Stefan Rupp</w:t>
            </w:r>
          </w:p>
        </w:tc>
        <w:tc>
          <w:tcPr>
            <w:tcW w:w="1166" w:type="dxa"/>
          </w:tcPr>
          <w:p w14:paraId="30B3B37F" w14:textId="09D2FAC0"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295" w:type="dxa"/>
          </w:tcPr>
          <w:p w14:paraId="78F9EBE5" w14:textId="1E9C8633" w:rsidR="00D37FA0" w:rsidRDefault="00CF0D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Klärung offener Fragen</w:t>
            </w:r>
          </w:p>
        </w:tc>
        <w:tc>
          <w:tcPr>
            <w:tcW w:w="1618" w:type="dxa"/>
          </w:tcPr>
          <w:p w14:paraId="26DBAB73" w14:textId="3774E0DA"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10.06.2025</w:t>
            </w: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091B58DD" w:rsidR="00E9646D" w:rsidRPr="00CF0DED" w:rsidRDefault="00197333" w:rsidP="005A6F34">
            <w:pPr>
              <w:rPr>
                <w:rFonts w:cs="Arial"/>
                <w:b w:val="0"/>
                <w:bCs w:val="0"/>
                <w:sz w:val="28"/>
                <w:szCs w:val="28"/>
              </w:rPr>
            </w:pPr>
            <w:r>
              <w:rPr>
                <w:rFonts w:cs="Arial"/>
                <w:b w:val="0"/>
                <w:bCs w:val="0"/>
                <w:sz w:val="28"/>
                <w:szCs w:val="28"/>
              </w:rPr>
              <w:t>Stefan Rupp</w:t>
            </w:r>
          </w:p>
        </w:tc>
        <w:tc>
          <w:tcPr>
            <w:tcW w:w="1166" w:type="dxa"/>
          </w:tcPr>
          <w:p w14:paraId="14C62399" w14:textId="7C044EA1" w:rsidR="00E9646D" w:rsidRDefault="0019733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4295" w:type="dxa"/>
          </w:tcPr>
          <w:p w14:paraId="105062B3" w14:textId="4BD548B2" w:rsidR="00E9646D" w:rsidRDefault="00A17BB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Einarbeitung der Antworten </w:t>
            </w:r>
          </w:p>
        </w:tc>
        <w:tc>
          <w:tcPr>
            <w:tcW w:w="1618" w:type="dxa"/>
          </w:tcPr>
          <w:p w14:paraId="76E736C1" w14:textId="2AB1265A" w:rsidR="00E9646D" w:rsidRDefault="00BC679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r w:rsidR="00A17BB6">
              <w:rPr>
                <w:rFonts w:cs="Arial"/>
                <w:sz w:val="28"/>
                <w:szCs w:val="28"/>
              </w:rPr>
              <w:t>.06.2025</w:t>
            </w: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1C30BFB7" w:rsidR="00E9646D" w:rsidRPr="00CF0DED" w:rsidRDefault="00EF3AED" w:rsidP="005A6F34">
            <w:pPr>
              <w:rPr>
                <w:rFonts w:cs="Arial"/>
                <w:b w:val="0"/>
                <w:bCs w:val="0"/>
                <w:sz w:val="28"/>
                <w:szCs w:val="28"/>
              </w:rPr>
            </w:pPr>
            <w:r>
              <w:rPr>
                <w:rFonts w:cs="Arial"/>
                <w:b w:val="0"/>
                <w:bCs w:val="0"/>
                <w:sz w:val="28"/>
                <w:szCs w:val="28"/>
              </w:rPr>
              <w:t>Stefan Rupp</w:t>
            </w:r>
          </w:p>
        </w:tc>
        <w:tc>
          <w:tcPr>
            <w:tcW w:w="1166" w:type="dxa"/>
          </w:tcPr>
          <w:p w14:paraId="3503880F" w14:textId="16EE12CC" w:rsidR="00E9646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w:t>
            </w:r>
          </w:p>
        </w:tc>
        <w:tc>
          <w:tcPr>
            <w:tcW w:w="4295" w:type="dxa"/>
          </w:tcPr>
          <w:p w14:paraId="638767A9" w14:textId="7E79F13F" w:rsidR="00E9646D" w:rsidRDefault="00CB470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Präzisierung bei Verschiebungen von Pausen</w:t>
            </w:r>
          </w:p>
        </w:tc>
        <w:tc>
          <w:tcPr>
            <w:tcW w:w="1618" w:type="dxa"/>
          </w:tcPr>
          <w:p w14:paraId="5CA0B1C8" w14:textId="3FC4FC28" w:rsidR="00E9646D" w:rsidRDefault="00C843A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r w:rsidR="00EF3AED">
              <w:rPr>
                <w:rFonts w:cs="Arial"/>
                <w:sz w:val="28"/>
                <w:szCs w:val="28"/>
              </w:rPr>
              <w:t>.06.2025</w:t>
            </w:r>
          </w:p>
        </w:tc>
      </w:tr>
      <w:tr w:rsidR="00EF3AED" w:rsidRPr="008C3635" w14:paraId="49CF0E6D"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252E4B6" w14:textId="0CB2254C" w:rsidR="00EF3AED" w:rsidRDefault="00CB4706" w:rsidP="005A6F34">
            <w:pPr>
              <w:rPr>
                <w:rFonts w:cs="Arial"/>
                <w:b w:val="0"/>
                <w:bCs w:val="0"/>
                <w:sz w:val="28"/>
                <w:szCs w:val="28"/>
              </w:rPr>
            </w:pPr>
            <w:r>
              <w:rPr>
                <w:rFonts w:cs="Arial"/>
                <w:b w:val="0"/>
                <w:bCs w:val="0"/>
                <w:sz w:val="28"/>
                <w:szCs w:val="28"/>
              </w:rPr>
              <w:t>Stefan Rupp</w:t>
            </w:r>
          </w:p>
        </w:tc>
        <w:tc>
          <w:tcPr>
            <w:tcW w:w="1166" w:type="dxa"/>
          </w:tcPr>
          <w:p w14:paraId="011CFE27" w14:textId="246D2795"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0.7</w:t>
            </w:r>
          </w:p>
        </w:tc>
        <w:tc>
          <w:tcPr>
            <w:tcW w:w="4295" w:type="dxa"/>
          </w:tcPr>
          <w:p w14:paraId="504EBE16" w14:textId="37BDEEF1" w:rsidR="00EF3AED" w:rsidRDefault="00924312"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Break </w:t>
            </w:r>
            <w:proofErr w:type="spellStart"/>
            <w:r>
              <w:rPr>
                <w:rFonts w:cs="Arial"/>
                <w:sz w:val="28"/>
                <w:szCs w:val="28"/>
              </w:rPr>
              <w:t>Assignments</w:t>
            </w:r>
            <w:proofErr w:type="spellEnd"/>
            <w:r>
              <w:rPr>
                <w:rFonts w:cs="Arial"/>
                <w:sz w:val="28"/>
                <w:szCs w:val="28"/>
              </w:rPr>
              <w:t xml:space="preserve"> verfeinert</w:t>
            </w:r>
          </w:p>
        </w:tc>
        <w:tc>
          <w:tcPr>
            <w:tcW w:w="1618" w:type="dxa"/>
          </w:tcPr>
          <w:p w14:paraId="77DF3A5E" w14:textId="3ABB6DF6"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w:t>
            </w:r>
            <w:r w:rsidR="00945FD6">
              <w:rPr>
                <w:rFonts w:cs="Arial"/>
                <w:sz w:val="28"/>
                <w:szCs w:val="28"/>
              </w:rPr>
              <w:t>4</w:t>
            </w:r>
            <w:r>
              <w:rPr>
                <w:rFonts w:cs="Arial"/>
                <w:sz w:val="28"/>
                <w:szCs w:val="28"/>
              </w:rPr>
              <w:t>.07.2025</w:t>
            </w:r>
          </w:p>
        </w:tc>
      </w:tr>
      <w:tr w:rsidR="00EF3AED" w:rsidRPr="008C3635" w14:paraId="662F5234"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75CD211" w14:textId="28C26F6B" w:rsidR="00EF3AED" w:rsidRDefault="00B66E48" w:rsidP="005A6F34">
            <w:pPr>
              <w:rPr>
                <w:rFonts w:cs="Arial"/>
                <w:b w:val="0"/>
                <w:bCs w:val="0"/>
                <w:sz w:val="28"/>
                <w:szCs w:val="28"/>
              </w:rPr>
            </w:pPr>
            <w:r>
              <w:rPr>
                <w:rFonts w:cs="Arial"/>
                <w:b w:val="0"/>
                <w:bCs w:val="0"/>
                <w:sz w:val="28"/>
                <w:szCs w:val="28"/>
              </w:rPr>
              <w:t>Stefan Rupp</w:t>
            </w:r>
          </w:p>
        </w:tc>
        <w:tc>
          <w:tcPr>
            <w:tcW w:w="1166" w:type="dxa"/>
          </w:tcPr>
          <w:p w14:paraId="4EF3A693" w14:textId="293B763C" w:rsidR="00EF3AED" w:rsidRDefault="00B66E48"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0.8</w:t>
            </w:r>
          </w:p>
        </w:tc>
        <w:tc>
          <w:tcPr>
            <w:tcW w:w="4295" w:type="dxa"/>
          </w:tcPr>
          <w:p w14:paraId="744A2B6B" w14:textId="4FF74027" w:rsidR="00EF3AED" w:rsidRDefault="0021721C"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Unterscheidung auf Break </w:t>
            </w:r>
            <w:proofErr w:type="gramStart"/>
            <w:r>
              <w:rPr>
                <w:rFonts w:cs="Arial"/>
                <w:sz w:val="28"/>
                <w:szCs w:val="28"/>
              </w:rPr>
              <w:t>durch Disponent</w:t>
            </w:r>
            <w:proofErr w:type="gramEnd"/>
            <w:r>
              <w:rPr>
                <w:rFonts w:cs="Arial"/>
                <w:sz w:val="28"/>
                <w:szCs w:val="28"/>
              </w:rPr>
              <w:t xml:space="preserve"> und Break durch Fahrer</w:t>
            </w:r>
          </w:p>
        </w:tc>
        <w:tc>
          <w:tcPr>
            <w:tcW w:w="1618" w:type="dxa"/>
          </w:tcPr>
          <w:p w14:paraId="5C7095CA" w14:textId="598CD6BF" w:rsidR="00EF3AED" w:rsidRDefault="00217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15.07.2025</w:t>
            </w:r>
          </w:p>
        </w:tc>
      </w:tr>
      <w:tr w:rsidR="00EF3AED" w:rsidRPr="008C3635" w14:paraId="643611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9E0FF66" w14:textId="498EEF4F" w:rsidR="00EF3AED" w:rsidRDefault="00D0086D" w:rsidP="005A6F34">
            <w:pPr>
              <w:rPr>
                <w:rFonts w:cs="Arial"/>
                <w:b w:val="0"/>
                <w:bCs w:val="0"/>
                <w:sz w:val="28"/>
                <w:szCs w:val="28"/>
              </w:rPr>
            </w:pPr>
            <w:r>
              <w:rPr>
                <w:rFonts w:cs="Arial"/>
                <w:b w:val="0"/>
                <w:bCs w:val="0"/>
                <w:sz w:val="28"/>
                <w:szCs w:val="28"/>
              </w:rPr>
              <w:t>Stefan Rupp</w:t>
            </w:r>
          </w:p>
        </w:tc>
        <w:tc>
          <w:tcPr>
            <w:tcW w:w="1166" w:type="dxa"/>
          </w:tcPr>
          <w:p w14:paraId="37B2A2C1" w14:textId="0BA977A4" w:rsidR="00EF3AED" w:rsidRDefault="00D008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p>
        </w:tc>
        <w:tc>
          <w:tcPr>
            <w:tcW w:w="4295" w:type="dxa"/>
          </w:tcPr>
          <w:p w14:paraId="5B1A9084" w14:textId="4DBA35D3" w:rsidR="00EF3AED" w:rsidRPr="00864C71" w:rsidRDefault="00864C71"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lang w:val="en-GB"/>
                <w:rPrChange w:id="0" w:author="Stefan Rupp" w:date="2025-09-18T14:12:00Z" w16du:dateUtc="2025-09-18T12:12:00Z">
                  <w:rPr>
                    <w:rFonts w:cs="Arial"/>
                    <w:sz w:val="28"/>
                    <w:szCs w:val="28"/>
                  </w:rPr>
                </w:rPrChange>
              </w:rPr>
            </w:pPr>
            <w:ins w:id="1" w:author="Stefan Rupp" w:date="2025-09-18T14:12:00Z" w16du:dateUtc="2025-09-18T12:12:00Z">
              <w:r w:rsidRPr="00864C71">
                <w:rPr>
                  <w:rFonts w:cs="Arial"/>
                  <w:sz w:val="28"/>
                  <w:szCs w:val="28"/>
                  <w:lang w:val="en-GB"/>
                  <w:rPrChange w:id="2" w:author="Stefan Rupp" w:date="2025-09-18T14:12:00Z" w16du:dateUtc="2025-09-18T12:12:00Z">
                    <w:rPr>
                      <w:rFonts w:cs="Arial"/>
                      <w:sz w:val="28"/>
                      <w:szCs w:val="28"/>
                    </w:rPr>
                  </w:rPrChange>
                </w:rPr>
                <w:t xml:space="preserve">Modified the way update schedule </w:t>
              </w:r>
              <w:r>
                <w:rPr>
                  <w:rFonts w:cs="Arial"/>
                  <w:sz w:val="28"/>
                  <w:szCs w:val="28"/>
                  <w:lang w:val="en-GB"/>
                </w:rPr>
                <w:t xml:space="preserve">handles </w:t>
              </w:r>
              <w:proofErr w:type="gramStart"/>
              <w:r>
                <w:rPr>
                  <w:rFonts w:cs="Arial"/>
                  <w:sz w:val="28"/>
                  <w:szCs w:val="28"/>
                  <w:lang w:val="en-GB"/>
                </w:rPr>
                <w:t>breaks</w:t>
              </w:r>
            </w:ins>
            <w:proofErr w:type="gramEnd"/>
            <w:ins w:id="3" w:author="Stefan Rupp" w:date="2025-09-18T14:13:00Z" w16du:dateUtc="2025-09-18T12:13:00Z">
              <w:r>
                <w:rPr>
                  <w:rFonts w:cs="Arial"/>
                  <w:sz w:val="28"/>
                  <w:szCs w:val="28"/>
                  <w:lang w:val="en-GB"/>
                </w:rPr>
                <w:t xml:space="preserve"> in chapter </w:t>
              </w:r>
              <w:r>
                <w:rPr>
                  <w:rFonts w:cs="Arial"/>
                  <w:sz w:val="28"/>
                  <w:szCs w:val="28"/>
                  <w:lang w:val="en-GB"/>
                </w:rPr>
                <w:fldChar w:fldCharType="begin"/>
              </w:r>
              <w:r>
                <w:rPr>
                  <w:rFonts w:cs="Arial"/>
                  <w:sz w:val="28"/>
                  <w:szCs w:val="28"/>
                  <w:lang w:val="en-GB"/>
                </w:rPr>
                <w:instrText xml:space="preserve"> REF _Ref209097249 \r \h </w:instrText>
              </w:r>
            </w:ins>
            <w:r>
              <w:rPr>
                <w:rFonts w:cs="Arial"/>
                <w:sz w:val="28"/>
                <w:szCs w:val="28"/>
                <w:lang w:val="en-GB"/>
              </w:rPr>
            </w:r>
            <w:r>
              <w:rPr>
                <w:rFonts w:cs="Arial"/>
                <w:sz w:val="28"/>
                <w:szCs w:val="28"/>
                <w:lang w:val="en-GB"/>
              </w:rPr>
              <w:fldChar w:fldCharType="separate"/>
            </w:r>
            <w:ins w:id="4" w:author="Stefan Rupp" w:date="2025-09-18T14:13:00Z" w16du:dateUtc="2025-09-18T12:13:00Z">
              <w:r>
                <w:rPr>
                  <w:rFonts w:cs="Arial"/>
                  <w:sz w:val="28"/>
                  <w:szCs w:val="28"/>
                  <w:lang w:val="en-GB"/>
                </w:rPr>
                <w:t>5</w:t>
              </w:r>
              <w:r>
                <w:rPr>
                  <w:rFonts w:cs="Arial"/>
                  <w:sz w:val="28"/>
                  <w:szCs w:val="28"/>
                  <w:lang w:val="en-GB"/>
                </w:rPr>
                <w:fldChar w:fldCharType="end"/>
              </w:r>
            </w:ins>
          </w:p>
        </w:tc>
        <w:tc>
          <w:tcPr>
            <w:tcW w:w="1618" w:type="dxa"/>
          </w:tcPr>
          <w:p w14:paraId="2526FFF5" w14:textId="4F69662E" w:rsidR="00EF3AED" w:rsidRDefault="00864C7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ins w:id="5" w:author="Stefan Rupp" w:date="2025-09-18T14:12:00Z" w16du:dateUtc="2025-09-18T12:12:00Z">
              <w:r>
                <w:rPr>
                  <w:rFonts w:cs="Arial"/>
                  <w:sz w:val="28"/>
                  <w:szCs w:val="28"/>
                </w:rPr>
                <w:t>18.09.2025</w:t>
              </w:r>
            </w:ins>
          </w:p>
        </w:tc>
      </w:tr>
      <w:tr w:rsidR="00EF3AED" w:rsidRPr="008C3635" w14:paraId="2F90DE43"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1DE7243" w14:textId="77777777" w:rsidR="00EF3AED" w:rsidRDefault="00EF3AED" w:rsidP="005A6F34">
            <w:pPr>
              <w:rPr>
                <w:rFonts w:cs="Arial"/>
                <w:b w:val="0"/>
                <w:bCs w:val="0"/>
                <w:sz w:val="28"/>
                <w:szCs w:val="28"/>
              </w:rPr>
            </w:pPr>
          </w:p>
        </w:tc>
        <w:tc>
          <w:tcPr>
            <w:tcW w:w="1166" w:type="dxa"/>
          </w:tcPr>
          <w:p w14:paraId="3DD25286"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48B4C4E2" w14:textId="77777777" w:rsidR="00EF3AED" w:rsidRDefault="00EF3A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59F1E2A6"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39A73AD0" w14:textId="3DDB8821" w:rsidR="00664BC8" w:rsidRDefault="00112833">
          <w:pPr>
            <w:pStyle w:val="Verzeichnis1"/>
            <w:rPr>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hyperlink w:anchor="_Toc203997387" w:history="1">
            <w:r w:rsidR="00664BC8" w:rsidRPr="00127932">
              <w:rPr>
                <w:rStyle w:val="Hyperlink"/>
                <w:noProof/>
              </w:rPr>
              <w:t>1</w:t>
            </w:r>
            <w:r w:rsidR="00664BC8">
              <w:rPr>
                <w:rFonts w:asciiTheme="minorHAnsi" w:eastAsiaTheme="minorEastAsia" w:hAnsiTheme="minorHAnsi"/>
                <w:noProof/>
                <w:kern w:val="2"/>
                <w:szCs w:val="24"/>
                <w:lang w:eastAsia="de-DE"/>
                <w14:ligatures w14:val="standardContextual"/>
              </w:rPr>
              <w:tab/>
            </w:r>
            <w:r w:rsidR="00664BC8" w:rsidRPr="00127932">
              <w:rPr>
                <w:rStyle w:val="Hyperlink"/>
                <w:noProof/>
              </w:rPr>
              <w:t>Offene Fragen</w:t>
            </w:r>
            <w:r w:rsidR="00664BC8">
              <w:rPr>
                <w:noProof/>
                <w:webHidden/>
              </w:rPr>
              <w:tab/>
            </w:r>
            <w:r w:rsidR="00664BC8">
              <w:rPr>
                <w:noProof/>
                <w:webHidden/>
              </w:rPr>
              <w:fldChar w:fldCharType="begin"/>
            </w:r>
            <w:r w:rsidR="00664BC8">
              <w:rPr>
                <w:noProof/>
                <w:webHidden/>
              </w:rPr>
              <w:instrText xml:space="preserve"> PAGEREF _Toc203997387 \h </w:instrText>
            </w:r>
            <w:r w:rsidR="00664BC8">
              <w:rPr>
                <w:noProof/>
                <w:webHidden/>
              </w:rPr>
            </w:r>
            <w:r w:rsidR="00664BC8">
              <w:rPr>
                <w:noProof/>
                <w:webHidden/>
              </w:rPr>
              <w:fldChar w:fldCharType="separate"/>
            </w:r>
            <w:r w:rsidR="00664BC8">
              <w:rPr>
                <w:noProof/>
                <w:webHidden/>
              </w:rPr>
              <w:t>1</w:t>
            </w:r>
            <w:r w:rsidR="00664BC8">
              <w:rPr>
                <w:noProof/>
                <w:webHidden/>
              </w:rPr>
              <w:fldChar w:fldCharType="end"/>
            </w:r>
          </w:hyperlink>
        </w:p>
        <w:p w14:paraId="5F880A5D" w14:textId="3F56187A"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388" w:history="1">
            <w:r w:rsidRPr="00127932">
              <w:rPr>
                <w:rStyle w:val="Hyperlink"/>
                <w:noProof/>
              </w:rPr>
              <w:t>2</w:t>
            </w:r>
            <w:r>
              <w:rPr>
                <w:rFonts w:asciiTheme="minorHAnsi" w:eastAsiaTheme="minorEastAsia" w:hAnsiTheme="minorHAnsi"/>
                <w:noProof/>
                <w:kern w:val="2"/>
                <w:szCs w:val="24"/>
                <w:lang w:eastAsia="de-DE"/>
                <w14:ligatures w14:val="standardContextual"/>
              </w:rPr>
              <w:tab/>
            </w:r>
            <w:r w:rsidRPr="00127932">
              <w:rPr>
                <w:rStyle w:val="Hyperlink"/>
                <w:noProof/>
              </w:rPr>
              <w:t>Pausenkonzept</w:t>
            </w:r>
            <w:r>
              <w:rPr>
                <w:noProof/>
                <w:webHidden/>
              </w:rPr>
              <w:tab/>
            </w:r>
            <w:r>
              <w:rPr>
                <w:noProof/>
                <w:webHidden/>
              </w:rPr>
              <w:fldChar w:fldCharType="begin"/>
            </w:r>
            <w:r>
              <w:rPr>
                <w:noProof/>
                <w:webHidden/>
              </w:rPr>
              <w:instrText xml:space="preserve"> PAGEREF _Toc203997388 \h </w:instrText>
            </w:r>
            <w:r>
              <w:rPr>
                <w:noProof/>
                <w:webHidden/>
              </w:rPr>
            </w:r>
            <w:r>
              <w:rPr>
                <w:noProof/>
                <w:webHidden/>
              </w:rPr>
              <w:fldChar w:fldCharType="separate"/>
            </w:r>
            <w:r>
              <w:rPr>
                <w:noProof/>
                <w:webHidden/>
              </w:rPr>
              <w:t>1</w:t>
            </w:r>
            <w:r>
              <w:rPr>
                <w:noProof/>
                <w:webHidden/>
              </w:rPr>
              <w:fldChar w:fldCharType="end"/>
            </w:r>
          </w:hyperlink>
        </w:p>
        <w:p w14:paraId="01027299" w14:textId="7B3E3DCC"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389" w:history="1">
            <w:r w:rsidRPr="00127932">
              <w:rPr>
                <w:rStyle w:val="Hyperlink"/>
                <w:noProof/>
              </w:rPr>
              <w:t>2.1</w:t>
            </w:r>
            <w:r>
              <w:rPr>
                <w:rFonts w:asciiTheme="minorHAnsi" w:eastAsiaTheme="minorEastAsia" w:hAnsiTheme="minorHAnsi"/>
                <w:noProof/>
                <w:kern w:val="2"/>
                <w:szCs w:val="24"/>
                <w:lang w:eastAsia="de-DE"/>
                <w14:ligatures w14:val="standardContextual"/>
              </w:rPr>
              <w:tab/>
            </w:r>
            <w:r w:rsidRPr="00127932">
              <w:rPr>
                <w:rStyle w:val="Hyperlink"/>
                <w:noProof/>
              </w:rPr>
              <w:t>Darstellung von Pausen in der Gui</w:t>
            </w:r>
            <w:r>
              <w:rPr>
                <w:noProof/>
                <w:webHidden/>
              </w:rPr>
              <w:tab/>
            </w:r>
            <w:r>
              <w:rPr>
                <w:noProof/>
                <w:webHidden/>
              </w:rPr>
              <w:fldChar w:fldCharType="begin"/>
            </w:r>
            <w:r>
              <w:rPr>
                <w:noProof/>
                <w:webHidden/>
              </w:rPr>
              <w:instrText xml:space="preserve"> PAGEREF _Toc203997389 \h </w:instrText>
            </w:r>
            <w:r>
              <w:rPr>
                <w:noProof/>
                <w:webHidden/>
              </w:rPr>
            </w:r>
            <w:r>
              <w:rPr>
                <w:noProof/>
                <w:webHidden/>
              </w:rPr>
              <w:fldChar w:fldCharType="separate"/>
            </w:r>
            <w:r>
              <w:rPr>
                <w:noProof/>
                <w:webHidden/>
              </w:rPr>
              <w:t>1</w:t>
            </w:r>
            <w:r>
              <w:rPr>
                <w:noProof/>
                <w:webHidden/>
              </w:rPr>
              <w:fldChar w:fldCharType="end"/>
            </w:r>
          </w:hyperlink>
        </w:p>
        <w:p w14:paraId="55F2FEC5" w14:textId="19A21A30"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0" w:history="1">
            <w:r w:rsidRPr="00127932">
              <w:rPr>
                <w:rStyle w:val="Hyperlink"/>
                <w:noProof/>
              </w:rPr>
              <w:t>2.1.1</w:t>
            </w:r>
            <w:r>
              <w:rPr>
                <w:rFonts w:asciiTheme="minorHAnsi" w:eastAsiaTheme="minorEastAsia" w:hAnsiTheme="minorHAnsi"/>
                <w:noProof/>
                <w:kern w:val="2"/>
                <w:szCs w:val="24"/>
                <w:lang w:eastAsia="de-DE"/>
                <w14:ligatures w14:val="standardContextual"/>
              </w:rPr>
              <w:tab/>
            </w:r>
            <w:r w:rsidRPr="00127932">
              <w:rPr>
                <w:rStyle w:val="Hyperlink"/>
                <w:noProof/>
              </w:rPr>
              <w:t>Im Gantt</w:t>
            </w:r>
            <w:r>
              <w:rPr>
                <w:noProof/>
                <w:webHidden/>
              </w:rPr>
              <w:tab/>
            </w:r>
            <w:r>
              <w:rPr>
                <w:noProof/>
                <w:webHidden/>
              </w:rPr>
              <w:fldChar w:fldCharType="begin"/>
            </w:r>
            <w:r>
              <w:rPr>
                <w:noProof/>
                <w:webHidden/>
              </w:rPr>
              <w:instrText xml:space="preserve"> PAGEREF _Toc203997390 \h </w:instrText>
            </w:r>
            <w:r>
              <w:rPr>
                <w:noProof/>
                <w:webHidden/>
              </w:rPr>
            </w:r>
            <w:r>
              <w:rPr>
                <w:noProof/>
                <w:webHidden/>
              </w:rPr>
              <w:fldChar w:fldCharType="separate"/>
            </w:r>
            <w:r>
              <w:rPr>
                <w:noProof/>
                <w:webHidden/>
              </w:rPr>
              <w:t>1</w:t>
            </w:r>
            <w:r>
              <w:rPr>
                <w:noProof/>
                <w:webHidden/>
              </w:rPr>
              <w:fldChar w:fldCharType="end"/>
            </w:r>
          </w:hyperlink>
        </w:p>
        <w:p w14:paraId="6624A554" w14:textId="68C469B1"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1" w:history="1">
            <w:r w:rsidRPr="00127932">
              <w:rPr>
                <w:rStyle w:val="Hyperlink"/>
                <w:noProof/>
              </w:rPr>
              <w:t>2.1.2</w:t>
            </w:r>
            <w:r>
              <w:rPr>
                <w:rFonts w:asciiTheme="minorHAnsi" w:eastAsiaTheme="minorEastAsia" w:hAnsiTheme="minorHAnsi"/>
                <w:noProof/>
                <w:kern w:val="2"/>
                <w:szCs w:val="24"/>
                <w:lang w:eastAsia="de-DE"/>
                <w14:ligatures w14:val="standardContextual"/>
              </w:rPr>
              <w:tab/>
            </w:r>
            <w:r w:rsidRPr="00127932">
              <w:rPr>
                <w:rStyle w:val="Hyperlink"/>
                <w:noProof/>
              </w:rPr>
              <w:t>Im Report &amp; Assign-Fenster</w:t>
            </w:r>
            <w:r>
              <w:rPr>
                <w:noProof/>
                <w:webHidden/>
              </w:rPr>
              <w:tab/>
            </w:r>
            <w:r>
              <w:rPr>
                <w:noProof/>
                <w:webHidden/>
              </w:rPr>
              <w:fldChar w:fldCharType="begin"/>
            </w:r>
            <w:r>
              <w:rPr>
                <w:noProof/>
                <w:webHidden/>
              </w:rPr>
              <w:instrText xml:space="preserve"> PAGEREF _Toc203997391 \h </w:instrText>
            </w:r>
            <w:r>
              <w:rPr>
                <w:noProof/>
                <w:webHidden/>
              </w:rPr>
            </w:r>
            <w:r>
              <w:rPr>
                <w:noProof/>
                <w:webHidden/>
              </w:rPr>
              <w:fldChar w:fldCharType="separate"/>
            </w:r>
            <w:r>
              <w:rPr>
                <w:noProof/>
                <w:webHidden/>
              </w:rPr>
              <w:t>2</w:t>
            </w:r>
            <w:r>
              <w:rPr>
                <w:noProof/>
                <w:webHidden/>
              </w:rPr>
              <w:fldChar w:fldCharType="end"/>
            </w:r>
          </w:hyperlink>
        </w:p>
        <w:p w14:paraId="26E7840C" w14:textId="6FE4A692"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392" w:history="1">
            <w:r w:rsidRPr="00127932">
              <w:rPr>
                <w:rStyle w:val="Hyperlink"/>
                <w:noProof/>
              </w:rPr>
              <w:t>2.2</w:t>
            </w:r>
            <w:r>
              <w:rPr>
                <w:rFonts w:asciiTheme="minorHAnsi" w:eastAsiaTheme="minorEastAsia" w:hAnsiTheme="minorHAnsi"/>
                <w:noProof/>
                <w:kern w:val="2"/>
                <w:szCs w:val="24"/>
                <w:lang w:eastAsia="de-DE"/>
                <w14:ligatures w14:val="standardContextual"/>
              </w:rPr>
              <w:tab/>
            </w:r>
            <w:r w:rsidRPr="00127932">
              <w:rPr>
                <w:rStyle w:val="Hyperlink"/>
                <w:noProof/>
              </w:rPr>
              <w:t>Assignment von Pausen</w:t>
            </w:r>
            <w:r>
              <w:rPr>
                <w:noProof/>
                <w:webHidden/>
              </w:rPr>
              <w:tab/>
            </w:r>
            <w:r>
              <w:rPr>
                <w:noProof/>
                <w:webHidden/>
              </w:rPr>
              <w:fldChar w:fldCharType="begin"/>
            </w:r>
            <w:r>
              <w:rPr>
                <w:noProof/>
                <w:webHidden/>
              </w:rPr>
              <w:instrText xml:space="preserve"> PAGEREF _Toc203997392 \h </w:instrText>
            </w:r>
            <w:r>
              <w:rPr>
                <w:noProof/>
                <w:webHidden/>
              </w:rPr>
            </w:r>
            <w:r>
              <w:rPr>
                <w:noProof/>
                <w:webHidden/>
              </w:rPr>
              <w:fldChar w:fldCharType="separate"/>
            </w:r>
            <w:r>
              <w:rPr>
                <w:noProof/>
                <w:webHidden/>
              </w:rPr>
              <w:t>2</w:t>
            </w:r>
            <w:r>
              <w:rPr>
                <w:noProof/>
                <w:webHidden/>
              </w:rPr>
              <w:fldChar w:fldCharType="end"/>
            </w:r>
          </w:hyperlink>
        </w:p>
        <w:p w14:paraId="1AC195DB" w14:textId="1805C37C"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3" w:history="1">
            <w:r w:rsidRPr="00127932">
              <w:rPr>
                <w:rStyle w:val="Hyperlink"/>
                <w:noProof/>
              </w:rPr>
              <w:t>2.2.1</w:t>
            </w:r>
            <w:r>
              <w:rPr>
                <w:rFonts w:asciiTheme="minorHAnsi" w:eastAsiaTheme="minorEastAsia" w:hAnsiTheme="minorHAnsi"/>
                <w:noProof/>
                <w:kern w:val="2"/>
                <w:szCs w:val="24"/>
                <w:lang w:eastAsia="de-DE"/>
                <w14:ligatures w14:val="standardContextual"/>
              </w:rPr>
              <w:tab/>
            </w:r>
            <w:r w:rsidRPr="00127932">
              <w:rPr>
                <w:rStyle w:val="Hyperlink"/>
                <w:noProof/>
              </w:rPr>
              <w:t>Unterscheidung mehrere Fälle der Pausenbehandlung</w:t>
            </w:r>
            <w:r>
              <w:rPr>
                <w:noProof/>
                <w:webHidden/>
              </w:rPr>
              <w:tab/>
            </w:r>
            <w:r>
              <w:rPr>
                <w:noProof/>
                <w:webHidden/>
              </w:rPr>
              <w:fldChar w:fldCharType="begin"/>
            </w:r>
            <w:r>
              <w:rPr>
                <w:noProof/>
                <w:webHidden/>
              </w:rPr>
              <w:instrText xml:space="preserve"> PAGEREF _Toc203997393 \h </w:instrText>
            </w:r>
            <w:r>
              <w:rPr>
                <w:noProof/>
                <w:webHidden/>
              </w:rPr>
            </w:r>
            <w:r>
              <w:rPr>
                <w:noProof/>
                <w:webHidden/>
              </w:rPr>
              <w:fldChar w:fldCharType="separate"/>
            </w:r>
            <w:r>
              <w:rPr>
                <w:noProof/>
                <w:webHidden/>
              </w:rPr>
              <w:t>3</w:t>
            </w:r>
            <w:r>
              <w:rPr>
                <w:noProof/>
                <w:webHidden/>
              </w:rPr>
              <w:fldChar w:fldCharType="end"/>
            </w:r>
          </w:hyperlink>
        </w:p>
        <w:p w14:paraId="0F9EAFB4" w14:textId="4AB84B5E"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4" w:history="1">
            <w:r w:rsidRPr="00127932">
              <w:rPr>
                <w:rStyle w:val="Hyperlink"/>
                <w:noProof/>
              </w:rPr>
              <w:t>2.2.2</w:t>
            </w:r>
            <w:r>
              <w:rPr>
                <w:rFonts w:asciiTheme="minorHAnsi" w:eastAsiaTheme="minorEastAsia" w:hAnsiTheme="minorHAnsi"/>
                <w:noProof/>
                <w:kern w:val="2"/>
                <w:szCs w:val="24"/>
                <w:lang w:eastAsia="de-DE"/>
                <w14:ligatures w14:val="standardContextual"/>
              </w:rPr>
              <w:tab/>
            </w:r>
            <w:r w:rsidRPr="00127932">
              <w:rPr>
                <w:rStyle w:val="Hyperlink"/>
                <w:noProof/>
              </w:rPr>
              <w:t>Automatisches Pausen-Assignment</w:t>
            </w:r>
            <w:r>
              <w:rPr>
                <w:noProof/>
                <w:webHidden/>
              </w:rPr>
              <w:tab/>
            </w:r>
            <w:r>
              <w:rPr>
                <w:noProof/>
                <w:webHidden/>
              </w:rPr>
              <w:fldChar w:fldCharType="begin"/>
            </w:r>
            <w:r>
              <w:rPr>
                <w:noProof/>
                <w:webHidden/>
              </w:rPr>
              <w:instrText xml:space="preserve"> PAGEREF _Toc203997394 \h </w:instrText>
            </w:r>
            <w:r>
              <w:rPr>
                <w:noProof/>
                <w:webHidden/>
              </w:rPr>
            </w:r>
            <w:r>
              <w:rPr>
                <w:noProof/>
                <w:webHidden/>
              </w:rPr>
              <w:fldChar w:fldCharType="separate"/>
            </w:r>
            <w:r>
              <w:rPr>
                <w:noProof/>
                <w:webHidden/>
              </w:rPr>
              <w:t>4</w:t>
            </w:r>
            <w:r>
              <w:rPr>
                <w:noProof/>
                <w:webHidden/>
              </w:rPr>
              <w:fldChar w:fldCharType="end"/>
            </w:r>
          </w:hyperlink>
        </w:p>
        <w:p w14:paraId="55C74842" w14:textId="373D6EE1"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5" w:history="1">
            <w:r w:rsidRPr="00127932">
              <w:rPr>
                <w:rStyle w:val="Hyperlink"/>
                <w:noProof/>
              </w:rPr>
              <w:t>2.2.3</w:t>
            </w:r>
            <w:r>
              <w:rPr>
                <w:rFonts w:asciiTheme="minorHAnsi" w:eastAsiaTheme="minorEastAsia" w:hAnsiTheme="minorHAnsi"/>
                <w:noProof/>
                <w:kern w:val="2"/>
                <w:szCs w:val="24"/>
                <w:lang w:eastAsia="de-DE"/>
                <w14:ligatures w14:val="standardContextual"/>
              </w:rPr>
              <w:tab/>
            </w:r>
            <w:r w:rsidRPr="00127932">
              <w:rPr>
                <w:rStyle w:val="Hyperlink"/>
                <w:noProof/>
              </w:rPr>
              <w:t>Anweisen einer vorgeschlagenen Pause</w:t>
            </w:r>
            <w:r>
              <w:rPr>
                <w:noProof/>
                <w:webHidden/>
              </w:rPr>
              <w:tab/>
            </w:r>
            <w:r>
              <w:rPr>
                <w:noProof/>
                <w:webHidden/>
              </w:rPr>
              <w:fldChar w:fldCharType="begin"/>
            </w:r>
            <w:r>
              <w:rPr>
                <w:noProof/>
                <w:webHidden/>
              </w:rPr>
              <w:instrText xml:space="preserve"> PAGEREF _Toc203997395 \h </w:instrText>
            </w:r>
            <w:r>
              <w:rPr>
                <w:noProof/>
                <w:webHidden/>
              </w:rPr>
            </w:r>
            <w:r>
              <w:rPr>
                <w:noProof/>
                <w:webHidden/>
              </w:rPr>
              <w:fldChar w:fldCharType="separate"/>
            </w:r>
            <w:r>
              <w:rPr>
                <w:noProof/>
                <w:webHidden/>
              </w:rPr>
              <w:t>7</w:t>
            </w:r>
            <w:r>
              <w:rPr>
                <w:noProof/>
                <w:webHidden/>
              </w:rPr>
              <w:fldChar w:fldCharType="end"/>
            </w:r>
          </w:hyperlink>
        </w:p>
        <w:p w14:paraId="592BEAD6" w14:textId="566D2CD3"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6" w:history="1">
            <w:r w:rsidRPr="00127932">
              <w:rPr>
                <w:rStyle w:val="Hyperlink"/>
                <w:noProof/>
                <w:lang w:val="en-GB"/>
              </w:rPr>
              <w:t>2.2.4</w:t>
            </w:r>
            <w:r>
              <w:rPr>
                <w:rFonts w:asciiTheme="minorHAnsi" w:eastAsiaTheme="minorEastAsia" w:hAnsiTheme="minorHAnsi"/>
                <w:noProof/>
                <w:kern w:val="2"/>
                <w:szCs w:val="24"/>
                <w:lang w:eastAsia="de-DE"/>
                <w14:ligatures w14:val="standardContextual"/>
              </w:rPr>
              <w:tab/>
            </w:r>
            <w:r w:rsidRPr="00127932">
              <w:rPr>
                <w:rStyle w:val="Hyperlink"/>
                <w:noProof/>
                <w:lang w:val="en-GB"/>
              </w:rPr>
              <w:t>Break-Assignment beim Assign-Best (Non-Telematik)</w:t>
            </w:r>
            <w:r>
              <w:rPr>
                <w:noProof/>
                <w:webHidden/>
              </w:rPr>
              <w:tab/>
            </w:r>
            <w:r>
              <w:rPr>
                <w:noProof/>
                <w:webHidden/>
              </w:rPr>
              <w:fldChar w:fldCharType="begin"/>
            </w:r>
            <w:r>
              <w:rPr>
                <w:noProof/>
                <w:webHidden/>
              </w:rPr>
              <w:instrText xml:space="preserve"> PAGEREF _Toc203997396 \h </w:instrText>
            </w:r>
            <w:r>
              <w:rPr>
                <w:noProof/>
                <w:webHidden/>
              </w:rPr>
            </w:r>
            <w:r>
              <w:rPr>
                <w:noProof/>
                <w:webHidden/>
              </w:rPr>
              <w:fldChar w:fldCharType="separate"/>
            </w:r>
            <w:r>
              <w:rPr>
                <w:noProof/>
                <w:webHidden/>
              </w:rPr>
              <w:t>14</w:t>
            </w:r>
            <w:r>
              <w:rPr>
                <w:noProof/>
                <w:webHidden/>
              </w:rPr>
              <w:fldChar w:fldCharType="end"/>
            </w:r>
          </w:hyperlink>
        </w:p>
        <w:p w14:paraId="04DCEBF0" w14:textId="15644082"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7" w:history="1">
            <w:r w:rsidRPr="00127932">
              <w:rPr>
                <w:rStyle w:val="Hyperlink"/>
                <w:noProof/>
              </w:rPr>
              <w:t>2.2.5</w:t>
            </w:r>
            <w:r>
              <w:rPr>
                <w:rFonts w:asciiTheme="minorHAnsi" w:eastAsiaTheme="minorEastAsia" w:hAnsiTheme="minorHAnsi"/>
                <w:noProof/>
                <w:kern w:val="2"/>
                <w:szCs w:val="24"/>
                <w:lang w:eastAsia="de-DE"/>
                <w14:ligatures w14:val="standardContextual"/>
              </w:rPr>
              <w:tab/>
            </w:r>
            <w:r w:rsidRPr="00127932">
              <w:rPr>
                <w:rStyle w:val="Hyperlink"/>
                <w:noProof/>
              </w:rPr>
              <w:t>Telematik-Integration von Pausen-Assignments</w:t>
            </w:r>
            <w:r>
              <w:rPr>
                <w:noProof/>
                <w:webHidden/>
              </w:rPr>
              <w:tab/>
            </w:r>
            <w:r>
              <w:rPr>
                <w:noProof/>
                <w:webHidden/>
              </w:rPr>
              <w:fldChar w:fldCharType="begin"/>
            </w:r>
            <w:r>
              <w:rPr>
                <w:noProof/>
                <w:webHidden/>
              </w:rPr>
              <w:instrText xml:space="preserve"> PAGEREF _Toc203997397 \h </w:instrText>
            </w:r>
            <w:r>
              <w:rPr>
                <w:noProof/>
                <w:webHidden/>
              </w:rPr>
            </w:r>
            <w:r>
              <w:rPr>
                <w:noProof/>
                <w:webHidden/>
              </w:rPr>
              <w:fldChar w:fldCharType="separate"/>
            </w:r>
            <w:r>
              <w:rPr>
                <w:noProof/>
                <w:webHidden/>
              </w:rPr>
              <w:t>16</w:t>
            </w:r>
            <w:r>
              <w:rPr>
                <w:noProof/>
                <w:webHidden/>
              </w:rPr>
              <w:fldChar w:fldCharType="end"/>
            </w:r>
          </w:hyperlink>
        </w:p>
        <w:p w14:paraId="2A5401A6" w14:textId="68E418AD"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398" w:history="1">
            <w:r w:rsidRPr="00127932">
              <w:rPr>
                <w:rStyle w:val="Hyperlink"/>
                <w:noProof/>
                <w:lang w:val="en-GB"/>
              </w:rPr>
              <w:t>2.3</w:t>
            </w:r>
            <w:r>
              <w:rPr>
                <w:rFonts w:asciiTheme="minorHAnsi" w:eastAsiaTheme="minorEastAsia" w:hAnsiTheme="minorHAnsi"/>
                <w:noProof/>
                <w:kern w:val="2"/>
                <w:szCs w:val="24"/>
                <w:lang w:eastAsia="de-DE"/>
                <w14:ligatures w14:val="standardContextual"/>
              </w:rPr>
              <w:tab/>
            </w:r>
            <w:r w:rsidRPr="00127932">
              <w:rPr>
                <w:rStyle w:val="Hyperlink"/>
                <w:noProof/>
                <w:lang w:val="en-GB"/>
              </w:rPr>
              <w:t>Manual Adjustment of Break Planning</w:t>
            </w:r>
            <w:r>
              <w:rPr>
                <w:noProof/>
                <w:webHidden/>
              </w:rPr>
              <w:tab/>
            </w:r>
            <w:r>
              <w:rPr>
                <w:noProof/>
                <w:webHidden/>
              </w:rPr>
              <w:fldChar w:fldCharType="begin"/>
            </w:r>
            <w:r>
              <w:rPr>
                <w:noProof/>
                <w:webHidden/>
              </w:rPr>
              <w:instrText xml:space="preserve"> PAGEREF _Toc203997398 \h </w:instrText>
            </w:r>
            <w:r>
              <w:rPr>
                <w:noProof/>
                <w:webHidden/>
              </w:rPr>
            </w:r>
            <w:r>
              <w:rPr>
                <w:noProof/>
                <w:webHidden/>
              </w:rPr>
              <w:fldChar w:fldCharType="separate"/>
            </w:r>
            <w:r>
              <w:rPr>
                <w:noProof/>
                <w:webHidden/>
              </w:rPr>
              <w:t>16</w:t>
            </w:r>
            <w:r>
              <w:rPr>
                <w:noProof/>
                <w:webHidden/>
              </w:rPr>
              <w:fldChar w:fldCharType="end"/>
            </w:r>
          </w:hyperlink>
        </w:p>
        <w:p w14:paraId="73CFFE44" w14:textId="024EBE5D"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399" w:history="1">
            <w:r w:rsidRPr="00127932">
              <w:rPr>
                <w:rStyle w:val="Hyperlink"/>
                <w:noProof/>
              </w:rPr>
              <w:t>2.4</w:t>
            </w:r>
            <w:r>
              <w:rPr>
                <w:rFonts w:asciiTheme="minorHAnsi" w:eastAsiaTheme="minorEastAsia" w:hAnsiTheme="minorHAnsi"/>
                <w:noProof/>
                <w:kern w:val="2"/>
                <w:szCs w:val="24"/>
                <w:lang w:eastAsia="de-DE"/>
                <w14:ligatures w14:val="standardContextual"/>
              </w:rPr>
              <w:tab/>
            </w:r>
            <w:r w:rsidRPr="00127932">
              <w:rPr>
                <w:rStyle w:val="Hyperlink"/>
                <w:noProof/>
              </w:rPr>
              <w:t>Breaks per Optimization Mode</w:t>
            </w:r>
            <w:r>
              <w:rPr>
                <w:noProof/>
                <w:webHidden/>
              </w:rPr>
              <w:tab/>
            </w:r>
            <w:r>
              <w:rPr>
                <w:noProof/>
                <w:webHidden/>
              </w:rPr>
              <w:fldChar w:fldCharType="begin"/>
            </w:r>
            <w:r>
              <w:rPr>
                <w:noProof/>
                <w:webHidden/>
              </w:rPr>
              <w:instrText xml:space="preserve"> PAGEREF _Toc203997399 \h </w:instrText>
            </w:r>
            <w:r>
              <w:rPr>
                <w:noProof/>
                <w:webHidden/>
              </w:rPr>
            </w:r>
            <w:r>
              <w:rPr>
                <w:noProof/>
                <w:webHidden/>
              </w:rPr>
              <w:fldChar w:fldCharType="separate"/>
            </w:r>
            <w:r>
              <w:rPr>
                <w:noProof/>
                <w:webHidden/>
              </w:rPr>
              <w:t>17</w:t>
            </w:r>
            <w:r>
              <w:rPr>
                <w:noProof/>
                <w:webHidden/>
              </w:rPr>
              <w:fldChar w:fldCharType="end"/>
            </w:r>
          </w:hyperlink>
        </w:p>
        <w:p w14:paraId="0D5A630E" w14:textId="68BED1EB"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00" w:history="1">
            <w:r w:rsidRPr="00127932">
              <w:rPr>
                <w:rStyle w:val="Hyperlink"/>
                <w:noProof/>
              </w:rPr>
              <w:t>2.5</w:t>
            </w:r>
            <w:r>
              <w:rPr>
                <w:rFonts w:asciiTheme="minorHAnsi" w:eastAsiaTheme="minorEastAsia" w:hAnsiTheme="minorHAnsi"/>
                <w:noProof/>
                <w:kern w:val="2"/>
                <w:szCs w:val="24"/>
                <w:lang w:eastAsia="de-DE"/>
                <w14:ligatures w14:val="standardContextual"/>
              </w:rPr>
              <w:tab/>
            </w:r>
            <w:r w:rsidRPr="00127932">
              <w:rPr>
                <w:rStyle w:val="Hyperlink"/>
                <w:noProof/>
              </w:rPr>
              <w:t>Display Approach left-aligned</w:t>
            </w:r>
            <w:r>
              <w:rPr>
                <w:noProof/>
                <w:webHidden/>
              </w:rPr>
              <w:tab/>
            </w:r>
            <w:r>
              <w:rPr>
                <w:noProof/>
                <w:webHidden/>
              </w:rPr>
              <w:fldChar w:fldCharType="begin"/>
            </w:r>
            <w:r>
              <w:rPr>
                <w:noProof/>
                <w:webHidden/>
              </w:rPr>
              <w:instrText xml:space="preserve"> PAGEREF _Toc203997400 \h </w:instrText>
            </w:r>
            <w:r>
              <w:rPr>
                <w:noProof/>
                <w:webHidden/>
              </w:rPr>
            </w:r>
            <w:r>
              <w:rPr>
                <w:noProof/>
                <w:webHidden/>
              </w:rPr>
              <w:fldChar w:fldCharType="separate"/>
            </w:r>
            <w:r>
              <w:rPr>
                <w:noProof/>
                <w:webHidden/>
              </w:rPr>
              <w:t>17</w:t>
            </w:r>
            <w:r>
              <w:rPr>
                <w:noProof/>
                <w:webHidden/>
              </w:rPr>
              <w:fldChar w:fldCharType="end"/>
            </w:r>
          </w:hyperlink>
        </w:p>
        <w:p w14:paraId="5F96B65F" w14:textId="5600B8D1"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01" w:history="1">
            <w:r w:rsidRPr="00127932">
              <w:rPr>
                <w:rStyle w:val="Hyperlink"/>
                <w:noProof/>
                <w:lang w:val="en-GB"/>
              </w:rPr>
              <w:t>2.6</w:t>
            </w:r>
            <w:r>
              <w:rPr>
                <w:rFonts w:asciiTheme="minorHAnsi" w:eastAsiaTheme="minorEastAsia" w:hAnsiTheme="minorHAnsi"/>
                <w:noProof/>
                <w:kern w:val="2"/>
                <w:szCs w:val="24"/>
                <w:lang w:eastAsia="de-DE"/>
                <w14:ligatures w14:val="standardContextual"/>
              </w:rPr>
              <w:tab/>
            </w:r>
            <w:r w:rsidRPr="00127932">
              <w:rPr>
                <w:rStyle w:val="Hyperlink"/>
                <w:noProof/>
                <w:lang w:val="en-GB"/>
              </w:rPr>
              <w:t>Display Breaks in Tour Schedule</w:t>
            </w:r>
            <w:r>
              <w:rPr>
                <w:noProof/>
                <w:webHidden/>
              </w:rPr>
              <w:tab/>
            </w:r>
            <w:r>
              <w:rPr>
                <w:noProof/>
                <w:webHidden/>
              </w:rPr>
              <w:fldChar w:fldCharType="begin"/>
            </w:r>
            <w:r>
              <w:rPr>
                <w:noProof/>
                <w:webHidden/>
              </w:rPr>
              <w:instrText xml:space="preserve"> PAGEREF _Toc203997401 \h </w:instrText>
            </w:r>
            <w:r>
              <w:rPr>
                <w:noProof/>
                <w:webHidden/>
              </w:rPr>
            </w:r>
            <w:r>
              <w:rPr>
                <w:noProof/>
                <w:webHidden/>
              </w:rPr>
              <w:fldChar w:fldCharType="separate"/>
            </w:r>
            <w:r>
              <w:rPr>
                <w:noProof/>
                <w:webHidden/>
              </w:rPr>
              <w:t>18</w:t>
            </w:r>
            <w:r>
              <w:rPr>
                <w:noProof/>
                <w:webHidden/>
              </w:rPr>
              <w:fldChar w:fldCharType="end"/>
            </w:r>
          </w:hyperlink>
        </w:p>
        <w:p w14:paraId="33DF53BF" w14:textId="345AAB55"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02" w:history="1">
            <w:r w:rsidRPr="00127932">
              <w:rPr>
                <w:rStyle w:val="Hyperlink"/>
                <w:noProof/>
                <w:lang w:val="en-GB"/>
              </w:rPr>
              <w:t>2.7</w:t>
            </w:r>
            <w:r>
              <w:rPr>
                <w:rFonts w:asciiTheme="minorHAnsi" w:eastAsiaTheme="minorEastAsia" w:hAnsiTheme="minorHAnsi"/>
                <w:noProof/>
                <w:kern w:val="2"/>
                <w:szCs w:val="24"/>
                <w:lang w:eastAsia="de-DE"/>
                <w14:ligatures w14:val="standardContextual"/>
              </w:rPr>
              <w:tab/>
            </w:r>
            <w:r w:rsidRPr="00127932">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_Toc203997402 \h </w:instrText>
            </w:r>
            <w:r>
              <w:rPr>
                <w:noProof/>
                <w:webHidden/>
              </w:rPr>
            </w:r>
            <w:r>
              <w:rPr>
                <w:noProof/>
                <w:webHidden/>
              </w:rPr>
              <w:fldChar w:fldCharType="separate"/>
            </w:r>
            <w:r>
              <w:rPr>
                <w:noProof/>
                <w:webHidden/>
              </w:rPr>
              <w:t>19</w:t>
            </w:r>
            <w:r>
              <w:rPr>
                <w:noProof/>
                <w:webHidden/>
              </w:rPr>
              <w:fldChar w:fldCharType="end"/>
            </w:r>
          </w:hyperlink>
        </w:p>
        <w:p w14:paraId="199C9C2F" w14:textId="43CC2888"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03" w:history="1">
            <w:r w:rsidRPr="00127932">
              <w:rPr>
                <w:rStyle w:val="Hyperlink"/>
                <w:noProof/>
              </w:rPr>
              <w:t>2.8</w:t>
            </w:r>
            <w:r>
              <w:rPr>
                <w:rFonts w:asciiTheme="minorHAnsi" w:eastAsiaTheme="minorEastAsia" w:hAnsiTheme="minorHAnsi"/>
                <w:noProof/>
                <w:kern w:val="2"/>
                <w:szCs w:val="24"/>
                <w:lang w:eastAsia="de-DE"/>
                <w14:ligatures w14:val="standardContextual"/>
              </w:rPr>
              <w:tab/>
            </w:r>
            <w:r w:rsidRPr="00127932">
              <w:rPr>
                <w:rStyle w:val="Hyperlink"/>
                <w:noProof/>
              </w:rPr>
              <w:t>Manuelle Transaktionen</w:t>
            </w:r>
            <w:r>
              <w:rPr>
                <w:noProof/>
                <w:webHidden/>
              </w:rPr>
              <w:tab/>
            </w:r>
            <w:r>
              <w:rPr>
                <w:noProof/>
                <w:webHidden/>
              </w:rPr>
              <w:fldChar w:fldCharType="begin"/>
            </w:r>
            <w:r>
              <w:rPr>
                <w:noProof/>
                <w:webHidden/>
              </w:rPr>
              <w:instrText xml:space="preserve"> PAGEREF _Toc203997403 \h </w:instrText>
            </w:r>
            <w:r>
              <w:rPr>
                <w:noProof/>
                <w:webHidden/>
              </w:rPr>
            </w:r>
            <w:r>
              <w:rPr>
                <w:noProof/>
                <w:webHidden/>
              </w:rPr>
              <w:fldChar w:fldCharType="separate"/>
            </w:r>
            <w:r>
              <w:rPr>
                <w:noProof/>
                <w:webHidden/>
              </w:rPr>
              <w:t>19</w:t>
            </w:r>
            <w:r>
              <w:rPr>
                <w:noProof/>
                <w:webHidden/>
              </w:rPr>
              <w:fldChar w:fldCharType="end"/>
            </w:r>
          </w:hyperlink>
        </w:p>
        <w:p w14:paraId="282069BA" w14:textId="6A5DCE50"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404" w:history="1">
            <w:r w:rsidRPr="00127932">
              <w:rPr>
                <w:rStyle w:val="Hyperlink"/>
                <w:noProof/>
              </w:rPr>
              <w:t>2.8.1</w:t>
            </w:r>
            <w:r>
              <w:rPr>
                <w:rFonts w:asciiTheme="minorHAnsi" w:eastAsiaTheme="minorEastAsia" w:hAnsiTheme="minorHAnsi"/>
                <w:noProof/>
                <w:kern w:val="2"/>
                <w:szCs w:val="24"/>
                <w:lang w:eastAsia="de-DE"/>
                <w14:ligatures w14:val="standardContextual"/>
              </w:rPr>
              <w:tab/>
            </w:r>
            <w:r w:rsidRPr="00127932">
              <w:rPr>
                <w:rStyle w:val="Hyperlink"/>
                <w:noProof/>
              </w:rPr>
              <w:t>Assignment</w:t>
            </w:r>
            <w:r>
              <w:rPr>
                <w:noProof/>
                <w:webHidden/>
              </w:rPr>
              <w:tab/>
            </w:r>
            <w:r>
              <w:rPr>
                <w:noProof/>
                <w:webHidden/>
              </w:rPr>
              <w:fldChar w:fldCharType="begin"/>
            </w:r>
            <w:r>
              <w:rPr>
                <w:noProof/>
                <w:webHidden/>
              </w:rPr>
              <w:instrText xml:space="preserve"> PAGEREF _Toc203997404 \h </w:instrText>
            </w:r>
            <w:r>
              <w:rPr>
                <w:noProof/>
                <w:webHidden/>
              </w:rPr>
            </w:r>
            <w:r>
              <w:rPr>
                <w:noProof/>
                <w:webHidden/>
              </w:rPr>
              <w:fldChar w:fldCharType="separate"/>
            </w:r>
            <w:r>
              <w:rPr>
                <w:noProof/>
                <w:webHidden/>
              </w:rPr>
              <w:t>19</w:t>
            </w:r>
            <w:r>
              <w:rPr>
                <w:noProof/>
                <w:webHidden/>
              </w:rPr>
              <w:fldChar w:fldCharType="end"/>
            </w:r>
          </w:hyperlink>
        </w:p>
        <w:p w14:paraId="7E84D650" w14:textId="3CF62E10"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405" w:history="1">
            <w:r w:rsidRPr="00127932">
              <w:rPr>
                <w:rStyle w:val="Hyperlink"/>
                <w:noProof/>
              </w:rPr>
              <w:t>2.8.2</w:t>
            </w:r>
            <w:r>
              <w:rPr>
                <w:rFonts w:asciiTheme="minorHAnsi" w:eastAsiaTheme="minorEastAsia" w:hAnsiTheme="minorHAnsi"/>
                <w:noProof/>
                <w:kern w:val="2"/>
                <w:szCs w:val="24"/>
                <w:lang w:eastAsia="de-DE"/>
                <w14:ligatures w14:val="standardContextual"/>
              </w:rPr>
              <w:tab/>
            </w:r>
            <w:r w:rsidRPr="00127932">
              <w:rPr>
                <w:rStyle w:val="Hyperlink"/>
                <w:noProof/>
              </w:rPr>
              <w:t>Time Extensions</w:t>
            </w:r>
            <w:r>
              <w:rPr>
                <w:noProof/>
                <w:webHidden/>
              </w:rPr>
              <w:tab/>
            </w:r>
            <w:r>
              <w:rPr>
                <w:noProof/>
                <w:webHidden/>
              </w:rPr>
              <w:fldChar w:fldCharType="begin"/>
            </w:r>
            <w:r>
              <w:rPr>
                <w:noProof/>
                <w:webHidden/>
              </w:rPr>
              <w:instrText xml:space="preserve"> PAGEREF _Toc203997405 \h </w:instrText>
            </w:r>
            <w:r>
              <w:rPr>
                <w:noProof/>
                <w:webHidden/>
              </w:rPr>
            </w:r>
            <w:r>
              <w:rPr>
                <w:noProof/>
                <w:webHidden/>
              </w:rPr>
              <w:fldChar w:fldCharType="separate"/>
            </w:r>
            <w:r>
              <w:rPr>
                <w:noProof/>
                <w:webHidden/>
              </w:rPr>
              <w:t>20</w:t>
            </w:r>
            <w:r>
              <w:rPr>
                <w:noProof/>
                <w:webHidden/>
              </w:rPr>
              <w:fldChar w:fldCharType="end"/>
            </w:r>
          </w:hyperlink>
        </w:p>
        <w:p w14:paraId="491EC1C9" w14:textId="72A25AED"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06" w:history="1">
            <w:r w:rsidRPr="00127932">
              <w:rPr>
                <w:rStyle w:val="Hyperlink"/>
                <w:noProof/>
              </w:rPr>
              <w:t>3</w:t>
            </w:r>
            <w:r>
              <w:rPr>
                <w:rFonts w:asciiTheme="minorHAnsi" w:eastAsiaTheme="minorEastAsia" w:hAnsiTheme="minorHAnsi"/>
                <w:noProof/>
                <w:kern w:val="2"/>
                <w:szCs w:val="24"/>
                <w:lang w:eastAsia="de-DE"/>
                <w14:ligatures w14:val="standardContextual"/>
              </w:rPr>
              <w:tab/>
            </w:r>
            <w:r w:rsidRPr="00127932">
              <w:rPr>
                <w:rStyle w:val="Hyperlink"/>
                <w:noProof/>
              </w:rPr>
              <w:t>Zurückschreiben von Optimierungs-Ergebnissen</w:t>
            </w:r>
            <w:r>
              <w:rPr>
                <w:noProof/>
                <w:webHidden/>
              </w:rPr>
              <w:tab/>
            </w:r>
            <w:r>
              <w:rPr>
                <w:noProof/>
                <w:webHidden/>
              </w:rPr>
              <w:fldChar w:fldCharType="begin"/>
            </w:r>
            <w:r>
              <w:rPr>
                <w:noProof/>
                <w:webHidden/>
              </w:rPr>
              <w:instrText xml:space="preserve"> PAGEREF _Toc203997406 \h </w:instrText>
            </w:r>
            <w:r>
              <w:rPr>
                <w:noProof/>
                <w:webHidden/>
              </w:rPr>
            </w:r>
            <w:r>
              <w:rPr>
                <w:noProof/>
                <w:webHidden/>
              </w:rPr>
              <w:fldChar w:fldCharType="separate"/>
            </w:r>
            <w:r>
              <w:rPr>
                <w:noProof/>
                <w:webHidden/>
              </w:rPr>
              <w:t>20</w:t>
            </w:r>
            <w:r>
              <w:rPr>
                <w:noProof/>
                <w:webHidden/>
              </w:rPr>
              <w:fldChar w:fldCharType="end"/>
            </w:r>
          </w:hyperlink>
        </w:p>
        <w:p w14:paraId="3BFD0646" w14:textId="5F32E1F7"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07" w:history="1">
            <w:r w:rsidRPr="00127932">
              <w:rPr>
                <w:rStyle w:val="Hyperlink"/>
                <w:noProof/>
              </w:rPr>
              <w:t>3.1</w:t>
            </w:r>
            <w:r>
              <w:rPr>
                <w:rFonts w:asciiTheme="minorHAnsi" w:eastAsiaTheme="minorEastAsia" w:hAnsiTheme="minorHAnsi"/>
                <w:noProof/>
                <w:kern w:val="2"/>
                <w:szCs w:val="24"/>
                <w:lang w:eastAsia="de-DE"/>
                <w14:ligatures w14:val="standardContextual"/>
              </w:rPr>
              <w:tab/>
            </w:r>
            <w:r w:rsidRPr="00127932">
              <w:rPr>
                <w:rStyle w:val="Hyperlink"/>
                <w:noProof/>
              </w:rPr>
              <w:t>Zurückschreiben von RT-Optimierungsergebnissen mit Hilfe des Optim-Schedules (OS)</w:t>
            </w:r>
            <w:r>
              <w:rPr>
                <w:noProof/>
                <w:webHidden/>
              </w:rPr>
              <w:tab/>
            </w:r>
            <w:r>
              <w:rPr>
                <w:noProof/>
                <w:webHidden/>
              </w:rPr>
              <w:fldChar w:fldCharType="begin"/>
            </w:r>
            <w:r>
              <w:rPr>
                <w:noProof/>
                <w:webHidden/>
              </w:rPr>
              <w:instrText xml:space="preserve"> PAGEREF _Toc203997407 \h </w:instrText>
            </w:r>
            <w:r>
              <w:rPr>
                <w:noProof/>
                <w:webHidden/>
              </w:rPr>
            </w:r>
            <w:r>
              <w:rPr>
                <w:noProof/>
                <w:webHidden/>
              </w:rPr>
              <w:fldChar w:fldCharType="separate"/>
            </w:r>
            <w:r>
              <w:rPr>
                <w:noProof/>
                <w:webHidden/>
              </w:rPr>
              <w:t>20</w:t>
            </w:r>
            <w:r>
              <w:rPr>
                <w:noProof/>
                <w:webHidden/>
              </w:rPr>
              <w:fldChar w:fldCharType="end"/>
            </w:r>
          </w:hyperlink>
        </w:p>
        <w:p w14:paraId="74E6857E" w14:textId="0FA066AC"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408" w:history="1">
            <w:r w:rsidRPr="00127932">
              <w:rPr>
                <w:rStyle w:val="Hyperlink"/>
                <w:noProof/>
              </w:rPr>
              <w:t>3.1.1</w:t>
            </w:r>
            <w:r>
              <w:rPr>
                <w:rFonts w:asciiTheme="minorHAnsi" w:eastAsiaTheme="minorEastAsia" w:hAnsiTheme="minorHAnsi"/>
                <w:noProof/>
                <w:kern w:val="2"/>
                <w:szCs w:val="24"/>
                <w:lang w:eastAsia="de-DE"/>
                <w14:ligatures w14:val="standardContextual"/>
              </w:rPr>
              <w:tab/>
            </w:r>
            <w:r w:rsidRPr="00127932">
              <w:rPr>
                <w:rStyle w:val="Hyperlink"/>
                <w:noProof/>
              </w:rPr>
              <w:t>Verweben des OS mit dem TS</w:t>
            </w:r>
            <w:r>
              <w:rPr>
                <w:noProof/>
                <w:webHidden/>
              </w:rPr>
              <w:tab/>
            </w:r>
            <w:r>
              <w:rPr>
                <w:noProof/>
                <w:webHidden/>
              </w:rPr>
              <w:fldChar w:fldCharType="begin"/>
            </w:r>
            <w:r>
              <w:rPr>
                <w:noProof/>
                <w:webHidden/>
              </w:rPr>
              <w:instrText xml:space="preserve"> PAGEREF _Toc203997408 \h </w:instrText>
            </w:r>
            <w:r>
              <w:rPr>
                <w:noProof/>
                <w:webHidden/>
              </w:rPr>
            </w:r>
            <w:r>
              <w:rPr>
                <w:noProof/>
                <w:webHidden/>
              </w:rPr>
              <w:fldChar w:fldCharType="separate"/>
            </w:r>
            <w:r>
              <w:rPr>
                <w:noProof/>
                <w:webHidden/>
              </w:rPr>
              <w:t>20</w:t>
            </w:r>
            <w:r>
              <w:rPr>
                <w:noProof/>
                <w:webHidden/>
              </w:rPr>
              <w:fldChar w:fldCharType="end"/>
            </w:r>
          </w:hyperlink>
        </w:p>
        <w:p w14:paraId="4A9C195A" w14:textId="69C585C2"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409" w:history="1">
            <w:r w:rsidRPr="00127932">
              <w:rPr>
                <w:rStyle w:val="Hyperlink"/>
                <w:noProof/>
              </w:rPr>
              <w:t>3.1.2</w:t>
            </w:r>
            <w:r>
              <w:rPr>
                <w:rFonts w:asciiTheme="minorHAnsi" w:eastAsiaTheme="minorEastAsia" w:hAnsiTheme="minorHAnsi"/>
                <w:noProof/>
                <w:kern w:val="2"/>
                <w:szCs w:val="24"/>
                <w:lang w:eastAsia="de-DE"/>
                <w14:ligatures w14:val="standardContextual"/>
              </w:rPr>
              <w:tab/>
            </w:r>
            <w:r w:rsidRPr="00127932">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_Toc203997409 \h </w:instrText>
            </w:r>
            <w:r>
              <w:rPr>
                <w:noProof/>
                <w:webHidden/>
              </w:rPr>
            </w:r>
            <w:r>
              <w:rPr>
                <w:noProof/>
                <w:webHidden/>
              </w:rPr>
              <w:fldChar w:fldCharType="separate"/>
            </w:r>
            <w:r>
              <w:rPr>
                <w:noProof/>
                <w:webHidden/>
              </w:rPr>
              <w:t>21</w:t>
            </w:r>
            <w:r>
              <w:rPr>
                <w:noProof/>
                <w:webHidden/>
              </w:rPr>
              <w:fldChar w:fldCharType="end"/>
            </w:r>
          </w:hyperlink>
        </w:p>
        <w:p w14:paraId="61855ECB" w14:textId="156E671D"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10" w:history="1">
            <w:r w:rsidRPr="00127932">
              <w:rPr>
                <w:rStyle w:val="Hyperlink"/>
                <w:noProof/>
              </w:rPr>
              <w:t>3.2</w:t>
            </w:r>
            <w:r>
              <w:rPr>
                <w:rFonts w:asciiTheme="minorHAnsi" w:eastAsiaTheme="minorEastAsia" w:hAnsiTheme="minorHAnsi"/>
                <w:noProof/>
                <w:kern w:val="2"/>
                <w:szCs w:val="24"/>
                <w:lang w:eastAsia="de-DE"/>
                <w14:ligatures w14:val="standardContextual"/>
              </w:rPr>
              <w:tab/>
            </w:r>
            <w:r w:rsidRPr="00127932">
              <w:rPr>
                <w:rStyle w:val="Hyperlink"/>
                <w:noProof/>
              </w:rPr>
              <w:t>Zurückschreiben von OEV-Schedules</w:t>
            </w:r>
            <w:r>
              <w:rPr>
                <w:noProof/>
                <w:webHidden/>
              </w:rPr>
              <w:tab/>
            </w:r>
            <w:r>
              <w:rPr>
                <w:noProof/>
                <w:webHidden/>
              </w:rPr>
              <w:fldChar w:fldCharType="begin"/>
            </w:r>
            <w:r>
              <w:rPr>
                <w:noProof/>
                <w:webHidden/>
              </w:rPr>
              <w:instrText xml:space="preserve"> PAGEREF _Toc203997410 \h </w:instrText>
            </w:r>
            <w:r>
              <w:rPr>
                <w:noProof/>
                <w:webHidden/>
              </w:rPr>
            </w:r>
            <w:r>
              <w:rPr>
                <w:noProof/>
                <w:webHidden/>
              </w:rPr>
              <w:fldChar w:fldCharType="separate"/>
            </w:r>
            <w:r>
              <w:rPr>
                <w:noProof/>
                <w:webHidden/>
              </w:rPr>
              <w:t>22</w:t>
            </w:r>
            <w:r>
              <w:rPr>
                <w:noProof/>
                <w:webHidden/>
              </w:rPr>
              <w:fldChar w:fldCharType="end"/>
            </w:r>
          </w:hyperlink>
        </w:p>
        <w:p w14:paraId="54928E6D" w14:textId="35ED4B50"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11" w:history="1">
            <w:r w:rsidRPr="00127932">
              <w:rPr>
                <w:rStyle w:val="Hyperlink"/>
                <w:noProof/>
              </w:rPr>
              <w:t>3.3</w:t>
            </w:r>
            <w:r>
              <w:rPr>
                <w:rFonts w:asciiTheme="minorHAnsi" w:eastAsiaTheme="minorEastAsia" w:hAnsiTheme="minorHAnsi"/>
                <w:noProof/>
                <w:kern w:val="2"/>
                <w:szCs w:val="24"/>
                <w:lang w:eastAsia="de-DE"/>
                <w14:ligatures w14:val="standardContextual"/>
              </w:rPr>
              <w:tab/>
            </w:r>
            <w:r w:rsidRPr="00127932">
              <w:rPr>
                <w:rStyle w:val="Hyperlink"/>
                <w:noProof/>
              </w:rPr>
              <w:t>Vermeidung überflüssiger Updates</w:t>
            </w:r>
            <w:r>
              <w:rPr>
                <w:noProof/>
                <w:webHidden/>
              </w:rPr>
              <w:tab/>
            </w:r>
            <w:r>
              <w:rPr>
                <w:noProof/>
                <w:webHidden/>
              </w:rPr>
              <w:fldChar w:fldCharType="begin"/>
            </w:r>
            <w:r>
              <w:rPr>
                <w:noProof/>
                <w:webHidden/>
              </w:rPr>
              <w:instrText xml:space="preserve"> PAGEREF _Toc203997411 \h </w:instrText>
            </w:r>
            <w:r>
              <w:rPr>
                <w:noProof/>
                <w:webHidden/>
              </w:rPr>
            </w:r>
            <w:r>
              <w:rPr>
                <w:noProof/>
                <w:webHidden/>
              </w:rPr>
              <w:fldChar w:fldCharType="separate"/>
            </w:r>
            <w:r>
              <w:rPr>
                <w:noProof/>
                <w:webHidden/>
              </w:rPr>
              <w:t>22</w:t>
            </w:r>
            <w:r>
              <w:rPr>
                <w:noProof/>
                <w:webHidden/>
              </w:rPr>
              <w:fldChar w:fldCharType="end"/>
            </w:r>
          </w:hyperlink>
        </w:p>
        <w:p w14:paraId="156ECF08" w14:textId="0002D397"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12" w:history="1">
            <w:r w:rsidRPr="00127932">
              <w:rPr>
                <w:rStyle w:val="Hyperlink"/>
                <w:noProof/>
              </w:rPr>
              <w:t>3.4</w:t>
            </w:r>
            <w:r>
              <w:rPr>
                <w:rFonts w:asciiTheme="minorHAnsi" w:eastAsiaTheme="minorEastAsia" w:hAnsiTheme="minorHAnsi"/>
                <w:noProof/>
                <w:kern w:val="2"/>
                <w:szCs w:val="24"/>
                <w:lang w:eastAsia="de-DE"/>
                <w14:ligatures w14:val="standardContextual"/>
              </w:rPr>
              <w:tab/>
            </w:r>
            <w:r w:rsidRPr="00127932">
              <w:rPr>
                <w:rStyle w:val="Hyperlink"/>
                <w:noProof/>
              </w:rPr>
              <w:t>Zurückschreiben von Pausen</w:t>
            </w:r>
            <w:r>
              <w:rPr>
                <w:noProof/>
                <w:webHidden/>
              </w:rPr>
              <w:tab/>
            </w:r>
            <w:r>
              <w:rPr>
                <w:noProof/>
                <w:webHidden/>
              </w:rPr>
              <w:fldChar w:fldCharType="begin"/>
            </w:r>
            <w:r>
              <w:rPr>
                <w:noProof/>
                <w:webHidden/>
              </w:rPr>
              <w:instrText xml:space="preserve"> PAGEREF _Toc203997412 \h </w:instrText>
            </w:r>
            <w:r>
              <w:rPr>
                <w:noProof/>
                <w:webHidden/>
              </w:rPr>
            </w:r>
            <w:r>
              <w:rPr>
                <w:noProof/>
                <w:webHidden/>
              </w:rPr>
              <w:fldChar w:fldCharType="separate"/>
            </w:r>
            <w:r>
              <w:rPr>
                <w:noProof/>
                <w:webHidden/>
              </w:rPr>
              <w:t>22</w:t>
            </w:r>
            <w:r>
              <w:rPr>
                <w:noProof/>
                <w:webHidden/>
              </w:rPr>
              <w:fldChar w:fldCharType="end"/>
            </w:r>
          </w:hyperlink>
        </w:p>
        <w:p w14:paraId="57091ACE" w14:textId="708F0B1B"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13" w:history="1">
            <w:r w:rsidRPr="00127932">
              <w:rPr>
                <w:rStyle w:val="Hyperlink"/>
                <w:noProof/>
              </w:rPr>
              <w:t>4</w:t>
            </w:r>
            <w:r>
              <w:rPr>
                <w:rFonts w:asciiTheme="minorHAnsi" w:eastAsiaTheme="minorEastAsia" w:hAnsiTheme="minorHAnsi"/>
                <w:noProof/>
                <w:kern w:val="2"/>
                <w:szCs w:val="24"/>
                <w:lang w:eastAsia="de-DE"/>
                <w14:ligatures w14:val="standardContextual"/>
              </w:rPr>
              <w:tab/>
            </w:r>
            <w:r w:rsidRPr="00127932">
              <w:rPr>
                <w:rStyle w:val="Hyperlink"/>
                <w:noProof/>
              </w:rPr>
              <w:t>Statistik und KPIs</w:t>
            </w:r>
            <w:r>
              <w:rPr>
                <w:noProof/>
                <w:webHidden/>
              </w:rPr>
              <w:tab/>
            </w:r>
            <w:r>
              <w:rPr>
                <w:noProof/>
                <w:webHidden/>
              </w:rPr>
              <w:fldChar w:fldCharType="begin"/>
            </w:r>
            <w:r>
              <w:rPr>
                <w:noProof/>
                <w:webHidden/>
              </w:rPr>
              <w:instrText xml:space="preserve"> PAGEREF _Toc203997413 \h </w:instrText>
            </w:r>
            <w:r>
              <w:rPr>
                <w:noProof/>
                <w:webHidden/>
              </w:rPr>
            </w:r>
            <w:r>
              <w:rPr>
                <w:noProof/>
                <w:webHidden/>
              </w:rPr>
              <w:fldChar w:fldCharType="separate"/>
            </w:r>
            <w:r>
              <w:rPr>
                <w:noProof/>
                <w:webHidden/>
              </w:rPr>
              <w:t>22</w:t>
            </w:r>
            <w:r>
              <w:rPr>
                <w:noProof/>
                <w:webHidden/>
              </w:rPr>
              <w:fldChar w:fldCharType="end"/>
            </w:r>
          </w:hyperlink>
        </w:p>
        <w:p w14:paraId="135633D2" w14:textId="168F5971"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14" w:history="1">
            <w:r w:rsidRPr="00127932">
              <w:rPr>
                <w:rStyle w:val="Hyperlink"/>
                <w:noProof/>
              </w:rPr>
              <w:t>5</w:t>
            </w:r>
            <w:r>
              <w:rPr>
                <w:rFonts w:asciiTheme="minorHAnsi" w:eastAsiaTheme="minorEastAsia" w:hAnsiTheme="minorHAnsi"/>
                <w:noProof/>
                <w:kern w:val="2"/>
                <w:szCs w:val="24"/>
                <w:lang w:eastAsia="de-DE"/>
                <w14:ligatures w14:val="standardContextual"/>
              </w:rPr>
              <w:tab/>
            </w:r>
            <w:r w:rsidRPr="00127932">
              <w:rPr>
                <w:rStyle w:val="Hyperlink"/>
                <w:noProof/>
              </w:rPr>
              <w:t>Update Schedules Handler</w:t>
            </w:r>
            <w:r>
              <w:rPr>
                <w:noProof/>
                <w:webHidden/>
              </w:rPr>
              <w:tab/>
            </w:r>
            <w:r>
              <w:rPr>
                <w:noProof/>
                <w:webHidden/>
              </w:rPr>
              <w:fldChar w:fldCharType="begin"/>
            </w:r>
            <w:r>
              <w:rPr>
                <w:noProof/>
                <w:webHidden/>
              </w:rPr>
              <w:instrText xml:space="preserve"> PAGEREF _Toc203997414 \h </w:instrText>
            </w:r>
            <w:r>
              <w:rPr>
                <w:noProof/>
                <w:webHidden/>
              </w:rPr>
            </w:r>
            <w:r>
              <w:rPr>
                <w:noProof/>
                <w:webHidden/>
              </w:rPr>
              <w:fldChar w:fldCharType="separate"/>
            </w:r>
            <w:r>
              <w:rPr>
                <w:noProof/>
                <w:webHidden/>
              </w:rPr>
              <w:t>23</w:t>
            </w:r>
            <w:r>
              <w:rPr>
                <w:noProof/>
                <w:webHidden/>
              </w:rPr>
              <w:fldChar w:fldCharType="end"/>
            </w:r>
          </w:hyperlink>
        </w:p>
        <w:p w14:paraId="6D0EB0BD" w14:textId="383C958E"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15" w:history="1">
            <w:r w:rsidRPr="00127932">
              <w:rPr>
                <w:rStyle w:val="Hyperlink"/>
                <w:noProof/>
              </w:rPr>
              <w:t>6</w:t>
            </w:r>
            <w:r>
              <w:rPr>
                <w:rFonts w:asciiTheme="minorHAnsi" w:eastAsiaTheme="minorEastAsia" w:hAnsiTheme="minorHAnsi"/>
                <w:noProof/>
                <w:kern w:val="2"/>
                <w:szCs w:val="24"/>
                <w:lang w:eastAsia="de-DE"/>
                <w14:ligatures w14:val="standardContextual"/>
              </w:rPr>
              <w:tab/>
            </w:r>
            <w:r w:rsidRPr="00127932">
              <w:rPr>
                <w:rStyle w:val="Hyperlink"/>
                <w:noProof/>
              </w:rPr>
              <w:t>GUI</w:t>
            </w:r>
            <w:r>
              <w:rPr>
                <w:noProof/>
                <w:webHidden/>
              </w:rPr>
              <w:tab/>
            </w:r>
            <w:r>
              <w:rPr>
                <w:noProof/>
                <w:webHidden/>
              </w:rPr>
              <w:fldChar w:fldCharType="begin"/>
            </w:r>
            <w:r>
              <w:rPr>
                <w:noProof/>
                <w:webHidden/>
              </w:rPr>
              <w:instrText xml:space="preserve"> PAGEREF _Toc203997415 \h </w:instrText>
            </w:r>
            <w:r>
              <w:rPr>
                <w:noProof/>
                <w:webHidden/>
              </w:rPr>
            </w:r>
            <w:r>
              <w:rPr>
                <w:noProof/>
                <w:webHidden/>
              </w:rPr>
              <w:fldChar w:fldCharType="separate"/>
            </w:r>
            <w:r>
              <w:rPr>
                <w:noProof/>
                <w:webHidden/>
              </w:rPr>
              <w:t>23</w:t>
            </w:r>
            <w:r>
              <w:rPr>
                <w:noProof/>
                <w:webHidden/>
              </w:rPr>
              <w:fldChar w:fldCharType="end"/>
            </w:r>
          </w:hyperlink>
        </w:p>
        <w:p w14:paraId="679F3E5D" w14:textId="14E1EFD7"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16" w:history="1">
            <w:r w:rsidRPr="00127932">
              <w:rPr>
                <w:rStyle w:val="Hyperlink"/>
                <w:noProof/>
              </w:rPr>
              <w:t>7</w:t>
            </w:r>
            <w:r>
              <w:rPr>
                <w:rFonts w:asciiTheme="minorHAnsi" w:eastAsiaTheme="minorEastAsia" w:hAnsiTheme="minorHAnsi"/>
                <w:noProof/>
                <w:kern w:val="2"/>
                <w:szCs w:val="24"/>
                <w:lang w:eastAsia="de-DE"/>
                <w14:ligatures w14:val="standardContextual"/>
              </w:rPr>
              <w:tab/>
            </w:r>
            <w:r w:rsidRPr="00127932">
              <w:rPr>
                <w:rStyle w:val="Hyperlink"/>
                <w:noProof/>
              </w:rPr>
              <w:t>DepotViewer</w:t>
            </w:r>
            <w:r>
              <w:rPr>
                <w:noProof/>
                <w:webHidden/>
              </w:rPr>
              <w:tab/>
            </w:r>
            <w:r>
              <w:rPr>
                <w:noProof/>
                <w:webHidden/>
              </w:rPr>
              <w:fldChar w:fldCharType="begin"/>
            </w:r>
            <w:r>
              <w:rPr>
                <w:noProof/>
                <w:webHidden/>
              </w:rPr>
              <w:instrText xml:space="preserve"> PAGEREF _Toc203997416 \h </w:instrText>
            </w:r>
            <w:r>
              <w:rPr>
                <w:noProof/>
                <w:webHidden/>
              </w:rPr>
            </w:r>
            <w:r>
              <w:rPr>
                <w:noProof/>
                <w:webHidden/>
              </w:rPr>
              <w:fldChar w:fldCharType="separate"/>
            </w:r>
            <w:r>
              <w:rPr>
                <w:noProof/>
                <w:webHidden/>
              </w:rPr>
              <w:t>23</w:t>
            </w:r>
            <w:r>
              <w:rPr>
                <w:noProof/>
                <w:webHidden/>
              </w:rPr>
              <w:fldChar w:fldCharType="end"/>
            </w:r>
          </w:hyperlink>
        </w:p>
        <w:p w14:paraId="632871CA" w14:textId="007D37C8"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17" w:history="1">
            <w:r w:rsidRPr="00127932">
              <w:rPr>
                <w:rStyle w:val="Hyperlink"/>
                <w:noProof/>
              </w:rPr>
              <w:t>8</w:t>
            </w:r>
            <w:r>
              <w:rPr>
                <w:rFonts w:asciiTheme="minorHAnsi" w:eastAsiaTheme="minorEastAsia" w:hAnsiTheme="minorHAnsi"/>
                <w:noProof/>
                <w:kern w:val="2"/>
                <w:szCs w:val="24"/>
                <w:lang w:eastAsia="de-DE"/>
                <w14:ligatures w14:val="standardContextual"/>
              </w:rPr>
              <w:tab/>
            </w:r>
            <w:r w:rsidRPr="00127932">
              <w:rPr>
                <w:rStyle w:val="Hyperlink"/>
                <w:noProof/>
              </w:rPr>
              <w:t>Festlegungen</w:t>
            </w:r>
            <w:r>
              <w:rPr>
                <w:noProof/>
                <w:webHidden/>
              </w:rPr>
              <w:tab/>
            </w:r>
            <w:r>
              <w:rPr>
                <w:noProof/>
                <w:webHidden/>
              </w:rPr>
              <w:fldChar w:fldCharType="begin"/>
            </w:r>
            <w:r>
              <w:rPr>
                <w:noProof/>
                <w:webHidden/>
              </w:rPr>
              <w:instrText xml:space="preserve"> PAGEREF _Toc203997417 \h </w:instrText>
            </w:r>
            <w:r>
              <w:rPr>
                <w:noProof/>
                <w:webHidden/>
              </w:rPr>
            </w:r>
            <w:r>
              <w:rPr>
                <w:noProof/>
                <w:webHidden/>
              </w:rPr>
              <w:fldChar w:fldCharType="separate"/>
            </w:r>
            <w:r>
              <w:rPr>
                <w:noProof/>
                <w:webHidden/>
              </w:rPr>
              <w:t>24</w:t>
            </w:r>
            <w:r>
              <w:rPr>
                <w:noProof/>
                <w:webHidden/>
              </w:rPr>
              <w:fldChar w:fldCharType="end"/>
            </w:r>
          </w:hyperlink>
        </w:p>
        <w:p w14:paraId="21A243D4" w14:textId="78BB6185"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18" w:history="1">
            <w:r w:rsidRPr="00127932">
              <w:rPr>
                <w:rStyle w:val="Hyperlink"/>
                <w:noProof/>
              </w:rPr>
              <w:t>8.1</w:t>
            </w:r>
            <w:r>
              <w:rPr>
                <w:rFonts w:asciiTheme="minorHAnsi" w:eastAsiaTheme="minorEastAsia" w:hAnsiTheme="minorHAnsi"/>
                <w:noProof/>
                <w:kern w:val="2"/>
                <w:szCs w:val="24"/>
                <w:lang w:eastAsia="de-DE"/>
                <w14:ligatures w14:val="standardContextual"/>
              </w:rPr>
              <w:tab/>
            </w:r>
            <w:r w:rsidRPr="00127932">
              <w:rPr>
                <w:rStyle w:val="Hyperlink"/>
                <w:noProof/>
              </w:rPr>
              <w:t>Festlegungen zum Pausenkonzept</w:t>
            </w:r>
            <w:r>
              <w:rPr>
                <w:noProof/>
                <w:webHidden/>
              </w:rPr>
              <w:tab/>
            </w:r>
            <w:r>
              <w:rPr>
                <w:noProof/>
                <w:webHidden/>
              </w:rPr>
              <w:fldChar w:fldCharType="begin"/>
            </w:r>
            <w:r>
              <w:rPr>
                <w:noProof/>
                <w:webHidden/>
              </w:rPr>
              <w:instrText xml:space="preserve"> PAGEREF _Toc203997418 \h </w:instrText>
            </w:r>
            <w:r>
              <w:rPr>
                <w:noProof/>
                <w:webHidden/>
              </w:rPr>
            </w:r>
            <w:r>
              <w:rPr>
                <w:noProof/>
                <w:webHidden/>
              </w:rPr>
              <w:fldChar w:fldCharType="separate"/>
            </w:r>
            <w:r>
              <w:rPr>
                <w:noProof/>
                <w:webHidden/>
              </w:rPr>
              <w:t>24</w:t>
            </w:r>
            <w:r>
              <w:rPr>
                <w:noProof/>
                <w:webHidden/>
              </w:rPr>
              <w:fldChar w:fldCharType="end"/>
            </w:r>
          </w:hyperlink>
        </w:p>
        <w:p w14:paraId="5C577E11" w14:textId="6910CFA4"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6" w:name="_Toc203997387"/>
      <w:r>
        <w:lastRenderedPageBreak/>
        <w:t>Offene Fragen</w:t>
      </w:r>
      <w:bookmarkEnd w:id="6"/>
    </w:p>
    <w:p w14:paraId="7D52F16B" w14:textId="6CFA2DB6" w:rsidR="00CB4706" w:rsidRDefault="0021721C" w:rsidP="0021721C">
      <w:pPr>
        <w:pStyle w:val="Listenabsatz"/>
        <w:numPr>
          <w:ilvl w:val="0"/>
          <w:numId w:val="9"/>
        </w:numPr>
      </w:pPr>
      <w:bookmarkStart w:id="7" w:name="_Hlk201129062"/>
      <w:r>
        <w:t>Wie sollen angewiesene und vorgeschlagene Pausen im</w:t>
      </w:r>
      <w:r w:rsidR="00CB4706">
        <w:t xml:space="preserve"> DepotViewer ange</w:t>
      </w:r>
      <w:r>
        <w:t>zeigt werden?</w:t>
      </w:r>
    </w:p>
    <w:p w14:paraId="47DC3485" w14:textId="2FDC75A8" w:rsidR="0021721C" w:rsidRPr="0021721C" w:rsidRDefault="0021721C" w:rsidP="0021721C">
      <w:pPr>
        <w:pStyle w:val="Listenabsatz"/>
        <w:numPr>
          <w:ilvl w:val="1"/>
          <w:numId w:val="9"/>
        </w:numPr>
      </w:pPr>
      <w:r w:rsidRPr="0021721C">
        <w:t xml:space="preserve">Wirken sich </w:t>
      </w:r>
      <w:proofErr w:type="spellStart"/>
      <w:r w:rsidRPr="0021721C">
        <w:t>Arrive</w:t>
      </w:r>
      <w:proofErr w:type="spellEnd"/>
      <w:r w:rsidRPr="0021721C">
        <w:t>/</w:t>
      </w:r>
      <w:proofErr w:type="spellStart"/>
      <w:r w:rsidRPr="0021721C">
        <w:t>Leave</w:t>
      </w:r>
      <w:proofErr w:type="spellEnd"/>
      <w:r w:rsidRPr="0021721C">
        <w:t>-</w:t>
      </w:r>
      <w:proofErr w:type="gramStart"/>
      <w:r w:rsidRPr="0021721C">
        <w:t>Buttons irgendwie</w:t>
      </w:r>
      <w:proofErr w:type="gramEnd"/>
      <w:r w:rsidRPr="0021721C">
        <w:t xml:space="preserve"> au</w:t>
      </w:r>
      <w:r>
        <w:t>s?</w:t>
      </w:r>
    </w:p>
    <w:p w14:paraId="68806C23" w14:textId="072D426A" w:rsidR="00CB4706" w:rsidRDefault="00CB4706" w:rsidP="00CB4706">
      <w:pPr>
        <w:pStyle w:val="Listenabsatz"/>
        <w:numPr>
          <w:ilvl w:val="0"/>
          <w:numId w:val="9"/>
        </w:numPr>
      </w:pPr>
      <w:r>
        <w:t>Manuelle Transaktionen</w:t>
      </w:r>
    </w:p>
    <w:p w14:paraId="7F6B0BE5" w14:textId="2EE37F3F" w:rsidR="00CB4706" w:rsidRDefault="00CB4706" w:rsidP="00CB4706">
      <w:pPr>
        <w:pStyle w:val="Listenabsatz"/>
        <w:numPr>
          <w:ilvl w:val="1"/>
          <w:numId w:val="9"/>
        </w:numPr>
      </w:pPr>
      <w:r>
        <w:t xml:space="preserve">Eine </w:t>
      </w:r>
      <w:proofErr w:type="spellStart"/>
      <w:r>
        <w:t>TimeExtension</w:t>
      </w:r>
      <w:proofErr w:type="spellEnd"/>
      <w:r>
        <w:t xml:space="preserve"> kann eine geplante oder angewiesene Pause schieben. Gibt es weitere Transaktionen, die </w:t>
      </w:r>
      <w:proofErr w:type="gramStart"/>
      <w:r>
        <w:t>das bewirken</w:t>
      </w:r>
      <w:proofErr w:type="gramEnd"/>
      <w:r>
        <w:t>?</w:t>
      </w:r>
    </w:p>
    <w:p w14:paraId="7F8FA299" w14:textId="7785F468" w:rsidR="00B66E48" w:rsidRDefault="00B66E48" w:rsidP="00B66E48">
      <w:r>
        <w:t>TODO:</w:t>
      </w:r>
    </w:p>
    <w:p w14:paraId="7CC9A14B" w14:textId="6A67856D" w:rsidR="00B66E48" w:rsidRDefault="00B66E48" w:rsidP="00B66E48">
      <w:pPr>
        <w:pStyle w:val="Listenabsatz"/>
        <w:numPr>
          <w:ilvl w:val="0"/>
          <w:numId w:val="16"/>
        </w:numPr>
      </w:pPr>
      <w:proofErr w:type="spellStart"/>
      <w:r>
        <w:t>Optim</w:t>
      </w:r>
      <w:proofErr w:type="spellEnd"/>
      <w:r>
        <w:t>-Objekte für FTL</w:t>
      </w:r>
    </w:p>
    <w:p w14:paraId="022C20AF" w14:textId="029C6AEE" w:rsidR="00B66E48" w:rsidRDefault="00B66E48" w:rsidP="00B66E48">
      <w:pPr>
        <w:pStyle w:val="Listenabsatz"/>
        <w:numPr>
          <w:ilvl w:val="1"/>
          <w:numId w:val="16"/>
        </w:numPr>
      </w:pPr>
      <w:r>
        <w:t xml:space="preserve">Modell </w:t>
      </w:r>
      <w:proofErr w:type="spellStart"/>
      <w:r>
        <w:t>LTLOptim</w:t>
      </w:r>
      <w:proofErr w:type="spellEnd"/>
      <w:r>
        <w:t xml:space="preserve"> umbenennen</w:t>
      </w:r>
    </w:p>
    <w:p w14:paraId="4399AEC8" w14:textId="2C5EF58A" w:rsidR="00B66E48" w:rsidRDefault="00B66E48" w:rsidP="00B66E48">
      <w:pPr>
        <w:pStyle w:val="Listenabsatz"/>
        <w:numPr>
          <w:ilvl w:val="0"/>
          <w:numId w:val="16"/>
        </w:numPr>
      </w:pPr>
      <w:r>
        <w:t>Zurückschreiben OS -&gt; TS kann Truck für Truck erfolgen</w:t>
      </w:r>
    </w:p>
    <w:p w14:paraId="2A612695" w14:textId="6ECA54EA" w:rsidR="00B66E48" w:rsidRDefault="00B66E48" w:rsidP="00B66E48">
      <w:pPr>
        <w:pStyle w:val="Listenabsatz"/>
        <w:numPr>
          <w:ilvl w:val="0"/>
          <w:numId w:val="16"/>
        </w:numPr>
      </w:pPr>
      <w:r>
        <w:t>Updates sparen schon beim Schreiben in OEV* und OS (nicht erst beim Übertragen vom OS in den TS)</w:t>
      </w:r>
    </w:p>
    <w:p w14:paraId="01EA5D8A" w14:textId="653C4A18" w:rsidR="00B66E48" w:rsidRDefault="00B66E48" w:rsidP="00B66E48">
      <w:pPr>
        <w:pStyle w:val="Listenabsatz"/>
        <w:numPr>
          <w:ilvl w:val="0"/>
          <w:numId w:val="16"/>
        </w:numPr>
      </w:pPr>
      <w:r>
        <w:t xml:space="preserve">Adam: Wie </w:t>
      </w:r>
      <w:proofErr w:type="spellStart"/>
      <w:r>
        <w:t>DigitalFleet</w:t>
      </w:r>
      <w:proofErr w:type="spellEnd"/>
      <w:r>
        <w:t xml:space="preserve"> Integration?</w:t>
      </w:r>
    </w:p>
    <w:p w14:paraId="17CE8ECD" w14:textId="0C79B10D" w:rsidR="00B66E48" w:rsidRDefault="0021721C" w:rsidP="00B66E48">
      <w:pPr>
        <w:pStyle w:val="Listenabsatz"/>
        <w:numPr>
          <w:ilvl w:val="0"/>
          <w:numId w:val="16"/>
        </w:numPr>
      </w:pPr>
      <w:r>
        <w:t>A-Time-Berechnung prüfen bei</w:t>
      </w:r>
    </w:p>
    <w:p w14:paraId="507443FB" w14:textId="3E899A4F" w:rsidR="0021721C" w:rsidRDefault="0021721C" w:rsidP="0021721C">
      <w:pPr>
        <w:pStyle w:val="Listenabsatz"/>
        <w:numPr>
          <w:ilvl w:val="1"/>
          <w:numId w:val="16"/>
        </w:numPr>
      </w:pPr>
      <w:r>
        <w:t>Vorgeschlagenen Pausen</w:t>
      </w:r>
    </w:p>
    <w:p w14:paraId="36343FF1" w14:textId="7CB752EF" w:rsidR="0021721C" w:rsidRDefault="0021721C" w:rsidP="0021721C">
      <w:pPr>
        <w:pStyle w:val="Listenabsatz"/>
        <w:numPr>
          <w:ilvl w:val="1"/>
          <w:numId w:val="16"/>
        </w:numPr>
      </w:pPr>
      <w:r>
        <w:t>Linksbündigem Approach</w:t>
      </w:r>
    </w:p>
    <w:p w14:paraId="3411DBD5" w14:textId="1D3ADBFD" w:rsidR="00664BC8" w:rsidRDefault="00664BC8" w:rsidP="00664BC8">
      <w:pPr>
        <w:pStyle w:val="Listenabsatz"/>
        <w:numPr>
          <w:ilvl w:val="0"/>
          <w:numId w:val="16"/>
        </w:numPr>
      </w:pPr>
      <w:r>
        <w:t>Behandlung von nicht-genommenen Pausen</w:t>
      </w:r>
    </w:p>
    <w:p w14:paraId="4E0D53FB" w14:textId="35D40496" w:rsidR="00664BC8" w:rsidRDefault="00664BC8" w:rsidP="00664BC8">
      <w:pPr>
        <w:pStyle w:val="Listenabsatz"/>
        <w:numPr>
          <w:ilvl w:val="1"/>
          <w:numId w:val="16"/>
        </w:numPr>
      </w:pPr>
      <w:r>
        <w:t xml:space="preserve">Wie soll sich der </w:t>
      </w:r>
      <w:proofErr w:type="spellStart"/>
      <w:r>
        <w:t>Mixor</w:t>
      </w:r>
      <w:proofErr w:type="spellEnd"/>
      <w:r>
        <w:t xml:space="preserve"> verhalten, wenn eine Pause in einem Intervall nicht </w:t>
      </w:r>
      <w:proofErr w:type="spellStart"/>
      <w:r>
        <w:t>reportet</w:t>
      </w:r>
      <w:proofErr w:type="spellEnd"/>
      <w:r>
        <w:t xml:space="preserve"> worden ist?</w:t>
      </w:r>
    </w:p>
    <w:p w14:paraId="7B901986" w14:textId="039ACC98" w:rsidR="00664BC8" w:rsidRDefault="00664BC8" w:rsidP="00664BC8">
      <w:pPr>
        <w:pStyle w:val="Listenabsatz"/>
        <w:numPr>
          <w:ilvl w:val="2"/>
          <w:numId w:val="16"/>
        </w:numPr>
      </w:pPr>
      <w:r>
        <w:t>Weiterhin vorschlagen</w:t>
      </w:r>
    </w:p>
    <w:p w14:paraId="0C17CEBB" w14:textId="6649951C" w:rsidR="00664BC8" w:rsidRPr="00A7058B" w:rsidRDefault="00664BC8" w:rsidP="00664BC8">
      <w:pPr>
        <w:pStyle w:val="Listenabsatz"/>
        <w:numPr>
          <w:ilvl w:val="2"/>
          <w:numId w:val="16"/>
        </w:numPr>
      </w:pPr>
      <w:r>
        <w:t>Ignorieren</w:t>
      </w:r>
    </w:p>
    <w:bookmarkEnd w:id="7"/>
    <w:p w14:paraId="63F64BBC" w14:textId="77777777" w:rsidR="007A6157" w:rsidRDefault="007A6157" w:rsidP="007A6157">
      <w:pPr>
        <w:pStyle w:val="Listenabsatz"/>
        <w:ind w:left="2880"/>
      </w:pPr>
    </w:p>
    <w:p w14:paraId="533992B3" w14:textId="48C5B9AB" w:rsidR="00022E5A" w:rsidRDefault="00022E5A" w:rsidP="00BD7021">
      <w:pPr>
        <w:pStyle w:val="berschrift1"/>
      </w:pPr>
      <w:bookmarkStart w:id="8" w:name="_Toc203997388"/>
      <w:r>
        <w:t>Pausenkonzept</w:t>
      </w:r>
      <w:bookmarkEnd w:id="8"/>
    </w:p>
    <w:p w14:paraId="52356645" w14:textId="4EC45ADF" w:rsidR="00B55C66" w:rsidRPr="00A81E72" w:rsidRDefault="00CC30EA" w:rsidP="00B55C66">
      <w:r>
        <w:t xml:space="preserve">Generelle </w:t>
      </w:r>
      <w:proofErr w:type="spellStart"/>
      <w:r>
        <w:t>Todos</w:t>
      </w:r>
      <w:proofErr w:type="spellEnd"/>
      <w:r>
        <w:t xml:space="preserve"> sind schon in </w:t>
      </w:r>
      <w:hyperlink r:id="rId11" w:history="1">
        <w:r w:rsidR="00B55C66" w:rsidRPr="00A81E72">
          <w:rPr>
            <w:rStyle w:val="Hyperlink"/>
          </w:rPr>
          <w:t>ITMS-753</w:t>
        </w:r>
      </w:hyperlink>
      <w:r>
        <w:t xml:space="preserve"> aufgelistet.</w:t>
      </w:r>
    </w:p>
    <w:p w14:paraId="714E7B8D" w14:textId="77777777" w:rsidR="00CC1F3B" w:rsidRDefault="007270BF" w:rsidP="007270BF">
      <w:pPr>
        <w:pStyle w:val="berschrift2"/>
      </w:pPr>
      <w:bookmarkStart w:id="9" w:name="_Toc203997389"/>
      <w:r>
        <w:t>Darstellung von Pausen</w:t>
      </w:r>
      <w:r w:rsidR="00A96D6C">
        <w:t xml:space="preserve"> </w:t>
      </w:r>
      <w:r w:rsidR="00CC1F3B">
        <w:t xml:space="preserve">in der </w:t>
      </w:r>
      <w:proofErr w:type="spellStart"/>
      <w:r w:rsidR="00CC1F3B">
        <w:t>Gui</w:t>
      </w:r>
      <w:bookmarkEnd w:id="9"/>
      <w:proofErr w:type="spellEnd"/>
    </w:p>
    <w:p w14:paraId="0008D66A" w14:textId="2FB4E6F0" w:rsidR="007270BF" w:rsidRDefault="00CC1F3B" w:rsidP="00CC1F3B">
      <w:pPr>
        <w:pStyle w:val="berschrift3"/>
      </w:pPr>
      <w:bookmarkStart w:id="10" w:name="_Toc203997390"/>
      <w:r>
        <w:t>I</w:t>
      </w:r>
      <w:r w:rsidR="00A96D6C">
        <w:t>m Gantt</w:t>
      </w:r>
      <w:bookmarkEnd w:id="10"/>
    </w:p>
    <w:p w14:paraId="0E6E8FCF" w14:textId="628F56ED" w:rsidR="007270BF" w:rsidRDefault="007270BF" w:rsidP="007270BF">
      <w:r>
        <w:t xml:space="preserve">In der </w:t>
      </w:r>
      <w:proofErr w:type="spellStart"/>
      <w:r>
        <w:t>Gui</w:t>
      </w:r>
      <w:proofErr w:type="spellEnd"/>
      <w:r>
        <w:t xml:space="preserve"> muss ersichtlich sein, ob eine Pause vorgeschlagen ist, angewiesen oder </w:t>
      </w:r>
      <w:r w:rsidR="00A96D6C">
        <w:t>bereits fertig.</w:t>
      </w:r>
    </w:p>
    <w:p w14:paraId="097F0D84" w14:textId="249156EE" w:rsidR="00A96D6C" w:rsidRDefault="00A96D6C" w:rsidP="007270BF">
      <w:r>
        <w:lastRenderedPageBreak/>
        <w:t>Dazu soll die Farbgebung im Gantt angepasst werden: Im TS sollen die Pausen grün, im AS blau und im PS grau dargestellt werden (ITMS-754).</w:t>
      </w:r>
    </w:p>
    <w:p w14:paraId="6F98F000" w14:textId="0CD447AA" w:rsidR="00D15955" w:rsidRDefault="00051715" w:rsidP="007270BF">
      <w:r>
        <w:t xml:space="preserve">Ursprünglicher </w:t>
      </w:r>
      <w:r w:rsidR="00D15955">
        <w:t>HLE: 3 Tage</w:t>
      </w:r>
    </w:p>
    <w:p w14:paraId="5950AFAF" w14:textId="39FD98EB" w:rsidR="0098325A" w:rsidRDefault="0098325A" w:rsidP="007270BF">
      <w:r>
        <w:t xml:space="preserve">Die Pause kann auch „außerhalb“ einer Phase liegen. Das kann passieren, wenn Approach-Phasen „linksbündig“ hinter der Entladephase des Vorgängers angezeigt werden, die Pause aber danach genommen werden soll. Die </w:t>
      </w:r>
      <w:proofErr w:type="spellStart"/>
      <w:r>
        <w:t>Gui</w:t>
      </w:r>
      <w:proofErr w:type="spellEnd"/>
      <w:r>
        <w:t xml:space="preserve"> muss das berücksichtigen.</w:t>
      </w:r>
    </w:p>
    <w:p w14:paraId="041A8576" w14:textId="79F4B922" w:rsidR="00A3187A" w:rsidRDefault="00A3187A" w:rsidP="007270BF">
      <w:r>
        <w:t xml:space="preserve">Wenn eine Pause „zwischen“ zwei Lieferungen liegt, </w:t>
      </w:r>
      <w:r w:rsidR="00160663">
        <w:t xml:space="preserve">soll die Pause in das jeweils rechte </w:t>
      </w:r>
      <w:r>
        <w:t xml:space="preserve">SE </w:t>
      </w:r>
      <w:r w:rsidR="00160663">
        <w:t>geschrieben werden.</w:t>
      </w:r>
      <w:r w:rsidR="003D2B7B">
        <w:t xml:space="preserve"> Gibt es kein solches SE, brauch auch keine Pause geschrieben (und damit angezeigt) werden.</w:t>
      </w:r>
    </w:p>
    <w:p w14:paraId="55F174DF" w14:textId="75C387C6" w:rsidR="00CC1F3B" w:rsidRDefault="00CC1F3B" w:rsidP="008E3DE5">
      <w:pPr>
        <w:pStyle w:val="berschrift3"/>
      </w:pPr>
      <w:bookmarkStart w:id="11" w:name="_Toc203997391"/>
      <w:r>
        <w:t xml:space="preserve">Im Report &amp; </w:t>
      </w:r>
      <w:proofErr w:type="spellStart"/>
      <w:r>
        <w:t>Assign</w:t>
      </w:r>
      <w:proofErr w:type="spellEnd"/>
      <w:r>
        <w:t>-Fenster</w:t>
      </w:r>
      <w:bookmarkEnd w:id="11"/>
    </w:p>
    <w:p w14:paraId="76DB2785" w14:textId="7CFF1113" w:rsidR="00CC1F3B" w:rsidRDefault="00CC1F3B" w:rsidP="00CC1F3B">
      <w:r>
        <w:t>Im R&amp;A-Fenster müssen Pausen im TS auf einen Blick erkennbar sein</w:t>
      </w:r>
      <w:r w:rsidR="000E1AEB">
        <w:t xml:space="preserve"> (ITMS-788).</w:t>
      </w:r>
    </w:p>
    <w:p w14:paraId="05AF94F8" w14:textId="3A6C5B49" w:rsidR="00D3144E" w:rsidRDefault="00D3144E" w:rsidP="00CC1F3B">
      <w:r>
        <w:t xml:space="preserve">Idee: Da im TS keine Punktphasen außer </w:t>
      </w:r>
      <w:proofErr w:type="spellStart"/>
      <w:r>
        <w:t>SignOn</w:t>
      </w:r>
      <w:proofErr w:type="spellEnd"/>
      <w:r>
        <w:t xml:space="preserve"> und </w:t>
      </w:r>
      <w:proofErr w:type="spellStart"/>
      <w:r>
        <w:t>SignOff</w:t>
      </w:r>
      <w:proofErr w:type="spellEnd"/>
      <w:r>
        <w:t xml:space="preserve"> vorkommen können, werden </w:t>
      </w:r>
      <w:r w:rsidR="0021721C">
        <w:t>P</w:t>
      </w:r>
      <w:r>
        <w:t xml:space="preserve">ausen im TS als Zeitstempel </w:t>
      </w:r>
      <w:proofErr w:type="spellStart"/>
      <w:r>
        <w:t>thePauseStart</w:t>
      </w:r>
      <w:proofErr w:type="spellEnd"/>
      <w:r>
        <w:t xml:space="preserve"> und </w:t>
      </w:r>
      <w:proofErr w:type="spellStart"/>
      <w:r>
        <w:t>thePauseEnd</w:t>
      </w:r>
      <w:proofErr w:type="spellEnd"/>
      <w:r>
        <w:t xml:space="preserve"> im zugehörigen SE modelliert. Im R&amp;A Fenster </w:t>
      </w:r>
      <w:r w:rsidR="0021721C">
        <w:t>soll</w:t>
      </w:r>
      <w:r>
        <w:t xml:space="preserve"> jede Zeile, die diese beiden Zeitstempel gesetzt ha</w:t>
      </w:r>
      <w:r w:rsidR="0021721C">
        <w:t>t</w:t>
      </w:r>
      <w:r>
        <w:t xml:space="preserve">, mit einem </w:t>
      </w:r>
      <w:r w:rsidR="0021721C">
        <w:t xml:space="preserve">gelben </w:t>
      </w:r>
      <w:r>
        <w:t xml:space="preserve">Tassen-Symbol gekennzeichnet werden, das in der ersten Spalte des „Planned“-Grids über dem Text steht (vergleichbar mit dem </w:t>
      </w:r>
      <w:proofErr w:type="spellStart"/>
      <w:r>
        <w:t>Notification</w:t>
      </w:r>
      <w:proofErr w:type="spellEnd"/>
      <w:r w:rsidR="0021721C">
        <w:t>-</w:t>
      </w:r>
      <w:r>
        <w:t>Icon im Truck-</w:t>
      </w:r>
      <w:proofErr w:type="spellStart"/>
      <w:r>
        <w:t>Grid</w:t>
      </w:r>
      <w:proofErr w:type="spellEnd"/>
      <w:r>
        <w:t>):</w:t>
      </w:r>
    </w:p>
    <w:p w14:paraId="63A3D1C6" w14:textId="2E2B5CD2" w:rsidR="00620D00" w:rsidRDefault="00D3144E" w:rsidP="00CC1F3B">
      <w:r w:rsidRPr="00D3144E">
        <w:rPr>
          <w:noProof/>
        </w:rPr>
        <w:drawing>
          <wp:inline distT="0" distB="0" distL="0" distR="0" wp14:anchorId="5094B7AF" wp14:editId="6A0A257D">
            <wp:extent cx="5759450" cy="2263140"/>
            <wp:effectExtent l="0" t="0" r="0" b="3810"/>
            <wp:docPr id="1357488747" name="Grafik 1" descr="Ein Bild, das Text, Zahl,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8747" name="Grafik 1" descr="Ein Bild, das Text, Zahl, Schrift, Reihe enthält.&#10;&#10;KI-generierte Inhalte können fehlerhaft sein."/>
                    <pic:cNvPicPr/>
                  </pic:nvPicPr>
                  <pic:blipFill>
                    <a:blip r:embed="rId12"/>
                    <a:stretch>
                      <a:fillRect/>
                    </a:stretch>
                  </pic:blipFill>
                  <pic:spPr>
                    <a:xfrm>
                      <a:off x="0" y="0"/>
                      <a:ext cx="5759450" cy="2263140"/>
                    </a:xfrm>
                    <a:prstGeom prst="rect">
                      <a:avLst/>
                    </a:prstGeom>
                  </pic:spPr>
                </pic:pic>
              </a:graphicData>
            </a:graphic>
          </wp:inline>
        </w:drawing>
      </w:r>
    </w:p>
    <w:p w14:paraId="4D48AEB5" w14:textId="5453A215" w:rsidR="00D3144E" w:rsidRPr="00CC1F3B" w:rsidRDefault="00D3144E" w:rsidP="00CC1F3B">
      <w:r>
        <w:t>Bewegt man den Mauszeiger über ein solches Tassensymbol, kann im Tooltipp die vorgeschlagene Pausenzeit eingeblendet werden.</w:t>
      </w:r>
    </w:p>
    <w:p w14:paraId="410A33FA" w14:textId="3BA1CB41" w:rsidR="00A96D6C" w:rsidRDefault="0021721C" w:rsidP="00CC1F3B">
      <w:pPr>
        <w:pStyle w:val="berschrift2"/>
      </w:pPr>
      <w:bookmarkStart w:id="12" w:name="_Toc203997392"/>
      <w:proofErr w:type="spellStart"/>
      <w:r>
        <w:lastRenderedPageBreak/>
        <w:t>A</w:t>
      </w:r>
      <w:r w:rsidR="00CC1F3B">
        <w:t>ssignment</w:t>
      </w:r>
      <w:proofErr w:type="spellEnd"/>
      <w:r w:rsidR="00CC1F3B">
        <w:t xml:space="preserve"> von </w:t>
      </w:r>
      <w:r w:rsidR="008E3DE5">
        <w:t>Pausen</w:t>
      </w:r>
      <w:bookmarkEnd w:id="12"/>
    </w:p>
    <w:p w14:paraId="6065D181" w14:textId="44C3BF3E" w:rsidR="004E3BD5" w:rsidRDefault="004E3BD5" w:rsidP="004E3BD5">
      <w:r w:rsidRPr="00A7058B">
        <w:t>Wenn hier von Pausen-</w:t>
      </w:r>
      <w:proofErr w:type="spellStart"/>
      <w:r w:rsidRPr="00A7058B">
        <w:t>Assignment</w:t>
      </w:r>
      <w:proofErr w:type="spellEnd"/>
      <w:r w:rsidRPr="00A7058B">
        <w:t xml:space="preserve"> gesprochen wird, soll das stets so behandelt werden wie eine „</w:t>
      </w:r>
      <w:proofErr w:type="spellStart"/>
      <w:r w:rsidRPr="00A7058B">
        <w:t>Scheduled</w:t>
      </w:r>
      <w:proofErr w:type="spellEnd"/>
      <w:r w:rsidRPr="00A7058B">
        <w:t xml:space="preserve"> Break“.</w:t>
      </w:r>
    </w:p>
    <w:p w14:paraId="549B5173" w14:textId="66F6407E" w:rsidR="00D1260F" w:rsidRDefault="00D1260F" w:rsidP="00D1260F">
      <w:pPr>
        <w:pStyle w:val="berschrift3"/>
      </w:pPr>
      <w:bookmarkStart w:id="13" w:name="_Toc203997393"/>
      <w:r>
        <w:t>Unterscheidung mehrere Fälle</w:t>
      </w:r>
      <w:r w:rsidR="006A3E73">
        <w:t xml:space="preserve"> der Pausenbehandlung</w:t>
      </w:r>
      <w:bookmarkEnd w:id="13"/>
    </w:p>
    <w:p w14:paraId="1E6FFC74" w14:textId="7687D8F6" w:rsidR="00C14D3E" w:rsidRDefault="0021721C" w:rsidP="004E3BD5">
      <w:r>
        <w:t>Es wird SYNCROTESS-Installationen geben, bei denen Pausen durch die Optimierung vorgeschlagen und durch den Disponenten angewiesen werden können</w:t>
      </w:r>
      <w:r w:rsidR="00E40365">
        <w:t xml:space="preserve"> (Fall 1)</w:t>
      </w:r>
      <w:r>
        <w:t xml:space="preserve">. </w:t>
      </w:r>
      <w:r w:rsidR="00C14D3E">
        <w:t xml:space="preserve">Hierbei können Pausen in bestimmten Szenarien auch automatisiert angewiesen werden. </w:t>
      </w:r>
      <w:r>
        <w:t>Es wird aber ebenso Installationen geben, bei denen die Pausen durch die Optimierung zwar vorgeschlagen werden, um „Platz“ im Plan dafür zu reservieren, der Disponent aber keine Pausen-Anweisungen macht, weil der Fahrer selbst dafür verantwortlich ist</w:t>
      </w:r>
      <w:r w:rsidR="00E40365">
        <w:t xml:space="preserve"> (Fall 2)</w:t>
      </w:r>
      <w:r>
        <w:t>. Hier sollen auch keine automatischen Pausen-Anweisungen erfolgen (siehe unten). Und es wird Installationen geben, bei denen die Op</w:t>
      </w:r>
      <w:r w:rsidR="00C14D3E">
        <w:t>timierung keine Pausen vorschlägt</w:t>
      </w:r>
      <w:r w:rsidR="00E40365">
        <w:t xml:space="preserve"> (Fall 3)</w:t>
      </w:r>
      <w:r w:rsidR="00C14D3E">
        <w:t>.</w:t>
      </w:r>
      <w:r w:rsidR="00E40365">
        <w:t xml:space="preserve"> Über Fall 3 brauchen wir nicht weiter zu reden.</w:t>
      </w:r>
    </w:p>
    <w:p w14:paraId="69006D37" w14:textId="64BBCF97" w:rsidR="00051715" w:rsidRDefault="00051715" w:rsidP="004E3BD5">
      <w:r>
        <w:t xml:space="preserve">Die Unterscheidung, ob Pausen angewiesen werden können oder nicht, erfolgt über </w:t>
      </w:r>
      <w:r w:rsidR="00D1260F">
        <w:t>eine Kombination der</w:t>
      </w:r>
      <w:r>
        <w:t xml:space="preserve"> </w:t>
      </w:r>
      <w:proofErr w:type="spellStart"/>
      <w:r>
        <w:t>Dispatchgroup</w:t>
      </w:r>
      <w:proofErr w:type="spellEnd"/>
      <w:r>
        <w:t>-Schalter „</w:t>
      </w:r>
      <w:proofErr w:type="spellStart"/>
      <w:r w:rsidRPr="00867CA3">
        <w:t>Scheduled</w:t>
      </w:r>
      <w:proofErr w:type="spellEnd"/>
      <w:r w:rsidR="00D1260F">
        <w:t xml:space="preserve"> </w:t>
      </w:r>
      <w:r w:rsidRPr="00867CA3">
        <w:t>Break</w:t>
      </w:r>
      <w:r>
        <w:t>“</w:t>
      </w:r>
      <w:r w:rsidR="00D1260F">
        <w:t xml:space="preserve"> und „Break Handling“</w:t>
      </w:r>
      <w:r>
        <w:t xml:space="preserve">. </w:t>
      </w:r>
      <w:r w:rsidR="00D1260F">
        <w:t>Der Schalter „</w:t>
      </w:r>
      <w:proofErr w:type="spellStart"/>
      <w:r w:rsidR="00D1260F">
        <w:t>Scheduled</w:t>
      </w:r>
      <w:proofErr w:type="spellEnd"/>
      <w:r w:rsidR="00D1260F">
        <w:t xml:space="preserve"> Break“</w:t>
      </w:r>
      <w:r>
        <w:t xml:space="preserve"> ist 3-wertig:</w:t>
      </w:r>
    </w:p>
    <w:p w14:paraId="76D95983" w14:textId="171D5563" w:rsidR="00051715" w:rsidRDefault="00D1260F" w:rsidP="004E3BD5">
      <w:r w:rsidRPr="00D1260F">
        <w:rPr>
          <w:noProof/>
        </w:rPr>
        <w:drawing>
          <wp:inline distT="0" distB="0" distL="0" distR="0" wp14:anchorId="5B617814" wp14:editId="0644D4B3">
            <wp:extent cx="2601376" cy="1057703"/>
            <wp:effectExtent l="0" t="0" r="0" b="9525"/>
            <wp:docPr id="210598456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4561" name="Grafik 1" descr="Ein Bild, das Text, Screenshot, Schrift, Reihe enthält.&#10;&#10;KI-generierte Inhalte können fehlerhaft sein."/>
                    <pic:cNvPicPr/>
                  </pic:nvPicPr>
                  <pic:blipFill>
                    <a:blip r:embed="rId13"/>
                    <a:stretch>
                      <a:fillRect/>
                    </a:stretch>
                  </pic:blipFill>
                  <pic:spPr>
                    <a:xfrm>
                      <a:off x="0" y="0"/>
                      <a:ext cx="2601376" cy="1057703"/>
                    </a:xfrm>
                    <a:prstGeom prst="rect">
                      <a:avLst/>
                    </a:prstGeom>
                  </pic:spPr>
                </pic:pic>
              </a:graphicData>
            </a:graphic>
          </wp:inline>
        </w:drawing>
      </w:r>
    </w:p>
    <w:p w14:paraId="41A8C91C" w14:textId="668DB092" w:rsidR="00D1260F" w:rsidRDefault="00D1260F" w:rsidP="004E3BD5">
      <w:r>
        <w:t>Steht der Schalter auf entweder „</w:t>
      </w:r>
      <w:proofErr w:type="spellStart"/>
      <w:r>
        <w:t>Driving</w:t>
      </w:r>
      <w:proofErr w:type="spellEnd"/>
      <w:r>
        <w:t>“ oder „At Plant“, so liegt Fall 1 vor: Der Disponent darf (und soll) Pausen anweisen. Steht der Schalter auf „None“, liegt Fall 2 vor: Der Disponent darf keine Pausen anweisen.</w:t>
      </w:r>
    </w:p>
    <w:p w14:paraId="6AB28D1C" w14:textId="50ED9B93" w:rsidR="00D1260F" w:rsidRDefault="00D1260F" w:rsidP="004E3BD5">
      <w:r>
        <w:t>Fall 3, der Optimierer schlägt keine Pausen vor, wird über den Schalter „Break Handling“ gesteuert:</w:t>
      </w:r>
    </w:p>
    <w:p w14:paraId="202172DA" w14:textId="7AFEC15C" w:rsidR="00D1260F" w:rsidRDefault="00D1260F" w:rsidP="00D1260F">
      <w:pPr>
        <w:jc w:val="left"/>
      </w:pPr>
      <w:r w:rsidRPr="00D1260F">
        <w:rPr>
          <w:noProof/>
        </w:rPr>
        <w:drawing>
          <wp:inline distT="0" distB="0" distL="0" distR="0" wp14:anchorId="1A4CE86D" wp14:editId="4A768DBF">
            <wp:extent cx="4878772" cy="600318"/>
            <wp:effectExtent l="0" t="0" r="0" b="9525"/>
            <wp:docPr id="133995047"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14"/>
                    <a:stretch>
                      <a:fillRect/>
                    </a:stretch>
                  </pic:blipFill>
                  <pic:spPr>
                    <a:xfrm>
                      <a:off x="0" y="0"/>
                      <a:ext cx="4878772" cy="600318"/>
                    </a:xfrm>
                    <a:prstGeom prst="rect">
                      <a:avLst/>
                    </a:prstGeom>
                  </pic:spPr>
                </pic:pic>
              </a:graphicData>
            </a:graphic>
          </wp:inline>
        </w:drawing>
      </w:r>
    </w:p>
    <w:p w14:paraId="3EB2915E" w14:textId="3A2BC57A" w:rsidR="00D1260F" w:rsidRDefault="00D1260F" w:rsidP="00D1260F">
      <w:pPr>
        <w:jc w:val="left"/>
      </w:pPr>
      <w:r>
        <w:lastRenderedPageBreak/>
        <w:t>Ist das Break-Handling für RT inaktiv, so schlägt der RT-Optimierer keine Pausen vor, es können also auch keine Pausen automatisch angewiesen werden. Steht darüber hinaus der Schalter „</w:t>
      </w:r>
      <w:proofErr w:type="spellStart"/>
      <w:r w:rsidRPr="00867CA3">
        <w:t>Scheduled</w:t>
      </w:r>
      <w:proofErr w:type="spellEnd"/>
      <w:r>
        <w:t xml:space="preserve"> </w:t>
      </w:r>
      <w:r w:rsidRPr="00867CA3">
        <w:t>Break</w:t>
      </w:r>
      <w:r>
        <w:t>“ auf „None“, kann der Disponent auch manuell keine Pausen anweisen.</w:t>
      </w:r>
    </w:p>
    <w:p w14:paraId="6FFB82F5" w14:textId="40ED9C09" w:rsidR="00D1260F" w:rsidRPr="00A7058B" w:rsidRDefault="00D1260F" w:rsidP="00D1260F">
      <w:pPr>
        <w:jc w:val="left"/>
      </w:pPr>
      <w:r>
        <w:t>Die Einstellung für die anderen Optimierer-Typen (OEV, PP und RT-OEV) sind für den Realtime-Betrieb unerheblich.</w:t>
      </w:r>
    </w:p>
    <w:p w14:paraId="63BD5970" w14:textId="7A8E890E" w:rsidR="008E3DE5" w:rsidRDefault="008E3DE5" w:rsidP="008E3DE5">
      <w:pPr>
        <w:pStyle w:val="berschrift3"/>
      </w:pPr>
      <w:bookmarkStart w:id="14" w:name="_Toc203997394"/>
      <w:r>
        <w:t>Automatisches Pausen-</w:t>
      </w:r>
      <w:proofErr w:type="spellStart"/>
      <w:r>
        <w:t>Assignment</w:t>
      </w:r>
      <w:bookmarkEnd w:id="14"/>
      <w:proofErr w:type="spellEnd"/>
    </w:p>
    <w:p w14:paraId="59A55291" w14:textId="028837A8" w:rsidR="00E40365" w:rsidRDefault="00E40365" w:rsidP="00E40365">
      <w:pPr>
        <w:pStyle w:val="berschrift4"/>
      </w:pPr>
      <w:r>
        <w:t xml:space="preserve"> Fall 1: Pausen-Anweisung durch Disponenten</w:t>
      </w:r>
    </w:p>
    <w:p w14:paraId="53A77791" w14:textId="215875A1" w:rsidR="00C14D3E" w:rsidRDefault="00C14D3E" w:rsidP="008E3DE5">
      <w:r>
        <w:t>Für den Fall, dass die Optimierung Pausen vorschlägt und der Disponent diese anweisen kann:</w:t>
      </w:r>
    </w:p>
    <w:p w14:paraId="78DAD269" w14:textId="18991592" w:rsidR="00070CCF" w:rsidRDefault="008E3DE5" w:rsidP="008E3DE5">
      <w:r>
        <w:t>Wenn ein</w:t>
      </w:r>
      <w:r w:rsidR="0098325A">
        <w:t>em</w:t>
      </w:r>
      <w:r>
        <w:t xml:space="preserve"> Truck nach dem Abladen automatisch ein </w:t>
      </w:r>
      <w:proofErr w:type="spellStart"/>
      <w:r w:rsidR="0098325A">
        <w:t>r</w:t>
      </w:r>
      <w:r>
        <w:t>eturnRun</w:t>
      </w:r>
      <w:proofErr w:type="spellEnd"/>
      <w:r>
        <w:t xml:space="preserve"> angewiesen wird und der Optimierer für diese Phase eine Pause vorgeschlagen hatte (in dem Approach des Folge-</w:t>
      </w:r>
      <w:proofErr w:type="spellStart"/>
      <w:r>
        <w:t>Proposals</w:t>
      </w:r>
      <w:proofErr w:type="spellEnd"/>
      <w:r>
        <w:t>)</w:t>
      </w:r>
      <w:r w:rsidR="00070CCF">
        <w:t>:</w:t>
      </w:r>
    </w:p>
    <w:p w14:paraId="0547A247" w14:textId="57B6AA4A" w:rsidR="00237D42" w:rsidRDefault="00070CCF" w:rsidP="008E3DE5">
      <w:r w:rsidRPr="00070CCF">
        <w:rPr>
          <w:noProof/>
        </w:rPr>
        <w:drawing>
          <wp:inline distT="0" distB="0" distL="0" distR="0" wp14:anchorId="37874074" wp14:editId="6BF319EC">
            <wp:extent cx="5759450" cy="1660525"/>
            <wp:effectExtent l="0" t="0" r="0" b="0"/>
            <wp:docPr id="14632399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15"/>
                    <a:stretch>
                      <a:fillRect/>
                    </a:stretch>
                  </pic:blipFill>
                  <pic:spPr>
                    <a:xfrm>
                      <a:off x="0" y="0"/>
                      <a:ext cx="5759450" cy="1660525"/>
                    </a:xfrm>
                    <a:prstGeom prst="rect">
                      <a:avLst/>
                    </a:prstGeom>
                  </pic:spPr>
                </pic:pic>
              </a:graphicData>
            </a:graphic>
          </wp:inline>
        </w:drawing>
      </w:r>
      <w:r>
        <w:t xml:space="preserve">dann </w:t>
      </w:r>
      <w:r w:rsidR="008E3DE5">
        <w:t xml:space="preserve">soll die Pause in dem automatischen </w:t>
      </w:r>
      <w:proofErr w:type="spellStart"/>
      <w:r w:rsidR="0098325A">
        <w:t>r</w:t>
      </w:r>
      <w:r w:rsidR="008E3DE5">
        <w:t>eturnRun-Assignment</w:t>
      </w:r>
      <w:proofErr w:type="spellEnd"/>
      <w:r w:rsidR="008E3DE5">
        <w:t xml:space="preserve"> mit angewiesen werden</w:t>
      </w:r>
      <w:r w:rsidR="00B55C66">
        <w:t>, sofern in der Dispatch Gruppe Pausen</w:t>
      </w:r>
      <w:r w:rsidR="00B24DB3">
        <w:t xml:space="preserve"> schon</w:t>
      </w:r>
      <w:r w:rsidR="00B55C66">
        <w:t xml:space="preserve"> während der Travel-Phase genommen werden können (</w:t>
      </w:r>
      <w:proofErr w:type="spellStart"/>
      <w:r w:rsidR="00B55C66" w:rsidRPr="00867CA3">
        <w:t>ScheduledBreakVariant</w:t>
      </w:r>
      <w:proofErr w:type="spellEnd"/>
      <w:r w:rsidR="00B55C66">
        <w:t xml:space="preserve"> = </w:t>
      </w:r>
      <w:proofErr w:type="spellStart"/>
      <w:r w:rsidR="00B55C66">
        <w:t>Driving</w:t>
      </w:r>
      <w:proofErr w:type="spellEnd"/>
      <w:r w:rsidR="00B55C66">
        <w:t>).</w:t>
      </w:r>
    </w:p>
    <w:p w14:paraId="0BF29237" w14:textId="77689DF9" w:rsidR="00070CCF" w:rsidRDefault="00070CCF" w:rsidP="008E3DE5">
      <w:r w:rsidRPr="00070CCF">
        <w:rPr>
          <w:noProof/>
        </w:rPr>
        <w:drawing>
          <wp:inline distT="0" distB="0" distL="0" distR="0" wp14:anchorId="0381468E" wp14:editId="55F84D44">
            <wp:extent cx="5759450" cy="1662430"/>
            <wp:effectExtent l="0" t="0" r="0" b="0"/>
            <wp:docPr id="61175116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1160" name="Grafik 1" descr="Ein Bild, das Text, Screenshot, Schrift, Reihe enthält.&#10;&#10;KI-generierte Inhalte können fehlerhaft sein."/>
                    <pic:cNvPicPr/>
                  </pic:nvPicPr>
                  <pic:blipFill>
                    <a:blip r:embed="rId16"/>
                    <a:stretch>
                      <a:fillRect/>
                    </a:stretch>
                  </pic:blipFill>
                  <pic:spPr>
                    <a:xfrm>
                      <a:off x="0" y="0"/>
                      <a:ext cx="5759450" cy="1662430"/>
                    </a:xfrm>
                    <a:prstGeom prst="rect">
                      <a:avLst/>
                    </a:prstGeom>
                  </pic:spPr>
                </pic:pic>
              </a:graphicData>
            </a:graphic>
          </wp:inline>
        </w:drawing>
      </w:r>
    </w:p>
    <w:p w14:paraId="0017094F" w14:textId="77777777" w:rsidR="00070CCF" w:rsidRDefault="00B55C66" w:rsidP="008E3DE5">
      <w:r>
        <w:lastRenderedPageBreak/>
        <w:t>Werden in der Dispatch Gruppe Pausen immer erst am Werk genommen (</w:t>
      </w:r>
      <w:proofErr w:type="spellStart"/>
      <w:r w:rsidRPr="00867CA3">
        <w:t>ScheduledBreakVariant</w:t>
      </w:r>
      <w:proofErr w:type="spellEnd"/>
      <w:r>
        <w:t xml:space="preserve"> = At Plant)</w:t>
      </w:r>
      <w:r w:rsidR="00070CCF">
        <w:t>:</w:t>
      </w:r>
    </w:p>
    <w:p w14:paraId="67BFC8F2" w14:textId="23F29A96" w:rsidR="00070CCF" w:rsidRDefault="00070CCF" w:rsidP="008E3DE5">
      <w:r w:rsidRPr="00070CCF">
        <w:rPr>
          <w:noProof/>
        </w:rPr>
        <w:drawing>
          <wp:inline distT="0" distB="0" distL="0" distR="0" wp14:anchorId="2D213C24" wp14:editId="3CD843A2">
            <wp:extent cx="5759450" cy="1675130"/>
            <wp:effectExtent l="0" t="0" r="0" b="1270"/>
            <wp:docPr id="110009837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8372" name="Grafik 1" descr="Ein Bild, das Text, Screenshot, Schrift, Reihe enthält.&#10;&#10;KI-generierte Inhalte können fehlerhaft sein."/>
                    <pic:cNvPicPr/>
                  </pic:nvPicPr>
                  <pic:blipFill>
                    <a:blip r:embed="rId17"/>
                    <a:stretch>
                      <a:fillRect/>
                    </a:stretch>
                  </pic:blipFill>
                  <pic:spPr>
                    <a:xfrm>
                      <a:off x="0" y="0"/>
                      <a:ext cx="5759450" cy="1675130"/>
                    </a:xfrm>
                    <a:prstGeom prst="rect">
                      <a:avLst/>
                    </a:prstGeom>
                  </pic:spPr>
                </pic:pic>
              </a:graphicData>
            </a:graphic>
          </wp:inline>
        </w:drawing>
      </w:r>
    </w:p>
    <w:p w14:paraId="63264A28" w14:textId="20AD29F9" w:rsidR="00237D42" w:rsidRDefault="00070CCF" w:rsidP="008E3DE5">
      <w:r>
        <w:t>dann</w:t>
      </w:r>
      <w:r w:rsidR="00B55C66">
        <w:t xml:space="preserve"> soll die Pause </w:t>
      </w:r>
      <w:r w:rsidR="00160663">
        <w:t xml:space="preserve">ebenfalls </w:t>
      </w:r>
      <w:r w:rsidR="00B55C66">
        <w:t>mit angewiesen werden</w:t>
      </w:r>
      <w:r w:rsidR="00160663">
        <w:t>, sofern sie unmittelbar an die Ankunft am Werk anschließen kann</w:t>
      </w:r>
      <w:r>
        <w:t>:</w:t>
      </w:r>
    </w:p>
    <w:p w14:paraId="0F17A6FF" w14:textId="0517ED4C" w:rsidR="00070CCF" w:rsidRDefault="00070CCF" w:rsidP="008E3DE5">
      <w:r w:rsidRPr="00070CCF">
        <w:rPr>
          <w:noProof/>
        </w:rPr>
        <w:drawing>
          <wp:inline distT="0" distB="0" distL="0" distR="0" wp14:anchorId="01F73256" wp14:editId="2F003C60">
            <wp:extent cx="5759450" cy="1662430"/>
            <wp:effectExtent l="0" t="0" r="0" b="0"/>
            <wp:docPr id="37406986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9865" name="Grafik 1" descr="Ein Bild, das Text, Screenshot, Schrift, Reihe enthält.&#10;&#10;KI-generierte Inhalte können fehlerhaft sein."/>
                    <pic:cNvPicPr/>
                  </pic:nvPicPr>
                  <pic:blipFill>
                    <a:blip r:embed="rId18"/>
                    <a:stretch>
                      <a:fillRect/>
                    </a:stretch>
                  </pic:blipFill>
                  <pic:spPr>
                    <a:xfrm>
                      <a:off x="0" y="0"/>
                      <a:ext cx="5759450" cy="1662430"/>
                    </a:xfrm>
                    <a:prstGeom prst="rect">
                      <a:avLst/>
                    </a:prstGeom>
                  </pic:spPr>
                </pic:pic>
              </a:graphicData>
            </a:graphic>
          </wp:inline>
        </w:drawing>
      </w:r>
    </w:p>
    <w:p w14:paraId="71C6CCAB" w14:textId="77777777" w:rsidR="00070CCF" w:rsidRDefault="00160663" w:rsidP="008E3DE5">
      <w:r>
        <w:t>Ist zwischen der geplanten Ankunft am Werk und dem Beginn der Pause eine Lücke</w:t>
      </w:r>
      <w:r w:rsidR="00070CCF">
        <w:t>:</w:t>
      </w:r>
    </w:p>
    <w:p w14:paraId="24BDDABA" w14:textId="73060551" w:rsidR="0017313C" w:rsidRDefault="0017313C" w:rsidP="008E3DE5">
      <w:r w:rsidRPr="0017313C">
        <w:rPr>
          <w:noProof/>
        </w:rPr>
        <w:drawing>
          <wp:inline distT="0" distB="0" distL="0" distR="0" wp14:anchorId="4906DFDF" wp14:editId="717BF3B5">
            <wp:extent cx="5759450" cy="1677035"/>
            <wp:effectExtent l="0" t="0" r="0" b="0"/>
            <wp:docPr id="21260410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1043" name="Grafik 1" descr="Ein Bild, das Text, Screenshot, Schrift, Reihe enthält.&#10;&#10;KI-generierte Inhalte können fehlerhaft sein."/>
                    <pic:cNvPicPr/>
                  </pic:nvPicPr>
                  <pic:blipFill>
                    <a:blip r:embed="rId19"/>
                    <a:stretch>
                      <a:fillRect/>
                    </a:stretch>
                  </pic:blipFill>
                  <pic:spPr>
                    <a:xfrm>
                      <a:off x="0" y="0"/>
                      <a:ext cx="5759450" cy="1677035"/>
                    </a:xfrm>
                    <a:prstGeom prst="rect">
                      <a:avLst/>
                    </a:prstGeom>
                  </pic:spPr>
                </pic:pic>
              </a:graphicData>
            </a:graphic>
          </wp:inline>
        </w:drawing>
      </w:r>
    </w:p>
    <w:p w14:paraId="10A5BA41" w14:textId="3B4156FF" w:rsidR="008E3DE5" w:rsidRDefault="00160663" w:rsidP="008E3DE5">
      <w:r>
        <w:t xml:space="preserve">so soll die Pause </w:t>
      </w:r>
      <w:r w:rsidRPr="00B24DB3">
        <w:rPr>
          <w:u w:val="single"/>
        </w:rPr>
        <w:t>nicht</w:t>
      </w:r>
      <w:r>
        <w:t xml:space="preserve"> mit angewiesen werden. </w:t>
      </w:r>
      <w:r w:rsidR="00B55C66">
        <w:t>Sie bleibt Teil des Folge-</w:t>
      </w:r>
      <w:proofErr w:type="spellStart"/>
      <w:r w:rsidR="00B55C66">
        <w:t>Proposals</w:t>
      </w:r>
      <w:proofErr w:type="spellEnd"/>
      <w:r w:rsidR="00B55C66">
        <w:t xml:space="preserve">, zwischen dem gerade angewiesenen </w:t>
      </w:r>
      <w:proofErr w:type="spellStart"/>
      <w:r w:rsidR="00B55C66">
        <w:t>returnRun</w:t>
      </w:r>
      <w:proofErr w:type="spellEnd"/>
      <w:r w:rsidR="00B55C66">
        <w:t xml:space="preserve"> (der den Approach aus dem </w:t>
      </w:r>
      <w:proofErr w:type="spellStart"/>
      <w:r w:rsidR="00B55C66">
        <w:t>Proposal</w:t>
      </w:r>
      <w:proofErr w:type="spellEnd"/>
      <w:r w:rsidR="00B55C66">
        <w:t xml:space="preserve"> ersetzt) und der weiterhin vorgeschlagenen Lieferung, bestehend aus Plus- und Minusphase (ITMS-756)</w:t>
      </w:r>
      <w:r w:rsidR="00070CCF">
        <w:t>:</w:t>
      </w:r>
    </w:p>
    <w:p w14:paraId="7E6BE944" w14:textId="50271BCE" w:rsidR="0017313C" w:rsidRDefault="0017313C" w:rsidP="008E3DE5">
      <w:r w:rsidRPr="0017313C">
        <w:rPr>
          <w:noProof/>
        </w:rPr>
        <w:lastRenderedPageBreak/>
        <w:drawing>
          <wp:inline distT="0" distB="0" distL="0" distR="0" wp14:anchorId="07628069" wp14:editId="450D423D">
            <wp:extent cx="5759450" cy="1666875"/>
            <wp:effectExtent l="0" t="0" r="0" b="9525"/>
            <wp:docPr id="16349244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449" name="Grafik 1" descr="Ein Bild, das Text, Screenshot, Schrift, Reihe enthält.&#10;&#10;KI-generierte Inhalte können fehlerhaft sein."/>
                    <pic:cNvPicPr/>
                  </pic:nvPicPr>
                  <pic:blipFill>
                    <a:blip r:embed="rId20"/>
                    <a:stretch>
                      <a:fillRect/>
                    </a:stretch>
                  </pic:blipFill>
                  <pic:spPr>
                    <a:xfrm>
                      <a:off x="0" y="0"/>
                      <a:ext cx="5759450" cy="1666875"/>
                    </a:xfrm>
                    <a:prstGeom prst="rect">
                      <a:avLst/>
                    </a:prstGeom>
                  </pic:spPr>
                </pic:pic>
              </a:graphicData>
            </a:graphic>
          </wp:inline>
        </w:drawing>
      </w:r>
    </w:p>
    <w:p w14:paraId="11119C0C" w14:textId="1993ED2D" w:rsidR="00237D42" w:rsidRDefault="00237D42" w:rsidP="008E3DE5">
      <w:r w:rsidRPr="00237D42">
        <w:t>Folgender Fall</w:t>
      </w:r>
      <w:r>
        <w:t xml:space="preserve"> muss berücksichtigt werden</w:t>
      </w:r>
      <w:r w:rsidRPr="00237D42">
        <w:t xml:space="preserve">: </w:t>
      </w:r>
      <w:r>
        <w:t xml:space="preserve">Ein </w:t>
      </w:r>
      <w:r w:rsidRPr="00237D42">
        <w:t xml:space="preserve">Truck </w:t>
      </w:r>
      <w:r>
        <w:t xml:space="preserve">ist </w:t>
      </w:r>
      <w:r w:rsidRPr="00237D42">
        <w:t xml:space="preserve">im Zustand </w:t>
      </w:r>
      <w:proofErr w:type="spellStart"/>
      <w:r w:rsidRPr="00237D42">
        <w:t>unloading</w:t>
      </w:r>
      <w:proofErr w:type="spellEnd"/>
      <w:r w:rsidRPr="00237D42">
        <w:t xml:space="preserve"> mit unmittelbar anschließendem Folge-</w:t>
      </w:r>
      <w:proofErr w:type="spellStart"/>
      <w:r w:rsidRPr="00237D42">
        <w:t>Proposal</w:t>
      </w:r>
      <w:proofErr w:type="spellEnd"/>
      <w:r w:rsidRPr="00237D42">
        <w:t xml:space="preserve"> incl. Pause nach Ankunft am Werk. Jetzt meldet sich der Truck z.B.</w:t>
      </w:r>
      <w:r>
        <w:t xml:space="preserve"> zwei</w:t>
      </w:r>
      <w:r w:rsidRPr="00237D42">
        <w:t xml:space="preserve"> Minuten vorzeitig frei (Finish Unload bzw. </w:t>
      </w:r>
      <w:proofErr w:type="spellStart"/>
      <w:r w:rsidRPr="00237D42">
        <w:t>Leave</w:t>
      </w:r>
      <w:proofErr w:type="spellEnd"/>
      <w:r w:rsidRPr="00237D42">
        <w:t xml:space="preserve"> Site). Dadurch entsteht </w:t>
      </w:r>
      <w:r>
        <w:t>(</w:t>
      </w:r>
      <w:r w:rsidRPr="00237D42">
        <w:t>bis zur nächsten Optimierung</w:t>
      </w:r>
      <w:r>
        <w:t>)</w:t>
      </w:r>
      <w:r w:rsidRPr="00237D42">
        <w:t xml:space="preserve"> eine 2-minütige Lücke. Diese Lücke darf nicht dazu führen, dass die Pause nicht mit angewiesen wird.</w:t>
      </w:r>
    </w:p>
    <w:p w14:paraId="3494DF4B" w14:textId="2965CAFF" w:rsidR="006F57A7" w:rsidRDefault="00C14D3E" w:rsidP="008E3DE5">
      <w:proofErr w:type="spellStart"/>
      <w:r>
        <w:t>Urspünglicher</w:t>
      </w:r>
      <w:proofErr w:type="spellEnd"/>
      <w:r>
        <w:t xml:space="preserve"> </w:t>
      </w:r>
      <w:r w:rsidR="00B55C66">
        <w:t>HLE: 5 Tage</w:t>
      </w:r>
    </w:p>
    <w:p w14:paraId="4C0758C0" w14:textId="2FB82C4F" w:rsidR="00E40365" w:rsidRDefault="00E40365" w:rsidP="00E40365">
      <w:pPr>
        <w:pStyle w:val="berschrift4"/>
      </w:pPr>
      <w:r>
        <w:t xml:space="preserve"> Fall 2: Keine Pausen-Anweisung durch Disponenten</w:t>
      </w:r>
    </w:p>
    <w:p w14:paraId="21A4E8FB" w14:textId="5F3E7212" w:rsidR="00C14D3E" w:rsidRDefault="00C14D3E" w:rsidP="00C14D3E">
      <w:r>
        <w:t>Für den Fall, dass die Optimierung Pausen vorschlägt, der Disponent diese jedoch nicht anweisen kann:</w:t>
      </w:r>
    </w:p>
    <w:p w14:paraId="1C5EAA05" w14:textId="50CC918E" w:rsidR="0017313C" w:rsidRDefault="0017313C" w:rsidP="00C14D3E">
      <w:r>
        <w:t xml:space="preserve">Ist ein Truck im Zustand </w:t>
      </w:r>
      <w:proofErr w:type="spellStart"/>
      <w:r>
        <w:t>unloading</w:t>
      </w:r>
      <w:proofErr w:type="spellEnd"/>
      <w:r>
        <w:t xml:space="preserve"> und hat im Approach des </w:t>
      </w:r>
      <w:proofErr w:type="spellStart"/>
      <w:r>
        <w:t>Folgeproposals</w:t>
      </w:r>
      <w:proofErr w:type="spellEnd"/>
      <w:r>
        <w:t xml:space="preserve"> eine vorgeschlagene Pause:</w:t>
      </w:r>
    </w:p>
    <w:p w14:paraId="310ADB21" w14:textId="08854C98" w:rsidR="0017313C" w:rsidRDefault="0017313C" w:rsidP="00C14D3E">
      <w:r w:rsidRPr="00070CCF">
        <w:rPr>
          <w:noProof/>
        </w:rPr>
        <w:drawing>
          <wp:inline distT="0" distB="0" distL="0" distR="0" wp14:anchorId="7CD82142" wp14:editId="3BF12444">
            <wp:extent cx="5759450" cy="1660525"/>
            <wp:effectExtent l="0" t="0" r="0" b="0"/>
            <wp:docPr id="173971479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15"/>
                    <a:stretch>
                      <a:fillRect/>
                    </a:stretch>
                  </pic:blipFill>
                  <pic:spPr>
                    <a:xfrm>
                      <a:off x="0" y="0"/>
                      <a:ext cx="5759450" cy="1660525"/>
                    </a:xfrm>
                    <a:prstGeom prst="rect">
                      <a:avLst/>
                    </a:prstGeom>
                  </pic:spPr>
                </pic:pic>
              </a:graphicData>
            </a:graphic>
          </wp:inline>
        </w:drawing>
      </w:r>
    </w:p>
    <w:p w14:paraId="1D448EA8" w14:textId="3CD4FD67" w:rsidR="00EF6F00" w:rsidRDefault="005975CB" w:rsidP="00C14D3E">
      <w:r>
        <w:t>s</w:t>
      </w:r>
      <w:r w:rsidR="0017313C">
        <w:t>o soll d</w:t>
      </w:r>
      <w:r w:rsidR="00C14D3E">
        <w:t xml:space="preserve">ie automatische Anweisung des </w:t>
      </w:r>
      <w:proofErr w:type="spellStart"/>
      <w:r w:rsidR="00C14D3E">
        <w:t>returnRuns</w:t>
      </w:r>
      <w:proofErr w:type="spellEnd"/>
      <w:r w:rsidR="00C14D3E">
        <w:t xml:space="preserve"> zum Ende des Abladens nur den </w:t>
      </w:r>
      <w:proofErr w:type="spellStart"/>
      <w:r w:rsidR="00C14D3E">
        <w:t>returnRun</w:t>
      </w:r>
      <w:proofErr w:type="spellEnd"/>
      <w:r w:rsidR="00C14D3E">
        <w:t xml:space="preserve"> an</w:t>
      </w:r>
      <w:r w:rsidR="0017313C">
        <w:t>weisen</w:t>
      </w:r>
      <w:r w:rsidR="00C14D3E">
        <w:t xml:space="preserve">, egal, ob dieser eine Pause enthielt oder nicht. Durch die Anweisung des </w:t>
      </w:r>
      <w:proofErr w:type="spellStart"/>
      <w:r w:rsidR="00C14D3E">
        <w:t>returnRuns</w:t>
      </w:r>
      <w:proofErr w:type="spellEnd"/>
      <w:r w:rsidR="00C14D3E">
        <w:t xml:space="preserve"> ver</w:t>
      </w:r>
      <w:r>
        <w:t>sch</w:t>
      </w:r>
      <w:r w:rsidR="00C14D3E">
        <w:t>windet zunächst eine eventuell zuvor vorgeschlagene Pause aus dem Plan</w:t>
      </w:r>
      <w:r>
        <w:t>:</w:t>
      </w:r>
    </w:p>
    <w:p w14:paraId="2535D813" w14:textId="565548FD" w:rsidR="00EF6F00" w:rsidRDefault="00EF6F00" w:rsidP="00C14D3E">
      <w:r w:rsidRPr="00EF6F00">
        <w:rPr>
          <w:noProof/>
        </w:rPr>
        <w:lastRenderedPageBreak/>
        <w:drawing>
          <wp:inline distT="0" distB="0" distL="0" distR="0" wp14:anchorId="20DDEF93" wp14:editId="2CCF89FC">
            <wp:extent cx="5759450" cy="1663700"/>
            <wp:effectExtent l="0" t="0" r="0" b="0"/>
            <wp:docPr id="190326230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2302" name="Grafik 1" descr="Ein Bild, das Text, Screenshot, Schrift, Reihe enthält.&#10;&#10;KI-generierte Inhalte können fehlerhaft sein."/>
                    <pic:cNvPicPr/>
                  </pic:nvPicPr>
                  <pic:blipFill>
                    <a:blip r:embed="rId21"/>
                    <a:stretch>
                      <a:fillRect/>
                    </a:stretch>
                  </pic:blipFill>
                  <pic:spPr>
                    <a:xfrm>
                      <a:off x="0" y="0"/>
                      <a:ext cx="5759450" cy="1663700"/>
                    </a:xfrm>
                    <a:prstGeom prst="rect">
                      <a:avLst/>
                    </a:prstGeom>
                  </pic:spPr>
                </pic:pic>
              </a:graphicData>
            </a:graphic>
          </wp:inline>
        </w:drawing>
      </w:r>
    </w:p>
    <w:p w14:paraId="54EDDAFC" w14:textId="23D62A4F" w:rsidR="008C7CA7" w:rsidRDefault="005975CB" w:rsidP="00C14D3E">
      <w:r>
        <w:t>D</w:t>
      </w:r>
      <w:r w:rsidR="00C14D3E">
        <w:t>ie nächste Optimierung</w:t>
      </w:r>
      <w:r>
        <w:t xml:space="preserve"> greift</w:t>
      </w:r>
      <w:r w:rsidR="00C14D3E">
        <w:t xml:space="preserve"> die neue Situation auf und </w:t>
      </w:r>
      <w:r>
        <w:t xml:space="preserve">kann </w:t>
      </w:r>
      <w:r w:rsidR="00C14D3E">
        <w:t>situationsabhängig eine Pause wieder vorschl</w:t>
      </w:r>
      <w:r>
        <w:t>a</w:t>
      </w:r>
      <w:r w:rsidR="00C14D3E">
        <w:t>g</w:t>
      </w:r>
      <w:r>
        <w:t>en</w:t>
      </w:r>
      <w:r w:rsidR="00C14D3E">
        <w:t xml:space="preserve"> oder nicht</w:t>
      </w:r>
      <w:r w:rsidR="008C7CA7">
        <w:t>:</w:t>
      </w:r>
    </w:p>
    <w:p w14:paraId="76A3A246" w14:textId="77777777" w:rsidR="008C7CA7" w:rsidRDefault="008C7CA7" w:rsidP="00C14D3E">
      <w:r w:rsidRPr="008C7CA7">
        <w:rPr>
          <w:noProof/>
        </w:rPr>
        <w:drawing>
          <wp:inline distT="0" distB="0" distL="0" distR="0" wp14:anchorId="27CB2350" wp14:editId="7E95456C">
            <wp:extent cx="5759450" cy="1677035"/>
            <wp:effectExtent l="0" t="0" r="0" b="0"/>
            <wp:docPr id="2081269985"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9985" name="Grafik 1" descr="Ein Bild, das Text, Screenshot, Reihe, Schrift enthält.&#10;&#10;KI-generierte Inhalte können fehlerhaft sein."/>
                    <pic:cNvPicPr/>
                  </pic:nvPicPr>
                  <pic:blipFill>
                    <a:blip r:embed="rId22"/>
                    <a:stretch>
                      <a:fillRect/>
                    </a:stretch>
                  </pic:blipFill>
                  <pic:spPr>
                    <a:xfrm>
                      <a:off x="0" y="0"/>
                      <a:ext cx="5759450" cy="1677035"/>
                    </a:xfrm>
                    <a:prstGeom prst="rect">
                      <a:avLst/>
                    </a:prstGeom>
                  </pic:spPr>
                </pic:pic>
              </a:graphicData>
            </a:graphic>
          </wp:inline>
        </w:drawing>
      </w:r>
    </w:p>
    <w:p w14:paraId="647A8C0B" w14:textId="3E2DCE1D" w:rsidR="00E40365" w:rsidRDefault="00C14D3E" w:rsidP="00C14D3E">
      <w:r>
        <w:t xml:space="preserve">Meldet sich das Fahrzeug später </w:t>
      </w:r>
      <w:r w:rsidR="000C60B7">
        <w:t xml:space="preserve">durch ein ARVPLNT am Werk, so wird es </w:t>
      </w:r>
      <w:proofErr w:type="spellStart"/>
      <w:r w:rsidR="000C60B7">
        <w:t>idle</w:t>
      </w:r>
      <w:proofErr w:type="spellEnd"/>
      <w:r w:rsidR="000C60B7">
        <w:t>. Die Optimierung kann weiterhin als erstes eine Pause für das Fahrzeug vorschlagen, wenn das nach Pausenregel sinnvoll ist</w:t>
      </w:r>
      <w:r w:rsidR="005975CB">
        <w:t>:</w:t>
      </w:r>
    </w:p>
    <w:p w14:paraId="275D032F" w14:textId="4892C0CF" w:rsidR="008C7CA7" w:rsidRDefault="008C7CA7" w:rsidP="00C14D3E">
      <w:r w:rsidRPr="008C7CA7">
        <w:rPr>
          <w:noProof/>
        </w:rPr>
        <w:drawing>
          <wp:inline distT="0" distB="0" distL="0" distR="0" wp14:anchorId="40FB9E24" wp14:editId="0D1A6663">
            <wp:extent cx="5759450" cy="1652270"/>
            <wp:effectExtent l="0" t="0" r="0" b="5080"/>
            <wp:docPr id="124161769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7692" name="Grafik 1" descr="Ein Bild, das Text, Screenshot, Schrift, Reihe enthält.&#10;&#10;KI-generierte Inhalte können fehlerhaft sein."/>
                    <pic:cNvPicPr/>
                  </pic:nvPicPr>
                  <pic:blipFill>
                    <a:blip r:embed="rId23"/>
                    <a:stretch>
                      <a:fillRect/>
                    </a:stretch>
                  </pic:blipFill>
                  <pic:spPr>
                    <a:xfrm>
                      <a:off x="0" y="0"/>
                      <a:ext cx="5759450" cy="1652270"/>
                    </a:xfrm>
                    <a:prstGeom prst="rect">
                      <a:avLst/>
                    </a:prstGeom>
                  </pic:spPr>
                </pic:pic>
              </a:graphicData>
            </a:graphic>
          </wp:inline>
        </w:drawing>
      </w:r>
    </w:p>
    <w:p w14:paraId="7E28E682" w14:textId="018CCE5A" w:rsidR="005975CB" w:rsidRDefault="005975CB" w:rsidP="005975CB">
      <w:r>
        <w:t xml:space="preserve">Damit entsteht eine Situation wie in Abschnitt </w:t>
      </w:r>
      <w:r>
        <w:fldChar w:fldCharType="begin"/>
      </w:r>
      <w:r>
        <w:instrText xml:space="preserve"> REF _Ref203476671 \r \h </w:instrText>
      </w:r>
      <w:r>
        <w:fldChar w:fldCharType="separate"/>
      </w:r>
      <w:ins w:id="15" w:author="Timm Ziarnetzky" w:date="2025-10-09T13:53:00Z" w16du:dateUtc="2025-10-09T11:53:00Z">
        <w:r w:rsidR="007B4B39">
          <w:t>2.2.3.2</w:t>
        </w:r>
      </w:ins>
      <w:del w:id="16" w:author="Timm Ziarnetzky" w:date="2025-10-09T13:53:00Z" w16du:dateUtc="2025-10-09T11:53:00Z">
        <w:r w:rsidDel="007B4B39">
          <w:delText>2.2.2.2</w:delText>
        </w:r>
      </w:del>
      <w:r>
        <w:fldChar w:fldCharType="end"/>
      </w:r>
      <w:r>
        <w:t xml:space="preserve"> weiter unten.</w:t>
      </w:r>
    </w:p>
    <w:p w14:paraId="1586D23C" w14:textId="4031C79D" w:rsidR="00A63AF4" w:rsidRDefault="00A63AF4" w:rsidP="00DB3DEB">
      <w:pPr>
        <w:pStyle w:val="berschrift3"/>
      </w:pPr>
      <w:bookmarkStart w:id="17" w:name="_Toc203997395"/>
      <w:r>
        <w:t>Anweisen einer vorgeschlagenen Pause</w:t>
      </w:r>
      <w:bookmarkEnd w:id="17"/>
    </w:p>
    <w:p w14:paraId="4F05753F" w14:textId="0B6EC7FB" w:rsidR="00E40365" w:rsidRDefault="00E40365" w:rsidP="00E40365">
      <w:pPr>
        <w:pStyle w:val="berschrift4"/>
      </w:pPr>
      <w:r>
        <w:t xml:space="preserve"> Fall 1: Pausen-Anweisung durch Disponenten</w:t>
      </w:r>
    </w:p>
    <w:p w14:paraId="1F6FDA0A" w14:textId="77777777" w:rsidR="00E40365" w:rsidRDefault="00E40365" w:rsidP="00E40365">
      <w:r>
        <w:t>Für den Fall, dass die Optimierung Pausen vorschlägt und der Disponent diese anweisen kann:</w:t>
      </w:r>
    </w:p>
    <w:p w14:paraId="45622325" w14:textId="480D8C07" w:rsidR="00A63AF4" w:rsidRDefault="00A63AF4" w:rsidP="00A63AF4">
      <w:r>
        <w:lastRenderedPageBreak/>
        <w:t>Beginnt der Tour Schedule eines Fahrzeugs mit einer vorgeschlagenen Pause</w:t>
      </w:r>
      <w:r w:rsidR="00D003DB">
        <w:t>,</w:t>
      </w:r>
      <w:r>
        <w:t xml:space="preserve"> so soll es möglich sein, diese auf Knopfdruck anzuweisen.</w:t>
      </w:r>
      <w:r w:rsidR="00BD3874">
        <w:t xml:space="preserve"> </w:t>
      </w:r>
    </w:p>
    <w:p w14:paraId="3BF64C34" w14:textId="513A4734" w:rsidR="00B441D3" w:rsidRDefault="00D003DB" w:rsidP="00A63AF4">
      <w:r>
        <w:t>Vier</w:t>
      </w:r>
      <w:r w:rsidR="00B441D3">
        <w:t xml:space="preserve"> Szenarien müssen unterschieden werden:</w:t>
      </w:r>
    </w:p>
    <w:p w14:paraId="05BB8CC2" w14:textId="77777777" w:rsidR="00D003DB" w:rsidRPr="009E6904" w:rsidRDefault="00D003DB" w:rsidP="009D6031">
      <w:pPr>
        <w:pStyle w:val="Listenabsatz"/>
        <w:numPr>
          <w:ilvl w:val="0"/>
          <w:numId w:val="15"/>
        </w:numPr>
        <w:rPr>
          <w:b/>
          <w:bCs/>
        </w:rPr>
      </w:pPr>
      <w:r w:rsidRPr="009E6904">
        <w:rPr>
          <w:b/>
          <w:bCs/>
        </w:rPr>
        <w:t xml:space="preserve">Pausenvorschlag hinter bereits angewiesenem </w:t>
      </w:r>
      <w:proofErr w:type="spellStart"/>
      <w:r w:rsidRPr="009E6904">
        <w:rPr>
          <w:b/>
          <w:bCs/>
        </w:rPr>
        <w:t>ReturnRun</w:t>
      </w:r>
      <w:proofErr w:type="spellEnd"/>
    </w:p>
    <w:p w14:paraId="77B3A9EC" w14:textId="428ABB4B" w:rsidR="00D003DB" w:rsidRDefault="00D003DB" w:rsidP="00D003DB">
      <w:r w:rsidRPr="00B441D3">
        <w:rPr>
          <w:noProof/>
        </w:rPr>
        <w:drawing>
          <wp:inline distT="0" distB="0" distL="0" distR="0" wp14:anchorId="5F401020" wp14:editId="7BFCDC1A">
            <wp:extent cx="5759450" cy="1668145"/>
            <wp:effectExtent l="0" t="0" r="0" b="8255"/>
            <wp:docPr id="24335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07" name="Grafik 1" descr="Ein Bild, das Text, Screenshot, Schrift, Reihe enthält.&#10;&#10;KI-generierte Inhalte können fehlerhaft sein."/>
                    <pic:cNvPicPr/>
                  </pic:nvPicPr>
                  <pic:blipFill>
                    <a:blip r:embed="rId24"/>
                    <a:stretch>
                      <a:fillRect/>
                    </a:stretch>
                  </pic:blipFill>
                  <pic:spPr>
                    <a:xfrm>
                      <a:off x="0" y="0"/>
                      <a:ext cx="5759450" cy="1668145"/>
                    </a:xfrm>
                    <a:prstGeom prst="rect">
                      <a:avLst/>
                    </a:prstGeom>
                  </pic:spPr>
                </pic:pic>
              </a:graphicData>
            </a:graphic>
          </wp:inline>
        </w:drawing>
      </w:r>
    </w:p>
    <w:p w14:paraId="7F28230C" w14:textId="265DE6E6" w:rsidR="00E1116E" w:rsidRDefault="00DB3DEB" w:rsidP="00D003DB">
      <w:r>
        <w:t xml:space="preserve">Ein Klick auf </w:t>
      </w:r>
      <w:proofErr w:type="spellStart"/>
      <w:r>
        <w:t>Assign</w:t>
      </w:r>
      <w:proofErr w:type="spellEnd"/>
      <w:r>
        <w:t xml:space="preserve"> Best wird das </w:t>
      </w:r>
      <w:proofErr w:type="spellStart"/>
      <w:r>
        <w:t>Folgeproposal</w:t>
      </w:r>
      <w:proofErr w:type="spellEnd"/>
      <w:r>
        <w:t xml:space="preserve"> incl. Pause anweisen. </w:t>
      </w:r>
      <w:commentRangeStart w:id="18"/>
      <w:r w:rsidR="00E1116E">
        <w:t>Die Pause rückt damit nach links an die Ankunft am Werk heran</w:t>
      </w:r>
      <w:commentRangeEnd w:id="18"/>
      <w:r w:rsidR="00907F4C">
        <w:rPr>
          <w:rStyle w:val="Kommentarzeichen"/>
        </w:rPr>
        <w:commentReference w:id="18"/>
      </w:r>
      <w:r w:rsidR="00000899">
        <w:t>, die Beladung der Folgelieferung startet dann direkt im Anschluss an das Ende der Pause</w:t>
      </w:r>
      <w:r w:rsidR="00E1116E">
        <w:t xml:space="preserve"> und es entsteht </w:t>
      </w:r>
      <w:r w:rsidR="009D6031">
        <w:t xml:space="preserve">ggf. </w:t>
      </w:r>
      <w:r w:rsidR="00E1116E">
        <w:t xml:space="preserve">eine </w:t>
      </w:r>
      <w:r w:rsidR="009D6031">
        <w:t>Wartezeit</w:t>
      </w:r>
      <w:r w:rsidR="00000899">
        <w:t xml:space="preserve"> vor dem </w:t>
      </w:r>
      <w:proofErr w:type="spellStart"/>
      <w:r w:rsidR="00000899">
        <w:t>StartUnload</w:t>
      </w:r>
      <w:proofErr w:type="spellEnd"/>
      <w:r w:rsidR="009D6031">
        <w:t xml:space="preserve">, falls das </w:t>
      </w:r>
      <w:proofErr w:type="spellStart"/>
      <w:r w:rsidR="009D6031">
        <w:t>Assignment</w:t>
      </w:r>
      <w:proofErr w:type="spellEnd"/>
      <w:r w:rsidR="009D6031">
        <w:t xml:space="preserve"> vorzeitig erfolgt ist</w:t>
      </w:r>
      <w:r w:rsidR="009510F8">
        <w:t xml:space="preserve">, weil der </w:t>
      </w:r>
      <w:proofErr w:type="spellStart"/>
      <w:r w:rsidR="009510F8">
        <w:t>StartUnload</w:t>
      </w:r>
      <w:proofErr w:type="spellEnd"/>
      <w:r w:rsidR="009510F8">
        <w:t>-Zeitstempel aus dem Tour-Schedule erhalten bleibt</w:t>
      </w:r>
      <w:r w:rsidR="00000899">
        <w:t>:</w:t>
      </w:r>
    </w:p>
    <w:p w14:paraId="13B2BBD2" w14:textId="25D9E1B3" w:rsidR="00000899" w:rsidRDefault="00000899" w:rsidP="00D003DB">
      <w:r w:rsidRPr="00000899">
        <w:rPr>
          <w:noProof/>
        </w:rPr>
        <w:drawing>
          <wp:inline distT="0" distB="0" distL="0" distR="0" wp14:anchorId="32B454F6" wp14:editId="3794F481">
            <wp:extent cx="5759450" cy="1671955"/>
            <wp:effectExtent l="0" t="0" r="0" b="4445"/>
            <wp:docPr id="161701105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1056" name="Grafik 1" descr="Ein Bild, das Text, Screenshot, Schrift, Reihe enthält.&#10;&#10;KI-generierte Inhalte können fehlerhaft sein."/>
                    <pic:cNvPicPr/>
                  </pic:nvPicPr>
                  <pic:blipFill>
                    <a:blip r:embed="rId29"/>
                    <a:stretch>
                      <a:fillRect/>
                    </a:stretch>
                  </pic:blipFill>
                  <pic:spPr>
                    <a:xfrm>
                      <a:off x="0" y="0"/>
                      <a:ext cx="5759450" cy="1671955"/>
                    </a:xfrm>
                    <a:prstGeom prst="rect">
                      <a:avLst/>
                    </a:prstGeom>
                  </pic:spPr>
                </pic:pic>
              </a:graphicData>
            </a:graphic>
          </wp:inline>
        </w:drawing>
      </w:r>
    </w:p>
    <w:p w14:paraId="0A3A9D8E" w14:textId="1ACEEC25" w:rsidR="00DB3DEB" w:rsidRDefault="00DB3DEB" w:rsidP="00D003DB">
      <w:r>
        <w:t xml:space="preserve">Es soll aber auch möglich sein, zunächst einmal nur die Pause anzuweisen und das </w:t>
      </w:r>
      <w:proofErr w:type="spellStart"/>
      <w:r>
        <w:t>Proposal</w:t>
      </w:r>
      <w:proofErr w:type="spellEnd"/>
      <w:r>
        <w:t xml:space="preserve"> selbst stehen zu lassen</w:t>
      </w:r>
      <w:r w:rsidR="00000899">
        <w:t xml:space="preserve">. Die Pause rückt dabei nach links </w:t>
      </w:r>
      <w:r w:rsidR="009510F8">
        <w:t xml:space="preserve">direkt hinter die Ankunft am Werk, aber das </w:t>
      </w:r>
      <w:proofErr w:type="spellStart"/>
      <w:r w:rsidR="009510F8">
        <w:t>Proposal</w:t>
      </w:r>
      <w:proofErr w:type="spellEnd"/>
      <w:r w:rsidR="009510F8">
        <w:t xml:space="preserve"> der </w:t>
      </w:r>
      <w:proofErr w:type="spellStart"/>
      <w:r w:rsidR="009510F8">
        <w:t>Delivery</w:t>
      </w:r>
      <w:proofErr w:type="spellEnd"/>
      <w:r w:rsidR="009510F8">
        <w:t xml:space="preserve"> bleibt stehen:</w:t>
      </w:r>
    </w:p>
    <w:p w14:paraId="6ABCD4DC" w14:textId="02C39991" w:rsidR="00000899" w:rsidRDefault="00000899" w:rsidP="00D003DB">
      <w:r w:rsidRPr="00000899">
        <w:rPr>
          <w:noProof/>
        </w:rPr>
        <w:lastRenderedPageBreak/>
        <w:drawing>
          <wp:inline distT="0" distB="0" distL="0" distR="0" wp14:anchorId="24E6FD29" wp14:editId="0D9BC9FF">
            <wp:extent cx="5759450" cy="1673860"/>
            <wp:effectExtent l="0" t="0" r="0" b="2540"/>
            <wp:docPr id="212602250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2500" name="Grafik 1" descr="Ein Bild, das Text, Screenshot, Schrift, Reihe enthält.&#10;&#10;KI-generierte Inhalte können fehlerhaft sein."/>
                    <pic:cNvPicPr/>
                  </pic:nvPicPr>
                  <pic:blipFill>
                    <a:blip r:embed="rId30"/>
                    <a:stretch>
                      <a:fillRect/>
                    </a:stretch>
                  </pic:blipFill>
                  <pic:spPr>
                    <a:xfrm>
                      <a:off x="0" y="0"/>
                      <a:ext cx="5759450" cy="1673860"/>
                    </a:xfrm>
                    <a:prstGeom prst="rect">
                      <a:avLst/>
                    </a:prstGeom>
                  </pic:spPr>
                </pic:pic>
              </a:graphicData>
            </a:graphic>
          </wp:inline>
        </w:drawing>
      </w:r>
    </w:p>
    <w:p w14:paraId="28AA2A63" w14:textId="1050AED5" w:rsidR="009E6904" w:rsidRDefault="009E6904" w:rsidP="00D003DB">
      <w:r>
        <w:t>In beiden Fällen wird die Pause einzeln angewiesen, bevor ggf. die eigentliche Lieferung angewiesen wird.</w:t>
      </w:r>
    </w:p>
    <w:p w14:paraId="07139D76" w14:textId="05B7D3C3" w:rsidR="00D003DB" w:rsidRPr="009E6904" w:rsidRDefault="00D003DB" w:rsidP="009D6031">
      <w:pPr>
        <w:pStyle w:val="Listenabsatz"/>
        <w:numPr>
          <w:ilvl w:val="0"/>
          <w:numId w:val="15"/>
        </w:numPr>
        <w:rPr>
          <w:b/>
          <w:bCs/>
        </w:rPr>
      </w:pPr>
      <w:r w:rsidRPr="009E6904">
        <w:rPr>
          <w:b/>
          <w:bCs/>
        </w:rPr>
        <w:t>Pausenvorschlag während oder am Ende des vorgeschlagenen Approachs</w:t>
      </w:r>
    </w:p>
    <w:p w14:paraId="628F0A1A" w14:textId="24838540" w:rsidR="00D003DB" w:rsidRDefault="00D003DB" w:rsidP="00D003DB">
      <w:r w:rsidRPr="00B441D3">
        <w:rPr>
          <w:noProof/>
        </w:rPr>
        <w:drawing>
          <wp:inline distT="0" distB="0" distL="0" distR="0" wp14:anchorId="649BC11D" wp14:editId="0ECA14C2">
            <wp:extent cx="5759450" cy="1673860"/>
            <wp:effectExtent l="0" t="0" r="0" b="2540"/>
            <wp:docPr id="197605757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7578" name="Grafik 1" descr="Ein Bild, das Text, Screenshot, Schrift, Reihe enthält.&#10;&#10;KI-generierte Inhalte können fehlerhaft sein."/>
                    <pic:cNvPicPr/>
                  </pic:nvPicPr>
                  <pic:blipFill>
                    <a:blip r:embed="rId31"/>
                    <a:stretch>
                      <a:fillRect/>
                    </a:stretch>
                  </pic:blipFill>
                  <pic:spPr>
                    <a:xfrm>
                      <a:off x="0" y="0"/>
                      <a:ext cx="5759450" cy="1673860"/>
                    </a:xfrm>
                    <a:prstGeom prst="rect">
                      <a:avLst/>
                    </a:prstGeom>
                  </pic:spPr>
                </pic:pic>
              </a:graphicData>
            </a:graphic>
          </wp:inline>
        </w:drawing>
      </w:r>
    </w:p>
    <w:p w14:paraId="178956AB" w14:textId="25F7144E" w:rsidR="009D6031" w:rsidRDefault="00DB3DEB" w:rsidP="00DB3DEB">
      <w:r>
        <w:t xml:space="preserve">Ein Klick auf </w:t>
      </w:r>
      <w:proofErr w:type="spellStart"/>
      <w:r>
        <w:t>Assign</w:t>
      </w:r>
      <w:proofErr w:type="spellEnd"/>
      <w:r>
        <w:t xml:space="preserve"> Best</w:t>
      </w:r>
      <w:r w:rsidRPr="00DB3DEB">
        <w:t xml:space="preserve"> </w:t>
      </w:r>
      <w:r>
        <w:t xml:space="preserve">wird das </w:t>
      </w:r>
      <w:proofErr w:type="spellStart"/>
      <w:r>
        <w:t>Folgeproposal</w:t>
      </w:r>
      <w:proofErr w:type="spellEnd"/>
      <w:r>
        <w:t xml:space="preserve"> incl. Pause während oder am Ende des Approachs anweisen.</w:t>
      </w:r>
      <w:r w:rsidR="00000899" w:rsidRPr="00000899">
        <w:t xml:space="preserve"> </w:t>
      </w:r>
      <w:r w:rsidR="00000899">
        <w:t xml:space="preserve">Die </w:t>
      </w:r>
      <w:r w:rsidR="009510F8">
        <w:t xml:space="preserve">Beladung der </w:t>
      </w:r>
      <w:r w:rsidR="00000899">
        <w:t xml:space="preserve">Delivery rückt damit nach links an das Ende der Pause heran und es entsteht ggf. eine Wartezeit vor dem </w:t>
      </w:r>
      <w:proofErr w:type="spellStart"/>
      <w:r w:rsidR="00000899">
        <w:t>StartUnload</w:t>
      </w:r>
      <w:proofErr w:type="spellEnd"/>
      <w:r w:rsidR="00000899">
        <w:t xml:space="preserve">, falls das </w:t>
      </w:r>
      <w:proofErr w:type="spellStart"/>
      <w:r w:rsidR="00000899">
        <w:t>Assignment</w:t>
      </w:r>
      <w:proofErr w:type="spellEnd"/>
      <w:r w:rsidR="00000899">
        <w:t xml:space="preserve"> vorzeitig erfolgt ist</w:t>
      </w:r>
      <w:r w:rsidR="009510F8">
        <w:t xml:space="preserve">, weil der </w:t>
      </w:r>
      <w:proofErr w:type="spellStart"/>
      <w:r w:rsidR="009510F8">
        <w:t>StartUnload</w:t>
      </w:r>
      <w:proofErr w:type="spellEnd"/>
      <w:r w:rsidR="009510F8">
        <w:t>-Zeitstempel aus dem Tour-Schedule erhalten bleibt</w:t>
      </w:r>
      <w:r w:rsidR="00000899">
        <w:t>:</w:t>
      </w:r>
    </w:p>
    <w:p w14:paraId="277BC89D" w14:textId="0A95232D" w:rsidR="00000899" w:rsidRDefault="00000899" w:rsidP="00DB3DEB">
      <w:r w:rsidRPr="00000899">
        <w:rPr>
          <w:noProof/>
        </w:rPr>
        <w:drawing>
          <wp:inline distT="0" distB="0" distL="0" distR="0" wp14:anchorId="16731CB0" wp14:editId="39A75D80">
            <wp:extent cx="5759450" cy="1682750"/>
            <wp:effectExtent l="0" t="0" r="0" b="0"/>
            <wp:docPr id="199107140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32"/>
                    <a:stretch>
                      <a:fillRect/>
                    </a:stretch>
                  </pic:blipFill>
                  <pic:spPr>
                    <a:xfrm>
                      <a:off x="0" y="0"/>
                      <a:ext cx="5759450" cy="1682750"/>
                    </a:xfrm>
                    <a:prstGeom prst="rect">
                      <a:avLst/>
                    </a:prstGeom>
                  </pic:spPr>
                </pic:pic>
              </a:graphicData>
            </a:graphic>
          </wp:inline>
        </w:drawing>
      </w:r>
    </w:p>
    <w:p w14:paraId="3B2A0AC4" w14:textId="6E4F9B47" w:rsidR="00DB3DEB" w:rsidRDefault="00DB3DEB" w:rsidP="00DB3DEB">
      <w:r>
        <w:lastRenderedPageBreak/>
        <w:t xml:space="preserve">Es soll aber auch möglich sein, zunächst einmal nur den Approach incl. Pause anzuweisen und das </w:t>
      </w:r>
      <w:proofErr w:type="spellStart"/>
      <w:r>
        <w:t>Proposal</w:t>
      </w:r>
      <w:proofErr w:type="spellEnd"/>
      <w:r>
        <w:t xml:space="preserve"> selbst stehen zu lassen.</w:t>
      </w:r>
      <w:r w:rsidR="009510F8">
        <w:t xml:space="preserve"> Eine mögliche Lücke zwischen dem Ende der Pause und dem Start der Beladung des </w:t>
      </w:r>
      <w:proofErr w:type="spellStart"/>
      <w:r w:rsidR="009510F8">
        <w:t>Folgeproposals</w:t>
      </w:r>
      <w:proofErr w:type="spellEnd"/>
      <w:r w:rsidR="009510F8">
        <w:t xml:space="preserve"> bleibt dabei erhalten:</w:t>
      </w:r>
    </w:p>
    <w:p w14:paraId="3B281CC0" w14:textId="61E89BD9" w:rsidR="009510F8" w:rsidRDefault="009510F8" w:rsidP="00DB3DEB">
      <w:r w:rsidRPr="009510F8">
        <w:rPr>
          <w:noProof/>
        </w:rPr>
        <w:drawing>
          <wp:inline distT="0" distB="0" distL="0" distR="0" wp14:anchorId="33AFABE0" wp14:editId="16223161">
            <wp:extent cx="5759450" cy="1681480"/>
            <wp:effectExtent l="0" t="0" r="0" b="0"/>
            <wp:docPr id="152627937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9374" name="Grafik 1" descr="Ein Bild, das Text, Screenshot, Schrift, Reihe enthält.&#10;&#10;KI-generierte Inhalte können fehlerhaft sein."/>
                    <pic:cNvPicPr/>
                  </pic:nvPicPr>
                  <pic:blipFill>
                    <a:blip r:embed="rId33"/>
                    <a:stretch>
                      <a:fillRect/>
                    </a:stretch>
                  </pic:blipFill>
                  <pic:spPr>
                    <a:xfrm>
                      <a:off x="0" y="0"/>
                      <a:ext cx="5759450" cy="1681480"/>
                    </a:xfrm>
                    <a:prstGeom prst="rect">
                      <a:avLst/>
                    </a:prstGeom>
                  </pic:spPr>
                </pic:pic>
              </a:graphicData>
            </a:graphic>
          </wp:inline>
        </w:drawing>
      </w:r>
    </w:p>
    <w:p w14:paraId="4B386C25" w14:textId="64FF0F89" w:rsidR="009E6904" w:rsidRPr="00D003DB" w:rsidRDefault="009E6904" w:rsidP="00DB3DEB">
      <w:r>
        <w:t xml:space="preserve">In beiden Fällen ist die Pause Teil der Leerfahrt zum </w:t>
      </w:r>
      <w:proofErr w:type="spellStart"/>
      <w:r>
        <w:t>Ladewerk</w:t>
      </w:r>
      <w:proofErr w:type="spellEnd"/>
      <w:r>
        <w:t xml:space="preserve"> und wird gemeinsam mit dieser angewiesen.</w:t>
      </w:r>
    </w:p>
    <w:p w14:paraId="168C6713" w14:textId="77777777" w:rsidR="00D003DB" w:rsidRPr="009E6904" w:rsidRDefault="00D003DB" w:rsidP="009D6031">
      <w:pPr>
        <w:pStyle w:val="Listenabsatz"/>
        <w:numPr>
          <w:ilvl w:val="0"/>
          <w:numId w:val="15"/>
        </w:numPr>
        <w:rPr>
          <w:b/>
          <w:bCs/>
        </w:rPr>
      </w:pPr>
      <w:r w:rsidRPr="009E6904">
        <w:rPr>
          <w:b/>
          <w:bCs/>
        </w:rPr>
        <w:t>Pausenvorschlag hinter vorgeschlagenem Approach</w:t>
      </w:r>
    </w:p>
    <w:p w14:paraId="15B248D8" w14:textId="73A15417" w:rsidR="00D003DB" w:rsidRDefault="00D003DB" w:rsidP="00D003DB">
      <w:r w:rsidRPr="00D003DB">
        <w:rPr>
          <w:noProof/>
        </w:rPr>
        <w:drawing>
          <wp:inline distT="0" distB="0" distL="0" distR="0" wp14:anchorId="0F23FD74" wp14:editId="5B639856">
            <wp:extent cx="5759450" cy="1688465"/>
            <wp:effectExtent l="0" t="0" r="0" b="6985"/>
            <wp:docPr id="26196112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1123" name="Grafik 1" descr="Ein Bild, das Text, Screenshot, Schrift, Reihe enthält.&#10;&#10;KI-generierte Inhalte können fehlerhaft sein."/>
                    <pic:cNvPicPr/>
                  </pic:nvPicPr>
                  <pic:blipFill>
                    <a:blip r:embed="rId34"/>
                    <a:stretch>
                      <a:fillRect/>
                    </a:stretch>
                  </pic:blipFill>
                  <pic:spPr>
                    <a:xfrm>
                      <a:off x="0" y="0"/>
                      <a:ext cx="5759450" cy="1688465"/>
                    </a:xfrm>
                    <a:prstGeom prst="rect">
                      <a:avLst/>
                    </a:prstGeom>
                  </pic:spPr>
                </pic:pic>
              </a:graphicData>
            </a:graphic>
          </wp:inline>
        </w:drawing>
      </w:r>
    </w:p>
    <w:p w14:paraId="42129FC2" w14:textId="3AEA91C2" w:rsidR="009D6031" w:rsidRDefault="00DB3DEB" w:rsidP="00DB3DEB">
      <w:r>
        <w:t xml:space="preserve">Ein Klick auf </w:t>
      </w:r>
      <w:proofErr w:type="spellStart"/>
      <w:r>
        <w:t>Assign</w:t>
      </w:r>
      <w:proofErr w:type="spellEnd"/>
      <w:r>
        <w:t xml:space="preserve"> Best</w:t>
      </w:r>
      <w:r w:rsidRPr="00DB3DEB">
        <w:t xml:space="preserve"> </w:t>
      </w:r>
      <w:r>
        <w:t xml:space="preserve">wird das </w:t>
      </w:r>
      <w:proofErr w:type="spellStart"/>
      <w:r>
        <w:t>Folgeproposal</w:t>
      </w:r>
      <w:proofErr w:type="spellEnd"/>
      <w:r>
        <w:t xml:space="preserve"> incl. Pause </w:t>
      </w:r>
      <w:r w:rsidR="00000899">
        <w:t>hinter dem</w:t>
      </w:r>
      <w:r>
        <w:t xml:space="preserve"> Approach anweisen.</w:t>
      </w:r>
      <w:r w:rsidR="00000899">
        <w:t xml:space="preserve"> Die Pause rückt damit nach links an die Ankunft am Werk</w:t>
      </w:r>
      <w:r w:rsidR="009510F8">
        <w:t>, die Beladung der Folgelieferung startet dann direkt im Anschluss an das Ende der Pause und es entsteht ggf. eine Wartezeit</w:t>
      </w:r>
      <w:r w:rsidR="00000899">
        <w:t xml:space="preserve"> vor dem </w:t>
      </w:r>
      <w:proofErr w:type="spellStart"/>
      <w:r w:rsidR="00000899">
        <w:t>StartUnload</w:t>
      </w:r>
      <w:proofErr w:type="spellEnd"/>
      <w:r w:rsidR="00000899">
        <w:t xml:space="preserve">, falls das </w:t>
      </w:r>
      <w:proofErr w:type="spellStart"/>
      <w:r w:rsidR="00000899">
        <w:t>Assignment</w:t>
      </w:r>
      <w:proofErr w:type="spellEnd"/>
      <w:r w:rsidR="00000899">
        <w:t xml:space="preserve"> vorzeitig erfolgt ist</w:t>
      </w:r>
      <w:r w:rsidR="009510F8">
        <w:t xml:space="preserve">, weil der </w:t>
      </w:r>
      <w:proofErr w:type="spellStart"/>
      <w:r w:rsidR="009510F8">
        <w:t>StartUnload</w:t>
      </w:r>
      <w:proofErr w:type="spellEnd"/>
      <w:r w:rsidR="009510F8">
        <w:t>-Zeitstempel aus dem Tour-Schedule erhalten bleibt</w:t>
      </w:r>
      <w:r w:rsidR="00000899">
        <w:t>:</w:t>
      </w:r>
    </w:p>
    <w:p w14:paraId="7AB5FD5F" w14:textId="56445C9C" w:rsidR="00000899" w:rsidRDefault="00000899" w:rsidP="00DB3DEB">
      <w:r w:rsidRPr="00000899">
        <w:rPr>
          <w:noProof/>
        </w:rPr>
        <w:lastRenderedPageBreak/>
        <w:drawing>
          <wp:inline distT="0" distB="0" distL="0" distR="0" wp14:anchorId="17A1C04A" wp14:editId="13443EE4">
            <wp:extent cx="5759450" cy="1682750"/>
            <wp:effectExtent l="0" t="0" r="0" b="0"/>
            <wp:docPr id="55356845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32"/>
                    <a:stretch>
                      <a:fillRect/>
                    </a:stretch>
                  </pic:blipFill>
                  <pic:spPr>
                    <a:xfrm>
                      <a:off x="0" y="0"/>
                      <a:ext cx="5759450" cy="1682750"/>
                    </a:xfrm>
                    <a:prstGeom prst="rect">
                      <a:avLst/>
                    </a:prstGeom>
                  </pic:spPr>
                </pic:pic>
              </a:graphicData>
            </a:graphic>
          </wp:inline>
        </w:drawing>
      </w:r>
    </w:p>
    <w:p w14:paraId="32A8CC9C" w14:textId="1E7F8E77" w:rsidR="00DB3DEB" w:rsidRDefault="00DB3DEB" w:rsidP="00DB3DEB">
      <w:r>
        <w:t xml:space="preserve">Es soll aber auch möglich sein, zunächst einmal nur den Approach incl. Pause anzuweisen und das </w:t>
      </w:r>
      <w:proofErr w:type="spellStart"/>
      <w:r>
        <w:t>Proposal</w:t>
      </w:r>
      <w:proofErr w:type="spellEnd"/>
      <w:r>
        <w:t xml:space="preserve"> selbst stehen zu lassen.</w:t>
      </w:r>
      <w:r w:rsidR="009510F8" w:rsidRPr="009510F8">
        <w:t xml:space="preserve"> </w:t>
      </w:r>
      <w:r w:rsidR="009510F8">
        <w:t xml:space="preserve">Die Pause rückt dabei nach links direkt hinter die Ankunft am Werk, aber das </w:t>
      </w:r>
      <w:proofErr w:type="spellStart"/>
      <w:r w:rsidR="009510F8">
        <w:t>Proposal</w:t>
      </w:r>
      <w:proofErr w:type="spellEnd"/>
      <w:r w:rsidR="009510F8">
        <w:t xml:space="preserve"> der </w:t>
      </w:r>
      <w:proofErr w:type="spellStart"/>
      <w:r w:rsidR="009510F8">
        <w:t>Delivery</w:t>
      </w:r>
      <w:proofErr w:type="spellEnd"/>
      <w:r w:rsidR="009510F8">
        <w:t xml:space="preserve"> bleibt stehen:</w:t>
      </w:r>
    </w:p>
    <w:p w14:paraId="7764866D" w14:textId="6E26ECAC" w:rsidR="009510F8" w:rsidRDefault="009510F8" w:rsidP="00DB3DEB">
      <w:r w:rsidRPr="009510F8">
        <w:rPr>
          <w:noProof/>
        </w:rPr>
        <w:drawing>
          <wp:inline distT="0" distB="0" distL="0" distR="0" wp14:anchorId="665277AC" wp14:editId="209FC6B3">
            <wp:extent cx="5759450" cy="1677035"/>
            <wp:effectExtent l="0" t="0" r="0" b="0"/>
            <wp:docPr id="49829790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7908" name="Grafik 1" descr="Ein Bild, das Text, Screenshot, Schrift, Reihe enthält.&#10;&#10;KI-generierte Inhalte können fehlerhaft sein."/>
                    <pic:cNvPicPr/>
                  </pic:nvPicPr>
                  <pic:blipFill>
                    <a:blip r:embed="rId35"/>
                    <a:stretch>
                      <a:fillRect/>
                    </a:stretch>
                  </pic:blipFill>
                  <pic:spPr>
                    <a:xfrm>
                      <a:off x="0" y="0"/>
                      <a:ext cx="5759450" cy="1677035"/>
                    </a:xfrm>
                    <a:prstGeom prst="rect">
                      <a:avLst/>
                    </a:prstGeom>
                  </pic:spPr>
                </pic:pic>
              </a:graphicData>
            </a:graphic>
          </wp:inline>
        </w:drawing>
      </w:r>
    </w:p>
    <w:p w14:paraId="36109E58" w14:textId="77777777" w:rsidR="009E6904" w:rsidRPr="00D003DB" w:rsidRDefault="009E6904" w:rsidP="009E6904">
      <w:r>
        <w:t xml:space="preserve">In beiden Fällen ist die Pause Teil der Leerfahrt zum </w:t>
      </w:r>
      <w:proofErr w:type="spellStart"/>
      <w:r>
        <w:t>Ladewerk</w:t>
      </w:r>
      <w:proofErr w:type="spellEnd"/>
      <w:r>
        <w:t xml:space="preserve"> und wird gemeinsam mit dieser angewiesen.</w:t>
      </w:r>
    </w:p>
    <w:p w14:paraId="235B0804" w14:textId="77777777" w:rsidR="00D003DB" w:rsidRPr="009E6904" w:rsidRDefault="00D003DB" w:rsidP="009D6031">
      <w:pPr>
        <w:pStyle w:val="Listenabsatz"/>
        <w:numPr>
          <w:ilvl w:val="0"/>
          <w:numId w:val="15"/>
        </w:numPr>
        <w:rPr>
          <w:b/>
          <w:bCs/>
        </w:rPr>
      </w:pPr>
      <w:r w:rsidRPr="009E6904">
        <w:rPr>
          <w:b/>
          <w:bCs/>
        </w:rPr>
        <w:t xml:space="preserve">Pausenvorschlag für </w:t>
      </w:r>
      <w:proofErr w:type="spellStart"/>
      <w:r w:rsidRPr="009E6904">
        <w:rPr>
          <w:b/>
          <w:bCs/>
        </w:rPr>
        <w:t>idle</w:t>
      </w:r>
      <w:proofErr w:type="spellEnd"/>
      <w:r w:rsidRPr="009E6904">
        <w:rPr>
          <w:b/>
          <w:bCs/>
        </w:rPr>
        <w:t xml:space="preserve"> Truck</w:t>
      </w:r>
    </w:p>
    <w:p w14:paraId="69017414" w14:textId="120AB56B" w:rsidR="00D003DB" w:rsidRDefault="00D003DB" w:rsidP="00D003DB">
      <w:r w:rsidRPr="00B441D3">
        <w:rPr>
          <w:noProof/>
        </w:rPr>
        <w:drawing>
          <wp:inline distT="0" distB="0" distL="0" distR="0" wp14:anchorId="3FDE90C1" wp14:editId="2DC157EE">
            <wp:extent cx="5759450" cy="1658620"/>
            <wp:effectExtent l="0" t="0" r="0" b="0"/>
            <wp:docPr id="11268878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6"/>
                    <a:stretch>
                      <a:fillRect/>
                    </a:stretch>
                  </pic:blipFill>
                  <pic:spPr>
                    <a:xfrm>
                      <a:off x="0" y="0"/>
                      <a:ext cx="5759450" cy="1658620"/>
                    </a:xfrm>
                    <a:prstGeom prst="rect">
                      <a:avLst/>
                    </a:prstGeom>
                  </pic:spPr>
                </pic:pic>
              </a:graphicData>
            </a:graphic>
          </wp:inline>
        </w:drawing>
      </w:r>
    </w:p>
    <w:p w14:paraId="26D11B2F" w14:textId="5E5BAF17" w:rsidR="009D6031" w:rsidRDefault="009D6031" w:rsidP="009D6031">
      <w:r>
        <w:t xml:space="preserve">Ein Klick auf </w:t>
      </w:r>
      <w:proofErr w:type="spellStart"/>
      <w:r>
        <w:t>Assign</w:t>
      </w:r>
      <w:proofErr w:type="spellEnd"/>
      <w:r>
        <w:t xml:space="preserve"> Best</w:t>
      </w:r>
      <w:r w:rsidRPr="00DB3DEB">
        <w:t xml:space="preserve"> </w:t>
      </w:r>
      <w:r>
        <w:t xml:space="preserve">wird das </w:t>
      </w:r>
      <w:proofErr w:type="spellStart"/>
      <w:r>
        <w:t>Folgeproposal</w:t>
      </w:r>
      <w:proofErr w:type="spellEnd"/>
      <w:r>
        <w:t xml:space="preserve"> incl. Pause anweisen.</w:t>
      </w:r>
      <w:r w:rsidR="00000899">
        <w:t xml:space="preserve"> Die Pause rückt damit nach links an die „</w:t>
      </w:r>
      <w:proofErr w:type="spellStart"/>
      <w:r w:rsidR="00000899">
        <w:t>now</w:t>
      </w:r>
      <w:proofErr w:type="spellEnd"/>
      <w:r w:rsidR="00000899">
        <w:t>“-Linie heran</w:t>
      </w:r>
      <w:r w:rsidR="009510F8">
        <w:t>, die Beladung der Folgelieferung startet dann direkt im Anschluss an das Ende der Pause</w:t>
      </w:r>
      <w:r w:rsidR="00000899">
        <w:t xml:space="preserve"> und es entsteht ggf. eine Wartezeit </w:t>
      </w:r>
      <w:r w:rsidR="00000899">
        <w:lastRenderedPageBreak/>
        <w:t xml:space="preserve">vor dem </w:t>
      </w:r>
      <w:proofErr w:type="spellStart"/>
      <w:r w:rsidR="00000899">
        <w:t>StartUnload</w:t>
      </w:r>
      <w:proofErr w:type="spellEnd"/>
      <w:r w:rsidR="00000899">
        <w:t xml:space="preserve">, falls das </w:t>
      </w:r>
      <w:proofErr w:type="spellStart"/>
      <w:r w:rsidR="00000899">
        <w:t>Assignment</w:t>
      </w:r>
      <w:proofErr w:type="spellEnd"/>
      <w:r w:rsidR="00000899">
        <w:t xml:space="preserve"> vorzeitig erfolgt ist</w:t>
      </w:r>
      <w:r w:rsidR="009510F8">
        <w:t xml:space="preserve">, weil der </w:t>
      </w:r>
      <w:proofErr w:type="spellStart"/>
      <w:r w:rsidR="009510F8">
        <w:t>StartUnload</w:t>
      </w:r>
      <w:proofErr w:type="spellEnd"/>
      <w:r w:rsidR="009510F8">
        <w:t>-Zeitstempel aus dem Tour-Schedule erhalten bleibt:</w:t>
      </w:r>
    </w:p>
    <w:p w14:paraId="71093918" w14:textId="4BF120AE" w:rsidR="00000899" w:rsidRDefault="00000899" w:rsidP="009D6031">
      <w:r w:rsidRPr="00000899">
        <w:rPr>
          <w:noProof/>
        </w:rPr>
        <w:drawing>
          <wp:inline distT="0" distB="0" distL="0" distR="0" wp14:anchorId="7C7FA2C7" wp14:editId="7AB4E0E8">
            <wp:extent cx="5759450" cy="1675765"/>
            <wp:effectExtent l="0" t="0" r="0" b="635"/>
            <wp:docPr id="65175644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6445" name="Grafik 1" descr="Ein Bild, das Text, Screenshot, Schrift, Reihe enthält.&#10;&#10;KI-generierte Inhalte können fehlerhaft sein."/>
                    <pic:cNvPicPr/>
                  </pic:nvPicPr>
                  <pic:blipFill>
                    <a:blip r:embed="rId37"/>
                    <a:stretch>
                      <a:fillRect/>
                    </a:stretch>
                  </pic:blipFill>
                  <pic:spPr>
                    <a:xfrm>
                      <a:off x="0" y="0"/>
                      <a:ext cx="5759450" cy="1675765"/>
                    </a:xfrm>
                    <a:prstGeom prst="rect">
                      <a:avLst/>
                    </a:prstGeom>
                  </pic:spPr>
                </pic:pic>
              </a:graphicData>
            </a:graphic>
          </wp:inline>
        </w:drawing>
      </w:r>
    </w:p>
    <w:p w14:paraId="1E4048CB" w14:textId="45E4B3FB" w:rsidR="009E6904" w:rsidRPr="00D003DB" w:rsidRDefault="009D6031" w:rsidP="009D6031">
      <w:r>
        <w:t xml:space="preserve">Es soll aber auch möglich sein, zunächst einmal nur die Pause anzuweisen und das </w:t>
      </w:r>
      <w:proofErr w:type="spellStart"/>
      <w:r>
        <w:t>Proposal</w:t>
      </w:r>
      <w:proofErr w:type="spellEnd"/>
      <w:r>
        <w:t xml:space="preserve"> selbst stehen zu lassen</w:t>
      </w:r>
      <w:r w:rsidR="009E6904">
        <w:t>.</w:t>
      </w:r>
      <w:r w:rsidR="009E6904" w:rsidRPr="009E6904">
        <w:t xml:space="preserve"> </w:t>
      </w:r>
      <w:r w:rsidR="009E6904">
        <w:t xml:space="preserve">Die Pause rückt dabei nach links direkt hinter die Ankunft am Werk, aber das </w:t>
      </w:r>
      <w:proofErr w:type="spellStart"/>
      <w:r w:rsidR="009E6904">
        <w:t>Proposal</w:t>
      </w:r>
      <w:proofErr w:type="spellEnd"/>
      <w:r w:rsidR="009E6904">
        <w:t xml:space="preserve"> der </w:t>
      </w:r>
      <w:proofErr w:type="spellStart"/>
      <w:r w:rsidR="009E6904">
        <w:t>Delivery</w:t>
      </w:r>
      <w:proofErr w:type="spellEnd"/>
      <w:r w:rsidR="009E6904">
        <w:t xml:space="preserve"> bleibt stehen:</w:t>
      </w:r>
    </w:p>
    <w:p w14:paraId="7630FEA2" w14:textId="26001BAD" w:rsidR="009D6031" w:rsidRDefault="009D6031" w:rsidP="009D6031">
      <w:r w:rsidRPr="009D6031">
        <w:rPr>
          <w:noProof/>
        </w:rPr>
        <w:drawing>
          <wp:inline distT="0" distB="0" distL="0" distR="0" wp14:anchorId="6D328713" wp14:editId="66252263">
            <wp:extent cx="5759450" cy="1664335"/>
            <wp:effectExtent l="0" t="0" r="0" b="0"/>
            <wp:docPr id="15427446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4607" name="Grafik 1" descr="Ein Bild, das Text, Screenshot, Schrift, Reihe enthält.&#10;&#10;KI-generierte Inhalte können fehlerhaft sein."/>
                    <pic:cNvPicPr/>
                  </pic:nvPicPr>
                  <pic:blipFill>
                    <a:blip r:embed="rId38"/>
                    <a:stretch>
                      <a:fillRect/>
                    </a:stretch>
                  </pic:blipFill>
                  <pic:spPr>
                    <a:xfrm>
                      <a:off x="0" y="0"/>
                      <a:ext cx="5759450" cy="1664335"/>
                    </a:xfrm>
                    <a:prstGeom prst="rect">
                      <a:avLst/>
                    </a:prstGeom>
                  </pic:spPr>
                </pic:pic>
              </a:graphicData>
            </a:graphic>
          </wp:inline>
        </w:drawing>
      </w:r>
    </w:p>
    <w:p w14:paraId="2930DBEE" w14:textId="1E322C72" w:rsidR="009E6904" w:rsidRPr="00D003DB" w:rsidRDefault="009E6904" w:rsidP="009E6904">
      <w:r>
        <w:t xml:space="preserve">In beiden Fällen ist die Pause nicht Teil einer </w:t>
      </w:r>
      <w:proofErr w:type="gramStart"/>
      <w:r>
        <w:t>Leerfahrt</w:t>
      </w:r>
      <w:proofErr w:type="gramEnd"/>
      <w:r>
        <w:t xml:space="preserve"> sondern wird eigenständig angewiesen.</w:t>
      </w:r>
    </w:p>
    <w:p w14:paraId="4281DE4C" w14:textId="0E73D26C" w:rsidR="009E6904" w:rsidRDefault="009E6904" w:rsidP="009D6031">
      <w:r>
        <w:t>In allen vier obigen Szenarien gibt es also zwei Möglichkeiten:</w:t>
      </w:r>
    </w:p>
    <w:p w14:paraId="1BE29E1B" w14:textId="7E6BE85E" w:rsidR="009E6904" w:rsidRDefault="009E6904" w:rsidP="009D6031">
      <w:r>
        <w:t xml:space="preserve">Erstens wird durch einen Klick auf </w:t>
      </w:r>
      <w:proofErr w:type="spellStart"/>
      <w:r>
        <w:t>Assign</w:t>
      </w:r>
      <w:proofErr w:type="spellEnd"/>
      <w:r>
        <w:t xml:space="preserve"> Best die </w:t>
      </w:r>
      <w:proofErr w:type="spellStart"/>
      <w:r>
        <w:t>Delivery</w:t>
      </w:r>
      <w:proofErr w:type="spellEnd"/>
      <w:r>
        <w:t xml:space="preserve"> incl. Pause vor der Beladung angewiesen. Dieselbe Transaktion kann auch aus dem Gantt ausgelöst werden, indem der Eintrag </w:t>
      </w:r>
      <w:proofErr w:type="spellStart"/>
      <w:r w:rsidRPr="00E8532C">
        <w:rPr>
          <w:i/>
          <w:iCs/>
        </w:rPr>
        <w:t>Assign</w:t>
      </w:r>
      <w:proofErr w:type="spellEnd"/>
      <w:r w:rsidRPr="00E8532C">
        <w:rPr>
          <w:i/>
          <w:iCs/>
        </w:rPr>
        <w:t xml:space="preserve"> Best</w:t>
      </w:r>
      <w:r>
        <w:t xml:space="preserve"> aus dem Kontextmenü heraus aufgerufen wird</w:t>
      </w:r>
      <w:r w:rsidR="00E8532C">
        <w:t>:</w:t>
      </w:r>
    </w:p>
    <w:p w14:paraId="7B1198A6" w14:textId="2E294D6B" w:rsidR="00E8532C" w:rsidRDefault="00E8532C" w:rsidP="009D6031">
      <w:r w:rsidRPr="00E8532C">
        <w:rPr>
          <w:noProof/>
        </w:rPr>
        <w:drawing>
          <wp:inline distT="0" distB="0" distL="0" distR="0" wp14:anchorId="018BBDBE" wp14:editId="19537084">
            <wp:extent cx="1962000" cy="856800"/>
            <wp:effectExtent l="0" t="0" r="635" b="635"/>
            <wp:docPr id="1723105276"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5276" name="Grafik 1" descr="Ein Bild, das Text, Screenshot, Zahl, Display enthält.&#10;&#10;KI-generierte Inhalte können fehlerhaft sein."/>
                    <pic:cNvPicPr/>
                  </pic:nvPicPr>
                  <pic:blipFill>
                    <a:blip r:embed="rId39"/>
                    <a:stretch>
                      <a:fillRect/>
                    </a:stretch>
                  </pic:blipFill>
                  <pic:spPr>
                    <a:xfrm>
                      <a:off x="0" y="0"/>
                      <a:ext cx="1962000" cy="856800"/>
                    </a:xfrm>
                    <a:prstGeom prst="rect">
                      <a:avLst/>
                    </a:prstGeom>
                  </pic:spPr>
                </pic:pic>
              </a:graphicData>
            </a:graphic>
          </wp:inline>
        </w:drawing>
      </w:r>
    </w:p>
    <w:p w14:paraId="3C026A04" w14:textId="311030FA" w:rsidR="009E6904" w:rsidRDefault="009E6904" w:rsidP="009D6031">
      <w:r>
        <w:lastRenderedPageBreak/>
        <w:t xml:space="preserve">Zweitens muss eine Möglichkeit angeboten werden, nur die Pause anzuweisen, ohne die Lieferung gleich mit anzuweisen. Ist in diesem zweiten Fall die Pause Teil einer Leerfahrt, werden Leerfahrt und Pause immer gemeinsam angewiesen. Nur für den Fall, dass der Truck bereits </w:t>
      </w:r>
      <w:proofErr w:type="spellStart"/>
      <w:r>
        <w:t>idle</w:t>
      </w:r>
      <w:proofErr w:type="spellEnd"/>
      <w:r>
        <w:t xml:space="preserve"> am </w:t>
      </w:r>
      <w:proofErr w:type="spellStart"/>
      <w:r>
        <w:t>Ladewerk</w:t>
      </w:r>
      <w:proofErr w:type="spellEnd"/>
      <w:r>
        <w:t xml:space="preserve"> steht, oder die Leerfahrt zum Werk bereits angewiesen ist, wird die Pause einzeln ang</w:t>
      </w:r>
      <w:r w:rsidR="00E8532C">
        <w:t>e</w:t>
      </w:r>
      <w:r>
        <w:t>wiesen.</w:t>
      </w:r>
    </w:p>
    <w:p w14:paraId="65A8D4F3" w14:textId="7EC03838" w:rsidR="00E40365" w:rsidRDefault="00E40365" w:rsidP="00E40365">
      <w:pPr>
        <w:pStyle w:val="berschrift4"/>
      </w:pPr>
      <w:r>
        <w:t xml:space="preserve"> </w:t>
      </w:r>
      <w:bookmarkStart w:id="19" w:name="_Ref203476671"/>
      <w:r>
        <w:t>Fall 2: Keine Pausen-Anweisung durch Disponenten</w:t>
      </w:r>
      <w:bookmarkEnd w:id="19"/>
    </w:p>
    <w:p w14:paraId="18FE5DEC" w14:textId="21AD2B9C" w:rsidR="00E40365" w:rsidRDefault="00E40365" w:rsidP="00E40365">
      <w:r>
        <w:t>Für den Fall, dass die Optimierung Pausen vorschlägt, der Disponent diese jedoch nicht anweisen kann:</w:t>
      </w:r>
    </w:p>
    <w:p w14:paraId="54AD547B" w14:textId="4E09ACED" w:rsidR="005B166D" w:rsidRDefault="0093555C" w:rsidP="005B166D">
      <w:r>
        <w:t>Auch für diesen Fall können die v</w:t>
      </w:r>
      <w:r w:rsidR="005B166D">
        <w:t xml:space="preserve">ier Szenarien </w:t>
      </w:r>
      <w:r>
        <w:t>betrachtet</w:t>
      </w:r>
      <w:r w:rsidR="005B166D">
        <w:t xml:space="preserve"> werden:</w:t>
      </w:r>
    </w:p>
    <w:p w14:paraId="188EE4CD" w14:textId="77777777" w:rsidR="005B166D" w:rsidRDefault="005B166D" w:rsidP="005B166D">
      <w:pPr>
        <w:pStyle w:val="Listenabsatz"/>
        <w:numPr>
          <w:ilvl w:val="0"/>
          <w:numId w:val="19"/>
        </w:numPr>
        <w:rPr>
          <w:b/>
          <w:bCs/>
        </w:rPr>
      </w:pPr>
      <w:r w:rsidRPr="009E6904">
        <w:rPr>
          <w:b/>
          <w:bCs/>
        </w:rPr>
        <w:t xml:space="preserve">Pausenvorschlag hinter bereits angewiesenem </w:t>
      </w:r>
      <w:proofErr w:type="spellStart"/>
      <w:r w:rsidRPr="009E6904">
        <w:rPr>
          <w:b/>
          <w:bCs/>
        </w:rPr>
        <w:t>ReturnRun</w:t>
      </w:r>
      <w:proofErr w:type="spellEnd"/>
    </w:p>
    <w:p w14:paraId="7E4F0102" w14:textId="74D477D8" w:rsidR="005B166D" w:rsidRPr="00D003DB" w:rsidRDefault="005B166D" w:rsidP="0093555C">
      <w:pPr>
        <w:pStyle w:val="Listenabsatz"/>
        <w:numPr>
          <w:ilvl w:val="0"/>
          <w:numId w:val="19"/>
        </w:numPr>
      </w:pPr>
      <w:r w:rsidRPr="009E6904">
        <w:rPr>
          <w:b/>
          <w:bCs/>
        </w:rPr>
        <w:t>Pausenvorschlag während oder am Ende des vorgeschlagenen Approachs</w:t>
      </w:r>
    </w:p>
    <w:p w14:paraId="37E697A6" w14:textId="77777777" w:rsidR="005B166D" w:rsidRPr="009E6904" w:rsidRDefault="005B166D" w:rsidP="005B166D">
      <w:pPr>
        <w:pStyle w:val="Listenabsatz"/>
        <w:numPr>
          <w:ilvl w:val="0"/>
          <w:numId w:val="19"/>
        </w:numPr>
        <w:rPr>
          <w:b/>
          <w:bCs/>
        </w:rPr>
      </w:pPr>
      <w:r w:rsidRPr="009E6904">
        <w:rPr>
          <w:b/>
          <w:bCs/>
        </w:rPr>
        <w:t>Pausenvorschlag hinter vorgeschlagenem Approach</w:t>
      </w:r>
    </w:p>
    <w:p w14:paraId="23707F00" w14:textId="77777777" w:rsidR="005B166D" w:rsidRPr="009E6904" w:rsidRDefault="005B166D" w:rsidP="005B166D">
      <w:pPr>
        <w:pStyle w:val="Listenabsatz"/>
        <w:numPr>
          <w:ilvl w:val="0"/>
          <w:numId w:val="19"/>
        </w:numPr>
        <w:rPr>
          <w:b/>
          <w:bCs/>
        </w:rPr>
      </w:pPr>
      <w:r w:rsidRPr="009E6904">
        <w:rPr>
          <w:b/>
          <w:bCs/>
        </w:rPr>
        <w:t xml:space="preserve">Pausenvorschlag für </w:t>
      </w:r>
      <w:proofErr w:type="spellStart"/>
      <w:r w:rsidRPr="009E6904">
        <w:rPr>
          <w:b/>
          <w:bCs/>
        </w:rPr>
        <w:t>idle</w:t>
      </w:r>
      <w:proofErr w:type="spellEnd"/>
      <w:r w:rsidRPr="009E6904">
        <w:rPr>
          <w:b/>
          <w:bCs/>
        </w:rPr>
        <w:t xml:space="preserve"> Truck</w:t>
      </w:r>
    </w:p>
    <w:p w14:paraId="761994A9" w14:textId="77777777" w:rsidR="005975CB" w:rsidRDefault="0093555C" w:rsidP="005B166D">
      <w:r>
        <w:t xml:space="preserve">Allen vier Szenarien gemein ist, dass das erste </w:t>
      </w:r>
      <w:proofErr w:type="spellStart"/>
      <w:r>
        <w:t>Proposal</w:t>
      </w:r>
      <w:proofErr w:type="spellEnd"/>
      <w:r>
        <w:t xml:space="preserve"> im TS eine Pause enthält. </w:t>
      </w:r>
      <w:r w:rsidR="005975CB">
        <w:t xml:space="preserve">Hier stellvertretend die Situation die Situation für Szenario 4 für den </w:t>
      </w:r>
      <w:proofErr w:type="spellStart"/>
      <w:r w:rsidR="005975CB">
        <w:t>idle</w:t>
      </w:r>
      <w:proofErr w:type="spellEnd"/>
      <w:r w:rsidR="005975CB">
        <w:t xml:space="preserve"> Truck:</w:t>
      </w:r>
    </w:p>
    <w:p w14:paraId="7A217FD0" w14:textId="7231550E" w:rsidR="005975CB" w:rsidRDefault="005975CB" w:rsidP="005B166D">
      <w:r w:rsidRPr="00B441D3">
        <w:rPr>
          <w:noProof/>
        </w:rPr>
        <w:drawing>
          <wp:inline distT="0" distB="0" distL="0" distR="0" wp14:anchorId="6998FC16" wp14:editId="0408A731">
            <wp:extent cx="5759450" cy="1658620"/>
            <wp:effectExtent l="0" t="0" r="0" b="0"/>
            <wp:docPr id="13772442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6"/>
                    <a:stretch>
                      <a:fillRect/>
                    </a:stretch>
                  </pic:blipFill>
                  <pic:spPr>
                    <a:xfrm>
                      <a:off x="0" y="0"/>
                      <a:ext cx="5759450" cy="1658620"/>
                    </a:xfrm>
                    <a:prstGeom prst="rect">
                      <a:avLst/>
                    </a:prstGeom>
                  </pic:spPr>
                </pic:pic>
              </a:graphicData>
            </a:graphic>
          </wp:inline>
        </w:drawing>
      </w:r>
    </w:p>
    <w:p w14:paraId="6680C53B" w14:textId="366D8E9E" w:rsidR="0093555C" w:rsidRDefault="0093555C" w:rsidP="005B166D">
      <w:r>
        <w:t xml:space="preserve">Da Pausen in diesem Fall jedoch nie vom Disponenten angewiesen werden können, kann es </w:t>
      </w:r>
      <w:r w:rsidR="005975CB">
        <w:t xml:space="preserve">auch </w:t>
      </w:r>
      <w:r>
        <w:t xml:space="preserve">kein </w:t>
      </w:r>
      <w:proofErr w:type="spellStart"/>
      <w:r>
        <w:t>Assign</w:t>
      </w:r>
      <w:proofErr w:type="spellEnd"/>
      <w:r>
        <w:t xml:space="preserve"> Best geben, da es nicht möglich ist, dem Optimierer „Best“ zu folgen. Der </w:t>
      </w:r>
      <w:proofErr w:type="spellStart"/>
      <w:r>
        <w:t>Assign</w:t>
      </w:r>
      <w:proofErr w:type="spellEnd"/>
      <w:r>
        <w:t xml:space="preserve"> Best-Button </w:t>
      </w:r>
      <w:r w:rsidR="005975CB">
        <w:t>(</w:t>
      </w:r>
      <w:r>
        <w:t>sowie der entsprechende Punkt im Gantt-Kontextmenü</w:t>
      </w:r>
      <w:r w:rsidR="005975CB">
        <w:t>)</w:t>
      </w:r>
      <w:r>
        <w:t xml:space="preserve"> m</w:t>
      </w:r>
      <w:r w:rsidR="005975CB">
        <w:t>u</w:t>
      </w:r>
      <w:r>
        <w:t xml:space="preserve">ss demzufolge ausgegraut werden: </w:t>
      </w:r>
      <w:proofErr w:type="spellStart"/>
      <w:r>
        <w:t>Assign</w:t>
      </w:r>
      <w:proofErr w:type="spellEnd"/>
      <w:r>
        <w:t xml:space="preserve"> Best ist nicht möglich.</w:t>
      </w:r>
    </w:p>
    <w:p w14:paraId="0516ABC6" w14:textId="7FE0A7E7" w:rsidR="005B166D" w:rsidRDefault="005B166D" w:rsidP="00E40365">
      <w:r>
        <w:t xml:space="preserve">Der Disponent kann aber jederzeit durch manuelles </w:t>
      </w:r>
      <w:proofErr w:type="spellStart"/>
      <w:r>
        <w:t>Assignment</w:t>
      </w:r>
      <w:proofErr w:type="spellEnd"/>
      <w:r>
        <w:t xml:space="preserve"> dem Fahrzeug eine neue Anweisung geben. Diese zählt dann nicht als </w:t>
      </w:r>
      <w:proofErr w:type="spellStart"/>
      <w:r>
        <w:t>Assign</w:t>
      </w:r>
      <w:proofErr w:type="spellEnd"/>
      <w:r>
        <w:t xml:space="preserve"> Best.</w:t>
      </w:r>
    </w:p>
    <w:p w14:paraId="39037827" w14:textId="08871EA1" w:rsidR="00E8532C" w:rsidRDefault="00E40365" w:rsidP="00E8532C">
      <w:pPr>
        <w:pStyle w:val="berschrift4"/>
      </w:pPr>
      <w:r>
        <w:lastRenderedPageBreak/>
        <w:t xml:space="preserve"> </w:t>
      </w:r>
      <w:r w:rsidR="00E8532C">
        <w:t>Erweiterung der GUI</w:t>
      </w:r>
    </w:p>
    <w:p w14:paraId="3860FA22" w14:textId="6C4189DD" w:rsidR="00C0453A" w:rsidRDefault="00E8532C" w:rsidP="00A63AF4">
      <w:r>
        <w:t xml:space="preserve">Es soll dazu im Report &amp; </w:t>
      </w:r>
      <w:proofErr w:type="spellStart"/>
      <w:r>
        <w:t>Assign</w:t>
      </w:r>
      <w:proofErr w:type="spellEnd"/>
      <w:r>
        <w:t xml:space="preserve">-Fenster im Planned </w:t>
      </w:r>
      <w:proofErr w:type="spellStart"/>
      <w:r>
        <w:t>Grid</w:t>
      </w:r>
      <w:proofErr w:type="spellEnd"/>
      <w:r>
        <w:t xml:space="preserve"> das Kontextmenü erweitert werden um einen neuen Eintrag „</w:t>
      </w:r>
      <w:proofErr w:type="spellStart"/>
      <w:r>
        <w:t>Assign</w:t>
      </w:r>
      <w:proofErr w:type="spellEnd"/>
      <w:r>
        <w:t xml:space="preserve"> Break“</w:t>
      </w:r>
      <w:r w:rsidR="0093555C">
        <w:t>, der sichtbar sein soll, falls Pausen-Anweisungen durch den Disponenten möglich sind</w:t>
      </w:r>
      <w:r w:rsidR="00B76565">
        <w:t xml:space="preserve"> (Fall 1)</w:t>
      </w:r>
      <w:r w:rsidR="00C0453A">
        <w:t>:</w:t>
      </w:r>
    </w:p>
    <w:p w14:paraId="3A8C9B4F" w14:textId="77777777" w:rsidR="00C0453A" w:rsidRDefault="00C0453A" w:rsidP="00A63AF4">
      <w:r w:rsidRPr="00C0453A">
        <w:rPr>
          <w:noProof/>
        </w:rPr>
        <w:drawing>
          <wp:inline distT="0" distB="0" distL="0" distR="0" wp14:anchorId="0DA43F18" wp14:editId="6DA99EB9">
            <wp:extent cx="2491200" cy="2847600"/>
            <wp:effectExtent l="0" t="0" r="4445" b="0"/>
            <wp:docPr id="444441523"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1523" name="Grafik 1" descr="Ein Bild, das Text, Elektronik, Screenshot, Display enthält.&#10;&#10;KI-generierte Inhalte können fehlerhaft sein."/>
                    <pic:cNvPicPr/>
                  </pic:nvPicPr>
                  <pic:blipFill>
                    <a:blip r:embed="rId40"/>
                    <a:stretch>
                      <a:fillRect/>
                    </a:stretch>
                  </pic:blipFill>
                  <pic:spPr>
                    <a:xfrm>
                      <a:off x="0" y="0"/>
                      <a:ext cx="2491200" cy="2847600"/>
                    </a:xfrm>
                    <a:prstGeom prst="rect">
                      <a:avLst/>
                    </a:prstGeom>
                  </pic:spPr>
                </pic:pic>
              </a:graphicData>
            </a:graphic>
          </wp:inline>
        </w:drawing>
      </w:r>
    </w:p>
    <w:p w14:paraId="176AF1FE" w14:textId="1B6CDDFB" w:rsidR="00B441D3" w:rsidRDefault="00E8532C" w:rsidP="00A63AF4">
      <w:r>
        <w:t xml:space="preserve">Dieser Eintrag soll auf dem ersten Element des Planned </w:t>
      </w:r>
      <w:proofErr w:type="spellStart"/>
      <w:r>
        <w:t>Grid</w:t>
      </w:r>
      <w:proofErr w:type="spellEnd"/>
      <w:r>
        <w:t xml:space="preserve"> dann selektierbar sein, wenn das erste Element einen Pausen-Vorschlag enthält (d.h. die beiden Zeitstempel </w:t>
      </w:r>
      <w:proofErr w:type="spellStart"/>
      <w:r>
        <w:t>thePauseStart</w:t>
      </w:r>
      <w:proofErr w:type="spellEnd"/>
      <w:r>
        <w:t xml:space="preserve"> und </w:t>
      </w:r>
      <w:proofErr w:type="spellStart"/>
      <w:r>
        <w:t>thePauseEnd</w:t>
      </w:r>
      <w:proofErr w:type="spellEnd"/>
      <w:r>
        <w:t xml:space="preserve"> gesetzt sind). Angezeigt soll die Option dann, wenn die neue BA RAAB (Report &amp; </w:t>
      </w:r>
      <w:proofErr w:type="spellStart"/>
      <w:r>
        <w:t>Assign</w:t>
      </w:r>
      <w:proofErr w:type="spellEnd"/>
      <w:r>
        <w:t xml:space="preserve">: </w:t>
      </w:r>
      <w:proofErr w:type="spellStart"/>
      <w:r>
        <w:t>Assign</w:t>
      </w:r>
      <w:proofErr w:type="spellEnd"/>
      <w:r>
        <w:t xml:space="preserve"> Break) gesetzt ist. Die neue BA soll per Default aktiv sein. Im Gantt soll diese Option ebenfalls verfügbar sein</w:t>
      </w:r>
      <w:r w:rsidR="00C0453A">
        <w:t xml:space="preserve"> (unmittelbar unter </w:t>
      </w:r>
      <w:proofErr w:type="spellStart"/>
      <w:r w:rsidR="00C0453A">
        <w:t>Assign</w:t>
      </w:r>
      <w:proofErr w:type="spellEnd"/>
      <w:r w:rsidR="00C0453A">
        <w:t xml:space="preserve"> Best)</w:t>
      </w:r>
      <w:r>
        <w:t>, fall</w:t>
      </w:r>
      <w:r w:rsidR="00C0453A">
        <w:t xml:space="preserve">s das erste </w:t>
      </w:r>
      <w:proofErr w:type="spellStart"/>
      <w:r w:rsidR="00C0453A">
        <w:t>Proposal</w:t>
      </w:r>
      <w:proofErr w:type="spellEnd"/>
      <w:r w:rsidR="00C0453A">
        <w:t xml:space="preserve"> Pausenzeiten gesetzt hat.</w:t>
      </w:r>
    </w:p>
    <w:p w14:paraId="1307E50D" w14:textId="3D5F0BFB" w:rsidR="006A3E73" w:rsidRDefault="00B76565" w:rsidP="00A63AF4">
      <w:r>
        <w:t>Werden Pausen nicht durch den Disponenten angewiesen (Fall 2), so soll es diesen neuen Eintrag nicht geben.</w:t>
      </w:r>
    </w:p>
    <w:p w14:paraId="01A36EC9" w14:textId="061F8057" w:rsidR="00782E6C" w:rsidRDefault="00782E6C" w:rsidP="00782E6C">
      <w:pPr>
        <w:pStyle w:val="berschrift3"/>
        <w:rPr>
          <w:lang w:val="en-GB"/>
        </w:rPr>
      </w:pPr>
      <w:bookmarkStart w:id="20" w:name="_Toc203997396"/>
      <w:r w:rsidRPr="00782E6C">
        <w:rPr>
          <w:lang w:val="en-GB"/>
        </w:rPr>
        <w:t xml:space="preserve">Break-Assignment </w:t>
      </w:r>
      <w:proofErr w:type="spellStart"/>
      <w:r w:rsidRPr="00782E6C">
        <w:rPr>
          <w:lang w:val="en-GB"/>
        </w:rPr>
        <w:t>beim</w:t>
      </w:r>
      <w:proofErr w:type="spellEnd"/>
      <w:r w:rsidRPr="00782E6C">
        <w:rPr>
          <w:lang w:val="en-GB"/>
        </w:rPr>
        <w:t xml:space="preserve"> Assign-B</w:t>
      </w:r>
      <w:r>
        <w:rPr>
          <w:lang w:val="en-GB"/>
        </w:rPr>
        <w:t>est (Non-</w:t>
      </w:r>
      <w:proofErr w:type="spellStart"/>
      <w:r>
        <w:rPr>
          <w:lang w:val="en-GB"/>
        </w:rPr>
        <w:t>Telematik</w:t>
      </w:r>
      <w:proofErr w:type="spellEnd"/>
      <w:r>
        <w:rPr>
          <w:lang w:val="en-GB"/>
        </w:rPr>
        <w:t>)</w:t>
      </w:r>
      <w:bookmarkEnd w:id="20"/>
    </w:p>
    <w:p w14:paraId="3298CA55" w14:textId="14071416" w:rsidR="00B76565" w:rsidRDefault="00B76565" w:rsidP="00B76565">
      <w:pPr>
        <w:pStyle w:val="berschrift4"/>
      </w:pPr>
      <w:r w:rsidRPr="006A3E73">
        <w:rPr>
          <w:lang w:val="en-GB"/>
        </w:rPr>
        <w:t xml:space="preserve"> </w:t>
      </w:r>
      <w:r>
        <w:t>Fall 1: Pausen-Anweisung durch Disponenten</w:t>
      </w:r>
    </w:p>
    <w:p w14:paraId="2A96EE61" w14:textId="77777777" w:rsidR="00B76565" w:rsidRDefault="00B76565" w:rsidP="00B76565">
      <w:r>
        <w:t>Für den Fall, dass die Optimierung Pausen vorschlägt und der Disponent diese anweisen kann:</w:t>
      </w:r>
    </w:p>
    <w:p w14:paraId="65F6E61C" w14:textId="5EDE87A5" w:rsidR="00782E6C" w:rsidRDefault="00782E6C" w:rsidP="00782E6C">
      <w:r>
        <w:t xml:space="preserve">Beim </w:t>
      </w:r>
      <w:proofErr w:type="spellStart"/>
      <w:r>
        <w:t>Assign</w:t>
      </w:r>
      <w:proofErr w:type="spellEnd"/>
      <w:r>
        <w:t xml:space="preserve">-Best eines </w:t>
      </w:r>
      <w:proofErr w:type="spellStart"/>
      <w:r>
        <w:t>Proposals</w:t>
      </w:r>
      <w:proofErr w:type="spellEnd"/>
      <w:r>
        <w:t xml:space="preserve"> an ein Non-Telematik-Fahrzeug wird üblicherweise die Leerfahrt zum </w:t>
      </w:r>
      <w:proofErr w:type="spellStart"/>
      <w:r>
        <w:t>Ladewerk</w:t>
      </w:r>
      <w:proofErr w:type="spellEnd"/>
      <w:r>
        <w:t xml:space="preserve"> des </w:t>
      </w:r>
      <w:proofErr w:type="spellStart"/>
      <w:r>
        <w:t>Folgeproposals</w:t>
      </w:r>
      <w:proofErr w:type="spellEnd"/>
      <w:r>
        <w:t xml:space="preserve"> mit angewiesen. Enthält diese Leerfahrt eine Pause, so soll diese zusammen mit der Leerfahrt angewiesen werden.</w:t>
      </w:r>
    </w:p>
    <w:p w14:paraId="4EE846A7" w14:textId="67CFADC7" w:rsidR="00FC63BC" w:rsidRDefault="00FC63BC" w:rsidP="00782E6C">
      <w:r w:rsidRPr="00FC63BC">
        <w:rPr>
          <w:noProof/>
        </w:rPr>
        <w:lastRenderedPageBreak/>
        <w:drawing>
          <wp:inline distT="0" distB="0" distL="0" distR="0" wp14:anchorId="254A8DE7" wp14:editId="52F6C189">
            <wp:extent cx="5759450" cy="1301115"/>
            <wp:effectExtent l="0" t="0" r="0" b="0"/>
            <wp:docPr id="97668970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9706" name="Grafik 1" descr="Ein Bild, das Text, Screenshot, Schrift, Reihe enthält.&#10;&#10;KI-generierte Inhalte können fehlerhaft sein."/>
                    <pic:cNvPicPr/>
                  </pic:nvPicPr>
                  <pic:blipFill>
                    <a:blip r:embed="rId41"/>
                    <a:stretch>
                      <a:fillRect/>
                    </a:stretch>
                  </pic:blipFill>
                  <pic:spPr>
                    <a:xfrm>
                      <a:off x="0" y="0"/>
                      <a:ext cx="5759450" cy="1301115"/>
                    </a:xfrm>
                    <a:prstGeom prst="rect">
                      <a:avLst/>
                    </a:prstGeom>
                  </pic:spPr>
                </pic:pic>
              </a:graphicData>
            </a:graphic>
          </wp:inline>
        </w:drawing>
      </w:r>
    </w:p>
    <w:p w14:paraId="15BF6003" w14:textId="34943E48" w:rsidR="00FC63BC" w:rsidRDefault="00FC63BC" w:rsidP="00782E6C">
      <w:r>
        <w:t xml:space="preserve">Durch das </w:t>
      </w:r>
      <w:proofErr w:type="spellStart"/>
      <w:r>
        <w:t>Assignment</w:t>
      </w:r>
      <w:proofErr w:type="spellEnd"/>
      <w:r>
        <w:t xml:space="preserve"> an den non-Telematik-Truck wird eine mögliche Pause des Follow-Up-</w:t>
      </w:r>
      <w:proofErr w:type="spellStart"/>
      <w:r>
        <w:t>Proposals</w:t>
      </w:r>
      <w:proofErr w:type="spellEnd"/>
      <w:r>
        <w:t xml:space="preserve"> direkt mit angewiesen:</w:t>
      </w:r>
    </w:p>
    <w:p w14:paraId="394F7F12" w14:textId="431A3880" w:rsidR="00FC63BC" w:rsidRDefault="00FC63BC" w:rsidP="00782E6C">
      <w:r w:rsidRPr="00FC63BC">
        <w:rPr>
          <w:noProof/>
        </w:rPr>
        <w:drawing>
          <wp:inline distT="0" distB="0" distL="0" distR="0" wp14:anchorId="5FF66F79" wp14:editId="5605D4A6">
            <wp:extent cx="5759450" cy="1290955"/>
            <wp:effectExtent l="0" t="0" r="0" b="4445"/>
            <wp:docPr id="203018961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9611" name="Grafik 1" descr="Ein Bild, das Text, Screenshot, Schrift, Zahl enthält.&#10;&#10;KI-generierte Inhalte können fehlerhaft sein."/>
                    <pic:cNvPicPr/>
                  </pic:nvPicPr>
                  <pic:blipFill>
                    <a:blip r:embed="rId42"/>
                    <a:stretch>
                      <a:fillRect/>
                    </a:stretch>
                  </pic:blipFill>
                  <pic:spPr>
                    <a:xfrm>
                      <a:off x="0" y="0"/>
                      <a:ext cx="5759450" cy="1290955"/>
                    </a:xfrm>
                    <a:prstGeom prst="rect">
                      <a:avLst/>
                    </a:prstGeom>
                  </pic:spPr>
                </pic:pic>
              </a:graphicData>
            </a:graphic>
          </wp:inline>
        </w:drawing>
      </w:r>
    </w:p>
    <w:p w14:paraId="0F1101C6" w14:textId="6FF0BFDD" w:rsidR="00782E6C" w:rsidRDefault="00782E6C" w:rsidP="00782E6C">
      <w:commentRangeStart w:id="21"/>
      <w:r>
        <w:t xml:space="preserve">Im Extremfall könnte ein </w:t>
      </w:r>
      <w:proofErr w:type="spellStart"/>
      <w:r>
        <w:t>Assign</w:t>
      </w:r>
      <w:proofErr w:type="spellEnd"/>
      <w:r>
        <w:t>-Best an ein Non-Telematik-Fahrzeug gleich zwei Pausen anweisen</w:t>
      </w:r>
      <w:commentRangeEnd w:id="21"/>
      <w:r w:rsidR="00332090">
        <w:rPr>
          <w:rStyle w:val="Kommentarzeichen"/>
        </w:rPr>
        <w:commentReference w:id="21"/>
      </w:r>
      <w:r>
        <w:t xml:space="preserve">: Eine auf dem Weg zum ersten </w:t>
      </w:r>
      <w:proofErr w:type="spellStart"/>
      <w:r>
        <w:t>Ladewerk</w:t>
      </w:r>
      <w:proofErr w:type="spellEnd"/>
      <w:r>
        <w:t xml:space="preserve"> und eine zweite nach dem Abladen auf dem Rückweg zum zweiten </w:t>
      </w:r>
      <w:proofErr w:type="spellStart"/>
      <w:r>
        <w:t>Ladewerk</w:t>
      </w:r>
      <w:proofErr w:type="spellEnd"/>
      <w:r w:rsidR="0087264C">
        <w:t>:</w:t>
      </w:r>
    </w:p>
    <w:p w14:paraId="0B89ABEA" w14:textId="03B2A596" w:rsidR="0087264C" w:rsidRDefault="0087264C" w:rsidP="00782E6C">
      <w:r w:rsidRPr="0087264C">
        <w:rPr>
          <w:noProof/>
        </w:rPr>
        <w:drawing>
          <wp:inline distT="0" distB="0" distL="0" distR="0" wp14:anchorId="77872230" wp14:editId="713B4DDA">
            <wp:extent cx="5759450" cy="1287145"/>
            <wp:effectExtent l="0" t="0" r="0" b="8255"/>
            <wp:docPr id="9649386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8643" name="Grafik 1" descr="Ein Bild, das Text, Screenshot, Schrift, Reihe enthält.&#10;&#10;KI-generierte Inhalte können fehlerhaft sein."/>
                    <pic:cNvPicPr/>
                  </pic:nvPicPr>
                  <pic:blipFill>
                    <a:blip r:embed="rId43"/>
                    <a:stretch>
                      <a:fillRect/>
                    </a:stretch>
                  </pic:blipFill>
                  <pic:spPr>
                    <a:xfrm>
                      <a:off x="0" y="0"/>
                      <a:ext cx="5759450" cy="1287145"/>
                    </a:xfrm>
                    <a:prstGeom prst="rect">
                      <a:avLst/>
                    </a:prstGeom>
                  </pic:spPr>
                </pic:pic>
              </a:graphicData>
            </a:graphic>
          </wp:inline>
        </w:drawing>
      </w:r>
    </w:p>
    <w:p w14:paraId="74BC7165" w14:textId="07CFCD68" w:rsidR="0087264C" w:rsidRDefault="0087264C" w:rsidP="00782E6C">
      <w:r>
        <w:t xml:space="preserve">Sind sowohl vor als auch nach der Lieferung Pausen geplant, muss eine Anweisung </w:t>
      </w:r>
      <w:r w:rsidR="000D3375">
        <w:t>gleich beide Pausen zusammen mit der Lieferung und der Leerfahrt am Ende mit anweisen:</w:t>
      </w:r>
    </w:p>
    <w:p w14:paraId="60E2F863" w14:textId="38D194E8" w:rsidR="0087264C" w:rsidRDefault="0087264C" w:rsidP="00782E6C">
      <w:r w:rsidRPr="0087264C">
        <w:rPr>
          <w:noProof/>
        </w:rPr>
        <w:drawing>
          <wp:inline distT="0" distB="0" distL="0" distR="0" wp14:anchorId="5B4A5395" wp14:editId="33DADBDB">
            <wp:extent cx="5759450" cy="1299845"/>
            <wp:effectExtent l="0" t="0" r="0" b="0"/>
            <wp:docPr id="197696472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4727" name="Grafik 1" descr="Ein Bild, das Text, Screenshot, Schrift, Reihe enthält.&#10;&#10;KI-generierte Inhalte können fehlerhaft sein."/>
                    <pic:cNvPicPr/>
                  </pic:nvPicPr>
                  <pic:blipFill>
                    <a:blip r:embed="rId44"/>
                    <a:stretch>
                      <a:fillRect/>
                    </a:stretch>
                  </pic:blipFill>
                  <pic:spPr>
                    <a:xfrm>
                      <a:off x="0" y="0"/>
                      <a:ext cx="5759450" cy="1299845"/>
                    </a:xfrm>
                    <a:prstGeom prst="rect">
                      <a:avLst/>
                    </a:prstGeom>
                  </pic:spPr>
                </pic:pic>
              </a:graphicData>
            </a:graphic>
          </wp:inline>
        </w:drawing>
      </w:r>
    </w:p>
    <w:p w14:paraId="1F24D222" w14:textId="5B713E61" w:rsidR="00B76565" w:rsidRDefault="00B76565" w:rsidP="00782E6C">
      <w:r>
        <w:lastRenderedPageBreak/>
        <w:t>Das ist vermutlich eher die Ausnahme für Beton-Lieferungen, sollte bei der Entwicklung jedoch berücksichtigt werden.</w:t>
      </w:r>
    </w:p>
    <w:p w14:paraId="5605AC3F" w14:textId="0776CCD7" w:rsidR="00B76565" w:rsidRDefault="00B76565" w:rsidP="00B76565">
      <w:pPr>
        <w:pStyle w:val="berschrift4"/>
      </w:pPr>
      <w:r>
        <w:t xml:space="preserve"> Fall 2: Keine Pausen-Anweisung durch Disponenten</w:t>
      </w:r>
    </w:p>
    <w:p w14:paraId="32ADD5A3" w14:textId="77777777" w:rsidR="00B76565" w:rsidRDefault="00B76565" w:rsidP="00B76565">
      <w:r>
        <w:t>Für den Fall, dass die Optimierung Pausen vorschlägt, der Disponent diese jedoch nicht anweisen kann:</w:t>
      </w:r>
    </w:p>
    <w:p w14:paraId="31A3050E" w14:textId="3CA42FFD" w:rsidR="00B76565" w:rsidRDefault="00B76565" w:rsidP="00782E6C">
      <w:r>
        <w:t xml:space="preserve">Pausen werden auch an Non-Telematik-Fahrzeuge nicht mit angewiesen. Es werden weder die vorgeschlagenen Pausen nach der Lieferung auf dem </w:t>
      </w:r>
      <w:proofErr w:type="gramStart"/>
      <w:r>
        <w:t>Rückweg,</w:t>
      </w:r>
      <w:proofErr w:type="gramEnd"/>
      <w:r>
        <w:t xml:space="preserve"> noch die auf dem Weg zum ersten </w:t>
      </w:r>
      <w:proofErr w:type="spellStart"/>
      <w:r>
        <w:t>Ladewerk</w:t>
      </w:r>
      <w:proofErr w:type="spellEnd"/>
      <w:r>
        <w:t xml:space="preserve"> mit angewiesen. Wie schon für Telematik-Fahrzeuge gibt es auch für Non-Telematik-Fahrzeuge kein </w:t>
      </w:r>
      <w:proofErr w:type="spellStart"/>
      <w:r>
        <w:t>Assign</w:t>
      </w:r>
      <w:proofErr w:type="spellEnd"/>
      <w:r>
        <w:t xml:space="preserve"> Best, wenn der TS mit einer Pause beginnt, sondern es muss entweder manuell angewiesen werden, oder die Pause genommen oder übersprungen werden (siehe Abschnitt </w:t>
      </w:r>
      <w:r>
        <w:fldChar w:fldCharType="begin"/>
      </w:r>
      <w:r>
        <w:instrText xml:space="preserve"> REF _Ref203482267 \r \h </w:instrText>
      </w:r>
      <w:r>
        <w:fldChar w:fldCharType="separate"/>
      </w:r>
      <w:r>
        <w:t>2.3</w:t>
      </w:r>
      <w:r>
        <w:fldChar w:fldCharType="end"/>
      </w:r>
      <w:r>
        <w:t xml:space="preserve"> weiter unten).</w:t>
      </w:r>
    </w:p>
    <w:p w14:paraId="7EE47DA1" w14:textId="658D2FEB" w:rsidR="00A7058B" w:rsidRDefault="00A7058B" w:rsidP="00782E6C">
      <w:pPr>
        <w:pStyle w:val="berschrift3"/>
      </w:pPr>
      <w:bookmarkStart w:id="22" w:name="_Toc203997397"/>
      <w:r>
        <w:t>Telematik-Integration von Pausen-</w:t>
      </w:r>
      <w:proofErr w:type="spellStart"/>
      <w:r>
        <w:t>Assignments</w:t>
      </w:r>
      <w:bookmarkEnd w:id="22"/>
      <w:proofErr w:type="spellEnd"/>
    </w:p>
    <w:p w14:paraId="61D8E882" w14:textId="5406FAFA" w:rsidR="00B76565" w:rsidRPr="00B76565" w:rsidRDefault="00B76565" w:rsidP="00B76565">
      <w:r>
        <w:t>Dieser Abschnitt gilt nur für den Fall, dass Pausen vom Disponenten angewiesen werden können (Fall 1):</w:t>
      </w:r>
    </w:p>
    <w:p w14:paraId="4085AD49" w14:textId="3A03BF54" w:rsidR="000D3375" w:rsidRDefault="000D3375" w:rsidP="000D3375">
      <w:pPr>
        <w:pStyle w:val="berschrift4"/>
      </w:pPr>
      <w:r>
        <w:t xml:space="preserve"> </w:t>
      </w:r>
      <w:r w:rsidRPr="00A7058B">
        <w:t>Pausen-</w:t>
      </w:r>
      <w:proofErr w:type="spellStart"/>
      <w:r w:rsidRPr="00A7058B">
        <w:t>Assignment</w:t>
      </w:r>
      <w:proofErr w:type="spellEnd"/>
      <w:r w:rsidRPr="00A7058B">
        <w:t xml:space="preserve"> an ein Non-Telematik-Fahrzeug</w:t>
      </w:r>
    </w:p>
    <w:p w14:paraId="6355981E" w14:textId="77777777" w:rsidR="000D3375" w:rsidRDefault="000D3375" w:rsidP="000D3375">
      <w:r>
        <w:t>Wird eine Pause einem Non-Telematik-Truck angewiesen, gilt diese – wie bisher – als automatisch (implizit) akzeptiert.</w:t>
      </w:r>
    </w:p>
    <w:p w14:paraId="65B9A57E" w14:textId="0E8C5E21" w:rsidR="000D3375" w:rsidRDefault="000D3375" w:rsidP="000D3375">
      <w:pPr>
        <w:pStyle w:val="berschrift4"/>
      </w:pPr>
      <w:r>
        <w:t xml:space="preserve"> Angewiesene Pause wird vom Fahrer abgelehnt</w:t>
      </w:r>
    </w:p>
    <w:p w14:paraId="56A62FD4" w14:textId="01D1C871" w:rsidR="000D3375" w:rsidRPr="000D3375" w:rsidRDefault="000D3375" w:rsidP="000D3375">
      <w:r>
        <w:t>Angewiesene Pausen können vom Fahrer abgelehnt werden. Passiert dies, so muss die Pause auch – wie bisher – aus dem Schedule wieder entfernt werden.</w:t>
      </w:r>
    </w:p>
    <w:p w14:paraId="2D0DDF4C" w14:textId="4CAB8573" w:rsidR="00CC1F3B" w:rsidRDefault="00B55C66" w:rsidP="000E1AEB">
      <w:pPr>
        <w:pStyle w:val="berschrift2"/>
        <w:rPr>
          <w:lang w:val="en-GB"/>
        </w:rPr>
      </w:pPr>
      <w:bookmarkStart w:id="23" w:name="_Ref203482267"/>
      <w:bookmarkStart w:id="24" w:name="_Toc203997398"/>
      <w:r w:rsidRPr="00B55C66">
        <w:rPr>
          <w:lang w:val="en-GB"/>
        </w:rPr>
        <w:t>Manual Adjustment of Break P</w:t>
      </w:r>
      <w:r>
        <w:rPr>
          <w:lang w:val="en-GB"/>
        </w:rPr>
        <w:t>lanning</w:t>
      </w:r>
      <w:bookmarkEnd w:id="23"/>
      <w:bookmarkEnd w:id="24"/>
    </w:p>
    <w:p w14:paraId="7A407640" w14:textId="5E847CBB" w:rsidR="00B55C66" w:rsidRPr="00B55C66" w:rsidRDefault="00B55C66" w:rsidP="00B55C66">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w:t>
      </w:r>
      <w:proofErr w:type="gramStart"/>
      <w:r>
        <w:t>z.B.</w:t>
      </w:r>
      <w:proofErr w:type="gramEnd"/>
      <w:r>
        <w:t xml:space="preserve"> weil der Fahrer die tatsächlich genommen</w:t>
      </w:r>
      <w:r w:rsidR="000E1AEB">
        <w:t xml:space="preserve">en Pausen nicht über sein Endgerät </w:t>
      </w:r>
      <w:proofErr w:type="spellStart"/>
      <w:r w:rsidR="000E1AEB">
        <w:t>reportet</w:t>
      </w:r>
      <w:proofErr w:type="spellEnd"/>
      <w:r w:rsidR="000E1AEB">
        <w:t xml:space="preserve"> hatte).</w:t>
      </w:r>
    </w:p>
    <w:p w14:paraId="4C47EF82" w14:textId="0F467D4E" w:rsidR="00B55C66" w:rsidRDefault="000E1AEB" w:rsidP="00B55C66">
      <w:r>
        <w:lastRenderedPageBreak/>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proofErr w:type="spellStart"/>
      <w:r w:rsidRPr="000E1AEB">
        <w:rPr>
          <w:rFonts w:ascii="Courier New" w:hAnsi="Courier New" w:cs="Courier New"/>
        </w:rPr>
        <w:t>ManageShiftBreaks</w:t>
      </w:r>
      <w:proofErr w:type="spellEnd"/>
      <w:r>
        <w:t>. Siehe ITMS-786.</w:t>
      </w:r>
    </w:p>
    <w:p w14:paraId="1D81A597" w14:textId="5DE514AF" w:rsidR="005975CB" w:rsidRDefault="005975CB" w:rsidP="00B55C66">
      <w:r>
        <w:t xml:space="preserve">Es wird dazu </w:t>
      </w:r>
      <w:proofErr w:type="spellStart"/>
      <w:r>
        <w:t>Gui</w:t>
      </w:r>
      <w:proofErr w:type="spellEnd"/>
      <w:r>
        <w:t xml:space="preserve">-seitig eine Erweiterung des Break-Kontextmenüs gebaut, mit dem </w:t>
      </w:r>
      <w:proofErr w:type="spellStart"/>
      <w:r>
        <w:t>dem</w:t>
      </w:r>
      <w:proofErr w:type="spellEnd"/>
      <w:r>
        <w:t xml:space="preserve"> MIXOR gesagt werden kann, wie er mit einer Pause umzugehen hat:</w:t>
      </w:r>
    </w:p>
    <w:p w14:paraId="76181FCD" w14:textId="4261754B" w:rsidR="005975CB" w:rsidRDefault="005975CB" w:rsidP="00B55C66">
      <w:r w:rsidRPr="005975CB">
        <w:rPr>
          <w:noProof/>
        </w:rPr>
        <w:drawing>
          <wp:inline distT="0" distB="0" distL="0" distR="0" wp14:anchorId="2FDD8EA5" wp14:editId="3BD0FB29">
            <wp:extent cx="5759450" cy="2702560"/>
            <wp:effectExtent l="0" t="0" r="0" b="2540"/>
            <wp:docPr id="111621981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9818" name="Grafik 1" descr="Ein Bild, das Text, Screenshot, Schrift, Zahl enthält.&#10;&#10;KI-generierte Inhalte können fehlerhaft sein."/>
                    <pic:cNvPicPr/>
                  </pic:nvPicPr>
                  <pic:blipFill>
                    <a:blip r:embed="rId45"/>
                    <a:stretch>
                      <a:fillRect/>
                    </a:stretch>
                  </pic:blipFill>
                  <pic:spPr>
                    <a:xfrm>
                      <a:off x="0" y="0"/>
                      <a:ext cx="5759450" cy="2702560"/>
                    </a:xfrm>
                    <a:prstGeom prst="rect">
                      <a:avLst/>
                    </a:prstGeom>
                  </pic:spPr>
                </pic:pic>
              </a:graphicData>
            </a:graphic>
          </wp:inline>
        </w:drawing>
      </w:r>
    </w:p>
    <w:p w14:paraId="16F3B294" w14:textId="18934F75" w:rsidR="000E1AEB" w:rsidRPr="00B55C66" w:rsidRDefault="00B76565" w:rsidP="00B55C66">
      <w:proofErr w:type="spellStart"/>
      <w:r>
        <w:t>Urspünglicher</w:t>
      </w:r>
      <w:proofErr w:type="spellEnd"/>
      <w:r>
        <w:t xml:space="preserve"> </w:t>
      </w:r>
      <w:r w:rsidR="000E1AEB">
        <w:t>HLE (</w:t>
      </w:r>
      <w:proofErr w:type="spellStart"/>
      <w:r w:rsidR="000E1AEB">
        <w:t>Gui</w:t>
      </w:r>
      <w:proofErr w:type="spellEnd"/>
      <w:r w:rsidR="000E1AEB">
        <w:t>): 2 Tage</w:t>
      </w:r>
    </w:p>
    <w:p w14:paraId="5E06AEC3" w14:textId="4FC092C5" w:rsidR="00D15955" w:rsidRDefault="00D15955" w:rsidP="00D15955">
      <w:pPr>
        <w:pStyle w:val="berschrift2"/>
      </w:pPr>
      <w:bookmarkStart w:id="25" w:name="_Toc203997399"/>
      <w:r>
        <w:t xml:space="preserve">Breaks per </w:t>
      </w:r>
      <w:proofErr w:type="spellStart"/>
      <w:r>
        <w:t>Optimization</w:t>
      </w:r>
      <w:proofErr w:type="spellEnd"/>
      <w:r>
        <w:t xml:space="preserve"> Mode</w:t>
      </w:r>
      <w:bookmarkEnd w:id="25"/>
    </w:p>
    <w:p w14:paraId="7CE4FD73" w14:textId="2A220CEC" w:rsidR="00D15955" w:rsidRDefault="00D15955" w:rsidP="00D15955">
      <w:r>
        <w:t xml:space="preserve">Die in ITMS-796 beschriebene Alternative Lösung über das Break Handling </w:t>
      </w:r>
      <w:proofErr w:type="spellStart"/>
      <w:r>
        <w:t>Bitfeld</w:t>
      </w:r>
      <w:proofErr w:type="spellEnd"/>
      <w:r>
        <w:t xml:space="preserve"> ist serverseitig bereits umgesetzt und benötigt damit keine weiteren Aufwände, da die </w:t>
      </w:r>
      <w:proofErr w:type="spellStart"/>
      <w:r>
        <w:t>Gui</w:t>
      </w:r>
      <w:proofErr w:type="spellEnd"/>
      <w:r>
        <w:t xml:space="preserve"> das bereits unterstützt.</w:t>
      </w:r>
    </w:p>
    <w:p w14:paraId="13C1F40E" w14:textId="6637E227" w:rsid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r w:rsidR="005975CB">
        <w:rPr>
          <w:color w:val="00B050"/>
        </w:rPr>
        <w:t>:</w:t>
      </w:r>
    </w:p>
    <w:p w14:paraId="5E425DBE" w14:textId="3313332B" w:rsidR="005975CB" w:rsidRPr="008F1DD3" w:rsidRDefault="005975CB" w:rsidP="00D15955">
      <w:pPr>
        <w:rPr>
          <w:color w:val="00B050"/>
        </w:rPr>
      </w:pPr>
      <w:r w:rsidRPr="00D1260F">
        <w:rPr>
          <w:noProof/>
        </w:rPr>
        <w:drawing>
          <wp:inline distT="0" distB="0" distL="0" distR="0" wp14:anchorId="029EB6BE" wp14:editId="1DD53A64">
            <wp:extent cx="4878772" cy="600318"/>
            <wp:effectExtent l="0" t="0" r="0" b="9525"/>
            <wp:docPr id="990492196"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14"/>
                    <a:stretch>
                      <a:fillRect/>
                    </a:stretch>
                  </pic:blipFill>
                  <pic:spPr>
                    <a:xfrm>
                      <a:off x="0" y="0"/>
                      <a:ext cx="4878772" cy="600318"/>
                    </a:xfrm>
                    <a:prstGeom prst="rect">
                      <a:avLst/>
                    </a:prstGeom>
                  </pic:spPr>
                </pic:pic>
              </a:graphicData>
            </a:graphic>
          </wp:inline>
        </w:drawing>
      </w:r>
    </w:p>
    <w:p w14:paraId="6436062E" w14:textId="6C7B0F69" w:rsidR="008F1DD3" w:rsidRDefault="008F1DD3" w:rsidP="008F1DD3">
      <w:pPr>
        <w:pStyle w:val="berschrift2"/>
      </w:pPr>
      <w:bookmarkStart w:id="26" w:name="_Toc203997400"/>
      <w:r w:rsidRPr="008F1DD3">
        <w:t xml:space="preserve">Display Approach </w:t>
      </w:r>
      <w:proofErr w:type="spellStart"/>
      <w:r w:rsidRPr="008F1DD3">
        <w:t>left-aligned</w:t>
      </w:r>
      <w:bookmarkEnd w:id="26"/>
      <w:proofErr w:type="spellEnd"/>
    </w:p>
    <w:p w14:paraId="7C7D5154" w14:textId="32D1F53B" w:rsidR="008F1DD3" w:rsidRDefault="008F1DD3" w:rsidP="008F1DD3">
      <w:r>
        <w:t xml:space="preserve">In </w:t>
      </w:r>
      <w:proofErr w:type="spellStart"/>
      <w:r>
        <w:t>Dispatchgruppen</w:t>
      </w:r>
      <w:proofErr w:type="spellEnd"/>
      <w:r>
        <w:t xml:space="preserve"> mit </w:t>
      </w:r>
      <w:proofErr w:type="spellStart"/>
      <w:r>
        <w:t>Mixor</w:t>
      </w:r>
      <w:proofErr w:type="spellEnd"/>
      <w:r>
        <w:t xml:space="preserve">-Optimierung soll die </w:t>
      </w:r>
      <w:proofErr w:type="spellStart"/>
      <w:r>
        <w:t>Gui</w:t>
      </w:r>
      <w:proofErr w:type="spellEnd"/>
      <w:r>
        <w:t xml:space="preserve"> Approach-Phasen im TS und den </w:t>
      </w:r>
      <w:proofErr w:type="spellStart"/>
      <w:r>
        <w:t>OEVn-Schedules</w:t>
      </w:r>
      <w:proofErr w:type="spellEnd"/>
      <w:r>
        <w:t xml:space="preserve"> „linksbündig“ darstellen, d.h. immer beginnend mit dem Ende </w:t>
      </w:r>
      <w:r>
        <w:lastRenderedPageBreak/>
        <w:t xml:space="preserve">des vorhergehenden Schedule-Elements. Lücken zwischen diesem Approach und der </w:t>
      </w:r>
      <w:proofErr w:type="gramStart"/>
      <w:r>
        <w:t>darauf folgenden</w:t>
      </w:r>
      <w:proofErr w:type="gramEnd"/>
      <w:r>
        <w:t xml:space="preserve"> Lade-Phase </w:t>
      </w:r>
      <w:proofErr w:type="gramStart"/>
      <w:r>
        <w:t>sollen</w:t>
      </w:r>
      <w:proofErr w:type="gramEnd"/>
      <w:r>
        <w:t xml:space="preserve"> wie </w:t>
      </w:r>
      <w:proofErr w:type="spellStart"/>
      <w:r>
        <w:t>idle</w:t>
      </w:r>
      <w:proofErr w:type="spellEnd"/>
      <w:r>
        <w:t xml:space="preserve">-Zeiten dargestellt werden (anstatt wie bisher die </w:t>
      </w:r>
      <w:proofErr w:type="spellStart"/>
      <w:r>
        <w:t>idle</w:t>
      </w:r>
      <w:proofErr w:type="spellEnd"/>
      <w:r>
        <w:t xml:space="preserve">-Zeit zwischen dem vorherigen </w:t>
      </w:r>
      <w:proofErr w:type="spellStart"/>
      <w:r>
        <w:t>ScheduleElement</w:t>
      </w:r>
      <w:proofErr w:type="spellEnd"/>
      <w:r>
        <w:t xml:space="preserve"> und dem Start Approach anzuzeigen): ITMS-940.</w:t>
      </w:r>
    </w:p>
    <w:p w14:paraId="5B4FB7C0" w14:textId="4D6C1748" w:rsidR="00364111" w:rsidRDefault="00364111" w:rsidP="008F1DD3">
      <w:r>
        <w:t xml:space="preserve">Der </w:t>
      </w:r>
      <w:proofErr w:type="spellStart"/>
      <w:r>
        <w:t>Mixor</w:t>
      </w:r>
      <w:proofErr w:type="spellEnd"/>
      <w:r>
        <w:t xml:space="preserve"> macht das – abhängig von einer Schaltereinstellung – jetzt schon.</w:t>
      </w:r>
      <w:r w:rsidR="00BC6791">
        <w:t xml:space="preserve"> Die Delphi-</w:t>
      </w:r>
      <w:proofErr w:type="spellStart"/>
      <w:r w:rsidR="00BC6791">
        <w:t>Gui</w:t>
      </w:r>
      <w:proofErr w:type="spellEnd"/>
      <w:r w:rsidR="00BC6791">
        <w:t xml:space="preserve"> kommt damit jedoch nicht richtig zurecht und zeichnet die </w:t>
      </w:r>
      <w:proofErr w:type="spellStart"/>
      <w:r w:rsidR="00695CD6">
        <w:t>i</w:t>
      </w:r>
      <w:r w:rsidR="00BC6791">
        <w:t>dle</w:t>
      </w:r>
      <w:proofErr w:type="spellEnd"/>
      <w:r w:rsidR="00695CD6">
        <w:t>-Z</w:t>
      </w:r>
      <w:r w:rsidR="00BC6791">
        <w:t>eit zwischen Ankunft am Werk und Start der Ladephase als Teil des Balkens an (Wait4Load). Die Web-GUI arbeitet</w:t>
      </w:r>
      <w:r w:rsidR="00AF2854">
        <w:t>e</w:t>
      </w:r>
      <w:r w:rsidR="00BC6791">
        <w:t xml:space="preserve"> hier </w:t>
      </w:r>
      <w:r w:rsidR="00AF2854">
        <w:t xml:space="preserve">zunächst </w:t>
      </w:r>
      <w:r w:rsidR="00BC6791">
        <w:t xml:space="preserve">anders und stellt diese </w:t>
      </w:r>
      <w:proofErr w:type="spellStart"/>
      <w:r w:rsidR="00695CD6">
        <w:t>i</w:t>
      </w:r>
      <w:r w:rsidR="00BC6791">
        <w:t>dle</w:t>
      </w:r>
      <w:proofErr w:type="spellEnd"/>
      <w:r w:rsidR="00695CD6">
        <w:t>-Z</w:t>
      </w:r>
      <w:r w:rsidR="00BC6791">
        <w:t xml:space="preserve">eit als solche an, d.h. der Hintergrund </w:t>
      </w:r>
      <w:r w:rsidR="00AF2854">
        <w:t>war</w:t>
      </w:r>
      <w:r w:rsidR="00BC6791">
        <w:t xml:space="preserve"> sichtbar.</w:t>
      </w:r>
      <w:r w:rsidR="00AF2854">
        <w:t xml:space="preserve"> Das hat sich inzwischen geändert. Für die sinnvolle Anzeige bei </w:t>
      </w:r>
      <w:proofErr w:type="spellStart"/>
      <w:r w:rsidR="00AF2854">
        <w:t>Proposals</w:t>
      </w:r>
      <w:proofErr w:type="spellEnd"/>
      <w:r w:rsidR="00AF2854">
        <w:t xml:space="preserve"> muss die Web-GUI hier wieder angepasst werden, dass Wait4Load-Zeiten nur im PS und AS als schraffierter Bereich angezeigt </w:t>
      </w:r>
      <w:proofErr w:type="gramStart"/>
      <w:r w:rsidR="00AF2854">
        <w:t>wird</w:t>
      </w:r>
      <w:proofErr w:type="gramEnd"/>
      <w:r w:rsidR="00AF2854">
        <w:t>. Im TS und in den OEV-</w:t>
      </w:r>
      <w:proofErr w:type="spellStart"/>
      <w:r w:rsidR="00AF2854">
        <w:t>Schedules</w:t>
      </w:r>
      <w:proofErr w:type="spellEnd"/>
      <w:r w:rsidR="00AF2854">
        <w:t xml:space="preserve"> soll das nicht länger passieren, damit die vom </w:t>
      </w:r>
      <w:proofErr w:type="spellStart"/>
      <w:r w:rsidR="00AF2854">
        <w:t>Mixor</w:t>
      </w:r>
      <w:proofErr w:type="spellEnd"/>
      <w:r w:rsidR="00AF2854">
        <w:t xml:space="preserve"> linksbündig eingeplanten Anfahrten sinnvoll für den Benutzer angezeigt werden können.</w:t>
      </w:r>
    </w:p>
    <w:p w14:paraId="6825B2F7" w14:textId="43522B2E" w:rsidR="008F1DD3" w:rsidRPr="00EB3A0D" w:rsidRDefault="00BC6791" w:rsidP="008F1DD3">
      <w:pPr>
        <w:rPr>
          <w:color w:val="00B050"/>
        </w:rPr>
      </w:pPr>
      <w:r w:rsidRPr="00EB3A0D">
        <w:rPr>
          <w:color w:val="00B050"/>
        </w:rPr>
        <w:t>Es bleibt</w:t>
      </w:r>
      <w:r w:rsidR="008F1DD3" w:rsidRPr="00EB3A0D">
        <w:rPr>
          <w:color w:val="00B050"/>
        </w:rPr>
        <w:t xml:space="preserve"> zu prüfen, ob </w:t>
      </w:r>
      <w:r w:rsidRPr="00EB3A0D">
        <w:rPr>
          <w:color w:val="00B050"/>
        </w:rPr>
        <w:t xml:space="preserve">dadurch </w:t>
      </w:r>
      <w:r w:rsidR="008F1DD3" w:rsidRPr="00EB3A0D">
        <w:rPr>
          <w:color w:val="00B050"/>
        </w:rPr>
        <w:t>bestehende Funktionalität</w:t>
      </w:r>
      <w:r w:rsidRPr="00EB3A0D">
        <w:rPr>
          <w:color w:val="00B050"/>
        </w:rPr>
        <w:t xml:space="preserve"> </w:t>
      </w:r>
      <w:r w:rsidR="008F1DD3" w:rsidRPr="00EB3A0D">
        <w:rPr>
          <w:color w:val="00B050"/>
        </w:rPr>
        <w:t>nicht kaputt geht</w:t>
      </w:r>
      <w:r w:rsidRPr="00EB3A0D">
        <w:rPr>
          <w:color w:val="00B050"/>
        </w:rPr>
        <w:t xml:space="preserve"> (siehe auch ITMS-943)</w:t>
      </w:r>
      <w:r w:rsidR="008F1DD3" w:rsidRPr="00EB3A0D">
        <w:rPr>
          <w:color w:val="00B050"/>
        </w:rPr>
        <w:t>:</w:t>
      </w:r>
    </w:p>
    <w:p w14:paraId="5EFA5C78" w14:textId="4BF1E4BD" w:rsidR="008F1DD3" w:rsidRPr="00EB3A0D" w:rsidRDefault="008F1DD3" w:rsidP="008F1DD3">
      <w:pPr>
        <w:pStyle w:val="Listenabsatz"/>
        <w:numPr>
          <w:ilvl w:val="0"/>
          <w:numId w:val="8"/>
        </w:numPr>
        <w:rPr>
          <w:color w:val="00B050"/>
        </w:rPr>
      </w:pPr>
      <w:proofErr w:type="spellStart"/>
      <w:r w:rsidRPr="00EB3A0D">
        <w:rPr>
          <w:color w:val="00B050"/>
        </w:rPr>
        <w:t>Assign</w:t>
      </w:r>
      <w:proofErr w:type="spellEnd"/>
      <w:r w:rsidRPr="00EB3A0D">
        <w:rPr>
          <w:color w:val="00B050"/>
        </w:rPr>
        <w:t xml:space="preserve"> Best</w:t>
      </w:r>
    </w:p>
    <w:p w14:paraId="1B02DD9E" w14:textId="0119752D" w:rsidR="008F1DD3" w:rsidRPr="00EB3A0D" w:rsidRDefault="008F1DD3" w:rsidP="008F1DD3">
      <w:pPr>
        <w:pStyle w:val="Listenabsatz"/>
        <w:numPr>
          <w:ilvl w:val="0"/>
          <w:numId w:val="8"/>
        </w:numPr>
        <w:rPr>
          <w:color w:val="00B050"/>
        </w:rPr>
      </w:pPr>
      <w:r w:rsidRPr="00EB3A0D">
        <w:rPr>
          <w:color w:val="00B050"/>
        </w:rPr>
        <w:t>A-Time-Berechnung (und Anzeige)</w:t>
      </w:r>
    </w:p>
    <w:p w14:paraId="63D9E52F" w14:textId="06B6A096" w:rsidR="008F1DD3" w:rsidRPr="001B7D3F" w:rsidRDefault="00E366E9" w:rsidP="00E366E9">
      <w:pPr>
        <w:pStyle w:val="berschrift2"/>
        <w:rPr>
          <w:lang w:val="en-GB"/>
        </w:rPr>
      </w:pPr>
      <w:bookmarkStart w:id="27" w:name="_Toc203997401"/>
      <w:r w:rsidRPr="001B7D3F">
        <w:rPr>
          <w:lang w:val="en-GB"/>
        </w:rPr>
        <w:t>Display Breaks in Tour Schedule</w:t>
      </w:r>
      <w:bookmarkEnd w:id="27"/>
    </w:p>
    <w:p w14:paraId="5F1D61C7" w14:textId="4D88E75F" w:rsidR="00E366E9" w:rsidRDefault="00E366E9" w:rsidP="00E366E9">
      <w:r>
        <w:t xml:space="preserve">Die </w:t>
      </w:r>
      <w:proofErr w:type="spellStart"/>
      <w:r>
        <w:t>Mixor</w:t>
      </w:r>
      <w:proofErr w:type="spellEnd"/>
      <w:r>
        <w:t xml:space="preserve">-Optimierung schlägt Pausen stets entweder während einer Leerfahrt vor (d.h. inmitten der Approach-Phase einer Lieferung), oder davor oder danach. Dabei können ggf. „Lücken“, also </w:t>
      </w:r>
      <w:proofErr w:type="spellStart"/>
      <w:r>
        <w:t>idle</w:t>
      </w:r>
      <w:proofErr w:type="spellEnd"/>
      <w:r>
        <w:t>-Zeiten entstehen, entweder aus der linken Seite zwischen dem Ende der Anfahrt (</w:t>
      </w:r>
      <w:proofErr w:type="spellStart"/>
      <w:r>
        <w:t>Arrive</w:t>
      </w:r>
      <w:proofErr w:type="spellEnd"/>
      <w:r>
        <w:t xml:space="preserve"> Plant) und dem Pausenbeginn, und/oder auf der rechten Seite zwischen dem Pausenende und dem Beginn des Ladens (Start Load). Diese Zeiten müssen in der </w:t>
      </w:r>
      <w:proofErr w:type="spellStart"/>
      <w:r>
        <w:t>Gui</w:t>
      </w:r>
      <w:proofErr w:type="spellEnd"/>
      <w:r>
        <w:t xml:space="preserve"> als </w:t>
      </w:r>
      <w:proofErr w:type="spellStart"/>
      <w:r>
        <w:t>idle</w:t>
      </w:r>
      <w:proofErr w:type="spellEnd"/>
      <w:r>
        <w:t>-Zeiten dargestellt werden (ITMS-941).</w:t>
      </w:r>
    </w:p>
    <w:p w14:paraId="0BF376A5" w14:textId="7477057D" w:rsidR="00E366E9" w:rsidRDefault="00E366E9" w:rsidP="00E366E9">
      <w:r>
        <w:t xml:space="preserve">Die </w:t>
      </w:r>
      <w:proofErr w:type="spellStart"/>
      <w:r>
        <w:t>Gui</w:t>
      </w:r>
      <w:proofErr w:type="spellEnd"/>
      <w:r>
        <w:t xml:space="preserve"> muss solche Pausen korrekt im Gantt darstellen.</w:t>
      </w:r>
      <w:r w:rsidR="00E7741F">
        <w:t xml:space="preserve"> Diese Anforderung erweitert die aus dem vorherigen Abschnitt über die linksbündige Darstellung des Approachs.</w:t>
      </w:r>
    </w:p>
    <w:p w14:paraId="5C5CF9B0" w14:textId="3B96E1DA" w:rsidR="00695CD6" w:rsidRPr="00EB3A0D" w:rsidRDefault="00695CD6" w:rsidP="00E366E9">
      <w:pPr>
        <w:rPr>
          <w:color w:val="00B050"/>
        </w:rPr>
      </w:pPr>
      <w:r w:rsidRPr="00EB3A0D">
        <w:rPr>
          <w:color w:val="00B050"/>
        </w:rPr>
        <w:t>Frage: Wie spielt das mit der A-Time-Berechnung zusammen?</w:t>
      </w:r>
    </w:p>
    <w:p w14:paraId="7A818828" w14:textId="2D9257D8" w:rsidR="008F1DD3" w:rsidRDefault="00E366E9" w:rsidP="00E366E9">
      <w:pPr>
        <w:pStyle w:val="berschrift2"/>
        <w:rPr>
          <w:lang w:val="en-GB"/>
        </w:rPr>
      </w:pPr>
      <w:bookmarkStart w:id="28" w:name="_Toc203997402"/>
      <w:r w:rsidRPr="00E366E9">
        <w:rPr>
          <w:lang w:val="en-GB"/>
        </w:rPr>
        <w:lastRenderedPageBreak/>
        <w:t>Breaks in Tour Schedule and Update Schedules</w:t>
      </w:r>
      <w:bookmarkEnd w:id="28"/>
    </w:p>
    <w:p w14:paraId="356EDC08" w14:textId="4A2BF8BE" w:rsidR="00E366E9" w:rsidRDefault="00E366E9" w:rsidP="00E366E9">
      <w:r w:rsidRPr="00E366E9">
        <w:t xml:space="preserve">Der </w:t>
      </w:r>
      <w:proofErr w:type="spellStart"/>
      <w:r w:rsidRPr="00E366E9">
        <w:t>Mixor</w:t>
      </w:r>
      <w:proofErr w:type="spellEnd"/>
      <w:r w:rsidRPr="00E366E9">
        <w:t>-Optimierer plant Pausen</w:t>
      </w:r>
      <w:r>
        <w:t>zeiten anhand vorgegebener Regeln und dem Auftragsbuch. Die Pausenzeiten sind dabei a</w:t>
      </w:r>
      <w:r w:rsidR="001B7D3F">
        <w:t>b</w:t>
      </w:r>
      <w:r>
        <w:t xml:space="preserve">hängig vom Anfang der Schicht und weniger vom Anfang </w:t>
      </w:r>
      <w:r w:rsidR="001B7D3F">
        <w:t>des Balkens, in dem die Pause liegt. D.h. die Zeiten sind im Allgemeinen fix und sollten durch Verspätungen nicht 1:1 „mitgeschoben“ werden, wenn nicht nötig.</w:t>
      </w:r>
    </w:p>
    <w:p w14:paraId="349C1F21" w14:textId="6D72B300" w:rsidR="00DE638A" w:rsidRDefault="00DE638A" w:rsidP="00E366E9">
      <w:r>
        <w:t>I</w:t>
      </w:r>
      <w:r w:rsidR="001B7D3F">
        <w:t xml:space="preserve">n ITMS-942 </w:t>
      </w:r>
      <w:r>
        <w:t>ist beschrieben, wie dabei zu verfahren ist.</w:t>
      </w:r>
    </w:p>
    <w:p w14:paraId="05BE5654" w14:textId="689635BE" w:rsidR="00DE638A" w:rsidRDefault="00DE638A" w:rsidP="00E366E9">
      <w:r>
        <w:t xml:space="preserve">Ein Sonderfall ist der, dass die Pause „außerhalb“ des eigentlichen </w:t>
      </w:r>
      <w:proofErr w:type="spellStart"/>
      <w:r>
        <w:t>Proposals</w:t>
      </w:r>
      <w:proofErr w:type="spellEnd"/>
      <w:r>
        <w:t xml:space="preserve"> liegt, mit einer Lücke zwischen Pausen-Ende und Start Load:</w:t>
      </w:r>
    </w:p>
    <w:p w14:paraId="2A2DEE4B" w14:textId="3DC568FC" w:rsidR="00DE638A" w:rsidRDefault="00DE638A" w:rsidP="00E366E9">
      <w:r w:rsidRPr="00DE638A">
        <w:rPr>
          <w:noProof/>
        </w:rPr>
        <w:drawing>
          <wp:inline distT="0" distB="0" distL="0" distR="0" wp14:anchorId="59594E4F" wp14:editId="2CD5067A">
            <wp:extent cx="5759450" cy="1671955"/>
            <wp:effectExtent l="0" t="0" r="0" b="4445"/>
            <wp:docPr id="569806281"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6281" name="Grafik 1" descr="Ein Bild, das Text, Screenshot, Reihe, Schrift enthält.&#10;&#10;KI-generierte Inhalte können fehlerhaft sein."/>
                    <pic:cNvPicPr/>
                  </pic:nvPicPr>
                  <pic:blipFill>
                    <a:blip r:embed="rId46"/>
                    <a:stretch>
                      <a:fillRect/>
                    </a:stretch>
                  </pic:blipFill>
                  <pic:spPr>
                    <a:xfrm>
                      <a:off x="0" y="0"/>
                      <a:ext cx="5759450" cy="1671955"/>
                    </a:xfrm>
                    <a:prstGeom prst="rect">
                      <a:avLst/>
                    </a:prstGeom>
                  </pic:spPr>
                </pic:pic>
              </a:graphicData>
            </a:graphic>
          </wp:inline>
        </w:drawing>
      </w:r>
    </w:p>
    <w:p w14:paraId="10A62432" w14:textId="0B493083" w:rsidR="00DE638A" w:rsidRDefault="00DE638A" w:rsidP="00E366E9">
      <w:r>
        <w:t>In dem Fall soll der Update-</w:t>
      </w:r>
      <w:proofErr w:type="spellStart"/>
      <w:r>
        <w:t>Schedules</w:t>
      </w:r>
      <w:proofErr w:type="spellEnd"/>
      <w:r>
        <w:t xml:space="preserve">-Handler die Pausenzeiten schon mit der </w:t>
      </w:r>
      <w:proofErr w:type="spellStart"/>
      <w:r>
        <w:t>now</w:t>
      </w:r>
      <w:proofErr w:type="spellEnd"/>
      <w:r>
        <w:t xml:space="preserve">-Linie nach rechts schieben, um einen </w:t>
      </w:r>
      <w:proofErr w:type="spellStart"/>
      <w:r>
        <w:t>Overlap</w:t>
      </w:r>
      <w:proofErr w:type="spellEnd"/>
      <w:r>
        <w:t xml:space="preserve"> mit dem </w:t>
      </w:r>
      <w:proofErr w:type="spellStart"/>
      <w:r>
        <w:t>returnRun</w:t>
      </w:r>
      <w:proofErr w:type="spellEnd"/>
      <w:r>
        <w:t xml:space="preserve"> im AS zu vermeiden. Das eigentliche </w:t>
      </w:r>
      <w:proofErr w:type="spellStart"/>
      <w:r>
        <w:t>Proposal</w:t>
      </w:r>
      <w:proofErr w:type="spellEnd"/>
      <w:r>
        <w:t xml:space="preserve"> bleibt dabei zeitlich fest. Das Schieben soll so lange geschehen, bis die </w:t>
      </w:r>
      <w:proofErr w:type="spellStart"/>
      <w:r>
        <w:t>idle</w:t>
      </w:r>
      <w:proofErr w:type="spellEnd"/>
      <w:r>
        <w:t xml:space="preserve">-Zeit zwischen Pausen-Ende und dem geplanten Start-Load verbraucht ist. Von da an soll die Pause zusammen mit dem </w:t>
      </w:r>
      <w:proofErr w:type="spellStart"/>
      <w:r>
        <w:t>Proposal</w:t>
      </w:r>
      <w:proofErr w:type="spellEnd"/>
      <w:r>
        <w:t xml:space="preserve"> geschoben werden.</w:t>
      </w:r>
    </w:p>
    <w:p w14:paraId="52676D44" w14:textId="76849347" w:rsidR="00E366E9" w:rsidRDefault="001B7D3F" w:rsidP="001B7D3F">
      <w:pPr>
        <w:pStyle w:val="berschrift2"/>
      </w:pPr>
      <w:bookmarkStart w:id="29" w:name="_Toc203997403"/>
      <w:r>
        <w:t>Manuelle Transaktionen</w:t>
      </w:r>
      <w:bookmarkEnd w:id="29"/>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5934AAA" w14:textId="4977EF15" w:rsidR="00DB1D6E" w:rsidRDefault="00DB1D6E" w:rsidP="00DB1D6E">
      <w:pPr>
        <w:pStyle w:val="berschrift3"/>
      </w:pPr>
      <w:bookmarkStart w:id="30" w:name="_Toc203997404"/>
      <w:proofErr w:type="spellStart"/>
      <w:r>
        <w:t>Assignment</w:t>
      </w:r>
      <w:bookmarkEnd w:id="30"/>
      <w:proofErr w:type="spellEnd"/>
    </w:p>
    <w:p w14:paraId="6F8EE5D1" w14:textId="589BCCBD" w:rsidR="00695CD6" w:rsidRDefault="00695CD6" w:rsidP="00695CD6">
      <w:r>
        <w:t xml:space="preserve">Wird eine Pause, die sich unmittelbar an eine Leerfahrt anschließt, angewiesen, so beginnt </w:t>
      </w:r>
      <w:proofErr w:type="gramStart"/>
      <w:r>
        <w:t>diese prinzipiell</w:t>
      </w:r>
      <w:proofErr w:type="gramEnd"/>
      <w:r>
        <w:t xml:space="preserve"> immer unmittelbar mit der Ankunft am Werk.</w:t>
      </w:r>
      <w:r w:rsidR="006E5CB4">
        <w:t xml:space="preserve"> Es ist mit dem </w:t>
      </w:r>
      <w:proofErr w:type="spellStart"/>
      <w:r w:rsidR="006E5CB4">
        <w:t>Schedules</w:t>
      </w:r>
      <w:proofErr w:type="spellEnd"/>
      <w:r w:rsidR="006E5CB4">
        <w:t xml:space="preserve"> Break-Konzept zwar möglich, dass der Fahrer diese Pause dann ablehnt </w:t>
      </w:r>
      <w:r w:rsidR="006E5CB4">
        <w:lastRenderedPageBreak/>
        <w:t>(</w:t>
      </w:r>
      <w:proofErr w:type="spellStart"/>
      <w:r w:rsidR="006E5CB4">
        <w:t>declined</w:t>
      </w:r>
      <w:proofErr w:type="spellEnd"/>
      <w:r w:rsidR="006E5CB4">
        <w:t>), aber solange das nicht passiert, muss davon ausgegangen werden, dass die Pause startet, sobald der Truck am Werk eintrifft.</w:t>
      </w:r>
    </w:p>
    <w:p w14:paraId="3F6305F6" w14:textId="7F38A3BE" w:rsidR="00782734" w:rsidRDefault="00782734" w:rsidP="00782734">
      <w:pPr>
        <w:pStyle w:val="berschrift3"/>
      </w:pPr>
      <w:bookmarkStart w:id="31" w:name="_Toc203997405"/>
      <w:r>
        <w:t xml:space="preserve">Time </w:t>
      </w:r>
      <w:proofErr w:type="spellStart"/>
      <w:r>
        <w:t>Extensions</w:t>
      </w:r>
      <w:bookmarkEnd w:id="31"/>
      <w:proofErr w:type="spellEnd"/>
    </w:p>
    <w:p w14:paraId="4A2D176E" w14:textId="5E32A4E3" w:rsidR="00782734" w:rsidRDefault="00E9646D" w:rsidP="00782734">
      <w:r>
        <w:t>Bekommt der Truck eine Time Extension, schiebt sich der AS und TS des Trucks ab „</w:t>
      </w:r>
      <w:proofErr w:type="spellStart"/>
      <w:r>
        <w:t>now</w:t>
      </w:r>
      <w:proofErr w:type="spellEnd"/>
      <w:r>
        <w:t>“ um die entsprechende Zeit nach rechts (oder links bei Eingabe einer negativen Time Extension).</w:t>
      </w:r>
      <w:r w:rsidR="00A86CFD">
        <w:t xml:space="preserve"> Eventuelle in den SEs des AS und TS enthaltene Pausenzeiten sind 1:1 </w:t>
      </w:r>
      <w:proofErr w:type="gramStart"/>
      <w:r w:rsidR="00A86CFD">
        <w:t>mit zu verschieben</w:t>
      </w:r>
      <w:proofErr w:type="gramEnd"/>
      <w:r w:rsidR="00A86CFD">
        <w:t>.</w:t>
      </w:r>
    </w:p>
    <w:p w14:paraId="7A0E1546" w14:textId="185CB35E" w:rsidR="00E9646D" w:rsidRPr="00E9646D" w:rsidRDefault="00E9646D" w:rsidP="00782734">
      <w:pPr>
        <w:rPr>
          <w:color w:val="00B050"/>
        </w:rPr>
      </w:pPr>
      <w:r>
        <w:rPr>
          <w:color w:val="00B050"/>
        </w:rPr>
        <w:t xml:space="preserve">Frage: Gibt es weitere Transaktionen, die </w:t>
      </w:r>
      <w:r w:rsidR="00A4234B">
        <w:rPr>
          <w:color w:val="00B050"/>
        </w:rPr>
        <w:t>Einfluss auf das Timing im TS haben, diesen aber nicht dabei löschen (sodass keine Pausen mehr übrig wären, um die man sich zu kümmern hätte)?</w:t>
      </w:r>
    </w:p>
    <w:p w14:paraId="611F4C22" w14:textId="0CFE8B13" w:rsidR="00B87F2A" w:rsidRDefault="00B87F2A" w:rsidP="00BD7021">
      <w:pPr>
        <w:pStyle w:val="berschrift1"/>
      </w:pPr>
      <w:bookmarkStart w:id="32" w:name="_Toc203997406"/>
      <w:r>
        <w:t>Zurückschreiben von Optimierungs-Ergebnissen</w:t>
      </w:r>
      <w:bookmarkEnd w:id="32"/>
    </w:p>
    <w:p w14:paraId="49B5B78C" w14:textId="11FF4DCA" w:rsidR="009C349D" w:rsidRDefault="009F7513" w:rsidP="00B87F2A">
      <w:pPr>
        <w:pStyle w:val="berschrift2"/>
      </w:pPr>
      <w:bookmarkStart w:id="33" w:name="_Toc203997407"/>
      <w:r>
        <w:t xml:space="preserve">Zurückschreiben von RT-Optimierungsergebnissen mit Hilfe des </w:t>
      </w:r>
      <w:proofErr w:type="spellStart"/>
      <w:r w:rsidR="009C349D">
        <w:t>Optim-Schedule</w:t>
      </w:r>
      <w:r>
        <w:t>s</w:t>
      </w:r>
      <w:proofErr w:type="spellEnd"/>
      <w:r w:rsidR="009C349D">
        <w:t xml:space="preserve"> (OS)</w:t>
      </w:r>
      <w:bookmarkEnd w:id="33"/>
    </w:p>
    <w:p w14:paraId="732FE3FF" w14:textId="4AE1770B" w:rsidR="009C349D" w:rsidRDefault="009C349D" w:rsidP="009C349D">
      <w:r>
        <w:t xml:space="preserve">Die Ergebnisse (Solutions) der MIXOR-Optimierung sollen zunächst in einem </w:t>
      </w:r>
      <w:proofErr w:type="spellStart"/>
      <w:r>
        <w:t>Optim</w:t>
      </w:r>
      <w:proofErr w:type="spellEnd"/>
      <w:r>
        <w:t>-Schedule geschrieben werden, von wo aus sie danach in einem zweiten Schritt mit dem TS „verwoben“ werden müssen.</w:t>
      </w:r>
    </w:p>
    <w:p w14:paraId="5AFC9E72" w14:textId="1249DB26" w:rsidR="009C349D" w:rsidRDefault="009C349D" w:rsidP="009F7513">
      <w:pPr>
        <w:pStyle w:val="berschrift3"/>
      </w:pPr>
      <w:bookmarkStart w:id="34" w:name="_Toc203997408"/>
      <w:r>
        <w:t>Verweben des OS mit dem TS</w:t>
      </w:r>
      <w:bookmarkEnd w:id="34"/>
    </w:p>
    <w:p w14:paraId="38051699" w14:textId="77777777" w:rsidR="009F7513" w:rsidRDefault="009F7513" w:rsidP="009F7513">
      <w:r>
        <w:t xml:space="preserve">Die Ergebnisse der </w:t>
      </w:r>
      <w:proofErr w:type="spellStart"/>
      <w:r>
        <w:t>Mixor</w:t>
      </w:r>
      <w:proofErr w:type="spellEnd"/>
      <w:r>
        <w:t>-Optimierung werden zunächst in einen separaten Optimierer-Schedule (OS) geschrieben, von wo aus sie in einem zweiten Schritt mit dem TS verwoben werden. Der OS bleibt dabei bis zum Ende der nächsten Optimierung erhalten.</w:t>
      </w:r>
    </w:p>
    <w:p w14:paraId="739E3DC2" w14:textId="04135CE9" w:rsidR="009C349D" w:rsidRDefault="009C349D" w:rsidP="009C349D">
      <w:r>
        <w:t xml:space="preserve">Um das Verweben der </w:t>
      </w:r>
      <w:proofErr w:type="spellStart"/>
      <w:r>
        <w:t>Optimiererergebnisse</w:t>
      </w:r>
      <w:proofErr w:type="spellEnd"/>
      <w:r>
        <w:t xml:space="preserve"> mit dem TS durchzuführen, müssen einige Sonderfälle betrachtet werden. Damit keine vergessen werden, sollte das bestehende </w:t>
      </w:r>
      <w:proofErr w:type="spellStart"/>
      <w:r>
        <w:t>transfer_</w:t>
      </w:r>
      <w:proofErr w:type="gramStart"/>
      <w:r>
        <w:t>planned</w:t>
      </w:r>
      <w:proofErr w:type="spellEnd"/>
      <w:r>
        <w:t>(</w:t>
      </w:r>
      <w:proofErr w:type="gramEnd"/>
      <w:r>
        <w:t xml:space="preserve">) und </w:t>
      </w:r>
      <w:proofErr w:type="spellStart"/>
      <w:r>
        <w:t>should_write</w:t>
      </w:r>
      <w:proofErr w:type="spellEnd"/>
      <w:r>
        <w:t xml:space="preserve"> aus dem </w:t>
      </w:r>
      <w:proofErr w:type="spellStart"/>
      <w:r>
        <w:t>SaveVisitor</w:t>
      </w:r>
      <w:proofErr w:type="spellEnd"/>
      <w:r>
        <w:t xml:space="preserve"> gesichtet werden.</w:t>
      </w:r>
    </w:p>
    <w:p w14:paraId="3080A6F5" w14:textId="12C7B4BA" w:rsidR="009C349D" w:rsidRPr="00EB3A0D" w:rsidRDefault="009C349D" w:rsidP="009C349D">
      <w:pPr>
        <w:rPr>
          <w:color w:val="00B050"/>
        </w:rPr>
      </w:pPr>
      <w:r w:rsidRPr="00EB3A0D">
        <w:rPr>
          <w:color w:val="00B050"/>
        </w:rPr>
        <w:t xml:space="preserve">TODO: Sichtung von </w:t>
      </w:r>
      <w:proofErr w:type="spellStart"/>
      <w:r w:rsidRPr="00EB3A0D">
        <w:rPr>
          <w:color w:val="00B050"/>
        </w:rPr>
        <w:t>transfer_</w:t>
      </w:r>
      <w:proofErr w:type="gramStart"/>
      <w:r w:rsidRPr="00EB3A0D">
        <w:rPr>
          <w:color w:val="00B050"/>
        </w:rPr>
        <w:t>planned</w:t>
      </w:r>
      <w:proofErr w:type="spellEnd"/>
      <w:r w:rsidRPr="00EB3A0D">
        <w:rPr>
          <w:color w:val="00B050"/>
        </w:rPr>
        <w:t>(</w:t>
      </w:r>
      <w:proofErr w:type="gramEnd"/>
      <w:r w:rsidRPr="00EB3A0D">
        <w:rPr>
          <w:color w:val="00B050"/>
        </w:rPr>
        <w:t xml:space="preserve">) und </w:t>
      </w:r>
      <w:proofErr w:type="spellStart"/>
      <w:r w:rsidRPr="00EB3A0D">
        <w:rPr>
          <w:color w:val="00B050"/>
        </w:rPr>
        <w:t>should_</w:t>
      </w:r>
      <w:proofErr w:type="gramStart"/>
      <w:r w:rsidRPr="00EB3A0D">
        <w:rPr>
          <w:color w:val="00B050"/>
        </w:rPr>
        <w:t>write</w:t>
      </w:r>
      <w:proofErr w:type="spellEnd"/>
      <w:r w:rsidRPr="00EB3A0D">
        <w:rPr>
          <w:color w:val="00B050"/>
        </w:rPr>
        <w:t>(</w:t>
      </w:r>
      <w:proofErr w:type="gramEnd"/>
      <w:r w:rsidRPr="00EB3A0D">
        <w:rPr>
          <w:color w:val="00B050"/>
        </w:rPr>
        <w:t xml:space="preserve">) im </w:t>
      </w:r>
      <w:proofErr w:type="spellStart"/>
      <w:r w:rsidRPr="00EB3A0D">
        <w:rPr>
          <w:color w:val="00B050"/>
        </w:rPr>
        <w:t>SaveVisitor</w:t>
      </w:r>
      <w:proofErr w:type="spellEnd"/>
      <w:r w:rsidRPr="00EB3A0D">
        <w:rPr>
          <w:color w:val="00B050"/>
        </w:rPr>
        <w:t>.</w:t>
      </w:r>
    </w:p>
    <w:p w14:paraId="7DFCCFA3" w14:textId="77777777" w:rsidR="009F7513" w:rsidRDefault="009F7513" w:rsidP="009F7513">
      <w:pPr>
        <w:pStyle w:val="berschrift3"/>
      </w:pPr>
      <w:bookmarkStart w:id="35" w:name="_Toc203997409"/>
      <w:r>
        <w:lastRenderedPageBreak/>
        <w:t>Zu beachtende Sonderfälle, die für FIFO gefixt wurden</w:t>
      </w:r>
      <w:bookmarkEnd w:id="35"/>
    </w:p>
    <w:tbl>
      <w:tblPr>
        <w:tblStyle w:val="Tabellenraster"/>
        <w:tblW w:w="0" w:type="auto"/>
        <w:tblLook w:val="04A0" w:firstRow="1" w:lastRow="0" w:firstColumn="1" w:lastColumn="0" w:noHBand="0" w:noVBand="1"/>
      </w:tblPr>
      <w:tblGrid>
        <w:gridCol w:w="1271"/>
        <w:gridCol w:w="3543"/>
        <w:gridCol w:w="4246"/>
      </w:tblGrid>
      <w:tr w:rsidR="009F7513" w14:paraId="6452CD8B" w14:textId="77777777" w:rsidTr="009B6474">
        <w:tc>
          <w:tcPr>
            <w:tcW w:w="1271" w:type="dxa"/>
            <w:shd w:val="clear" w:color="auto" w:fill="D9D9D9" w:themeFill="background1" w:themeFillShade="D9"/>
          </w:tcPr>
          <w:p w14:paraId="66B6A7D5" w14:textId="77777777" w:rsidR="009F7513" w:rsidRDefault="009F7513" w:rsidP="009B6474">
            <w:pPr>
              <w:jc w:val="left"/>
            </w:pPr>
            <w:r>
              <w:t>JIRA</w:t>
            </w:r>
          </w:p>
        </w:tc>
        <w:tc>
          <w:tcPr>
            <w:tcW w:w="3544" w:type="dxa"/>
            <w:shd w:val="clear" w:color="auto" w:fill="D9D9D9" w:themeFill="background1" w:themeFillShade="D9"/>
          </w:tcPr>
          <w:p w14:paraId="08518DE5" w14:textId="77777777" w:rsidR="009F7513" w:rsidRDefault="009F7513" w:rsidP="009B6474">
            <w:pPr>
              <w:jc w:val="left"/>
            </w:pPr>
            <w:r>
              <w:t>Title</w:t>
            </w:r>
          </w:p>
        </w:tc>
        <w:tc>
          <w:tcPr>
            <w:tcW w:w="4247" w:type="dxa"/>
            <w:shd w:val="clear" w:color="auto" w:fill="D9D9D9" w:themeFill="background1" w:themeFillShade="D9"/>
          </w:tcPr>
          <w:p w14:paraId="3BBD32CE" w14:textId="77777777" w:rsidR="009F7513" w:rsidRDefault="009F7513" w:rsidP="009B6474">
            <w:pPr>
              <w:jc w:val="left"/>
            </w:pPr>
            <w:r>
              <w:t>Description</w:t>
            </w:r>
          </w:p>
        </w:tc>
      </w:tr>
      <w:tr w:rsidR="009F7513" w14:paraId="7825BAE0" w14:textId="77777777" w:rsidTr="009B6474">
        <w:tc>
          <w:tcPr>
            <w:tcW w:w="1271" w:type="dxa"/>
          </w:tcPr>
          <w:p w14:paraId="57A43CFD" w14:textId="77777777" w:rsidR="009F7513" w:rsidRDefault="009F7513" w:rsidP="009B6474">
            <w:pPr>
              <w:jc w:val="left"/>
            </w:pPr>
            <w:r w:rsidRPr="006A728E">
              <w:t>HCI-3203</w:t>
            </w:r>
          </w:p>
        </w:tc>
        <w:tc>
          <w:tcPr>
            <w:tcW w:w="3544" w:type="dxa"/>
          </w:tcPr>
          <w:p w14:paraId="52C49A8A" w14:textId="77777777" w:rsidR="009F7513" w:rsidRDefault="009F7513" w:rsidP="009B6474">
            <w:pPr>
              <w:jc w:val="left"/>
            </w:pPr>
            <w:proofErr w:type="spellStart"/>
            <w:r w:rsidRPr="006A728E">
              <w:t>change</w:t>
            </w:r>
            <w:proofErr w:type="spellEnd"/>
            <w:r w:rsidRPr="006A728E">
              <w:t xml:space="preserve"> </w:t>
            </w:r>
            <w:proofErr w:type="spellStart"/>
            <w:r w:rsidRPr="006A728E">
              <w:t>the</w:t>
            </w:r>
            <w:proofErr w:type="spellEnd"/>
            <w:r w:rsidRPr="006A728E">
              <w:t xml:space="preserve"> FAS/SAS</w:t>
            </w:r>
          </w:p>
        </w:tc>
        <w:tc>
          <w:tcPr>
            <w:tcW w:w="4247" w:type="dxa"/>
          </w:tcPr>
          <w:p w14:paraId="5B6977CC" w14:textId="77777777" w:rsidR="009F7513" w:rsidRDefault="009F7513" w:rsidP="009B6474">
            <w:pPr>
              <w:jc w:val="left"/>
            </w:pPr>
            <w:proofErr w:type="gramStart"/>
            <w:r w:rsidRPr="006A728E">
              <w:t>Parallel</w:t>
            </w:r>
            <w:r>
              <w:t xml:space="preserve"> </w:t>
            </w:r>
            <w:r w:rsidRPr="006A728E">
              <w:t>laufender</w:t>
            </w:r>
            <w:proofErr w:type="gramEnd"/>
            <w:r w:rsidRPr="006A728E">
              <w:t xml:space="preserve"> RT-Optimierer korri</w:t>
            </w:r>
            <w:r>
              <w:t>gierte manuell geänderte SAS-Zeit wieder zurück zum ursprünglichen Wert.</w:t>
            </w:r>
          </w:p>
        </w:tc>
      </w:tr>
      <w:tr w:rsidR="009F7513" w14:paraId="603D283C" w14:textId="77777777" w:rsidTr="009B6474">
        <w:tc>
          <w:tcPr>
            <w:tcW w:w="1271" w:type="dxa"/>
          </w:tcPr>
          <w:p w14:paraId="5A7F278C" w14:textId="77777777" w:rsidR="009F7513" w:rsidRDefault="009F7513" w:rsidP="009B6474">
            <w:pPr>
              <w:jc w:val="left"/>
            </w:pPr>
            <w:r>
              <w:t>HAN-629</w:t>
            </w:r>
          </w:p>
        </w:tc>
        <w:tc>
          <w:tcPr>
            <w:tcW w:w="3544" w:type="dxa"/>
          </w:tcPr>
          <w:p w14:paraId="5B1D0F95" w14:textId="77777777" w:rsidR="009F7513" w:rsidRDefault="009F7513" w:rsidP="009B6474">
            <w:pPr>
              <w:jc w:val="left"/>
            </w:pPr>
            <w:r w:rsidRPr="006A728E">
              <w:t>Doppelte Balken im GUI</w:t>
            </w:r>
          </w:p>
        </w:tc>
        <w:tc>
          <w:tcPr>
            <w:tcW w:w="4247" w:type="dxa"/>
          </w:tcPr>
          <w:p w14:paraId="04EBAC49" w14:textId="77777777" w:rsidR="009F7513" w:rsidRDefault="009F7513" w:rsidP="009B6474">
            <w:pPr>
              <w:jc w:val="left"/>
            </w:pPr>
            <w:r>
              <w:t xml:space="preserve">Wenn Optimierer einen Truck nicht schreibt, blieben alte Ergebnisse stehen und es entstanden doppelte </w:t>
            </w:r>
            <w:proofErr w:type="spellStart"/>
            <w:r>
              <w:t>sequence</w:t>
            </w:r>
            <w:proofErr w:type="spellEnd"/>
            <w:r>
              <w:t xml:space="preserve"> </w:t>
            </w:r>
            <w:proofErr w:type="spellStart"/>
            <w:r>
              <w:t>numbers</w:t>
            </w:r>
            <w:proofErr w:type="spellEnd"/>
            <w:r>
              <w:t xml:space="preserve"> und damit in Folge doppelte Balken.</w:t>
            </w:r>
          </w:p>
        </w:tc>
      </w:tr>
      <w:tr w:rsidR="009F7513" w14:paraId="0A979179" w14:textId="77777777" w:rsidTr="009B6474">
        <w:tc>
          <w:tcPr>
            <w:tcW w:w="1271" w:type="dxa"/>
          </w:tcPr>
          <w:p w14:paraId="253D7D16" w14:textId="77777777" w:rsidR="009F7513" w:rsidRDefault="009F7513" w:rsidP="009B6474">
            <w:pPr>
              <w:jc w:val="left"/>
            </w:pPr>
            <w:r>
              <w:t>HCI-98</w:t>
            </w:r>
          </w:p>
        </w:tc>
        <w:tc>
          <w:tcPr>
            <w:tcW w:w="3544" w:type="dxa"/>
          </w:tcPr>
          <w:p w14:paraId="42F46F10" w14:textId="77777777" w:rsidR="009F7513" w:rsidRDefault="009F7513" w:rsidP="009B6474">
            <w:pPr>
              <w:jc w:val="left"/>
            </w:pPr>
            <w:r w:rsidRPr="006A728E">
              <w:t>Der OEV-Optimierer schreibt für Trucks mit Preload-</w:t>
            </w:r>
            <w:proofErr w:type="spellStart"/>
            <w:r w:rsidRPr="006A728E">
              <w:t>Proposals</w:t>
            </w:r>
            <w:proofErr w:type="spellEnd"/>
            <w:r w:rsidRPr="006A728E">
              <w:t xml:space="preserve"> </w:t>
            </w:r>
            <w:proofErr w:type="spellStart"/>
            <w:r w:rsidRPr="006A728E">
              <w:t>jedesmal</w:t>
            </w:r>
            <w:proofErr w:type="spellEnd"/>
            <w:r w:rsidRPr="006A728E">
              <w:t xml:space="preserve"> die </w:t>
            </w:r>
            <w:proofErr w:type="spellStart"/>
            <w:r w:rsidRPr="006A728E">
              <w:t>Schedules</w:t>
            </w:r>
            <w:proofErr w:type="spellEnd"/>
            <w:r w:rsidRPr="006A728E">
              <w:t xml:space="preserve"> neu</w:t>
            </w:r>
          </w:p>
        </w:tc>
        <w:tc>
          <w:tcPr>
            <w:tcW w:w="4247" w:type="dxa"/>
          </w:tcPr>
          <w:p w14:paraId="365589E3" w14:textId="77777777" w:rsidR="009F7513" w:rsidRDefault="009F7513" w:rsidP="009B6474">
            <w:pPr>
              <w:jc w:val="left"/>
            </w:pPr>
            <w:r>
              <w:t>OEV-Optimierungen gingen anders mit Trucks um, die nicht geschrieben werden sollten als der RT-Optimierer.</w:t>
            </w:r>
          </w:p>
        </w:tc>
      </w:tr>
      <w:tr w:rsidR="009F7513" w:rsidRPr="00D863D3" w14:paraId="000FA982" w14:textId="77777777" w:rsidTr="009B6474">
        <w:tc>
          <w:tcPr>
            <w:tcW w:w="1271" w:type="dxa"/>
          </w:tcPr>
          <w:p w14:paraId="73B497C9" w14:textId="77777777" w:rsidR="009F7513" w:rsidRDefault="009F7513" w:rsidP="009B6474">
            <w:pPr>
              <w:jc w:val="left"/>
            </w:pPr>
            <w:r w:rsidRPr="0097608D">
              <w:rPr>
                <w:lang w:val="en-GB"/>
              </w:rPr>
              <w:t>HCI-5426</w:t>
            </w:r>
          </w:p>
        </w:tc>
        <w:tc>
          <w:tcPr>
            <w:tcW w:w="3544" w:type="dxa"/>
          </w:tcPr>
          <w:p w14:paraId="722FE923" w14:textId="77777777" w:rsidR="009F7513" w:rsidRPr="00D863D3" w:rsidRDefault="009F7513" w:rsidP="009B6474">
            <w:pPr>
              <w:jc w:val="left"/>
              <w:rPr>
                <w:lang w:val="en-GB"/>
              </w:rPr>
            </w:pPr>
            <w:r w:rsidRPr="0097608D">
              <w:rPr>
                <w:lang w:val="en-GB"/>
              </w:rPr>
              <w:t>DNK PR0 - SAP updates not getting into ST</w:t>
            </w:r>
          </w:p>
        </w:tc>
        <w:tc>
          <w:tcPr>
            <w:tcW w:w="4247" w:type="dxa"/>
          </w:tcPr>
          <w:p w14:paraId="330FCBF1" w14:textId="77777777" w:rsidR="009F7513" w:rsidRPr="00D863D3" w:rsidRDefault="009F7513" w:rsidP="009B6474">
            <w:pPr>
              <w:jc w:val="left"/>
            </w:pPr>
            <w:r w:rsidRPr="003D70BB">
              <w:t xml:space="preserve">Optimierung (FIFO und </w:t>
            </w:r>
            <w:proofErr w:type="spellStart"/>
            <w:r w:rsidRPr="003D70BB">
              <w:t>Regret</w:t>
            </w:r>
            <w:proofErr w:type="spellEnd"/>
            <w:r w:rsidRPr="003D70BB">
              <w:t>) l</w:t>
            </w:r>
            <w:r>
              <w:t xml:space="preserve">aufen eine Fear-Assertion, wenn für ein Auftrag ein </w:t>
            </w:r>
            <w:proofErr w:type="spellStart"/>
            <w:r>
              <w:t>gefixted</w:t>
            </w:r>
            <w:proofErr w:type="spellEnd"/>
            <w:r>
              <w:t xml:space="preserve"> </w:t>
            </w:r>
            <w:proofErr w:type="spellStart"/>
            <w:r>
              <w:t>Proposal</w:t>
            </w:r>
            <w:proofErr w:type="spellEnd"/>
            <w:r>
              <w:t xml:space="preserve"> besteht aus einem Werk, das nicht mehr in der LTA-Liste enthalten ist.</w:t>
            </w:r>
          </w:p>
        </w:tc>
      </w:tr>
      <w:tr w:rsidR="009F7513" w:rsidRPr="00D863D3" w14:paraId="6C07C747" w14:textId="77777777" w:rsidTr="009B6474">
        <w:tc>
          <w:tcPr>
            <w:tcW w:w="1271" w:type="dxa"/>
          </w:tcPr>
          <w:p w14:paraId="73E6823E" w14:textId="77777777" w:rsidR="009F7513" w:rsidRPr="00D863D3" w:rsidRDefault="009F7513" w:rsidP="009B6474">
            <w:pPr>
              <w:jc w:val="left"/>
            </w:pPr>
            <w:r>
              <w:t>HCI-2771</w:t>
            </w:r>
          </w:p>
        </w:tc>
        <w:tc>
          <w:tcPr>
            <w:tcW w:w="3544" w:type="dxa"/>
          </w:tcPr>
          <w:p w14:paraId="6D1F7032" w14:textId="77777777" w:rsidR="009F7513" w:rsidRPr="00D863D3" w:rsidRDefault="009F7513" w:rsidP="009B6474">
            <w:pPr>
              <w:jc w:val="left"/>
            </w:pPr>
            <w:proofErr w:type="spellStart"/>
            <w:r w:rsidRPr="003D70BB">
              <w:t>AssignBest</w:t>
            </w:r>
            <w:proofErr w:type="spellEnd"/>
            <w:r w:rsidRPr="003D70BB">
              <w:t xml:space="preserve"> für </w:t>
            </w:r>
            <w:proofErr w:type="spellStart"/>
            <w:r w:rsidRPr="003D70BB">
              <w:t>entfixierte</w:t>
            </w:r>
            <w:proofErr w:type="spellEnd"/>
            <w:r w:rsidRPr="003D70BB">
              <w:t xml:space="preserve"> und anschließend wieder vorgeschlagene Optimierer-</w:t>
            </w:r>
            <w:proofErr w:type="spellStart"/>
            <w:r w:rsidRPr="003D70BB">
              <w:t>Proposals</w:t>
            </w:r>
            <w:proofErr w:type="spellEnd"/>
          </w:p>
        </w:tc>
        <w:tc>
          <w:tcPr>
            <w:tcW w:w="4247" w:type="dxa"/>
          </w:tcPr>
          <w:p w14:paraId="6A201663" w14:textId="77777777" w:rsidR="009F7513" w:rsidRPr="00D863D3" w:rsidRDefault="009F7513" w:rsidP="009B6474">
            <w:pPr>
              <w:jc w:val="left"/>
            </w:pPr>
            <w:r>
              <w:t xml:space="preserve">Optimierungsergebnisse werden immer zurückgeschrieben, wenn etwas nicht-gefixtes im TS gefunden wird, das nicht </w:t>
            </w:r>
            <w:proofErr w:type="spellStart"/>
            <w:r>
              <w:t>Proposer</w:t>
            </w:r>
            <w:proofErr w:type="spellEnd"/>
            <w:r>
              <w:t>=Optimierer hat.</w:t>
            </w:r>
          </w:p>
        </w:tc>
      </w:tr>
      <w:tr w:rsidR="009F7513" w:rsidRPr="00D863D3" w14:paraId="0471FEA9" w14:textId="77777777" w:rsidTr="009B6474">
        <w:tc>
          <w:tcPr>
            <w:tcW w:w="1271" w:type="dxa"/>
          </w:tcPr>
          <w:p w14:paraId="0174DD8B" w14:textId="77777777" w:rsidR="009F7513" w:rsidRDefault="009F7513" w:rsidP="009B6474">
            <w:pPr>
              <w:jc w:val="left"/>
            </w:pPr>
            <w:r w:rsidRPr="00410292">
              <w:rPr>
                <w:lang w:val="en-GB"/>
              </w:rPr>
              <w:t>HHA-77</w:t>
            </w:r>
          </w:p>
        </w:tc>
        <w:tc>
          <w:tcPr>
            <w:tcW w:w="3544" w:type="dxa"/>
          </w:tcPr>
          <w:p w14:paraId="7B63BC97" w14:textId="77777777" w:rsidR="009F7513" w:rsidRPr="00D863D3" w:rsidRDefault="009F7513" w:rsidP="009B6474">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3C46D54F" w14:textId="77777777" w:rsidR="009F7513" w:rsidRPr="00D863D3" w:rsidRDefault="009F7513" w:rsidP="009B6474">
            <w:pPr>
              <w:jc w:val="left"/>
            </w:pPr>
            <w:r w:rsidRPr="00410292">
              <w:t>Wenn beim Zurückschreiben eine O</w:t>
            </w:r>
            <w:r>
              <w:t>peration gefunden wird, die zu einem anderen Truck gehört (</w:t>
            </w:r>
            <w:proofErr w:type="spellStart"/>
            <w:r>
              <w:t>re-use</w:t>
            </w:r>
            <w:proofErr w:type="spellEnd"/>
            <w:r>
              <w:t xml:space="preserve"> von </w:t>
            </w:r>
            <w:proofErr w:type="spellStart"/>
            <w:r>
              <w:t>Ops</w:t>
            </w:r>
            <w:proofErr w:type="spellEnd"/>
            <w:r>
              <w:t xml:space="preserve">), wird der Schedule auf jeden Fall </w:t>
            </w:r>
            <w:proofErr w:type="gramStart"/>
            <w:r>
              <w:t>geschrieben</w:t>
            </w:r>
            <w:proofErr w:type="gramEnd"/>
            <w:r>
              <w:t xml:space="preserve"> um das zu reparieren (und damit Unique-</w:t>
            </w:r>
            <w:r>
              <w:lastRenderedPageBreak/>
              <w:t>Constraint-</w:t>
            </w:r>
            <w:proofErr w:type="spellStart"/>
            <w:r>
              <w:t>Violations</w:t>
            </w:r>
            <w:proofErr w:type="spellEnd"/>
            <w:r>
              <w:t xml:space="preserve"> beim Schreiben in die Future-Tabellen zu vermeiden).</w:t>
            </w:r>
          </w:p>
        </w:tc>
      </w:tr>
    </w:tbl>
    <w:p w14:paraId="6918F85C" w14:textId="24434D66" w:rsidR="009F7513" w:rsidRDefault="009F7513" w:rsidP="009C349D">
      <w:r w:rsidRPr="00CF0DED">
        <w:lastRenderedPageBreak/>
        <w:tab/>
      </w:r>
    </w:p>
    <w:p w14:paraId="3F6CC6C1" w14:textId="73EEB3A7" w:rsidR="00B87F2A" w:rsidRDefault="00B87F2A" w:rsidP="00A3187A">
      <w:pPr>
        <w:pStyle w:val="berschrift2"/>
      </w:pPr>
      <w:bookmarkStart w:id="36" w:name="_Toc203997410"/>
      <w:r>
        <w:t>Zurückschreiben von OEV-</w:t>
      </w:r>
      <w:proofErr w:type="spellStart"/>
      <w:r>
        <w:t>Schedules</w:t>
      </w:r>
      <w:bookmarkEnd w:id="36"/>
      <w:proofErr w:type="spellEnd"/>
    </w:p>
    <w:p w14:paraId="5204A420" w14:textId="171951D2" w:rsidR="00B87F2A" w:rsidRDefault="00B87F2A" w:rsidP="00B87F2A">
      <w:r>
        <w:t>Da es im OEV-Schedule keine „störenden“ manuellen Transaktionen und auch keinen Update-</w:t>
      </w:r>
      <w:proofErr w:type="spellStart"/>
      <w:r>
        <w:t>Schedules</w:t>
      </w:r>
      <w:proofErr w:type="spellEnd"/>
      <w:r>
        <w:t xml:space="preserve">-Mechanismus gibt, hat die Optimierung diese </w:t>
      </w:r>
      <w:proofErr w:type="spellStart"/>
      <w:r>
        <w:t>Schedules</w:t>
      </w:r>
      <w:proofErr w:type="spellEnd"/>
      <w:r>
        <w:t xml:space="preserve"> für sich </w:t>
      </w:r>
      <w:proofErr w:type="gramStart"/>
      <w:r>
        <w:t>alleine</w:t>
      </w:r>
      <w:proofErr w:type="gramEnd"/>
      <w:r>
        <w:t xml:space="preserve"> zur Verfügung. Das Zurückschreiben ist also viel einfacher: Der </w:t>
      </w:r>
      <w:proofErr w:type="spellStart"/>
      <w:r>
        <w:t>Mixor</w:t>
      </w:r>
      <w:proofErr w:type="spellEnd"/>
      <w:r>
        <w:t xml:space="preserve"> kann direkt in die OEV-</w:t>
      </w:r>
      <w:proofErr w:type="spellStart"/>
      <w:r>
        <w:t>Schedules</w:t>
      </w:r>
      <w:proofErr w:type="spellEnd"/>
      <w:r>
        <w:t xml:space="preserve"> schreiben, auch in den OEV0-Schedule, und muss sich ums „Verweben“ keine Gedanken machen.</w:t>
      </w:r>
    </w:p>
    <w:p w14:paraId="21C8248C" w14:textId="6DDDE883" w:rsidR="00B87F2A" w:rsidRDefault="00B87F2A" w:rsidP="00B87F2A">
      <w:pPr>
        <w:pStyle w:val="berschrift2"/>
      </w:pPr>
      <w:bookmarkStart w:id="37" w:name="_Toc203997411"/>
      <w:r>
        <w:t>Vermeidung überflüssiger Updates</w:t>
      </w:r>
      <w:bookmarkEnd w:id="37"/>
    </w:p>
    <w:p w14:paraId="5F533AF1" w14:textId="77777777" w:rsidR="00B87F2A" w:rsidRPr="00B87F2A" w:rsidRDefault="00B87F2A" w:rsidP="00B87F2A">
      <w:r>
        <w:t xml:space="preserve">Die </w:t>
      </w:r>
      <w:proofErr w:type="spellStart"/>
      <w:r>
        <w:t>Regret</w:t>
      </w:r>
      <w:proofErr w:type="spellEnd"/>
      <w:r>
        <w:t xml:space="preserve">- und Transfer-Optimierungen versuchen, die Anzahl der Schedule-Updates möglichst zu minimieren, indem ein Schedule nicht geschrieben wird, für den Fal, dass sich nichts zum vorherigen Schedule geändert hat. Das macht der </w:t>
      </w:r>
      <w:proofErr w:type="spellStart"/>
      <w:r>
        <w:t>Mixor</w:t>
      </w:r>
      <w:proofErr w:type="spellEnd"/>
      <w:r>
        <w:t>-Optimierer aktuell noch nicht. Um unnötige Updates Richtung GUI und damit Performanceprobleme zu vermeiden, muss ein vergleichbarer Mechanismus gefunden und entwickelt werden, der sowohl für den RT- als auch für die OEV-Optimierungen überflüssige Updates vermeidet.</w:t>
      </w:r>
    </w:p>
    <w:p w14:paraId="65348542" w14:textId="371518FF" w:rsidR="00A17BB6" w:rsidRDefault="00A17BB6" w:rsidP="00A3187A">
      <w:pPr>
        <w:pStyle w:val="berschrift2"/>
      </w:pPr>
      <w:bookmarkStart w:id="38" w:name="_Toc203997412"/>
      <w:r>
        <w:t>Zurückschreiben von Pausen</w:t>
      </w:r>
      <w:bookmarkEnd w:id="38"/>
    </w:p>
    <w:p w14:paraId="5364F9FC" w14:textId="77777777" w:rsidR="00A3187A" w:rsidRDefault="00A3187A" w:rsidP="00A3187A">
      <w:pPr>
        <w:pStyle w:val="Listenabsatz"/>
        <w:ind w:left="0"/>
      </w:pPr>
      <w:r w:rsidRPr="00980052">
        <w:t>Wie behandeln wir die Zeitstempel der Pausen, wenn sich zwischen Start- und Ende eines Optimierungslaufs ein Fahrzeug</w:t>
      </w:r>
      <w:r>
        <w:t>-S</w:t>
      </w:r>
      <w:r w:rsidRPr="00980052">
        <w:t>chedule so verändert hat, dass der Server die Pause nicht zur geplanten Zeit in das Schedule schreiben kann</w:t>
      </w:r>
      <w:r>
        <w:t>?</w:t>
      </w:r>
    </w:p>
    <w:p w14:paraId="63D70BCA" w14:textId="77777777" w:rsidR="00A3187A" w:rsidRPr="00241C1B" w:rsidRDefault="00A3187A" w:rsidP="00A3187A">
      <w:pPr>
        <w:pStyle w:val="Listenabsatz"/>
        <w:numPr>
          <w:ilvl w:val="3"/>
          <w:numId w:val="9"/>
        </w:numPr>
        <w:ind w:left="1440"/>
      </w:pPr>
      <w:r w:rsidRPr="00241C1B">
        <w:t>Solange das Fahrzeug prinzipiell geschrieben wird, soll die Pause mit genau den Zeiten (relativ zum Beginn des SE) geschrieben werden. Eine Folge-Optimierung korrigiert das dann.</w:t>
      </w:r>
    </w:p>
    <w:p w14:paraId="4BEC3D04" w14:textId="77777777" w:rsidR="00A3187A" w:rsidRPr="00241C1B" w:rsidRDefault="00A3187A" w:rsidP="00A3187A">
      <w:pPr>
        <w:pStyle w:val="Listenabsatz"/>
        <w:numPr>
          <w:ilvl w:val="3"/>
          <w:numId w:val="9"/>
        </w:numPr>
        <w:ind w:left="1440"/>
      </w:pPr>
      <w:r w:rsidRPr="00241C1B">
        <w:t>Wenn das Fahrzeug nicht geschrieben wird (</w:t>
      </w:r>
      <w:proofErr w:type="gramStart"/>
      <w:r w:rsidRPr="00241C1B">
        <w:t>z.B.</w:t>
      </w:r>
      <w:proofErr w:type="gramEnd"/>
      <w:r w:rsidRPr="00241C1B">
        <w:t xml:space="preserve"> weil zwischenzeitlich ein manuelles </w:t>
      </w:r>
      <w:proofErr w:type="spellStart"/>
      <w:r w:rsidRPr="00241C1B">
        <w:t>Assignment</w:t>
      </w:r>
      <w:proofErr w:type="spellEnd"/>
      <w:r w:rsidRPr="00241C1B">
        <w:t xml:space="preserve"> erfolgt ist), stellt sich die Frage gar nicht.</w:t>
      </w:r>
    </w:p>
    <w:p w14:paraId="227702B2" w14:textId="580799BC" w:rsidR="00A3187A" w:rsidRDefault="00A3187A" w:rsidP="00BD7021">
      <w:pPr>
        <w:pStyle w:val="berschrift1"/>
      </w:pPr>
      <w:bookmarkStart w:id="39" w:name="_Toc203997413"/>
      <w:r>
        <w:t>Statistik und KPIs</w:t>
      </w:r>
      <w:bookmarkEnd w:id="39"/>
    </w:p>
    <w:p w14:paraId="58A5C100" w14:textId="0DB98CD0" w:rsidR="00EB3A0D" w:rsidRDefault="00EB3A0D" w:rsidP="00A3187A">
      <w:r>
        <w:t xml:space="preserve">Durch das linksbündige Schreiben der Approach-Phasen entstehen durch das </w:t>
      </w:r>
      <w:r w:rsidR="00A36E31">
        <w:t>V</w:t>
      </w:r>
      <w:r>
        <w:t xml:space="preserve">erschieben der Approach-Phasen nach links an das Ende der vorhergehende </w:t>
      </w:r>
      <w:r>
        <w:lastRenderedPageBreak/>
        <w:t xml:space="preserve">Abladephase im TS „Wait Load“-Zeiten. Diese Zeiten werden in der aktuellen Implementierung der KPI-Berechnung als </w:t>
      </w:r>
      <w:r w:rsidR="00A36E31">
        <w:t>„</w:t>
      </w:r>
      <w:r>
        <w:t>beschäftigt</w:t>
      </w:r>
      <w:r w:rsidR="00A36E31">
        <w:t>“</w:t>
      </w:r>
      <w:r>
        <w:t xml:space="preserve"> ge</w:t>
      </w:r>
      <w:r w:rsidR="00A36E31">
        <w:t>zählt (entsprechend der Zählung solcher Zeiten im AS und PS). Das verfälscht das Planungsergebnis und muss angepasst werden. Im TS dürfen solchermaßen geplante „Wait Load“-Zeiten nicht als beschäftigt gezählt werden, sondern als verfügbar (</w:t>
      </w:r>
      <w:proofErr w:type="spellStart"/>
      <w:r w:rsidR="00A36E31">
        <w:t>idle</w:t>
      </w:r>
      <w:proofErr w:type="spellEnd"/>
      <w:r w:rsidR="00A36E31">
        <w:t>).</w:t>
      </w:r>
    </w:p>
    <w:p w14:paraId="7FE6729E" w14:textId="570CF612" w:rsidR="00A3187A" w:rsidRPr="00A36E31" w:rsidRDefault="00A36E31" w:rsidP="00A3187A">
      <w:pPr>
        <w:rPr>
          <w:color w:val="00B050"/>
        </w:rPr>
      </w:pPr>
      <w:r w:rsidRPr="00A36E31">
        <w:rPr>
          <w:color w:val="00B050"/>
        </w:rPr>
        <w:t xml:space="preserve">Frage: </w:t>
      </w:r>
      <w:r w:rsidR="00A3187A" w:rsidRPr="00A36E31">
        <w:rPr>
          <w:color w:val="00B050"/>
        </w:rPr>
        <w:t xml:space="preserve">müssen durch </w:t>
      </w:r>
      <w:r w:rsidRPr="00A36E31">
        <w:rPr>
          <w:color w:val="00B050"/>
        </w:rPr>
        <w:t>das Links-Schieben des Approach</w:t>
      </w:r>
      <w:r>
        <w:rPr>
          <w:color w:val="00B050"/>
        </w:rPr>
        <w:t>s</w:t>
      </w:r>
      <w:r w:rsidRPr="00A36E31">
        <w:rPr>
          <w:color w:val="00B050"/>
        </w:rPr>
        <w:t xml:space="preserve"> oder </w:t>
      </w:r>
      <w:r w:rsidR="00A3187A" w:rsidRPr="00A36E31">
        <w:rPr>
          <w:color w:val="00B050"/>
        </w:rPr>
        <w:t xml:space="preserve">den Einbezug der Pausen </w:t>
      </w:r>
      <w:r w:rsidRPr="00A36E31">
        <w:rPr>
          <w:color w:val="00B050"/>
        </w:rPr>
        <w:t>in den TS weitere KPI angepasst werden?</w:t>
      </w:r>
    </w:p>
    <w:p w14:paraId="74AB0BE9" w14:textId="345E5887" w:rsidR="00537816" w:rsidRDefault="00537816" w:rsidP="00BD7021">
      <w:pPr>
        <w:pStyle w:val="berschrift1"/>
      </w:pPr>
      <w:bookmarkStart w:id="40" w:name="_Toc203997414"/>
      <w:bookmarkStart w:id="41" w:name="_Ref209097249"/>
      <w:r>
        <w:t xml:space="preserve">Update </w:t>
      </w:r>
      <w:proofErr w:type="spellStart"/>
      <w:r>
        <w:t>Schedules</w:t>
      </w:r>
      <w:proofErr w:type="spellEnd"/>
      <w:r>
        <w:t xml:space="preserve"> Handler</w:t>
      </w:r>
      <w:bookmarkEnd w:id="40"/>
      <w:bookmarkEnd w:id="41"/>
    </w:p>
    <w:p w14:paraId="727033F2" w14:textId="69999C1D" w:rsidR="00A17BB6" w:rsidRDefault="00241C1B" w:rsidP="00241C1B">
      <w:r>
        <w:t>B</w:t>
      </w:r>
      <w:r w:rsidR="00E9646D">
        <w:t xml:space="preserve">ei fortschreitender Zeit </w:t>
      </w:r>
      <w:r>
        <w:t xml:space="preserve">sollen </w:t>
      </w:r>
      <w:r w:rsidR="00537816">
        <w:t xml:space="preserve">Pausenzeiten </w:t>
      </w:r>
      <w:r w:rsidR="00BD7021">
        <w:t xml:space="preserve">im TS </w:t>
      </w:r>
      <w:ins w:id="42" w:author="Stefan Rupp" w:date="2025-09-18T13:57:00Z" w16du:dateUtc="2025-09-18T11:57:00Z">
        <w:r w:rsidR="001F1CA2">
          <w:t>im Allgemeinen</w:t>
        </w:r>
      </w:ins>
      <w:ins w:id="43" w:author="Stefan Rupp" w:date="2025-09-18T13:55:00Z" w16du:dateUtc="2025-09-18T11:55:00Z">
        <w:r w:rsidR="001F1CA2">
          <w:t xml:space="preserve"> zeitlich an dem Zeitpunkt stehen bleiben, an dem </w:t>
        </w:r>
      </w:ins>
      <w:ins w:id="44" w:author="Stefan Rupp" w:date="2025-09-18T13:56:00Z" w16du:dateUtc="2025-09-18T11:56:00Z">
        <w:r w:rsidR="001F1CA2">
          <w:t xml:space="preserve">sie ursprünglich von der Optimierung geschrieben wurden, während die Zeitstempel des </w:t>
        </w:r>
        <w:proofErr w:type="spellStart"/>
        <w:r w:rsidR="001F1CA2">
          <w:t>Proposals</w:t>
        </w:r>
        <w:proofErr w:type="spellEnd"/>
        <w:r w:rsidR="001F1CA2">
          <w:t xml:space="preserve"> / </w:t>
        </w:r>
        <w:proofErr w:type="gramStart"/>
        <w:r w:rsidR="001F1CA2">
          <w:t>des Balken</w:t>
        </w:r>
        <w:proofErr w:type="gramEnd"/>
        <w:r w:rsidR="001F1CA2">
          <w:t xml:space="preserve"> / des Schedule-Ele</w:t>
        </w:r>
      </w:ins>
      <w:ins w:id="45" w:author="Stefan Rupp" w:date="2025-09-18T13:57:00Z" w16du:dateUtc="2025-09-18T11:57:00Z">
        <w:r w:rsidR="001F1CA2">
          <w:t>ments</w:t>
        </w:r>
      </w:ins>
      <w:ins w:id="46" w:author="Stefan Rupp" w:date="2025-09-18T13:56:00Z" w16du:dateUtc="2025-09-18T11:56:00Z">
        <w:r w:rsidR="001F1CA2">
          <w:t xml:space="preserve"> „unter der Pause hinweg“</w:t>
        </w:r>
      </w:ins>
      <w:del w:id="47" w:author="Stefan Rupp" w:date="2025-09-18T13:57:00Z" w16du:dateUtc="2025-09-18T11:57:00Z">
        <w:r w:rsidR="00A17BB6" w:rsidRPr="00782734" w:rsidDel="001F1CA2">
          <w:delText>relativ zum Beginn des Schedule</w:delText>
        </w:r>
        <w:r w:rsidR="00A17BB6" w:rsidDel="001F1CA2">
          <w:delText>-E</w:delText>
        </w:r>
        <w:r w:rsidR="00A17BB6" w:rsidRPr="00782734" w:rsidDel="001F1CA2">
          <w:delText>lements</w:delText>
        </w:r>
      </w:del>
      <w:r w:rsidR="00A17BB6" w:rsidRPr="00782734">
        <w:t xml:space="preserve"> geschoben</w:t>
      </w:r>
      <w:r>
        <w:t xml:space="preserve"> werden.</w:t>
      </w:r>
    </w:p>
    <w:p w14:paraId="63F0E4A3" w14:textId="3CEC449F" w:rsidR="00241C1B" w:rsidRDefault="00241C1B" w:rsidP="00241C1B">
      <w:pPr>
        <w:rPr>
          <w:ins w:id="48" w:author="Stefan Rupp" w:date="2025-09-18T14:02:00Z" w16du:dateUtc="2025-09-18T12:02:00Z"/>
        </w:rPr>
      </w:pPr>
      <w:r>
        <w:t xml:space="preserve">Diese Behandlung hat den Vorteil, dass sie </w:t>
      </w:r>
      <w:del w:id="49" w:author="Stefan Rupp" w:date="2025-09-18T13:58:00Z" w16du:dateUtc="2025-09-18T11:58:00Z">
        <w:r w:rsidDel="001F1CA2">
          <w:delText xml:space="preserve">sehr einfach ist (auch dem Kunden einfach vermittelbar), dadurch keine Overlaps entstehen und die nächste Optimierung </w:delText>
        </w:r>
        <w:r w:rsidR="00A86CFD" w:rsidDel="001F1CA2">
          <w:delText>in spätestens zwei Minuten mögliche Verletzungen der Pausenregeln korrigieren kann.</w:delText>
        </w:r>
      </w:del>
      <w:ins w:id="50" w:author="Stefan Rupp" w:date="2025-09-18T13:58:00Z" w16du:dateUtc="2025-09-18T11:58:00Z">
        <w:r w:rsidR="001F1CA2">
          <w:t xml:space="preserve">überflüssige Updates vermeidet, die dadurch entstünden, wenn die Zeitstempel durch Update </w:t>
        </w:r>
        <w:proofErr w:type="spellStart"/>
        <w:r w:rsidR="001F1CA2">
          <w:t>Schedules</w:t>
        </w:r>
        <w:proofErr w:type="spellEnd"/>
        <w:r w:rsidR="001F1CA2">
          <w:t xml:space="preserve"> re</w:t>
        </w:r>
      </w:ins>
      <w:ins w:id="51" w:author="Stefan Rupp" w:date="2025-09-18T13:59:00Z" w16du:dateUtc="2025-09-18T11:59:00Z">
        <w:r w:rsidR="001F1CA2">
          <w:t xml:space="preserve">lativ zum Beginn des Balken geschoben, und anschl. durch die nächste Optimierung wieder zurückgesetzt werden, da die Optimierung die Pause im Allgemeinen aufgrund der Pausenregeln </w:t>
        </w:r>
      </w:ins>
      <w:ins w:id="52" w:author="Stefan Rupp" w:date="2025-09-18T14:00:00Z" w16du:dateUtc="2025-09-18T12:00:00Z">
        <w:r w:rsidR="001F1CA2">
          <w:t xml:space="preserve">zu einem fixen Zeitpunkt nach Schicht-Start eingeplant hatte Ein weiterer Vorteil liegt darin, dass die Pausen-Zeitstempel </w:t>
        </w:r>
      </w:ins>
      <w:ins w:id="53" w:author="Stefan Rupp" w:date="2025-09-18T14:01:00Z" w16du:dateUtc="2025-09-18T12:01:00Z">
        <w:r w:rsidR="001F1CA2">
          <w:t>normalerweise als Fixe Zeitstempel im Schedule stehen, während die anderen Zeitstempel des Balkens lineare Time-</w:t>
        </w:r>
        <w:proofErr w:type="spellStart"/>
        <w:r w:rsidR="001F1CA2">
          <w:t>Functions</w:t>
        </w:r>
        <w:proofErr w:type="spellEnd"/>
        <w:r w:rsidR="001F1CA2">
          <w:t xml:space="preserve"> sind</w:t>
        </w:r>
      </w:ins>
      <w:ins w:id="54" w:author="Stefan Rupp" w:date="2025-09-18T13:59:00Z" w16du:dateUtc="2025-09-18T11:59:00Z">
        <w:r w:rsidR="001F1CA2">
          <w:t>.</w:t>
        </w:r>
      </w:ins>
    </w:p>
    <w:p w14:paraId="48231C80" w14:textId="06AF8BAC" w:rsidR="001F1CA2" w:rsidRDefault="001F1CA2" w:rsidP="00241C1B">
      <w:pPr>
        <w:rPr>
          <w:ins w:id="55" w:author="Stefan Rupp" w:date="2025-09-18T14:06:00Z" w16du:dateUtc="2025-09-18T12:06:00Z"/>
        </w:rPr>
      </w:pPr>
      <w:ins w:id="56" w:author="Stefan Rupp" w:date="2025-09-18T14:02:00Z" w16du:dateUtc="2025-09-18T12:02:00Z">
        <w:r>
          <w:t xml:space="preserve">Es muss dabei allerdings </w:t>
        </w:r>
      </w:ins>
      <w:ins w:id="57" w:author="Stefan Rupp" w:date="2025-09-18T14:03:00Z" w16du:dateUtc="2025-09-18T12:03:00Z">
        <w:r>
          <w:t xml:space="preserve">darauf geachtet werden, dass die Pause durch das Schieben nicht aus dem Balken herausgeschoben wird, bzw. der Balken nicht außerhalb der Pause. </w:t>
        </w:r>
      </w:ins>
      <w:ins w:id="58" w:author="Stefan Rupp" w:date="2025-09-18T14:04:00Z" w16du:dateUtc="2025-09-18T12:04:00Z">
        <w:r>
          <w:t xml:space="preserve">Würde die Pause durch das Schieben des Balkens z.T. außerhalb liegen, müssen die Pausen-Zeitstempel doch linearisiert werden und </w:t>
        </w:r>
      </w:ins>
      <w:ins w:id="59" w:author="Stefan Rupp" w:date="2025-09-18T14:05:00Z" w16du:dateUtc="2025-09-18T12:05:00Z">
        <w:r>
          <w:t>„linksbündig“ im Balken mitgeschoben werden.</w:t>
        </w:r>
      </w:ins>
      <w:ins w:id="60" w:author="Stefan Rupp" w:date="2025-09-18T14:09:00Z" w16du:dateUtc="2025-09-18T12:09:00Z">
        <w:r w:rsidR="00864C71">
          <w:t xml:space="preserve"> Dadurch werden Überlappungen vermieden.</w:t>
        </w:r>
      </w:ins>
    </w:p>
    <w:p w14:paraId="25433240" w14:textId="11B3661E" w:rsidR="00864C71" w:rsidRDefault="00864C71">
      <w:pPr>
        <w:jc w:val="center"/>
        <w:pPrChange w:id="61" w:author="Stefan Rupp" w:date="2025-09-18T14:09:00Z" w16du:dateUtc="2025-09-18T12:09:00Z">
          <w:pPr/>
        </w:pPrChange>
      </w:pPr>
      <w:ins w:id="62" w:author="Stefan Rupp" w:date="2025-09-18T14:07:00Z" w16du:dateUtc="2025-09-18T12:07:00Z">
        <w:r>
          <w:rPr>
            <w:noProof/>
          </w:rPr>
          <w:lastRenderedPageBreak/>
          <w:drawing>
            <wp:inline distT="0" distB="0" distL="0" distR="0" wp14:anchorId="219F7344" wp14:editId="14E43434">
              <wp:extent cx="4838700" cy="4162425"/>
              <wp:effectExtent l="0" t="0" r="0" b="9525"/>
              <wp:docPr id="109985786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38700" cy="4162425"/>
                      </a:xfrm>
                      <a:prstGeom prst="rect">
                        <a:avLst/>
                      </a:prstGeom>
                      <a:noFill/>
                      <a:ln>
                        <a:noFill/>
                      </a:ln>
                    </pic:spPr>
                  </pic:pic>
                </a:graphicData>
              </a:graphic>
            </wp:inline>
          </w:drawing>
        </w:r>
      </w:ins>
    </w:p>
    <w:p w14:paraId="7BF991A3" w14:textId="2F9DE501" w:rsidR="00A86CFD" w:rsidDel="001F1CA2" w:rsidRDefault="00A86CFD" w:rsidP="00A86CFD">
      <w:pPr>
        <w:rPr>
          <w:del w:id="63" w:author="Stefan Rupp" w:date="2025-09-18T14:02:00Z" w16du:dateUtc="2025-09-18T12:02:00Z"/>
        </w:rPr>
      </w:pPr>
      <w:del w:id="64" w:author="Stefan Rupp" w:date="2025-09-18T14:02:00Z" w16du:dateUtc="2025-09-18T12:02:00Z">
        <w:r w:rsidDel="001F1CA2">
          <w:delText xml:space="preserve">Die anderen Optionen, die </w:delText>
        </w:r>
        <w:r w:rsidR="00A17BB6" w:rsidRPr="00782734" w:rsidDel="001F1CA2">
          <w:delText xml:space="preserve">Pausenzeiten relativ zum Beginn des </w:delText>
        </w:r>
        <w:r w:rsidR="00A17BB6" w:rsidDel="001F1CA2">
          <w:delText>Schicht-Starts</w:delText>
        </w:r>
        <w:r w:rsidR="00A17BB6" w:rsidRPr="00782734" w:rsidDel="001F1CA2">
          <w:delText xml:space="preserve"> </w:delText>
        </w:r>
        <w:r w:rsidDel="001F1CA2">
          <w:delText>zu schieben oder sie gar nicht zu schieben und sie fix an der ursprünglichen Zeit stehen zu lassen, sind komplizierter zu implementieren und zu erklären und haben mögliche Überlappungen, z.B. mit dem Assigned Schedule zur Folge. Sie sind daher verworfen worden.</w:delText>
        </w:r>
      </w:del>
    </w:p>
    <w:p w14:paraId="71CCA636" w14:textId="6E69AE96" w:rsidR="00A86CFD" w:rsidRDefault="00A86CFD" w:rsidP="00A86CFD">
      <w:r>
        <w:t xml:space="preserve">Es macht dabei auch keinen Unterschied, ob eine Pause noch im TS steht oder schon im AS. </w:t>
      </w:r>
      <w:commentRangeStart w:id="65"/>
      <w:r>
        <w:t xml:space="preserve">Der Update </w:t>
      </w:r>
      <w:proofErr w:type="spellStart"/>
      <w:r>
        <w:t>Schedules</w:t>
      </w:r>
      <w:proofErr w:type="spellEnd"/>
      <w:r>
        <w:t>-Mechanismus kümmert sich nicht um den AS</w:t>
      </w:r>
      <w:commentRangeEnd w:id="65"/>
      <w:r w:rsidR="00907F4C">
        <w:rPr>
          <w:rStyle w:val="Kommentarzeichen"/>
        </w:rPr>
        <w:commentReference w:id="65"/>
      </w:r>
      <w:r>
        <w:t>.</w:t>
      </w:r>
    </w:p>
    <w:p w14:paraId="105616BA" w14:textId="386DBB6D" w:rsidR="00BD7021" w:rsidRDefault="008F1DD3" w:rsidP="008F1DD3">
      <w:pPr>
        <w:pStyle w:val="berschrift1"/>
      </w:pPr>
      <w:bookmarkStart w:id="66" w:name="_Toc203997415"/>
      <w:r>
        <w:t>GUI</w:t>
      </w:r>
      <w:bookmarkEnd w:id="66"/>
    </w:p>
    <w:p w14:paraId="5CDA924C" w14:textId="02C5CAE2" w:rsidR="00A17BB6" w:rsidRPr="00CB4706" w:rsidRDefault="00A17BB6" w:rsidP="00A36E31">
      <w:r w:rsidRPr="00CB4706">
        <w:t>Nach aktuellem Planungsstand werden die Änderungen nur an der Web-GUI notwendig sein.</w:t>
      </w:r>
      <w:r w:rsidR="00A36E31">
        <w:t xml:space="preserve"> Die Delphi-</w:t>
      </w:r>
      <w:proofErr w:type="spellStart"/>
      <w:r w:rsidR="00A36E31">
        <w:t>Gui</w:t>
      </w:r>
      <w:proofErr w:type="spellEnd"/>
      <w:r w:rsidR="00A36E31">
        <w:t xml:space="preserve"> wird nicht angepasst werden.</w:t>
      </w:r>
    </w:p>
    <w:p w14:paraId="37D1F2BE" w14:textId="0B668454" w:rsidR="00160663" w:rsidRDefault="00160663" w:rsidP="001B7D3F">
      <w:pPr>
        <w:pStyle w:val="berschrift1"/>
      </w:pPr>
      <w:bookmarkStart w:id="67" w:name="_Toc203997416"/>
      <w:r>
        <w:t>DepotViewer</w:t>
      </w:r>
      <w:bookmarkEnd w:id="67"/>
    </w:p>
    <w:p w14:paraId="51B45BC2" w14:textId="6D08658C" w:rsidR="00160663" w:rsidRDefault="00160663" w:rsidP="00160663">
      <w:r>
        <w:t>Der DepotViewer soll erweitert werden</w:t>
      </w:r>
      <w:r w:rsidR="003D2B7B">
        <w:t>,</w:t>
      </w:r>
      <w:r>
        <w:t xml:space="preserve"> um geplante</w:t>
      </w:r>
      <w:r w:rsidR="003D2B7B">
        <w:t xml:space="preserve"> und angewiesene</w:t>
      </w:r>
      <w:r>
        <w:t xml:space="preserve"> Pausen anzuzeigen.</w:t>
      </w:r>
    </w:p>
    <w:p w14:paraId="4BFBDDB8" w14:textId="46D4BEDE" w:rsidR="00A36E31" w:rsidRPr="00A36E31" w:rsidRDefault="00A36E31" w:rsidP="00160663">
      <w:pPr>
        <w:rPr>
          <w:color w:val="00B050"/>
        </w:rPr>
      </w:pPr>
      <w:r w:rsidRPr="00A36E31">
        <w:rPr>
          <w:color w:val="00B050"/>
        </w:rPr>
        <w:lastRenderedPageBreak/>
        <w:t>Frage: Wie sollen geplante und angewiesene Pausen im DepotViewer angezeigt werden?</w:t>
      </w:r>
    </w:p>
    <w:p w14:paraId="1CA12620" w14:textId="7CD94FA9" w:rsidR="008F1DD3" w:rsidRDefault="001B7D3F" w:rsidP="001B7D3F">
      <w:pPr>
        <w:pStyle w:val="berschrift1"/>
      </w:pPr>
      <w:bookmarkStart w:id="68" w:name="_Toc203997417"/>
      <w:r>
        <w:t>Festlegungen</w:t>
      </w:r>
      <w:bookmarkEnd w:id="68"/>
    </w:p>
    <w:p w14:paraId="32C7D15D" w14:textId="77777777" w:rsidR="00782734" w:rsidRDefault="00782734" w:rsidP="00782734">
      <w:pPr>
        <w:pStyle w:val="berschrift2"/>
      </w:pPr>
      <w:bookmarkStart w:id="69" w:name="_Toc203997418"/>
      <w:r>
        <w:t>Festlegungen zum Pausenkonzept</w:t>
      </w:r>
      <w:bookmarkEnd w:id="69"/>
    </w:p>
    <w:p w14:paraId="736A5CA3" w14:textId="77777777" w:rsidR="00782734" w:rsidRDefault="00782734" w:rsidP="00782734">
      <w:r w:rsidRPr="00782734">
        <w:t xml:space="preserve">Wir verwenden die beiden Zeitstempel </w:t>
      </w:r>
      <w:proofErr w:type="spellStart"/>
      <w:r w:rsidRPr="00782734">
        <w:t>thePauseStart</w:t>
      </w:r>
      <w:proofErr w:type="spellEnd"/>
      <w:r w:rsidRPr="00782734">
        <w:t xml:space="preserve"> und </w:t>
      </w:r>
      <w:proofErr w:type="spellStart"/>
      <w:r w:rsidRPr="00782734">
        <w:t>thePauseEnd</w:t>
      </w:r>
      <w:proofErr w:type="spellEnd"/>
      <w:r w:rsidRPr="00782734">
        <w:t xml:space="preserve">. Dadurch haben wir eine Beschränkung auf maximal eine Pause pro </w:t>
      </w:r>
      <w:proofErr w:type="spellStart"/>
      <w:r w:rsidRPr="00782734">
        <w:t>ScheduleElement</w:t>
      </w:r>
      <w:proofErr w:type="spellEnd"/>
      <w:r w:rsidRPr="00782734">
        <w:t>. Für Beton sollte das jedoch ausreichen.</w:t>
      </w:r>
    </w:p>
    <w:p w14:paraId="5FBDDAFE" w14:textId="64825E9B" w:rsidR="00A3187A" w:rsidRPr="00782734" w:rsidRDefault="00A3187A" w:rsidP="00782734">
      <w:r>
        <w:t xml:space="preserve">Eine Pause, die „zwischen“ zwei Lieferungen liegt, wird in das jeweils „rechts“ davon stehenden </w:t>
      </w:r>
      <w:proofErr w:type="spellStart"/>
      <w:r>
        <w:t>ScheduleElement</w:t>
      </w:r>
      <w:proofErr w:type="spellEnd"/>
      <w:r>
        <w:t xml:space="preserve"> geschrieben, notfalls in das </w:t>
      </w:r>
      <w:proofErr w:type="spellStart"/>
      <w:r>
        <w:t>SignOff</w:t>
      </w:r>
      <w:proofErr w:type="spellEnd"/>
      <w:r>
        <w:t>. Gibt es kein solches Element, wird auch die Pause nicht benötigt.</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 xml:space="preserve">Pausen sollen bei fortschreitender Zeit relativ zum Beginn des </w:t>
      </w:r>
      <w:proofErr w:type="spellStart"/>
      <w:r w:rsidRPr="00782734">
        <w:t>Scheduleelements</w:t>
      </w:r>
      <w:proofErr w:type="spellEnd"/>
      <w:r w:rsidRPr="00782734">
        <w:t xml:space="preserve"> geschoben werden.</w:t>
      </w:r>
    </w:p>
    <w:p w14:paraId="678A1FEF" w14:textId="77777777" w:rsidR="001B7D3F" w:rsidRDefault="001B7D3F" w:rsidP="00980052"/>
    <w:sectPr w:rsidR="001B7D3F" w:rsidSect="00805EE2">
      <w:footerReference w:type="default" r:id="rId48"/>
      <w:pgSz w:w="11906" w:h="16838"/>
      <w:pgMar w:top="1418" w:right="1418" w:bottom="1134"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Stefan Rupp" w:date="2025-07-21T14:52:00Z" w:initials="SR">
    <w:p w14:paraId="11C23D72" w14:textId="77777777" w:rsidR="00907F4C" w:rsidRDefault="00907F4C" w:rsidP="00907F4C">
      <w:pPr>
        <w:pStyle w:val="Kommentartext"/>
        <w:jc w:val="left"/>
      </w:pPr>
      <w:r>
        <w:rPr>
          <w:rStyle w:val="Kommentarzeichen"/>
        </w:rPr>
        <w:annotationRef/>
      </w:r>
      <w:r>
        <w:t>Das kann bedeuten, dass die Pause außerhalb des Intervalls liegt.</w:t>
      </w:r>
    </w:p>
  </w:comment>
  <w:comment w:id="21" w:author="Stefan Rupp" w:date="2025-07-21T15:10:00Z" w:initials="SR">
    <w:p w14:paraId="6D34A2DE" w14:textId="77777777" w:rsidR="00332090" w:rsidRDefault="00332090" w:rsidP="00332090">
      <w:pPr>
        <w:pStyle w:val="Kommentartext"/>
        <w:jc w:val="left"/>
      </w:pPr>
      <w:r>
        <w:rPr>
          <w:rStyle w:val="Kommentarzeichen"/>
        </w:rPr>
        <w:annotationRef/>
      </w:r>
      <w:r>
        <w:t>Intern zwei Transaktionen/Kommandos</w:t>
      </w:r>
    </w:p>
  </w:comment>
  <w:comment w:id="65" w:author="Stefan Rupp" w:date="2025-07-21T14:53:00Z" w:initials="SR">
    <w:p w14:paraId="2A4081AF" w14:textId="45359CB7" w:rsidR="00907F4C" w:rsidRDefault="00907F4C" w:rsidP="00907F4C">
      <w:pPr>
        <w:pStyle w:val="Kommentartext"/>
        <w:jc w:val="left"/>
      </w:pPr>
      <w:r>
        <w:rPr>
          <w:rStyle w:val="Kommentarzeichen"/>
        </w:rPr>
        <w:annotationRef/>
      </w:r>
      <w:r>
        <w:t>Das stimmt nicht, der AS wird doch vom UpdateSchedulesHandler angefasst.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C23D72" w15:done="0"/>
  <w15:commentEx w15:paraId="6D34A2DE" w15:done="0"/>
  <w15:commentEx w15:paraId="2A408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8EB0A" w16cex:dateUtc="2025-07-21T12:52:00Z"/>
  <w16cex:commentExtensible w16cex:durableId="08DAF59C" w16cex:dateUtc="2025-07-21T13:10:00Z"/>
  <w16cex:commentExtensible w16cex:durableId="1F74144D" w16cex:dateUtc="2025-07-21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C23D72" w16cid:durableId="2DE8EB0A"/>
  <w16cid:commentId w16cid:paraId="6D34A2DE" w16cid:durableId="08DAF59C"/>
  <w16cid:commentId w16cid:paraId="2A4081AF" w16cid:durableId="1F7414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7B4B39">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B656E0"/>
    <w:multiLevelType w:val="hybridMultilevel"/>
    <w:tmpl w:val="426A47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4912C9"/>
    <w:multiLevelType w:val="hybridMultilevel"/>
    <w:tmpl w:val="3D7E98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D4487274">
      <w:start w:val="10"/>
      <w:numFmt w:val="bullet"/>
      <w:lvlText w:val=""/>
      <w:lvlJc w:val="left"/>
      <w:pPr>
        <w:ind w:left="2880" w:hanging="360"/>
      </w:pPr>
      <w:rPr>
        <w:rFonts w:ascii="Wingdings" w:eastAsiaTheme="minorHAnsi" w:hAnsi="Wingdings" w:cstheme="minorBidi"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2C300B"/>
    <w:multiLevelType w:val="hybridMultilevel"/>
    <w:tmpl w:val="80C8DBA6"/>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8" w15:restartNumberingAfterBreak="0">
    <w:nsid w:val="462377AF"/>
    <w:multiLevelType w:val="hybridMultilevel"/>
    <w:tmpl w:val="426A47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26F00AD"/>
    <w:multiLevelType w:val="hybridMultilevel"/>
    <w:tmpl w:val="66845874"/>
    <w:lvl w:ilvl="0" w:tplc="9C866342">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BF6585E"/>
    <w:multiLevelType w:val="hybridMultilevel"/>
    <w:tmpl w:val="3A08D3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10"/>
  </w:num>
  <w:num w:numId="2" w16cid:durableId="1088187942">
    <w:abstractNumId w:val="1"/>
  </w:num>
  <w:num w:numId="3" w16cid:durableId="1343781925">
    <w:abstractNumId w:val="9"/>
    <w:lvlOverride w:ilvl="0">
      <w:startOverride w:val="1"/>
    </w:lvlOverride>
  </w:num>
  <w:num w:numId="4" w16cid:durableId="783572530">
    <w:abstractNumId w:val="9"/>
    <w:lvlOverride w:ilvl="0"/>
    <w:lvlOverride w:ilvl="1">
      <w:startOverride w:val="1"/>
    </w:lvlOverride>
  </w:num>
  <w:num w:numId="5" w16cid:durableId="701366560">
    <w:abstractNumId w:val="9"/>
    <w:lvlOverride w:ilvl="0"/>
    <w:lvlOverride w:ilvl="1">
      <w:startOverride w:val="1"/>
    </w:lvlOverride>
  </w:num>
  <w:num w:numId="6" w16cid:durableId="1789273972">
    <w:abstractNumId w:val="9"/>
    <w:lvlOverride w:ilvl="0"/>
    <w:lvlOverride w:ilvl="1">
      <w:startOverride w:val="1"/>
    </w:lvlOverride>
  </w:num>
  <w:num w:numId="7" w16cid:durableId="476142768">
    <w:abstractNumId w:val="2"/>
  </w:num>
  <w:num w:numId="8" w16cid:durableId="928998451">
    <w:abstractNumId w:val="12"/>
  </w:num>
  <w:num w:numId="9" w16cid:durableId="337314517">
    <w:abstractNumId w:val="5"/>
  </w:num>
  <w:num w:numId="10" w16cid:durableId="1357854486">
    <w:abstractNumId w:val="0"/>
  </w:num>
  <w:num w:numId="11" w16cid:durableId="506939568">
    <w:abstractNumId w:val="7"/>
  </w:num>
  <w:num w:numId="12" w16cid:durableId="349188469">
    <w:abstractNumId w:val="3"/>
  </w:num>
  <w:num w:numId="13" w16cid:durableId="1972857597">
    <w:abstractNumId w:val="6"/>
  </w:num>
  <w:num w:numId="14" w16cid:durableId="120345562">
    <w:abstractNumId w:val="13"/>
  </w:num>
  <w:num w:numId="15" w16cid:durableId="299698070">
    <w:abstractNumId w:val="8"/>
  </w:num>
  <w:num w:numId="16" w16cid:durableId="1200782696">
    <w:abstractNumId w:val="11"/>
  </w:num>
  <w:num w:numId="17" w16cid:durableId="1398821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3113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5964187">
    <w:abstractNumId w:val="4"/>
  </w:num>
  <w:num w:numId="20" w16cid:durableId="33897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Rupp">
    <w15:presenceInfo w15:providerId="AD" w15:userId="S::Stefan.Rupp@inform-software.com::72e9372f-1442-4288-bc7b-a4b398c45d26"/>
  </w15:person>
  <w15:person w15:author="Timm Ziarnetzky">
    <w15:presenceInfo w15:providerId="AD" w15:userId="S::Timm.Ziarnetzky@inform-software.com::aec35307-a43a-4d63-891b-eec9cbfc42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0899"/>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171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0CCF"/>
    <w:rsid w:val="0007535C"/>
    <w:rsid w:val="000760A7"/>
    <w:rsid w:val="000767BD"/>
    <w:rsid w:val="00077EAD"/>
    <w:rsid w:val="00080389"/>
    <w:rsid w:val="00080662"/>
    <w:rsid w:val="0008233F"/>
    <w:rsid w:val="00082FA7"/>
    <w:rsid w:val="0008442E"/>
    <w:rsid w:val="000875F2"/>
    <w:rsid w:val="00091266"/>
    <w:rsid w:val="000941FA"/>
    <w:rsid w:val="00094377"/>
    <w:rsid w:val="00095BBD"/>
    <w:rsid w:val="00096473"/>
    <w:rsid w:val="000975BE"/>
    <w:rsid w:val="0009792D"/>
    <w:rsid w:val="000A0C09"/>
    <w:rsid w:val="000A159E"/>
    <w:rsid w:val="000A285D"/>
    <w:rsid w:val="000A3004"/>
    <w:rsid w:val="000A3057"/>
    <w:rsid w:val="000A722B"/>
    <w:rsid w:val="000B50B2"/>
    <w:rsid w:val="000B5366"/>
    <w:rsid w:val="000B6F9A"/>
    <w:rsid w:val="000C0834"/>
    <w:rsid w:val="000C0CB7"/>
    <w:rsid w:val="000C60B7"/>
    <w:rsid w:val="000C6DA5"/>
    <w:rsid w:val="000C78E6"/>
    <w:rsid w:val="000D02EC"/>
    <w:rsid w:val="000D052E"/>
    <w:rsid w:val="000D2535"/>
    <w:rsid w:val="000D25F1"/>
    <w:rsid w:val="000D3375"/>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48A7"/>
    <w:rsid w:val="0013681C"/>
    <w:rsid w:val="00140550"/>
    <w:rsid w:val="00142784"/>
    <w:rsid w:val="00146AF3"/>
    <w:rsid w:val="001523B7"/>
    <w:rsid w:val="00154262"/>
    <w:rsid w:val="00154D49"/>
    <w:rsid w:val="00160663"/>
    <w:rsid w:val="0016095E"/>
    <w:rsid w:val="001624F8"/>
    <w:rsid w:val="00164216"/>
    <w:rsid w:val="00165AEC"/>
    <w:rsid w:val="00166277"/>
    <w:rsid w:val="00167FAC"/>
    <w:rsid w:val="00172C84"/>
    <w:rsid w:val="0017313C"/>
    <w:rsid w:val="00175E0F"/>
    <w:rsid w:val="00177ABE"/>
    <w:rsid w:val="00180DF5"/>
    <w:rsid w:val="00183543"/>
    <w:rsid w:val="00192016"/>
    <w:rsid w:val="00192AA1"/>
    <w:rsid w:val="00196DE3"/>
    <w:rsid w:val="00197333"/>
    <w:rsid w:val="00197A20"/>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1CA2"/>
    <w:rsid w:val="001F7C41"/>
    <w:rsid w:val="00200690"/>
    <w:rsid w:val="002006A6"/>
    <w:rsid w:val="00201D5F"/>
    <w:rsid w:val="002023D7"/>
    <w:rsid w:val="002025DF"/>
    <w:rsid w:val="00202ADA"/>
    <w:rsid w:val="00202FA8"/>
    <w:rsid w:val="00203262"/>
    <w:rsid w:val="00203C71"/>
    <w:rsid w:val="00204691"/>
    <w:rsid w:val="00207EFD"/>
    <w:rsid w:val="00210F29"/>
    <w:rsid w:val="0021721C"/>
    <w:rsid w:val="00221221"/>
    <w:rsid w:val="0022134A"/>
    <w:rsid w:val="0022143E"/>
    <w:rsid w:val="0022249F"/>
    <w:rsid w:val="002225F4"/>
    <w:rsid w:val="0022449F"/>
    <w:rsid w:val="00225EE1"/>
    <w:rsid w:val="00230401"/>
    <w:rsid w:val="0023236E"/>
    <w:rsid w:val="00232E47"/>
    <w:rsid w:val="002348E7"/>
    <w:rsid w:val="00234DD4"/>
    <w:rsid w:val="00236AF5"/>
    <w:rsid w:val="00236F28"/>
    <w:rsid w:val="00237D42"/>
    <w:rsid w:val="00241C1B"/>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672D1"/>
    <w:rsid w:val="0027295B"/>
    <w:rsid w:val="00272C1F"/>
    <w:rsid w:val="00272E67"/>
    <w:rsid w:val="00273C3D"/>
    <w:rsid w:val="0027415D"/>
    <w:rsid w:val="00274C5C"/>
    <w:rsid w:val="00277A60"/>
    <w:rsid w:val="00277D3B"/>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D742C"/>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0DB"/>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2090"/>
    <w:rsid w:val="00334EC5"/>
    <w:rsid w:val="00335805"/>
    <w:rsid w:val="00335E03"/>
    <w:rsid w:val="003362D7"/>
    <w:rsid w:val="003364C8"/>
    <w:rsid w:val="00343494"/>
    <w:rsid w:val="00343C24"/>
    <w:rsid w:val="00344B0E"/>
    <w:rsid w:val="00344DEF"/>
    <w:rsid w:val="00345775"/>
    <w:rsid w:val="00345C30"/>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4111"/>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2B7B"/>
    <w:rsid w:val="003D4F1E"/>
    <w:rsid w:val="003D50FC"/>
    <w:rsid w:val="003D5C36"/>
    <w:rsid w:val="003D6250"/>
    <w:rsid w:val="003D70BB"/>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022"/>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3F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2DD8"/>
    <w:rsid w:val="004B3A47"/>
    <w:rsid w:val="004B4CAE"/>
    <w:rsid w:val="004B7492"/>
    <w:rsid w:val="004C0222"/>
    <w:rsid w:val="004C06C2"/>
    <w:rsid w:val="004C36A0"/>
    <w:rsid w:val="004C629B"/>
    <w:rsid w:val="004C66E5"/>
    <w:rsid w:val="004C6B57"/>
    <w:rsid w:val="004D115E"/>
    <w:rsid w:val="004D4671"/>
    <w:rsid w:val="004D507F"/>
    <w:rsid w:val="004D52CE"/>
    <w:rsid w:val="004D5C1B"/>
    <w:rsid w:val="004D63C3"/>
    <w:rsid w:val="004E1BDF"/>
    <w:rsid w:val="004E1D31"/>
    <w:rsid w:val="004E20C6"/>
    <w:rsid w:val="004E25D2"/>
    <w:rsid w:val="004E2FA4"/>
    <w:rsid w:val="004E2FDD"/>
    <w:rsid w:val="004E3BD5"/>
    <w:rsid w:val="004E60E0"/>
    <w:rsid w:val="004F008D"/>
    <w:rsid w:val="004F2D7F"/>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6D4"/>
    <w:rsid w:val="00547788"/>
    <w:rsid w:val="00550710"/>
    <w:rsid w:val="00550820"/>
    <w:rsid w:val="00550F06"/>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975CB"/>
    <w:rsid w:val="005A095A"/>
    <w:rsid w:val="005A2315"/>
    <w:rsid w:val="005A29F8"/>
    <w:rsid w:val="005A2B0F"/>
    <w:rsid w:val="005A3883"/>
    <w:rsid w:val="005A5DB0"/>
    <w:rsid w:val="005A6A57"/>
    <w:rsid w:val="005A6F34"/>
    <w:rsid w:val="005A749B"/>
    <w:rsid w:val="005B166D"/>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0D00"/>
    <w:rsid w:val="00621829"/>
    <w:rsid w:val="006220B4"/>
    <w:rsid w:val="00623F42"/>
    <w:rsid w:val="006241BB"/>
    <w:rsid w:val="00626A13"/>
    <w:rsid w:val="006270F0"/>
    <w:rsid w:val="006273E8"/>
    <w:rsid w:val="00630E25"/>
    <w:rsid w:val="00631E90"/>
    <w:rsid w:val="00632C9B"/>
    <w:rsid w:val="00635B81"/>
    <w:rsid w:val="00635E40"/>
    <w:rsid w:val="006371DD"/>
    <w:rsid w:val="0063740F"/>
    <w:rsid w:val="00640070"/>
    <w:rsid w:val="0064067F"/>
    <w:rsid w:val="00641598"/>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4BC8"/>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0599"/>
    <w:rsid w:val="0069319A"/>
    <w:rsid w:val="006940E1"/>
    <w:rsid w:val="00695C66"/>
    <w:rsid w:val="00695CD6"/>
    <w:rsid w:val="00697271"/>
    <w:rsid w:val="006A1D80"/>
    <w:rsid w:val="006A2DAD"/>
    <w:rsid w:val="006A3E73"/>
    <w:rsid w:val="006A574D"/>
    <w:rsid w:val="006A633D"/>
    <w:rsid w:val="006A63AD"/>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5CB4"/>
    <w:rsid w:val="006E62B9"/>
    <w:rsid w:val="006F0FD6"/>
    <w:rsid w:val="006F1963"/>
    <w:rsid w:val="006F430A"/>
    <w:rsid w:val="006F57A7"/>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2E6C"/>
    <w:rsid w:val="00783D39"/>
    <w:rsid w:val="00784817"/>
    <w:rsid w:val="00784D2E"/>
    <w:rsid w:val="0078578B"/>
    <w:rsid w:val="00790C55"/>
    <w:rsid w:val="00792465"/>
    <w:rsid w:val="007936B9"/>
    <w:rsid w:val="00793BC3"/>
    <w:rsid w:val="00794AC2"/>
    <w:rsid w:val="00794C71"/>
    <w:rsid w:val="00795431"/>
    <w:rsid w:val="007965F6"/>
    <w:rsid w:val="007970FF"/>
    <w:rsid w:val="007A1626"/>
    <w:rsid w:val="007A5453"/>
    <w:rsid w:val="007A6157"/>
    <w:rsid w:val="007A65A2"/>
    <w:rsid w:val="007A765F"/>
    <w:rsid w:val="007B0AED"/>
    <w:rsid w:val="007B22C2"/>
    <w:rsid w:val="007B4B39"/>
    <w:rsid w:val="007B4F21"/>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C71"/>
    <w:rsid w:val="00864FDE"/>
    <w:rsid w:val="00865555"/>
    <w:rsid w:val="00866BEF"/>
    <w:rsid w:val="00867428"/>
    <w:rsid w:val="00867B7C"/>
    <w:rsid w:val="00867CA3"/>
    <w:rsid w:val="0087264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0117"/>
    <w:rsid w:val="00894C2E"/>
    <w:rsid w:val="0089656C"/>
    <w:rsid w:val="008A00D1"/>
    <w:rsid w:val="008A0FB7"/>
    <w:rsid w:val="008A1758"/>
    <w:rsid w:val="008A1935"/>
    <w:rsid w:val="008A3171"/>
    <w:rsid w:val="008A3414"/>
    <w:rsid w:val="008A51F3"/>
    <w:rsid w:val="008A5A7D"/>
    <w:rsid w:val="008B13B0"/>
    <w:rsid w:val="008B2EB4"/>
    <w:rsid w:val="008B3BDE"/>
    <w:rsid w:val="008B4586"/>
    <w:rsid w:val="008B479F"/>
    <w:rsid w:val="008B706F"/>
    <w:rsid w:val="008B783F"/>
    <w:rsid w:val="008B7EB7"/>
    <w:rsid w:val="008C2BD2"/>
    <w:rsid w:val="008C3635"/>
    <w:rsid w:val="008C6B05"/>
    <w:rsid w:val="008C74AF"/>
    <w:rsid w:val="008C7CA7"/>
    <w:rsid w:val="008D243A"/>
    <w:rsid w:val="008D25F9"/>
    <w:rsid w:val="008D349B"/>
    <w:rsid w:val="008D7BAE"/>
    <w:rsid w:val="008E0117"/>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07F4C"/>
    <w:rsid w:val="00910A99"/>
    <w:rsid w:val="00911143"/>
    <w:rsid w:val="00912214"/>
    <w:rsid w:val="0091592A"/>
    <w:rsid w:val="009163A9"/>
    <w:rsid w:val="00920883"/>
    <w:rsid w:val="00920E77"/>
    <w:rsid w:val="00920F99"/>
    <w:rsid w:val="00922B1C"/>
    <w:rsid w:val="00922C47"/>
    <w:rsid w:val="00924312"/>
    <w:rsid w:val="0092655E"/>
    <w:rsid w:val="00926FB1"/>
    <w:rsid w:val="00931C1B"/>
    <w:rsid w:val="009329D5"/>
    <w:rsid w:val="00932E64"/>
    <w:rsid w:val="00933284"/>
    <w:rsid w:val="0093498A"/>
    <w:rsid w:val="00934F4A"/>
    <w:rsid w:val="00935265"/>
    <w:rsid w:val="0093555C"/>
    <w:rsid w:val="00935A89"/>
    <w:rsid w:val="00937D8E"/>
    <w:rsid w:val="00944552"/>
    <w:rsid w:val="00945FD6"/>
    <w:rsid w:val="009510F8"/>
    <w:rsid w:val="00951724"/>
    <w:rsid w:val="0095261F"/>
    <w:rsid w:val="0095322B"/>
    <w:rsid w:val="00954257"/>
    <w:rsid w:val="009547F3"/>
    <w:rsid w:val="009570B2"/>
    <w:rsid w:val="00960754"/>
    <w:rsid w:val="009610D8"/>
    <w:rsid w:val="00961A0D"/>
    <w:rsid w:val="0096273D"/>
    <w:rsid w:val="00965772"/>
    <w:rsid w:val="0096648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30AE"/>
    <w:rsid w:val="00994F48"/>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6031"/>
    <w:rsid w:val="009D7257"/>
    <w:rsid w:val="009D79B6"/>
    <w:rsid w:val="009E0C01"/>
    <w:rsid w:val="009E1741"/>
    <w:rsid w:val="009E4593"/>
    <w:rsid w:val="009E4AAB"/>
    <w:rsid w:val="009E5770"/>
    <w:rsid w:val="009E6904"/>
    <w:rsid w:val="009E6D9D"/>
    <w:rsid w:val="009E71F1"/>
    <w:rsid w:val="009E7627"/>
    <w:rsid w:val="009F150A"/>
    <w:rsid w:val="009F27B7"/>
    <w:rsid w:val="009F409E"/>
    <w:rsid w:val="009F5D63"/>
    <w:rsid w:val="009F606D"/>
    <w:rsid w:val="009F738E"/>
    <w:rsid w:val="009F7513"/>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17BB6"/>
    <w:rsid w:val="00A20308"/>
    <w:rsid w:val="00A24722"/>
    <w:rsid w:val="00A261A7"/>
    <w:rsid w:val="00A262B6"/>
    <w:rsid w:val="00A30994"/>
    <w:rsid w:val="00A3187A"/>
    <w:rsid w:val="00A32F0B"/>
    <w:rsid w:val="00A33FA6"/>
    <w:rsid w:val="00A34054"/>
    <w:rsid w:val="00A36E31"/>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3AF4"/>
    <w:rsid w:val="00A64704"/>
    <w:rsid w:val="00A7058B"/>
    <w:rsid w:val="00A72136"/>
    <w:rsid w:val="00A731D3"/>
    <w:rsid w:val="00A7499C"/>
    <w:rsid w:val="00A7675D"/>
    <w:rsid w:val="00A77B3A"/>
    <w:rsid w:val="00A77EC8"/>
    <w:rsid w:val="00A77FE3"/>
    <w:rsid w:val="00A81E72"/>
    <w:rsid w:val="00A82648"/>
    <w:rsid w:val="00A831A8"/>
    <w:rsid w:val="00A83977"/>
    <w:rsid w:val="00A83BF1"/>
    <w:rsid w:val="00A848F6"/>
    <w:rsid w:val="00A86CFD"/>
    <w:rsid w:val="00A90206"/>
    <w:rsid w:val="00A91B4B"/>
    <w:rsid w:val="00A91EF7"/>
    <w:rsid w:val="00A92E70"/>
    <w:rsid w:val="00A936D3"/>
    <w:rsid w:val="00A9488A"/>
    <w:rsid w:val="00A9495B"/>
    <w:rsid w:val="00A94ECF"/>
    <w:rsid w:val="00A952EF"/>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2C8F"/>
    <w:rsid w:val="00AE3E0E"/>
    <w:rsid w:val="00AE4081"/>
    <w:rsid w:val="00AE4E92"/>
    <w:rsid w:val="00AE4EFD"/>
    <w:rsid w:val="00AE53EF"/>
    <w:rsid w:val="00AE645A"/>
    <w:rsid w:val="00AE651F"/>
    <w:rsid w:val="00AE6D69"/>
    <w:rsid w:val="00AF0D9A"/>
    <w:rsid w:val="00AF2854"/>
    <w:rsid w:val="00AF3152"/>
    <w:rsid w:val="00AF32EC"/>
    <w:rsid w:val="00AF35D8"/>
    <w:rsid w:val="00AF3DE0"/>
    <w:rsid w:val="00AF422F"/>
    <w:rsid w:val="00B01325"/>
    <w:rsid w:val="00B023BD"/>
    <w:rsid w:val="00B0268B"/>
    <w:rsid w:val="00B027E3"/>
    <w:rsid w:val="00B04BBD"/>
    <w:rsid w:val="00B0512E"/>
    <w:rsid w:val="00B05C38"/>
    <w:rsid w:val="00B07702"/>
    <w:rsid w:val="00B0786E"/>
    <w:rsid w:val="00B10471"/>
    <w:rsid w:val="00B10E53"/>
    <w:rsid w:val="00B10E98"/>
    <w:rsid w:val="00B13450"/>
    <w:rsid w:val="00B136D4"/>
    <w:rsid w:val="00B16150"/>
    <w:rsid w:val="00B165E3"/>
    <w:rsid w:val="00B16C3B"/>
    <w:rsid w:val="00B17171"/>
    <w:rsid w:val="00B20E76"/>
    <w:rsid w:val="00B23765"/>
    <w:rsid w:val="00B24DB3"/>
    <w:rsid w:val="00B2595F"/>
    <w:rsid w:val="00B3155E"/>
    <w:rsid w:val="00B31DA2"/>
    <w:rsid w:val="00B33782"/>
    <w:rsid w:val="00B36009"/>
    <w:rsid w:val="00B36B67"/>
    <w:rsid w:val="00B36EE8"/>
    <w:rsid w:val="00B3737D"/>
    <w:rsid w:val="00B41CD2"/>
    <w:rsid w:val="00B42C6F"/>
    <w:rsid w:val="00B42E4D"/>
    <w:rsid w:val="00B434F7"/>
    <w:rsid w:val="00B441D3"/>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66E48"/>
    <w:rsid w:val="00B70F32"/>
    <w:rsid w:val="00B715A0"/>
    <w:rsid w:val="00B72B1D"/>
    <w:rsid w:val="00B7471D"/>
    <w:rsid w:val="00B76565"/>
    <w:rsid w:val="00B773B7"/>
    <w:rsid w:val="00B77FEE"/>
    <w:rsid w:val="00B82186"/>
    <w:rsid w:val="00B82AF4"/>
    <w:rsid w:val="00B843DF"/>
    <w:rsid w:val="00B84FBF"/>
    <w:rsid w:val="00B855F6"/>
    <w:rsid w:val="00B87F2A"/>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C6791"/>
    <w:rsid w:val="00BD18FA"/>
    <w:rsid w:val="00BD232A"/>
    <w:rsid w:val="00BD2FA7"/>
    <w:rsid w:val="00BD3874"/>
    <w:rsid w:val="00BD5C70"/>
    <w:rsid w:val="00BD6FE1"/>
    <w:rsid w:val="00BD7021"/>
    <w:rsid w:val="00BE1B7B"/>
    <w:rsid w:val="00BE244D"/>
    <w:rsid w:val="00BE387E"/>
    <w:rsid w:val="00BE4F9B"/>
    <w:rsid w:val="00BF1DBC"/>
    <w:rsid w:val="00BF4A24"/>
    <w:rsid w:val="00BF714C"/>
    <w:rsid w:val="00BF79E3"/>
    <w:rsid w:val="00C0221D"/>
    <w:rsid w:val="00C02776"/>
    <w:rsid w:val="00C0453A"/>
    <w:rsid w:val="00C049BB"/>
    <w:rsid w:val="00C05405"/>
    <w:rsid w:val="00C064E0"/>
    <w:rsid w:val="00C14D3E"/>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1683"/>
    <w:rsid w:val="00C831AF"/>
    <w:rsid w:val="00C843AD"/>
    <w:rsid w:val="00C8585C"/>
    <w:rsid w:val="00C87AC0"/>
    <w:rsid w:val="00C907C0"/>
    <w:rsid w:val="00C9529D"/>
    <w:rsid w:val="00CA10C0"/>
    <w:rsid w:val="00CA578C"/>
    <w:rsid w:val="00CB28A9"/>
    <w:rsid w:val="00CB3F33"/>
    <w:rsid w:val="00CB4706"/>
    <w:rsid w:val="00CB6A8C"/>
    <w:rsid w:val="00CB6AC7"/>
    <w:rsid w:val="00CB71F4"/>
    <w:rsid w:val="00CC047A"/>
    <w:rsid w:val="00CC08E9"/>
    <w:rsid w:val="00CC0C44"/>
    <w:rsid w:val="00CC0F3A"/>
    <w:rsid w:val="00CC1F3B"/>
    <w:rsid w:val="00CC30EA"/>
    <w:rsid w:val="00CC3EA2"/>
    <w:rsid w:val="00CC4640"/>
    <w:rsid w:val="00CC5BDD"/>
    <w:rsid w:val="00CC75A3"/>
    <w:rsid w:val="00CC7D3C"/>
    <w:rsid w:val="00CD2F73"/>
    <w:rsid w:val="00CD3231"/>
    <w:rsid w:val="00CD45C9"/>
    <w:rsid w:val="00CD60F1"/>
    <w:rsid w:val="00CD6E52"/>
    <w:rsid w:val="00CD7A6B"/>
    <w:rsid w:val="00CD7C9B"/>
    <w:rsid w:val="00CE03A9"/>
    <w:rsid w:val="00CE4DD6"/>
    <w:rsid w:val="00CE572B"/>
    <w:rsid w:val="00CE58A9"/>
    <w:rsid w:val="00CE6F95"/>
    <w:rsid w:val="00CF09DE"/>
    <w:rsid w:val="00CF0DED"/>
    <w:rsid w:val="00CF3153"/>
    <w:rsid w:val="00CF335C"/>
    <w:rsid w:val="00CF3BDE"/>
    <w:rsid w:val="00CF5829"/>
    <w:rsid w:val="00D003DB"/>
    <w:rsid w:val="00D0086D"/>
    <w:rsid w:val="00D01333"/>
    <w:rsid w:val="00D01ACB"/>
    <w:rsid w:val="00D01EAF"/>
    <w:rsid w:val="00D01F22"/>
    <w:rsid w:val="00D06E39"/>
    <w:rsid w:val="00D11783"/>
    <w:rsid w:val="00D1260F"/>
    <w:rsid w:val="00D1264B"/>
    <w:rsid w:val="00D130CC"/>
    <w:rsid w:val="00D15843"/>
    <w:rsid w:val="00D15955"/>
    <w:rsid w:val="00D17612"/>
    <w:rsid w:val="00D20729"/>
    <w:rsid w:val="00D2105B"/>
    <w:rsid w:val="00D213E6"/>
    <w:rsid w:val="00D2176F"/>
    <w:rsid w:val="00D22245"/>
    <w:rsid w:val="00D22B7E"/>
    <w:rsid w:val="00D257E9"/>
    <w:rsid w:val="00D2796D"/>
    <w:rsid w:val="00D27BF6"/>
    <w:rsid w:val="00D3144E"/>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1D6E"/>
    <w:rsid w:val="00DB3DEB"/>
    <w:rsid w:val="00DB4825"/>
    <w:rsid w:val="00DB5DEF"/>
    <w:rsid w:val="00DB6BEC"/>
    <w:rsid w:val="00DB7F14"/>
    <w:rsid w:val="00DC3258"/>
    <w:rsid w:val="00DC7013"/>
    <w:rsid w:val="00DD095A"/>
    <w:rsid w:val="00DD16CB"/>
    <w:rsid w:val="00DD2C69"/>
    <w:rsid w:val="00DD2C9A"/>
    <w:rsid w:val="00DD4029"/>
    <w:rsid w:val="00DD433C"/>
    <w:rsid w:val="00DE216B"/>
    <w:rsid w:val="00DE3DB8"/>
    <w:rsid w:val="00DE47F5"/>
    <w:rsid w:val="00DE532B"/>
    <w:rsid w:val="00DE5AAB"/>
    <w:rsid w:val="00DE638A"/>
    <w:rsid w:val="00DE67C8"/>
    <w:rsid w:val="00DE7163"/>
    <w:rsid w:val="00DE7923"/>
    <w:rsid w:val="00DE7F78"/>
    <w:rsid w:val="00DF0155"/>
    <w:rsid w:val="00DF10CB"/>
    <w:rsid w:val="00DF23FF"/>
    <w:rsid w:val="00DF33F0"/>
    <w:rsid w:val="00DF523B"/>
    <w:rsid w:val="00DF6CE1"/>
    <w:rsid w:val="00DF6FAB"/>
    <w:rsid w:val="00E02C1E"/>
    <w:rsid w:val="00E02D06"/>
    <w:rsid w:val="00E05235"/>
    <w:rsid w:val="00E05C21"/>
    <w:rsid w:val="00E05DFB"/>
    <w:rsid w:val="00E1116E"/>
    <w:rsid w:val="00E11E95"/>
    <w:rsid w:val="00E15AD9"/>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CE"/>
    <w:rsid w:val="00E35ED0"/>
    <w:rsid w:val="00E366E9"/>
    <w:rsid w:val="00E36DBE"/>
    <w:rsid w:val="00E40365"/>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57C3D"/>
    <w:rsid w:val="00E60938"/>
    <w:rsid w:val="00E62A04"/>
    <w:rsid w:val="00E644B0"/>
    <w:rsid w:val="00E71F38"/>
    <w:rsid w:val="00E73773"/>
    <w:rsid w:val="00E74AE6"/>
    <w:rsid w:val="00E74AF0"/>
    <w:rsid w:val="00E75665"/>
    <w:rsid w:val="00E75CC2"/>
    <w:rsid w:val="00E7741F"/>
    <w:rsid w:val="00E81550"/>
    <w:rsid w:val="00E82DC2"/>
    <w:rsid w:val="00E8532C"/>
    <w:rsid w:val="00E85456"/>
    <w:rsid w:val="00E86158"/>
    <w:rsid w:val="00E87D2C"/>
    <w:rsid w:val="00E91475"/>
    <w:rsid w:val="00E95579"/>
    <w:rsid w:val="00E95663"/>
    <w:rsid w:val="00E9646D"/>
    <w:rsid w:val="00EA0F33"/>
    <w:rsid w:val="00EA13DA"/>
    <w:rsid w:val="00EA14E3"/>
    <w:rsid w:val="00EA22AD"/>
    <w:rsid w:val="00EA521E"/>
    <w:rsid w:val="00EA5C58"/>
    <w:rsid w:val="00EA7A59"/>
    <w:rsid w:val="00EB201E"/>
    <w:rsid w:val="00EB2566"/>
    <w:rsid w:val="00EB29CC"/>
    <w:rsid w:val="00EB3A0D"/>
    <w:rsid w:val="00EB43FD"/>
    <w:rsid w:val="00EC18B0"/>
    <w:rsid w:val="00EC3386"/>
    <w:rsid w:val="00EC339A"/>
    <w:rsid w:val="00EC5E54"/>
    <w:rsid w:val="00EC5FFE"/>
    <w:rsid w:val="00ED00F2"/>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AED"/>
    <w:rsid w:val="00EF3B40"/>
    <w:rsid w:val="00EF5CF0"/>
    <w:rsid w:val="00EF6F0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4C83"/>
    <w:rsid w:val="00F952D6"/>
    <w:rsid w:val="00F95977"/>
    <w:rsid w:val="00F97789"/>
    <w:rsid w:val="00FA15ED"/>
    <w:rsid w:val="00FA2A18"/>
    <w:rsid w:val="00FA67DF"/>
    <w:rsid w:val="00FA7C51"/>
    <w:rsid w:val="00FA7EB6"/>
    <w:rsid w:val="00FB0743"/>
    <w:rsid w:val="00FB14BF"/>
    <w:rsid w:val="00FB347E"/>
    <w:rsid w:val="00FB4811"/>
    <w:rsid w:val="00FB5925"/>
    <w:rsid w:val="00FC02C4"/>
    <w:rsid w:val="00FC2699"/>
    <w:rsid w:val="00FC2D6F"/>
    <w:rsid w:val="00FC4A17"/>
    <w:rsid w:val="00FC5FDD"/>
    <w:rsid w:val="00FC63BC"/>
    <w:rsid w:val="00FD01D5"/>
    <w:rsid w:val="00FD3DD1"/>
    <w:rsid w:val="00FE02DA"/>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0192">
      <w:bodyDiv w:val="1"/>
      <w:marLeft w:val="0"/>
      <w:marRight w:val="0"/>
      <w:marTop w:val="0"/>
      <w:marBottom w:val="0"/>
      <w:divBdr>
        <w:top w:val="none" w:sz="0" w:space="0" w:color="auto"/>
        <w:left w:val="none" w:sz="0" w:space="0" w:color="auto"/>
        <w:bottom w:val="none" w:sz="0" w:space="0" w:color="auto"/>
        <w:right w:val="none" w:sz="0" w:space="0" w:color="auto"/>
      </w:divBdr>
    </w:div>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758907744">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10986847">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363945770">
      <w:bodyDiv w:val="1"/>
      <w:marLeft w:val="0"/>
      <w:marRight w:val="0"/>
      <w:marTop w:val="0"/>
      <w:marBottom w:val="0"/>
      <w:divBdr>
        <w:top w:val="none" w:sz="0" w:space="0" w:color="auto"/>
        <w:left w:val="none" w:sz="0" w:space="0" w:color="auto"/>
        <w:bottom w:val="none" w:sz="0" w:space="0" w:color="auto"/>
        <w:right w:val="none" w:sz="0" w:space="0" w:color="auto"/>
      </w:divBdr>
    </w:div>
    <w:div w:id="1400052591">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2626590">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756169979">
      <w:bodyDiv w:val="1"/>
      <w:marLeft w:val="0"/>
      <w:marRight w:val="0"/>
      <w:marTop w:val="0"/>
      <w:marBottom w:val="0"/>
      <w:divBdr>
        <w:top w:val="none" w:sz="0" w:space="0" w:color="auto"/>
        <w:left w:val="none" w:sz="0" w:space="0" w:color="auto"/>
        <w:bottom w:val="none" w:sz="0" w:space="0" w:color="auto"/>
        <w:right w:val="none" w:sz="0" w:space="0" w:color="auto"/>
      </w:divBdr>
    </w:div>
    <w:div w:id="190618339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 w:id="20415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microsoft.com/office/2011/relationships/commentsExtended" Target="commentsExtended.xml"/><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hyperlink" Target="https://jira.inform-software.com/browse/ITMS-753" TargetMode="External"/><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microsoft.com/office/2018/08/relationships/commentsExtensible" Target="commentsExtensible.xml"/><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6/09/relationships/commentsIds" Target="commentsIds.xm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3.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omments" Target="comments.xm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4722</Words>
  <Characters>26921</Characters>
  <Application>Microsoft Office Word</Application>
  <DocSecurity>0</DocSecurity>
  <Lines>224</Lines>
  <Paragraphs>63</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Timm Ziarnetzky</cp:lastModifiedBy>
  <cp:revision>18</cp:revision>
  <dcterms:created xsi:type="dcterms:W3CDTF">2025-06-27T08:24:00Z</dcterms:created>
  <dcterms:modified xsi:type="dcterms:W3CDTF">2025-10-09T11:58:00Z</dcterms:modified>
</cp:coreProperties>
</file>