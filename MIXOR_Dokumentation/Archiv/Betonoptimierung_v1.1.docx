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5C654667" w:rsidR="00011BF5" w:rsidRPr="00011BF5" w:rsidRDefault="000D5B7C" w:rsidP="005A6F34">
      <w:pPr>
        <w:jc w:val="center"/>
        <w:rPr>
          <w:rFonts w:cs="Arial"/>
          <w:b/>
          <w:bCs/>
          <w:sz w:val="48"/>
          <w:szCs w:val="48"/>
        </w:rPr>
      </w:pPr>
      <w:r>
        <w:rPr>
          <w:rFonts w:cs="Arial"/>
          <w:b/>
          <w:bCs/>
          <w:sz w:val="48"/>
          <w:szCs w:val="48"/>
        </w:rPr>
        <w:t>Konzept</w:t>
      </w:r>
      <w:r w:rsidR="003B4692">
        <w:rPr>
          <w:rFonts w:cs="Arial"/>
          <w:b/>
          <w:bCs/>
          <w:sz w:val="48"/>
          <w:szCs w:val="48"/>
        </w:rPr>
        <w:t>papier</w:t>
      </w:r>
    </w:p>
    <w:p w14:paraId="48B05977" w14:textId="7B9C90A7" w:rsidR="000546C2" w:rsidRDefault="00011BF5" w:rsidP="005A6F34">
      <w:pPr>
        <w:jc w:val="center"/>
        <w:rPr>
          <w:rFonts w:cs="Arial"/>
          <w:b/>
          <w:bCs/>
          <w:sz w:val="36"/>
          <w:szCs w:val="36"/>
        </w:rPr>
      </w:pPr>
      <w:r w:rsidRPr="00011BF5">
        <w:rPr>
          <w:rFonts w:cs="Arial"/>
          <w:b/>
          <w:bCs/>
          <w:sz w:val="36"/>
          <w:szCs w:val="36"/>
        </w:rPr>
        <w:t>Betonoptimierung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Default="00722DF3" w:rsidP="005A6F34">
            <w:pPr>
              <w:rPr>
                <w:rFonts w:cs="Arial"/>
                <w:b w:val="0"/>
                <w:bCs w:val="0"/>
                <w:sz w:val="28"/>
                <w:szCs w:val="28"/>
              </w:rPr>
            </w:pPr>
            <w:r>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722DF3" w:rsidRDefault="00722DF3" w:rsidP="005A6F34">
            <w:pPr>
              <w:rPr>
                <w:rFonts w:cs="Arial"/>
                <w:b w:val="0"/>
                <w:bCs w:val="0"/>
                <w:sz w:val="28"/>
                <w:szCs w:val="28"/>
              </w:rPr>
            </w:pPr>
            <w:r w:rsidRPr="00722DF3">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rPr>
          <w:ins w:id="0" w:author="Stefan Jollet" w:date="2021-03-09T12:02:00Z"/>
        </w:trPr>
        <w:tc>
          <w:tcPr>
            <w:cnfStyle w:val="001000000000" w:firstRow="0" w:lastRow="0" w:firstColumn="1" w:lastColumn="0" w:oddVBand="0" w:evenVBand="0" w:oddHBand="0" w:evenHBand="0" w:firstRowFirstColumn="0" w:firstRowLastColumn="0" w:lastRowFirstColumn="0" w:lastRowLastColumn="0"/>
            <w:tcW w:w="2272" w:type="dxa"/>
          </w:tcPr>
          <w:p w14:paraId="35C47C43" w14:textId="1214FA45" w:rsidR="005D69CE" w:rsidRPr="00722DF3" w:rsidRDefault="005D69CE" w:rsidP="005A6F34">
            <w:pPr>
              <w:rPr>
                <w:ins w:id="1" w:author="Stefan Jollet" w:date="2021-03-09T12:02:00Z"/>
                <w:rFonts w:cs="Arial"/>
                <w:sz w:val="28"/>
                <w:szCs w:val="28"/>
              </w:rPr>
            </w:pPr>
            <w:ins w:id="2" w:author="Stefan Jollet" w:date="2021-03-09T12:02:00Z">
              <w:r>
                <w:rPr>
                  <w:rFonts w:cs="Arial"/>
                  <w:sz w:val="28"/>
                  <w:szCs w:val="28"/>
                </w:rPr>
                <w:t>Stefan Jollet</w:t>
              </w:r>
            </w:ins>
          </w:p>
        </w:tc>
        <w:tc>
          <w:tcPr>
            <w:tcW w:w="1166" w:type="dxa"/>
          </w:tcPr>
          <w:p w14:paraId="4DDFF739" w14:textId="193F4256" w:rsidR="005D69CE" w:rsidRDefault="005D69CE" w:rsidP="005A6F34">
            <w:pPr>
              <w:cnfStyle w:val="000000000000" w:firstRow="0" w:lastRow="0" w:firstColumn="0" w:lastColumn="0" w:oddVBand="0" w:evenVBand="0" w:oddHBand="0" w:evenHBand="0" w:firstRowFirstColumn="0" w:firstRowLastColumn="0" w:lastRowFirstColumn="0" w:lastRowLastColumn="0"/>
              <w:rPr>
                <w:ins w:id="3" w:author="Stefan Jollet" w:date="2021-03-09T12:02:00Z"/>
                <w:rFonts w:cs="Arial"/>
                <w:sz w:val="28"/>
                <w:szCs w:val="28"/>
              </w:rPr>
            </w:pPr>
            <w:ins w:id="4" w:author="Stefan Jollet" w:date="2021-03-09T12:02:00Z">
              <w:r>
                <w:rPr>
                  <w:rFonts w:cs="Arial"/>
                  <w:sz w:val="28"/>
                  <w:szCs w:val="28"/>
                </w:rPr>
                <w:t>1.1</w:t>
              </w:r>
            </w:ins>
          </w:p>
        </w:tc>
        <w:tc>
          <w:tcPr>
            <w:tcW w:w="4295" w:type="dxa"/>
          </w:tcPr>
          <w:p w14:paraId="241C1A3A" w14:textId="1AC45914" w:rsidR="005D69CE" w:rsidRDefault="005D69CE" w:rsidP="005A6F34">
            <w:pPr>
              <w:cnfStyle w:val="000000000000" w:firstRow="0" w:lastRow="0" w:firstColumn="0" w:lastColumn="0" w:oddVBand="0" w:evenVBand="0" w:oddHBand="0" w:evenHBand="0" w:firstRowFirstColumn="0" w:firstRowLastColumn="0" w:lastRowFirstColumn="0" w:lastRowLastColumn="0"/>
              <w:rPr>
                <w:ins w:id="5" w:author="Stefan Jollet" w:date="2021-03-09T12:02:00Z"/>
                <w:rFonts w:cs="Arial"/>
                <w:sz w:val="28"/>
                <w:szCs w:val="28"/>
              </w:rPr>
            </w:pPr>
            <w:ins w:id="6" w:author="Stefan Jollet" w:date="2021-03-09T12:02:00Z">
              <w:r>
                <w:rPr>
                  <w:rFonts w:cs="Arial"/>
                  <w:sz w:val="28"/>
                  <w:szCs w:val="28"/>
                </w:rPr>
                <w:t xml:space="preserve">Berücksichtigung der FiFo-Regel beim Waschen </w:t>
              </w:r>
            </w:ins>
            <w:ins w:id="7" w:author="Stefan Jollet" w:date="2021-03-09T12:03:00Z">
              <w:r>
                <w:rPr>
                  <w:rFonts w:cs="Arial"/>
                  <w:sz w:val="28"/>
                  <w:szCs w:val="28"/>
                </w:rPr>
                <w:t>von</w:t>
              </w:r>
            </w:ins>
            <w:ins w:id="8" w:author="Stefan Jollet" w:date="2021-03-09T12:02:00Z">
              <w:r>
                <w:rPr>
                  <w:rFonts w:cs="Arial"/>
                  <w:sz w:val="28"/>
                  <w:szCs w:val="28"/>
                </w:rPr>
                <w:t xml:space="preserve"> Kapitel 2.2.</w:t>
              </w:r>
            </w:ins>
            <w:ins w:id="9" w:author="Stefan Jollet" w:date="2021-03-09T12:03:00Z">
              <w:r>
                <w:rPr>
                  <w:rFonts w:cs="Arial"/>
                  <w:sz w:val="28"/>
                  <w:szCs w:val="28"/>
                </w:rPr>
                <w:t>1</w:t>
              </w:r>
            </w:ins>
            <w:ins w:id="10" w:author="Stefan Jollet" w:date="2021-03-09T12:04:00Z">
              <w:r w:rsidR="00EE51C8">
                <w:rPr>
                  <w:rFonts w:cs="Arial"/>
                  <w:sz w:val="28"/>
                  <w:szCs w:val="28"/>
                </w:rPr>
                <w:t>.</w:t>
              </w:r>
            </w:ins>
            <w:ins w:id="11" w:author="Stefan Jollet" w:date="2021-03-09T12:03:00Z">
              <w:r>
                <w:rPr>
                  <w:rFonts w:cs="Arial"/>
                  <w:sz w:val="28"/>
                  <w:szCs w:val="28"/>
                </w:rPr>
                <w:t>2 in 2.2.1.12 geschoben</w:t>
              </w:r>
            </w:ins>
          </w:p>
        </w:tc>
        <w:tc>
          <w:tcPr>
            <w:tcW w:w="1618" w:type="dxa"/>
          </w:tcPr>
          <w:p w14:paraId="6526F8B6" w14:textId="0F9797E5" w:rsidR="005D69CE" w:rsidRDefault="00E75665" w:rsidP="005A6F34">
            <w:pPr>
              <w:cnfStyle w:val="000000000000" w:firstRow="0" w:lastRow="0" w:firstColumn="0" w:lastColumn="0" w:oddVBand="0" w:evenVBand="0" w:oddHBand="0" w:evenHBand="0" w:firstRowFirstColumn="0" w:firstRowLastColumn="0" w:lastRowFirstColumn="0" w:lastRowLastColumn="0"/>
              <w:rPr>
                <w:ins w:id="12" w:author="Stefan Jollet" w:date="2021-03-09T12:02:00Z"/>
                <w:rFonts w:cs="Arial"/>
                <w:sz w:val="28"/>
                <w:szCs w:val="28"/>
              </w:rPr>
            </w:pPr>
            <w:ins w:id="13" w:author="Stefan Jollet" w:date="2021-03-09T12:03:00Z">
              <w:r>
                <w:rPr>
                  <w:rFonts w:cs="Arial"/>
                  <w:sz w:val="28"/>
                  <w:szCs w:val="28"/>
                </w:rPr>
                <w:t>09.03.2021</w:t>
              </w:r>
            </w:ins>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1B4B96AF" w14:textId="667D96A7" w:rsidR="00F50843"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44923848" w:history="1">
            <w:r w:rsidR="00F50843" w:rsidRPr="006B1DF1">
              <w:rPr>
                <w:rStyle w:val="Hyperlink"/>
                <w:noProof/>
              </w:rPr>
              <w:t>1</w:t>
            </w:r>
            <w:r w:rsidR="00F50843">
              <w:rPr>
                <w:rFonts w:asciiTheme="minorHAnsi" w:eastAsiaTheme="minorEastAsia" w:hAnsiTheme="minorHAnsi"/>
                <w:noProof/>
                <w:sz w:val="22"/>
                <w:lang w:eastAsia="de-DE"/>
              </w:rPr>
              <w:tab/>
            </w:r>
            <w:r w:rsidR="00F50843" w:rsidRPr="006B1DF1">
              <w:rPr>
                <w:rStyle w:val="Hyperlink"/>
                <w:noProof/>
              </w:rPr>
              <w:t>Einleitung</w:t>
            </w:r>
            <w:r w:rsidR="00F50843">
              <w:rPr>
                <w:noProof/>
                <w:webHidden/>
              </w:rPr>
              <w:tab/>
            </w:r>
            <w:r w:rsidR="00F50843">
              <w:rPr>
                <w:noProof/>
                <w:webHidden/>
              </w:rPr>
              <w:fldChar w:fldCharType="begin"/>
            </w:r>
            <w:r w:rsidR="00F50843">
              <w:rPr>
                <w:noProof/>
                <w:webHidden/>
              </w:rPr>
              <w:instrText xml:space="preserve"> PAGEREF _Toc44923848 \h </w:instrText>
            </w:r>
            <w:r w:rsidR="00F50843">
              <w:rPr>
                <w:noProof/>
                <w:webHidden/>
              </w:rPr>
            </w:r>
            <w:r w:rsidR="00F50843">
              <w:rPr>
                <w:noProof/>
                <w:webHidden/>
              </w:rPr>
              <w:fldChar w:fldCharType="separate"/>
            </w:r>
            <w:r w:rsidR="00F50843">
              <w:rPr>
                <w:noProof/>
                <w:webHidden/>
              </w:rPr>
              <w:t>1</w:t>
            </w:r>
            <w:r w:rsidR="00F50843">
              <w:rPr>
                <w:noProof/>
                <w:webHidden/>
              </w:rPr>
              <w:fldChar w:fldCharType="end"/>
            </w:r>
          </w:hyperlink>
        </w:p>
        <w:p w14:paraId="3DE07A7C" w14:textId="0AE994EB" w:rsidR="00F50843" w:rsidRDefault="00516CBB">
          <w:pPr>
            <w:pStyle w:val="Verzeichnis1"/>
            <w:tabs>
              <w:tab w:val="left" w:pos="440"/>
              <w:tab w:val="right" w:leader="dot" w:pos="9062"/>
            </w:tabs>
            <w:rPr>
              <w:rFonts w:asciiTheme="minorHAnsi" w:eastAsiaTheme="minorEastAsia" w:hAnsiTheme="minorHAnsi"/>
              <w:noProof/>
              <w:sz w:val="22"/>
              <w:lang w:eastAsia="de-DE"/>
            </w:rPr>
          </w:pPr>
          <w:hyperlink w:anchor="_Toc44923849" w:history="1">
            <w:r w:rsidR="00F50843" w:rsidRPr="006B1DF1">
              <w:rPr>
                <w:rStyle w:val="Hyperlink"/>
                <w:noProof/>
              </w:rPr>
              <w:t>2</w:t>
            </w:r>
            <w:r w:rsidR="00F50843">
              <w:rPr>
                <w:rFonts w:asciiTheme="minorHAnsi" w:eastAsiaTheme="minorEastAsia" w:hAnsiTheme="minorHAnsi"/>
                <w:noProof/>
                <w:sz w:val="22"/>
                <w:lang w:eastAsia="de-DE"/>
              </w:rPr>
              <w:tab/>
            </w:r>
            <w:r w:rsidR="00F50843" w:rsidRPr="006B1DF1">
              <w:rPr>
                <w:rStyle w:val="Hyperlink"/>
                <w:noProof/>
              </w:rPr>
              <w:t>Konzept der Betonoptimierung</w:t>
            </w:r>
            <w:r w:rsidR="00F50843">
              <w:rPr>
                <w:noProof/>
                <w:webHidden/>
              </w:rPr>
              <w:tab/>
            </w:r>
            <w:r w:rsidR="00F50843">
              <w:rPr>
                <w:noProof/>
                <w:webHidden/>
              </w:rPr>
              <w:fldChar w:fldCharType="begin"/>
            </w:r>
            <w:r w:rsidR="00F50843">
              <w:rPr>
                <w:noProof/>
                <w:webHidden/>
              </w:rPr>
              <w:instrText xml:space="preserve"> PAGEREF _Toc44923849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67C7C8C0" w14:textId="360924C4" w:rsidR="00F50843" w:rsidRDefault="00516CBB">
          <w:pPr>
            <w:pStyle w:val="Verzeichnis2"/>
            <w:tabs>
              <w:tab w:val="left" w:pos="880"/>
              <w:tab w:val="right" w:leader="dot" w:pos="9062"/>
            </w:tabs>
            <w:rPr>
              <w:rFonts w:asciiTheme="minorHAnsi" w:eastAsiaTheme="minorEastAsia" w:hAnsiTheme="minorHAnsi"/>
              <w:noProof/>
              <w:sz w:val="22"/>
              <w:lang w:eastAsia="de-DE"/>
            </w:rPr>
          </w:pPr>
          <w:hyperlink w:anchor="_Toc44923850" w:history="1">
            <w:r w:rsidR="00F50843" w:rsidRPr="006B1DF1">
              <w:rPr>
                <w:rStyle w:val="Hyperlink"/>
                <w:noProof/>
              </w:rPr>
              <w:t>2.1</w:t>
            </w:r>
            <w:r w:rsidR="00F50843">
              <w:rPr>
                <w:rFonts w:asciiTheme="minorHAnsi" w:eastAsiaTheme="minorEastAsia" w:hAnsiTheme="minorHAnsi"/>
                <w:noProof/>
                <w:sz w:val="22"/>
                <w:lang w:eastAsia="de-DE"/>
              </w:rPr>
              <w:tab/>
            </w:r>
            <w:r w:rsidR="00F50843" w:rsidRPr="006B1DF1">
              <w:rPr>
                <w:rStyle w:val="Hyperlink"/>
                <w:noProof/>
              </w:rPr>
              <w:t>Allgemeine Anforderungen</w:t>
            </w:r>
            <w:r w:rsidR="00F50843">
              <w:rPr>
                <w:noProof/>
                <w:webHidden/>
              </w:rPr>
              <w:tab/>
            </w:r>
            <w:r w:rsidR="00F50843">
              <w:rPr>
                <w:noProof/>
                <w:webHidden/>
              </w:rPr>
              <w:fldChar w:fldCharType="begin"/>
            </w:r>
            <w:r w:rsidR="00F50843">
              <w:rPr>
                <w:noProof/>
                <w:webHidden/>
              </w:rPr>
              <w:instrText xml:space="preserve"> PAGEREF _Toc44923850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766D688E" w14:textId="739CB14A" w:rsidR="00F50843" w:rsidRDefault="00516CBB">
          <w:pPr>
            <w:pStyle w:val="Verzeichnis2"/>
            <w:tabs>
              <w:tab w:val="left" w:pos="880"/>
              <w:tab w:val="right" w:leader="dot" w:pos="9062"/>
            </w:tabs>
            <w:rPr>
              <w:rFonts w:asciiTheme="minorHAnsi" w:eastAsiaTheme="minorEastAsia" w:hAnsiTheme="minorHAnsi"/>
              <w:noProof/>
              <w:sz w:val="22"/>
              <w:lang w:eastAsia="de-DE"/>
            </w:rPr>
          </w:pPr>
          <w:hyperlink w:anchor="_Toc44923851" w:history="1">
            <w:r w:rsidR="00F50843" w:rsidRPr="006B1DF1">
              <w:rPr>
                <w:rStyle w:val="Hyperlink"/>
                <w:noProof/>
              </w:rPr>
              <w:t>2.2</w:t>
            </w:r>
            <w:r w:rsidR="00F50843">
              <w:rPr>
                <w:rFonts w:asciiTheme="minorHAnsi" w:eastAsiaTheme="minorEastAsia" w:hAnsiTheme="minorHAnsi"/>
                <w:noProof/>
                <w:sz w:val="22"/>
                <w:lang w:eastAsia="de-DE"/>
              </w:rPr>
              <w:tab/>
            </w:r>
            <w:r w:rsidR="00F50843" w:rsidRPr="006B1DF1">
              <w:rPr>
                <w:rStyle w:val="Hyperlink"/>
                <w:noProof/>
              </w:rPr>
              <w:t>Feature Liste</w:t>
            </w:r>
            <w:r w:rsidR="00F50843">
              <w:rPr>
                <w:noProof/>
                <w:webHidden/>
              </w:rPr>
              <w:tab/>
            </w:r>
            <w:r w:rsidR="00F50843">
              <w:rPr>
                <w:noProof/>
                <w:webHidden/>
              </w:rPr>
              <w:fldChar w:fldCharType="begin"/>
            </w:r>
            <w:r w:rsidR="00F50843">
              <w:rPr>
                <w:noProof/>
                <w:webHidden/>
              </w:rPr>
              <w:instrText xml:space="preserve"> PAGEREF _Toc44923851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5E51049F" w14:textId="3535493C" w:rsidR="00F50843" w:rsidRDefault="00516CBB">
          <w:pPr>
            <w:pStyle w:val="Verzeichnis3"/>
            <w:tabs>
              <w:tab w:val="left" w:pos="1320"/>
              <w:tab w:val="right" w:leader="dot" w:pos="9062"/>
            </w:tabs>
            <w:rPr>
              <w:rFonts w:asciiTheme="minorHAnsi" w:eastAsiaTheme="minorEastAsia" w:hAnsiTheme="minorHAnsi"/>
              <w:noProof/>
              <w:sz w:val="22"/>
              <w:lang w:eastAsia="de-DE"/>
            </w:rPr>
          </w:pPr>
          <w:hyperlink w:anchor="_Toc44923852" w:history="1">
            <w:r w:rsidR="00F50843" w:rsidRPr="006B1DF1">
              <w:rPr>
                <w:rStyle w:val="Hyperlink"/>
                <w:noProof/>
              </w:rPr>
              <w:t>2.2.1</w:t>
            </w:r>
            <w:r w:rsidR="00F50843">
              <w:rPr>
                <w:rFonts w:asciiTheme="minorHAnsi" w:eastAsiaTheme="minorEastAsia" w:hAnsiTheme="minorHAnsi"/>
                <w:noProof/>
                <w:sz w:val="22"/>
                <w:lang w:eastAsia="de-DE"/>
              </w:rPr>
              <w:tab/>
            </w:r>
            <w:r w:rsidR="00F50843" w:rsidRPr="006B1DF1">
              <w:rPr>
                <w:rStyle w:val="Hyperlink"/>
                <w:noProof/>
              </w:rPr>
              <w:t>Pflichtanforderungen</w:t>
            </w:r>
            <w:r w:rsidR="00F50843">
              <w:rPr>
                <w:noProof/>
                <w:webHidden/>
              </w:rPr>
              <w:tab/>
            </w:r>
            <w:r w:rsidR="00F50843">
              <w:rPr>
                <w:noProof/>
                <w:webHidden/>
              </w:rPr>
              <w:fldChar w:fldCharType="begin"/>
            </w:r>
            <w:r w:rsidR="00F50843">
              <w:rPr>
                <w:noProof/>
                <w:webHidden/>
              </w:rPr>
              <w:instrText xml:space="preserve"> PAGEREF _Toc44923852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652B3D79" w14:textId="5B61C8D5" w:rsidR="00F50843" w:rsidRDefault="00516CBB">
          <w:pPr>
            <w:pStyle w:val="Verzeichnis3"/>
            <w:tabs>
              <w:tab w:val="left" w:pos="1320"/>
              <w:tab w:val="right" w:leader="dot" w:pos="9062"/>
            </w:tabs>
            <w:rPr>
              <w:rFonts w:asciiTheme="minorHAnsi" w:eastAsiaTheme="minorEastAsia" w:hAnsiTheme="minorHAnsi"/>
              <w:noProof/>
              <w:sz w:val="22"/>
              <w:lang w:eastAsia="de-DE"/>
            </w:rPr>
          </w:pPr>
          <w:hyperlink w:anchor="_Toc44923853" w:history="1">
            <w:r w:rsidR="00F50843" w:rsidRPr="006B1DF1">
              <w:rPr>
                <w:rStyle w:val="Hyperlink"/>
                <w:noProof/>
              </w:rPr>
              <w:t>2.2.2</w:t>
            </w:r>
            <w:r w:rsidR="00F50843">
              <w:rPr>
                <w:rFonts w:asciiTheme="minorHAnsi" w:eastAsiaTheme="minorEastAsia" w:hAnsiTheme="minorHAnsi"/>
                <w:noProof/>
                <w:sz w:val="22"/>
                <w:lang w:eastAsia="de-DE"/>
              </w:rPr>
              <w:tab/>
            </w:r>
            <w:r w:rsidR="00F50843" w:rsidRPr="006B1DF1">
              <w:rPr>
                <w:rStyle w:val="Hyperlink"/>
                <w:noProof/>
              </w:rPr>
              <w:t>Optionale Anforderungen</w:t>
            </w:r>
            <w:r w:rsidR="00F50843">
              <w:rPr>
                <w:noProof/>
                <w:webHidden/>
              </w:rPr>
              <w:tab/>
            </w:r>
            <w:r w:rsidR="00F50843">
              <w:rPr>
                <w:noProof/>
                <w:webHidden/>
              </w:rPr>
              <w:fldChar w:fldCharType="begin"/>
            </w:r>
            <w:r w:rsidR="00F50843">
              <w:rPr>
                <w:noProof/>
                <w:webHidden/>
              </w:rPr>
              <w:instrText xml:space="preserve"> PAGEREF _Toc44923853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46E23282" w14:textId="039D8408" w:rsidR="00F50843" w:rsidRDefault="00516CBB">
          <w:pPr>
            <w:pStyle w:val="Verzeichnis2"/>
            <w:tabs>
              <w:tab w:val="left" w:pos="880"/>
              <w:tab w:val="right" w:leader="dot" w:pos="9062"/>
            </w:tabs>
            <w:rPr>
              <w:rFonts w:asciiTheme="minorHAnsi" w:eastAsiaTheme="minorEastAsia" w:hAnsiTheme="minorHAnsi"/>
              <w:noProof/>
              <w:sz w:val="22"/>
              <w:lang w:eastAsia="de-DE"/>
            </w:rPr>
          </w:pPr>
          <w:hyperlink w:anchor="_Toc44923855" w:history="1">
            <w:r w:rsidR="00F50843" w:rsidRPr="006B1DF1">
              <w:rPr>
                <w:rStyle w:val="Hyperlink"/>
                <w:noProof/>
              </w:rPr>
              <w:t>2.3</w:t>
            </w:r>
            <w:r w:rsidR="00F50843">
              <w:rPr>
                <w:rFonts w:asciiTheme="minorHAnsi" w:eastAsiaTheme="minorEastAsia" w:hAnsiTheme="minorHAnsi"/>
                <w:noProof/>
                <w:sz w:val="22"/>
                <w:lang w:eastAsia="de-DE"/>
              </w:rPr>
              <w:tab/>
            </w:r>
            <w:r w:rsidR="00F50843" w:rsidRPr="006B1DF1">
              <w:rPr>
                <w:rStyle w:val="Hyperlink"/>
                <w:noProof/>
              </w:rPr>
              <w:t>Ausschluss Liste</w:t>
            </w:r>
            <w:r w:rsidR="00F50843">
              <w:rPr>
                <w:noProof/>
                <w:webHidden/>
              </w:rPr>
              <w:tab/>
            </w:r>
            <w:r w:rsidR="00F50843">
              <w:rPr>
                <w:noProof/>
                <w:webHidden/>
              </w:rPr>
              <w:fldChar w:fldCharType="begin"/>
            </w:r>
            <w:r w:rsidR="00F50843">
              <w:rPr>
                <w:noProof/>
                <w:webHidden/>
              </w:rPr>
              <w:instrText xml:space="preserve"> PAGEREF _Toc44923855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6EB8801D" w14:textId="2A811F62" w:rsidR="00F50843" w:rsidRDefault="00516CBB">
          <w:pPr>
            <w:pStyle w:val="Verzeichnis3"/>
            <w:tabs>
              <w:tab w:val="left" w:pos="1320"/>
              <w:tab w:val="right" w:leader="dot" w:pos="9062"/>
            </w:tabs>
            <w:rPr>
              <w:rFonts w:asciiTheme="minorHAnsi" w:eastAsiaTheme="minorEastAsia" w:hAnsiTheme="minorHAnsi"/>
              <w:noProof/>
              <w:sz w:val="22"/>
              <w:lang w:eastAsia="de-DE"/>
            </w:rPr>
          </w:pPr>
          <w:hyperlink w:anchor="_Toc44923856" w:history="1">
            <w:r w:rsidR="00F50843" w:rsidRPr="006B1DF1">
              <w:rPr>
                <w:rStyle w:val="Hyperlink"/>
                <w:noProof/>
              </w:rPr>
              <w:t>2.3.1</w:t>
            </w:r>
            <w:r w:rsidR="00F50843">
              <w:rPr>
                <w:rFonts w:asciiTheme="minorHAnsi" w:eastAsiaTheme="minorEastAsia" w:hAnsiTheme="minorHAnsi"/>
                <w:noProof/>
                <w:sz w:val="22"/>
                <w:lang w:eastAsia="de-DE"/>
              </w:rPr>
              <w:tab/>
            </w:r>
            <w:r w:rsidR="00F50843" w:rsidRPr="006B1DF1">
              <w:rPr>
                <w:rStyle w:val="Hyperlink"/>
                <w:noProof/>
              </w:rPr>
              <w:t>Preloads</w:t>
            </w:r>
            <w:r w:rsidR="00F50843">
              <w:rPr>
                <w:noProof/>
                <w:webHidden/>
              </w:rPr>
              <w:tab/>
            </w:r>
            <w:r w:rsidR="00F50843">
              <w:rPr>
                <w:noProof/>
                <w:webHidden/>
              </w:rPr>
              <w:fldChar w:fldCharType="begin"/>
            </w:r>
            <w:r w:rsidR="00F50843">
              <w:rPr>
                <w:noProof/>
                <w:webHidden/>
              </w:rPr>
              <w:instrText xml:space="preserve"> PAGEREF _Toc44923856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3717BF0A" w14:textId="14F5BCED" w:rsidR="00F50843" w:rsidRDefault="00516CBB">
          <w:pPr>
            <w:pStyle w:val="Verzeichnis3"/>
            <w:tabs>
              <w:tab w:val="left" w:pos="1320"/>
              <w:tab w:val="right" w:leader="dot" w:pos="9062"/>
            </w:tabs>
            <w:rPr>
              <w:rFonts w:asciiTheme="minorHAnsi" w:eastAsiaTheme="minorEastAsia" w:hAnsiTheme="minorHAnsi"/>
              <w:noProof/>
              <w:sz w:val="22"/>
              <w:lang w:eastAsia="de-DE"/>
            </w:rPr>
          </w:pPr>
          <w:hyperlink w:anchor="_Toc44923857" w:history="1">
            <w:r w:rsidR="00F50843" w:rsidRPr="006B1DF1">
              <w:rPr>
                <w:rStyle w:val="Hyperlink"/>
                <w:noProof/>
              </w:rPr>
              <w:t>2.3.2</w:t>
            </w:r>
            <w:r w:rsidR="00F50843">
              <w:rPr>
                <w:rFonts w:asciiTheme="minorHAnsi" w:eastAsiaTheme="minorEastAsia" w:hAnsiTheme="minorHAnsi"/>
                <w:noProof/>
                <w:sz w:val="22"/>
                <w:lang w:eastAsia="de-DE"/>
              </w:rPr>
              <w:tab/>
            </w:r>
            <w:r w:rsidR="00F50843" w:rsidRPr="006B1DF1">
              <w:rPr>
                <w:rStyle w:val="Hyperlink"/>
                <w:noProof/>
              </w:rPr>
              <w:t>Shunting</w:t>
            </w:r>
            <w:r w:rsidR="00F50843">
              <w:rPr>
                <w:noProof/>
                <w:webHidden/>
              </w:rPr>
              <w:tab/>
            </w:r>
            <w:r w:rsidR="00F50843">
              <w:rPr>
                <w:noProof/>
                <w:webHidden/>
              </w:rPr>
              <w:fldChar w:fldCharType="begin"/>
            </w:r>
            <w:r w:rsidR="00F50843">
              <w:rPr>
                <w:noProof/>
                <w:webHidden/>
              </w:rPr>
              <w:instrText xml:space="preserve"> PAGEREF _Toc44923857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2508A8B1" w14:textId="5F8B43EA" w:rsidR="00F50843" w:rsidRDefault="00516CBB">
          <w:pPr>
            <w:pStyle w:val="Verzeichnis3"/>
            <w:tabs>
              <w:tab w:val="left" w:pos="1320"/>
              <w:tab w:val="right" w:leader="dot" w:pos="9062"/>
            </w:tabs>
            <w:rPr>
              <w:rFonts w:asciiTheme="minorHAnsi" w:eastAsiaTheme="minorEastAsia" w:hAnsiTheme="minorHAnsi"/>
              <w:noProof/>
              <w:sz w:val="22"/>
              <w:lang w:eastAsia="de-DE"/>
            </w:rPr>
          </w:pPr>
          <w:hyperlink w:anchor="_Toc44923858" w:history="1">
            <w:r w:rsidR="00F50843" w:rsidRPr="006B1DF1">
              <w:rPr>
                <w:rStyle w:val="Hyperlink"/>
                <w:noProof/>
              </w:rPr>
              <w:t>2.3.3</w:t>
            </w:r>
            <w:r w:rsidR="00F50843">
              <w:rPr>
                <w:rFonts w:asciiTheme="minorHAnsi" w:eastAsiaTheme="minorEastAsia" w:hAnsiTheme="minorHAnsi"/>
                <w:noProof/>
                <w:sz w:val="22"/>
                <w:lang w:eastAsia="de-DE"/>
              </w:rPr>
              <w:tab/>
            </w:r>
            <w:r w:rsidR="00F50843" w:rsidRPr="006B1DF1">
              <w:rPr>
                <w:rStyle w:val="Hyperlink"/>
                <w:noProof/>
              </w:rPr>
              <w:t>Roaming</w:t>
            </w:r>
            <w:r w:rsidR="00F50843">
              <w:rPr>
                <w:noProof/>
                <w:webHidden/>
              </w:rPr>
              <w:tab/>
            </w:r>
            <w:r w:rsidR="00F50843">
              <w:rPr>
                <w:noProof/>
                <w:webHidden/>
              </w:rPr>
              <w:fldChar w:fldCharType="begin"/>
            </w:r>
            <w:r w:rsidR="00F50843">
              <w:rPr>
                <w:noProof/>
                <w:webHidden/>
              </w:rPr>
              <w:instrText xml:space="preserve"> PAGEREF _Toc44923858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583C61C5" w14:textId="3000C3BB" w:rsidR="00F50843" w:rsidRDefault="00516CBB">
          <w:pPr>
            <w:pStyle w:val="Verzeichnis3"/>
            <w:tabs>
              <w:tab w:val="left" w:pos="1320"/>
              <w:tab w:val="right" w:leader="dot" w:pos="9062"/>
            </w:tabs>
            <w:rPr>
              <w:rFonts w:asciiTheme="minorHAnsi" w:eastAsiaTheme="minorEastAsia" w:hAnsiTheme="minorHAnsi"/>
              <w:noProof/>
              <w:sz w:val="22"/>
              <w:lang w:eastAsia="de-DE"/>
            </w:rPr>
          </w:pPr>
          <w:hyperlink w:anchor="_Toc44923859" w:history="1">
            <w:r w:rsidR="00F50843" w:rsidRPr="006B1DF1">
              <w:rPr>
                <w:rStyle w:val="Hyperlink"/>
                <w:noProof/>
              </w:rPr>
              <w:t>2.3.4</w:t>
            </w:r>
            <w:r w:rsidR="00F50843">
              <w:rPr>
                <w:rFonts w:asciiTheme="minorHAnsi" w:eastAsiaTheme="minorEastAsia" w:hAnsiTheme="minorHAnsi"/>
                <w:noProof/>
                <w:sz w:val="22"/>
                <w:lang w:eastAsia="de-DE"/>
              </w:rPr>
              <w:tab/>
            </w:r>
            <w:r w:rsidR="00F50843" w:rsidRPr="006B1DF1">
              <w:rPr>
                <w:rStyle w:val="Hyperlink"/>
                <w:noProof/>
              </w:rPr>
              <w:t>Predrive</w:t>
            </w:r>
            <w:r w:rsidR="00F50843">
              <w:rPr>
                <w:noProof/>
                <w:webHidden/>
              </w:rPr>
              <w:tab/>
            </w:r>
            <w:r w:rsidR="00F50843">
              <w:rPr>
                <w:noProof/>
                <w:webHidden/>
              </w:rPr>
              <w:fldChar w:fldCharType="begin"/>
            </w:r>
            <w:r w:rsidR="00F50843">
              <w:rPr>
                <w:noProof/>
                <w:webHidden/>
              </w:rPr>
              <w:instrText xml:space="preserve"> PAGEREF _Toc44923859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1F7FA9BF" w14:textId="6736F270" w:rsidR="00F50843" w:rsidRDefault="00516CBB">
          <w:pPr>
            <w:pStyle w:val="Verzeichnis3"/>
            <w:tabs>
              <w:tab w:val="left" w:pos="1320"/>
              <w:tab w:val="right" w:leader="dot" w:pos="9062"/>
            </w:tabs>
            <w:rPr>
              <w:rFonts w:asciiTheme="minorHAnsi" w:eastAsiaTheme="minorEastAsia" w:hAnsiTheme="minorHAnsi"/>
              <w:noProof/>
              <w:sz w:val="22"/>
              <w:lang w:eastAsia="de-DE"/>
            </w:rPr>
          </w:pPr>
          <w:hyperlink w:anchor="_Toc44923860" w:history="1">
            <w:r w:rsidR="00F50843" w:rsidRPr="006B1DF1">
              <w:rPr>
                <w:rStyle w:val="Hyperlink"/>
                <w:noProof/>
              </w:rPr>
              <w:t>2.3.5</w:t>
            </w:r>
            <w:r w:rsidR="00F50843">
              <w:rPr>
                <w:rFonts w:asciiTheme="minorHAnsi" w:eastAsiaTheme="minorEastAsia" w:hAnsiTheme="minorHAnsi"/>
                <w:noProof/>
                <w:sz w:val="22"/>
                <w:lang w:eastAsia="de-DE"/>
              </w:rPr>
              <w:tab/>
            </w:r>
            <w:r w:rsidR="00F50843" w:rsidRPr="006B1DF1">
              <w:rPr>
                <w:rStyle w:val="Hyperlink"/>
                <w:noProof/>
              </w:rPr>
              <w:t>Waste Orders</w:t>
            </w:r>
            <w:r w:rsidR="00F50843">
              <w:rPr>
                <w:noProof/>
                <w:webHidden/>
              </w:rPr>
              <w:tab/>
            </w:r>
            <w:r w:rsidR="00F50843">
              <w:rPr>
                <w:noProof/>
                <w:webHidden/>
              </w:rPr>
              <w:fldChar w:fldCharType="begin"/>
            </w:r>
            <w:r w:rsidR="00F50843">
              <w:rPr>
                <w:noProof/>
                <w:webHidden/>
              </w:rPr>
              <w:instrText xml:space="preserve"> PAGEREF _Toc44923860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7F9FBC6E" w14:textId="00096B1B" w:rsidR="00F50843" w:rsidRDefault="00516CBB">
          <w:pPr>
            <w:pStyle w:val="Verzeichnis3"/>
            <w:tabs>
              <w:tab w:val="left" w:pos="1320"/>
              <w:tab w:val="right" w:leader="dot" w:pos="9062"/>
            </w:tabs>
            <w:rPr>
              <w:rFonts w:asciiTheme="minorHAnsi" w:eastAsiaTheme="minorEastAsia" w:hAnsiTheme="minorHAnsi"/>
              <w:noProof/>
              <w:sz w:val="22"/>
              <w:lang w:eastAsia="de-DE"/>
            </w:rPr>
          </w:pPr>
          <w:hyperlink w:anchor="_Toc44923861" w:history="1">
            <w:r w:rsidR="00F50843" w:rsidRPr="006B1DF1">
              <w:rPr>
                <w:rStyle w:val="Hyperlink"/>
                <w:noProof/>
              </w:rPr>
              <w:t>2.3.6</w:t>
            </w:r>
            <w:r w:rsidR="00F50843">
              <w:rPr>
                <w:rFonts w:asciiTheme="minorHAnsi" w:eastAsiaTheme="minorEastAsia" w:hAnsiTheme="minorHAnsi"/>
                <w:noProof/>
                <w:sz w:val="22"/>
                <w:lang w:eastAsia="de-DE"/>
              </w:rPr>
              <w:tab/>
            </w:r>
            <w:r w:rsidR="00F50843" w:rsidRPr="006B1DF1">
              <w:rPr>
                <w:rStyle w:val="Hyperlink"/>
                <w:noProof/>
              </w:rPr>
              <w:t>Customer Managed Assignment (CMA)</w:t>
            </w:r>
            <w:r w:rsidR="00F50843">
              <w:rPr>
                <w:noProof/>
                <w:webHidden/>
              </w:rPr>
              <w:tab/>
            </w:r>
            <w:r w:rsidR="00F50843">
              <w:rPr>
                <w:noProof/>
                <w:webHidden/>
              </w:rPr>
              <w:fldChar w:fldCharType="begin"/>
            </w:r>
            <w:r w:rsidR="00F50843">
              <w:rPr>
                <w:noProof/>
                <w:webHidden/>
              </w:rPr>
              <w:instrText xml:space="preserve"> PAGEREF _Toc44923861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2E0CC312" w14:textId="0799A87D" w:rsidR="00F50843" w:rsidRDefault="00516CBB">
          <w:pPr>
            <w:pStyle w:val="Verzeichnis3"/>
            <w:tabs>
              <w:tab w:val="left" w:pos="1320"/>
              <w:tab w:val="right" w:leader="dot" w:pos="9062"/>
            </w:tabs>
            <w:rPr>
              <w:rFonts w:asciiTheme="minorHAnsi" w:eastAsiaTheme="minorEastAsia" w:hAnsiTheme="minorHAnsi"/>
              <w:noProof/>
              <w:sz w:val="22"/>
              <w:lang w:eastAsia="de-DE"/>
            </w:rPr>
          </w:pPr>
          <w:hyperlink w:anchor="_Toc44923862" w:history="1">
            <w:r w:rsidR="00F50843" w:rsidRPr="006B1DF1">
              <w:rPr>
                <w:rStyle w:val="Hyperlink"/>
                <w:noProof/>
              </w:rPr>
              <w:t>2.3.7</w:t>
            </w:r>
            <w:r w:rsidR="00F50843">
              <w:rPr>
                <w:rFonts w:asciiTheme="minorHAnsi" w:eastAsiaTheme="minorEastAsia" w:hAnsiTheme="minorHAnsi"/>
                <w:noProof/>
                <w:sz w:val="22"/>
                <w:lang w:eastAsia="de-DE"/>
              </w:rPr>
              <w:tab/>
            </w:r>
            <w:r w:rsidR="00F50843" w:rsidRPr="006B1DF1">
              <w:rPr>
                <w:rStyle w:val="Hyperlink"/>
                <w:noProof/>
              </w:rPr>
              <w:t>Splitloads</w:t>
            </w:r>
            <w:r w:rsidR="00F50843">
              <w:rPr>
                <w:noProof/>
                <w:webHidden/>
              </w:rPr>
              <w:tab/>
            </w:r>
            <w:r w:rsidR="00F50843">
              <w:rPr>
                <w:noProof/>
                <w:webHidden/>
              </w:rPr>
              <w:fldChar w:fldCharType="begin"/>
            </w:r>
            <w:r w:rsidR="00F50843">
              <w:rPr>
                <w:noProof/>
                <w:webHidden/>
              </w:rPr>
              <w:instrText xml:space="preserve"> PAGEREF _Toc44923862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3AA44DCD" w14:textId="065AD3AE" w:rsidR="00F50843" w:rsidRDefault="00516CBB">
          <w:pPr>
            <w:pStyle w:val="Verzeichnis3"/>
            <w:tabs>
              <w:tab w:val="left" w:pos="1320"/>
              <w:tab w:val="right" w:leader="dot" w:pos="9062"/>
            </w:tabs>
            <w:rPr>
              <w:rFonts w:asciiTheme="minorHAnsi" w:eastAsiaTheme="minorEastAsia" w:hAnsiTheme="minorHAnsi"/>
              <w:noProof/>
              <w:sz w:val="22"/>
              <w:lang w:eastAsia="de-DE"/>
            </w:rPr>
          </w:pPr>
          <w:hyperlink w:anchor="_Toc44923863" w:history="1">
            <w:r w:rsidR="00F50843" w:rsidRPr="006B1DF1">
              <w:rPr>
                <w:rStyle w:val="Hyperlink"/>
                <w:noProof/>
              </w:rPr>
              <w:t>2.3.8</w:t>
            </w:r>
            <w:r w:rsidR="00F50843">
              <w:rPr>
                <w:rFonts w:asciiTheme="minorHAnsi" w:eastAsiaTheme="minorEastAsia" w:hAnsiTheme="minorHAnsi"/>
                <w:noProof/>
                <w:sz w:val="22"/>
                <w:lang w:eastAsia="de-DE"/>
              </w:rPr>
              <w:tab/>
            </w:r>
            <w:r w:rsidR="00F50843" w:rsidRPr="006B1DF1">
              <w:rPr>
                <w:rStyle w:val="Hyperlink"/>
                <w:noProof/>
              </w:rPr>
              <w:t>Fahrzeit</w:t>
            </w:r>
            <w:r w:rsidR="00F50843">
              <w:rPr>
                <w:noProof/>
                <w:webHidden/>
              </w:rPr>
              <w:tab/>
            </w:r>
            <w:r w:rsidR="00F50843">
              <w:rPr>
                <w:noProof/>
                <w:webHidden/>
              </w:rPr>
              <w:fldChar w:fldCharType="begin"/>
            </w:r>
            <w:r w:rsidR="00F50843">
              <w:rPr>
                <w:noProof/>
                <w:webHidden/>
              </w:rPr>
              <w:instrText xml:space="preserve"> PAGEREF _Toc44923863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4C497728" w14:textId="7691B71A" w:rsidR="00F50843" w:rsidRDefault="00516CBB">
          <w:pPr>
            <w:pStyle w:val="Verzeichnis3"/>
            <w:tabs>
              <w:tab w:val="left" w:pos="1320"/>
              <w:tab w:val="right" w:leader="dot" w:pos="9062"/>
            </w:tabs>
            <w:rPr>
              <w:rFonts w:asciiTheme="minorHAnsi" w:eastAsiaTheme="minorEastAsia" w:hAnsiTheme="minorHAnsi"/>
              <w:noProof/>
              <w:sz w:val="22"/>
              <w:lang w:eastAsia="de-DE"/>
            </w:rPr>
          </w:pPr>
          <w:hyperlink w:anchor="_Toc44923864" w:history="1">
            <w:r w:rsidR="00F50843" w:rsidRPr="006B1DF1">
              <w:rPr>
                <w:rStyle w:val="Hyperlink"/>
                <w:noProof/>
              </w:rPr>
              <w:t>2.3.9</w:t>
            </w:r>
            <w:r w:rsidR="00F50843">
              <w:rPr>
                <w:rFonts w:asciiTheme="minorHAnsi" w:eastAsiaTheme="minorEastAsia" w:hAnsiTheme="minorHAnsi"/>
                <w:noProof/>
                <w:sz w:val="22"/>
                <w:lang w:eastAsia="de-DE"/>
              </w:rPr>
              <w:tab/>
            </w:r>
            <w:r w:rsidR="00F50843" w:rsidRPr="006B1DF1">
              <w:rPr>
                <w:rStyle w:val="Hyperlink"/>
                <w:noProof/>
              </w:rPr>
              <w:t>Minimum Rip</w:t>
            </w:r>
            <w:r w:rsidR="00F50843">
              <w:rPr>
                <w:noProof/>
                <w:webHidden/>
              </w:rPr>
              <w:tab/>
            </w:r>
            <w:r w:rsidR="00F50843">
              <w:rPr>
                <w:noProof/>
                <w:webHidden/>
              </w:rPr>
              <w:fldChar w:fldCharType="begin"/>
            </w:r>
            <w:r w:rsidR="00F50843">
              <w:rPr>
                <w:noProof/>
                <w:webHidden/>
              </w:rPr>
              <w:instrText xml:space="preserve"> PAGEREF _Toc44923864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396D1086" w14:textId="04B02AF9" w:rsidR="00F50843" w:rsidRDefault="00516CBB">
          <w:pPr>
            <w:pStyle w:val="Verzeichnis2"/>
            <w:tabs>
              <w:tab w:val="left" w:pos="880"/>
              <w:tab w:val="right" w:leader="dot" w:pos="9062"/>
            </w:tabs>
            <w:rPr>
              <w:rFonts w:asciiTheme="minorHAnsi" w:eastAsiaTheme="minorEastAsia" w:hAnsiTheme="minorHAnsi"/>
              <w:noProof/>
              <w:sz w:val="22"/>
              <w:lang w:eastAsia="de-DE"/>
            </w:rPr>
          </w:pPr>
          <w:hyperlink w:anchor="_Toc44923865" w:history="1">
            <w:r w:rsidR="00F50843" w:rsidRPr="006B1DF1">
              <w:rPr>
                <w:rStyle w:val="Hyperlink"/>
                <w:noProof/>
              </w:rPr>
              <w:t>2.4</w:t>
            </w:r>
            <w:r w:rsidR="00F50843">
              <w:rPr>
                <w:rFonts w:asciiTheme="minorHAnsi" w:eastAsiaTheme="minorEastAsia" w:hAnsiTheme="minorHAnsi"/>
                <w:noProof/>
                <w:sz w:val="22"/>
                <w:lang w:eastAsia="de-DE"/>
              </w:rPr>
              <w:tab/>
            </w:r>
            <w:r w:rsidR="00F50843" w:rsidRPr="006B1DF1">
              <w:rPr>
                <w:rStyle w:val="Hyperlink"/>
                <w:noProof/>
              </w:rPr>
              <w:t>Optimierungsziele</w:t>
            </w:r>
            <w:r w:rsidR="00F50843">
              <w:rPr>
                <w:noProof/>
                <w:webHidden/>
              </w:rPr>
              <w:tab/>
            </w:r>
            <w:r w:rsidR="00F50843">
              <w:rPr>
                <w:noProof/>
                <w:webHidden/>
              </w:rPr>
              <w:fldChar w:fldCharType="begin"/>
            </w:r>
            <w:r w:rsidR="00F50843">
              <w:rPr>
                <w:noProof/>
                <w:webHidden/>
              </w:rPr>
              <w:instrText xml:space="preserve"> PAGEREF _Toc44923865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5C577E11" w14:textId="281FBA1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14" w:name="_Toc44923848"/>
      <w:r>
        <w:lastRenderedPageBreak/>
        <w:t>Einleitung</w:t>
      </w:r>
      <w:bookmarkEnd w:id="14"/>
    </w:p>
    <w:p w14:paraId="251A1F00" w14:textId="4DCEA794" w:rsidR="0058624F" w:rsidRDefault="0058624F" w:rsidP="005A6F34">
      <w:pPr>
        <w:rPr>
          <w:rFonts w:cs="Arial"/>
          <w:szCs w:val="24"/>
        </w:rPr>
      </w:pPr>
      <w:r>
        <w:rPr>
          <w:rFonts w:cs="Arial"/>
          <w:szCs w:val="24"/>
        </w:rPr>
        <w:t xml:space="preserve">Zurzeit werden mit dem „Transfer-“ und dem „Regret-Algorithmus“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Regret-Algorithmus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5" w:name="_Toc44923849"/>
      <w:r>
        <w:lastRenderedPageBreak/>
        <w:t>Konzept der Betonoptimierung</w:t>
      </w:r>
      <w:bookmarkEnd w:id="15"/>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16" w:name="_Toc44923850"/>
      <w:r>
        <w:t>Allgemeine Anforderungen</w:t>
      </w:r>
      <w:bookmarkEnd w:id="16"/>
    </w:p>
    <w:p w14:paraId="2EB6D3E9" w14:textId="77777777" w:rsidR="00F57C97"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„Optimization as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64C56F69" w14:textId="295386AA" w:rsidR="001D6F3C" w:rsidRDefault="00406DB0" w:rsidP="005A6F34">
      <w:pPr>
        <w:rPr>
          <w:rFonts w:cs="Arial"/>
          <w:szCs w:val="24"/>
        </w:rPr>
      </w:pPr>
      <w:r>
        <w:rPr>
          <w:rFonts w:cs="Arial"/>
          <w:szCs w:val="24"/>
        </w:rPr>
        <w:t>Des Weiteren soll es möglich sein, einzelne Nebenbedingungen über eine Konfiguration ein- und auszuschalten</w:t>
      </w:r>
      <w:r w:rsidR="00022E8F">
        <w:rPr>
          <w:rFonts w:cs="Arial"/>
          <w:szCs w:val="24"/>
        </w:rPr>
        <w:t>.</w:t>
      </w:r>
      <w:r w:rsidR="0002606A">
        <w:rPr>
          <w:rFonts w:cs="Arial"/>
          <w:szCs w:val="24"/>
        </w:rPr>
        <w:t xml:space="preserve"> Dies soll nicht für alle Bedingungen gelten, da einige universell sind. Andere sind einzeln optional und wieder andere nur im Verbund sinnvoll. Diese sollen dann auch im Verbund ausschaltbar sein. Grundsätzlich soll diese Schaltung nur dann eingeführt werden, wenn Sie sinnvoll ist, was bedeutet, dass dadurch Rechenzeit eingespart werden kann. Es soll im weiteren Verlauf spezifiziert werden, welche Nebenbedingungen dafür in Frage kommen.</w:t>
      </w:r>
      <w:r w:rsidR="00EE3569">
        <w:rPr>
          <w:rFonts w:cs="Arial"/>
          <w:szCs w:val="24"/>
        </w:rPr>
        <w:t xml:space="preserve"> </w:t>
      </w:r>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p>
    <w:p w14:paraId="0D682664" w14:textId="19CE2D9F" w:rsidR="00F57C97" w:rsidRDefault="00F57C97" w:rsidP="005A6F34">
      <w:pPr>
        <w:rPr>
          <w:rFonts w:cs="Arial"/>
          <w:szCs w:val="24"/>
        </w:rPr>
      </w:pPr>
      <w:r>
        <w:rPr>
          <w:rFonts w:cs="Arial"/>
          <w:szCs w:val="24"/>
        </w:rPr>
        <w:t xml:space="preserve">Ein großer Vorteil der Regret-Optimierung ist zum einen, dass die FiFo-Regel nicht gilt. Zum anderen transferiert der Regret-Optimierer Fahrzeuge in hohem Maße zwischen den Werken, um so gute Touren mit wenigen Leerkilometern erzeugen zu </w:t>
      </w:r>
      <w:r>
        <w:rPr>
          <w:rFonts w:cs="Arial"/>
          <w:szCs w:val="24"/>
        </w:rPr>
        <w:lastRenderedPageBreak/>
        <w:t xml:space="preserve">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 wie weit Fahrzeuge von ihrem aktuellen Werk zu einem anderen Werk geschickt werden dürfen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Verboten sein, wenn das „Plant Dispatch Only“ Flag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356BD31F" w:rsidR="00822449" w:rsidRDefault="006D0D8C" w:rsidP="005A6F34">
      <w:pPr>
        <w:rPr>
          <w:rFonts w:cs="Arial"/>
          <w:szCs w:val="24"/>
        </w:rPr>
      </w:pPr>
      <w:r>
        <w:rPr>
          <w:rFonts w:cs="Arial"/>
          <w:szCs w:val="24"/>
        </w:rPr>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Regret-Algorithmus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w:t>
      </w:r>
      <w:r w:rsidR="00320B6A">
        <w:rPr>
          <w:rFonts w:cs="Arial"/>
          <w:szCs w:val="24"/>
        </w:rPr>
        <w:t xml:space="preserve"> Aktuell werden FASe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den angewiesenen SASen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SASe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In diesem Zusammenhang muss sichergestellt werden, dass keine Overlaps erzeugt werden.</w:t>
      </w:r>
    </w:p>
    <w:p w14:paraId="792297D8" w14:textId="4AC8CCE1" w:rsidR="0013473C" w:rsidRDefault="00B42C6F" w:rsidP="005A6F34">
      <w:pPr>
        <w:pStyle w:val="berschrift2"/>
      </w:pPr>
      <w:bookmarkStart w:id="17" w:name="_Toc44923851"/>
      <w:r w:rsidRPr="00934F4A">
        <w:lastRenderedPageBreak/>
        <w:t>Feature Liste</w:t>
      </w:r>
      <w:bookmarkEnd w:id="17"/>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18" w:name="_Toc44923852"/>
      <w:r>
        <w:t>Pflichtanforderungen</w:t>
      </w:r>
      <w:bookmarkEnd w:id="18"/>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109FFD1D"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nachts beliefert werden muss. Die Fahrzeuge Arbeiten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251B7F40" w:rsidR="0069319A" w:rsidRDefault="00B9745E" w:rsidP="0069319A">
      <w:pPr>
        <w:keepNext/>
        <w:jc w:val="center"/>
      </w:pPr>
      <w:del w:id="19" w:author="Stefan Jollet" w:date="2021-03-12T08:57:00Z">
        <w:r w:rsidDel="009C6348">
          <w:rPr>
            <w:noProof/>
          </w:rPr>
          <w:lastRenderedPageBreak/>
          <w:drawing>
            <wp:inline distT="0" distB="0" distL="0" distR="0" wp14:anchorId="5DE9520E" wp14:editId="2AED7B4A">
              <wp:extent cx="5760720" cy="3098800"/>
              <wp:effectExtent l="0" t="0" r="0"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098800"/>
                      </a:xfrm>
                      <a:prstGeom prst="rect">
                        <a:avLst/>
                      </a:prstGeom>
                      <a:noFill/>
                      <a:ln>
                        <a:noFill/>
                      </a:ln>
                    </pic:spPr>
                  </pic:pic>
                </a:graphicData>
              </a:graphic>
            </wp:inline>
          </w:drawing>
        </w:r>
      </w:del>
    </w:p>
    <w:p w14:paraId="1CC2FA20" w14:textId="05A48917" w:rsidR="0069319A" w:rsidRDefault="0069319A" w:rsidP="0069319A">
      <w:pPr>
        <w:pStyle w:val="Beschriftung"/>
        <w:jc w:val="center"/>
      </w:pPr>
      <w:r>
        <w:t xml:space="preserve">Abbildung </w:t>
      </w:r>
      <w:r w:rsidR="00516CBB">
        <w:fldChar w:fldCharType="begin"/>
      </w:r>
      <w:r w:rsidR="00516CBB">
        <w:instrText xml:space="preserve"> SEQ Abbildung \* ARABIC </w:instrText>
      </w:r>
      <w:r w:rsidR="00516CBB">
        <w:fldChar w:fldCharType="separate"/>
      </w:r>
      <w:r>
        <w:rPr>
          <w:noProof/>
        </w:rPr>
        <w:t>1</w:t>
      </w:r>
      <w:r w:rsidR="00516CBB">
        <w:rPr>
          <w:noProof/>
        </w:rPr>
        <w:fldChar w:fldCharType="end"/>
      </w:r>
      <w:r>
        <w:t>: Mehrschichtbetrieb</w:t>
      </w:r>
    </w:p>
    <w:p w14:paraId="491D9E8A" w14:textId="5CC3E520" w:rsidR="00DE7923" w:rsidRPr="00ED34AA" w:rsidRDefault="001C5B1C" w:rsidP="00922B1C">
      <w:r>
        <w:t>SASe werden für alle Schichten berücksichtigt. Falls eine vorherige Schicht nicht rechtzeitig abgemeldet wird oder die aktuelle Schicht nicht rechtzeig angemeldet wird, wird das SAS geschoben.</w:t>
      </w:r>
      <w:r w:rsidR="00AE21E3" w:rsidRPr="00AE21E3">
        <w:t xml:space="preserve"> Aber SASe werden im Preplanning auch weiterhin durch den Roster immer nur für die jeweils erste Schicht eines Trucks erzeugt.</w:t>
      </w:r>
    </w:p>
    <w:p w14:paraId="65BAAC43" w14:textId="2D93AF31" w:rsidR="00AC13FB" w:rsidRPr="00904554" w:rsidRDefault="0077117C" w:rsidP="00CC3EA2">
      <w:pPr>
        <w:pStyle w:val="berschrift4"/>
      </w:pPr>
      <w:r>
        <w:t xml:space="preserve"> </w:t>
      </w:r>
      <w:r w:rsidR="00AC13FB">
        <w:t>FiFo-Regel</w:t>
      </w:r>
    </w:p>
    <w:p w14:paraId="0F34525B" w14:textId="537D4B0B" w:rsidR="0089656C" w:rsidRDefault="00B552A4" w:rsidP="00922B1C">
      <w:r>
        <w:t>Häufig wird an Werken nach der sogenannten FiFo-Regel gearbeitet. Das bedeutet, dass das Fahrzeug, welches als nächstes am Werk erscheint auch als nächstes zum Laden g</w:t>
      </w:r>
      <w:r w:rsidR="00EC5FFE">
        <w:t>e</w:t>
      </w:r>
      <w:r>
        <w:t>schickt wird.</w:t>
      </w:r>
      <w:r w:rsidR="00E95663">
        <w:t xml:space="preserve"> Bei Fahrern und </w:t>
      </w:r>
      <w:r w:rsidR="00BE1B7B">
        <w:t>Speditionen,</w:t>
      </w:r>
      <w:r w:rsidR="00E95663">
        <w:t xml:space="preserve"> die auf eigene Rechnung fahren, soll dadurch eine faire Tourenverteilung hergestellt werden.</w:t>
      </w:r>
      <w:r>
        <w:t xml:space="preserve"> </w:t>
      </w:r>
      <w:r w:rsidR="00AC13FB">
        <w:t>Die Optimierung soll in der Lage sein die</w:t>
      </w:r>
      <w:r w:rsidR="00BE1B7B">
        <w:t>se</w:t>
      </w:r>
      <w:r w:rsidR="00AC13FB">
        <w:t xml:space="preserve"> FiFo-Regel zu berücksichtigen.</w:t>
      </w:r>
      <w:r w:rsidR="00A44BFA">
        <w:t xml:space="preserve"> Die Regel soll für alle Werke gelten.</w:t>
      </w:r>
      <w:r w:rsidR="00AB419F">
        <w:t xml:space="preserve"> Für das Fahrzeug soll </w:t>
      </w:r>
      <w:r w:rsidR="008175BC">
        <w:t>eine im Hinblick auf den aktuellen Gesamtplan geeignete</w:t>
      </w:r>
      <w:r w:rsidR="00AB419F">
        <w:t xml:space="preserve"> Lieferung gefunden werden.</w:t>
      </w:r>
    </w:p>
    <w:p w14:paraId="4C252710" w14:textId="4C2B0889" w:rsidR="007267F9" w:rsidRDefault="0089656C" w:rsidP="007013BB">
      <w:bookmarkStart w:id="20" w:name="_Hlk44660356"/>
      <w:r>
        <w:t>In den folgenden Fällen soll von der FIFO Regel abgewichen werden dürfen:</w:t>
      </w:r>
      <w:bookmarkEnd w:id="20"/>
    </w:p>
    <w:p w14:paraId="48587CC9" w14:textId="08B4D983" w:rsidR="007267F9" w:rsidRDefault="007267F9" w:rsidP="007267F9">
      <w:pPr>
        <w:pStyle w:val="Listenabsatz"/>
        <w:numPr>
          <w:ilvl w:val="0"/>
          <w:numId w:val="17"/>
        </w:numPr>
      </w:pPr>
      <w:r>
        <w:t>Für ein Fahrzeug existiert keine Lieferung</w:t>
      </w:r>
      <w:r w:rsidR="004709D4">
        <w:t>,</w:t>
      </w:r>
      <w:r>
        <w:t xml:space="preserve"> die die entsprechenden Eigenschaften erfüllt und es treffen weitere Fahrzeuge </w:t>
      </w:r>
      <w:r w:rsidR="004709D4">
        <w:t xml:space="preserve">ein, </w:t>
      </w:r>
      <w:r>
        <w:t>zu denen passende Lieferungen vorhanden sind</w:t>
      </w:r>
      <w:r w:rsidR="0045088C">
        <w:t>.</w:t>
      </w:r>
    </w:p>
    <w:p w14:paraId="71C84BCE" w14:textId="2A8EBC45" w:rsidR="00E17FAC" w:rsidDel="005D69CE" w:rsidRDefault="00E17FAC" w:rsidP="007267F9">
      <w:pPr>
        <w:pStyle w:val="Listenabsatz"/>
        <w:numPr>
          <w:ilvl w:val="0"/>
          <w:numId w:val="17"/>
        </w:numPr>
        <w:rPr>
          <w:del w:id="21" w:author="Stefan Jollet" w:date="2021-03-09T12:02:00Z"/>
        </w:rPr>
      </w:pPr>
      <w:bookmarkStart w:id="22" w:name="_Hlk44660375"/>
      <w:del w:id="23" w:author="Stefan Jollet" w:date="2021-03-09T12:02:00Z">
        <w:r w:rsidDel="005D69CE">
          <w:delText xml:space="preserve">Ein Fahrzeug kommt zum Werk und muss erst noch gewaschen werden bevor es wieder laden kann. Vor Ende des Waschvorgangs kommen neue Fahrzeuge </w:delText>
        </w:r>
        <w:r w:rsidDel="005D69CE">
          <w:lastRenderedPageBreak/>
          <w:delText>am Werk an, die direkt Laden können</w:delText>
        </w:r>
        <w:r w:rsidR="004709D4" w:rsidDel="005D69CE">
          <w:delText>.</w:delText>
        </w:r>
        <w:bookmarkEnd w:id="22"/>
        <w:r w:rsidR="000D35FC" w:rsidDel="005D69CE">
          <w:delText xml:space="preserve"> Die Waschzeit fällt nach der Rückkehr am Werk</w:delText>
        </w:r>
        <w:r w:rsidR="008175BC" w:rsidDel="005D69CE">
          <w:delText xml:space="preserve"> an</w:delText>
        </w:r>
        <w:r w:rsidR="00330BCC" w:rsidDel="005D69CE">
          <w:delText>. D</w:delText>
        </w:r>
        <w:r w:rsidR="00296F5B" w:rsidDel="005D69CE">
          <w:delText xml:space="preserve">ie Dauer </w:delText>
        </w:r>
        <w:r w:rsidR="00B52F53" w:rsidDel="005D69CE">
          <w:delText>ist abhängig von der Lieferung, die einem Fahrzeug als nächstes zugeteilt wird.</w:delText>
        </w:r>
        <w:r w:rsidR="001B7EE1" w:rsidDel="005D69CE">
          <w:delText xml:space="preserve"> Das Entscheidungskriterium für den FiFo ist also der Zeitpunkt, an dem das Fahrzeug am Werk eintrifft.</w:delText>
        </w:r>
        <w:r w:rsidR="00B52F53" w:rsidDel="005D69CE">
          <w:delText xml:space="preserve"> </w:delText>
        </w:r>
      </w:del>
    </w:p>
    <w:p w14:paraId="501B86C2" w14:textId="502D52FE" w:rsidR="0045088C" w:rsidRDefault="007013BB" w:rsidP="007013BB">
      <w:r>
        <w:t>Die folgenden Fälle sollen als Möglichkeiten geprüft werden, sind aber nicht verpflichtend. Wenn die Optimierung dadurch Probleme bekommt, sollen diese Fälle nicht berücksichtigt werden.</w:t>
      </w:r>
    </w:p>
    <w:p w14:paraId="353FFC1B" w14:textId="61854AC9" w:rsidR="0089656C" w:rsidRDefault="0089656C" w:rsidP="007267F9">
      <w:pPr>
        <w:pStyle w:val="Listenabsatz"/>
        <w:numPr>
          <w:ilvl w:val="0"/>
          <w:numId w:val="17"/>
        </w:numPr>
      </w:pPr>
      <w:r>
        <w:t>Einsparung von Lieferungen: Ein großes Fahrzeug kommt später ans Werk als ein kleines Fahrzeug. Wenn eine Lieferung dadurch eingespart werden kann, dass das große Fahrzeug das kleine Fahrzeug überholt, soll das möglich sein. Die Lieferung darf dadurch auch eine gelbe Verspätung bekommen. Orange und rote Verspätungen dürfen in diesem Fall nicht auftreten.</w:t>
      </w:r>
    </w:p>
    <w:p w14:paraId="68006D8E" w14:textId="4970E8C8" w:rsidR="00E17FAC" w:rsidRDefault="00E17FAC" w:rsidP="007267F9">
      <w:pPr>
        <w:pStyle w:val="Listenabsatz"/>
        <w:numPr>
          <w:ilvl w:val="0"/>
          <w:numId w:val="17"/>
        </w:numPr>
      </w:pPr>
      <w:r>
        <w:rPr>
          <w:rFonts w:eastAsia="Times New Roman"/>
        </w:rPr>
        <w:t>Die restliche verfügbare Arbeitszeit eines Fahrzeuges reicht nicht aus für die aktuell zu ladenden Lieferungen, erst für eine kürzere Lieferung (deutlich) später, zuvor treffen jedoch weitere Fahrzeuge mit ausreichender restlicher Arbeitszeit ein.</w:t>
      </w:r>
    </w:p>
    <w:p w14:paraId="1547DDA0" w14:textId="0EE501EB" w:rsidR="008342E4" w:rsidRDefault="00AC13FB" w:rsidP="008342E4">
      <w:r>
        <w:t>Die Fir</w:t>
      </w:r>
      <w:r w:rsidR="00DA2BAB">
        <w:t>s</w:t>
      </w:r>
      <w:r>
        <w:t>t Round Rule soll ebenfalls umgesetzt werden</w:t>
      </w:r>
      <w:r w:rsidR="008342E4">
        <w:t xml:space="preserve">. Diese Regel besagt Folgendes: Am frühen Morgen gibt es eine Sonderbehandlung, die den pünktlichen Arbeitsantritt der Fahrer fördern soll. Jedes Fahrzeug hat eine SAS-Zeit, zu der es </w:t>
      </w:r>
      <w:r w:rsidR="003A5204">
        <w:t>a</w:t>
      </w:r>
      <w:r w:rsidR="008342E4">
        <w:t>m Werk erwartet wird. Diese Zeit wird benutzt, um Vorschläge für Fahrzeuge zu bestimmen, die noch nicht angemeldet sind. Nach dem Anmelden gelten folgende Regeln:</w:t>
      </w:r>
    </w:p>
    <w:p w14:paraId="7B0E78BA" w14:textId="6CCF64FE" w:rsidR="008342E4" w:rsidRDefault="008342E4" w:rsidP="008342E4">
      <w:pPr>
        <w:pStyle w:val="Listenabsatz"/>
        <w:numPr>
          <w:ilvl w:val="0"/>
          <w:numId w:val="13"/>
        </w:numPr>
      </w:pPr>
      <w:r>
        <w:t>Wenn ein angemeldetes Fahrzeug eine SAS-Zeit in der Zukunft hat, also zu früh gekommen ist, wird es bestraft, indem der Optimierer alle anderen Trucks vorzieht</w:t>
      </w:r>
      <w:r w:rsidR="00AE21E3">
        <w:t>,</w:t>
      </w:r>
      <w:r w:rsidR="00AE21E3" w:rsidRPr="00AE21E3">
        <w:t xml:space="preserve"> die ein früheres SAS haben als der verfrühte Truck</w:t>
      </w:r>
      <w:r>
        <w:t>.</w:t>
      </w:r>
    </w:p>
    <w:p w14:paraId="2B0EE50E" w14:textId="6F767F9D" w:rsidR="0088730B" w:rsidRDefault="0088730B" w:rsidP="008342E4">
      <w:pPr>
        <w:pStyle w:val="Listenabsatz"/>
        <w:numPr>
          <w:ilvl w:val="0"/>
          <w:numId w:val="13"/>
        </w:numPr>
      </w:pPr>
      <w:r>
        <w:t xml:space="preserve">Kein Fahrzeug bekommt eine zweite Lieferung, </w:t>
      </w:r>
      <w:r w:rsidRPr="0088730B">
        <w:t>solange es noch (angemeldete) Trucks mit SAS gibt, die noch keine Lieferung hatten.</w:t>
      </w:r>
    </w:p>
    <w:p w14:paraId="1EDEB311" w14:textId="3E37EE7E" w:rsidR="008342E4" w:rsidRDefault="000941FA" w:rsidP="008342E4">
      <w:pPr>
        <w:pStyle w:val="Listenabsatz"/>
        <w:numPr>
          <w:ilvl w:val="0"/>
          <w:numId w:val="13"/>
        </w:numPr>
      </w:pPr>
      <w:r>
        <w:t>In der RT-Optimierung</w:t>
      </w:r>
      <w:r w:rsidR="008342E4">
        <w:t xml:space="preserve"> ist</w:t>
      </w:r>
      <w:r>
        <w:t xml:space="preserve"> es</w:t>
      </w:r>
      <w:r w:rsidR="008342E4">
        <w:t xml:space="preserve"> möglich, dass ein Fahrzeug keine SAS-Zeit hat. Dann berücksichtigt es der Optimierer gar nicht</w:t>
      </w:r>
      <w:r w:rsidR="00C32374">
        <w:t xml:space="preserve"> </w:t>
      </w:r>
      <w:r w:rsidR="00990134">
        <w:t xml:space="preserve">(unabhängig davon ob es auf „Optimization on“ gesetzt ist oder nicht) </w:t>
      </w:r>
      <w:r w:rsidR="008342E4">
        <w:t xml:space="preserve">bis es sich anmeldet und behandelt es </w:t>
      </w:r>
      <w:r w:rsidR="008342E4">
        <w:lastRenderedPageBreak/>
        <w:t>danach normal, wie ein Fahrzeug, das bereits gearbeitet hat. Die Sonderregeln gelten also nicht.</w:t>
      </w:r>
    </w:p>
    <w:p w14:paraId="2D44C962" w14:textId="3DC9E914" w:rsidR="008342E4" w:rsidRDefault="008342E4" w:rsidP="008342E4">
      <w:r>
        <w:t>Die Regel schaut ausschließlich auf die SAS-Zeiten unabhängig davon</w:t>
      </w:r>
      <w:r w:rsidR="00044226">
        <w:t>,</w:t>
      </w:r>
      <w:r>
        <w:t xml:space="preserve"> woher diese kommen. Mit Hilfe eines Morning Rosters lassen sich SAS-Zeiten bestimmen, wobei dann gilt, dass den Rosterfahrzeugen bei fehlendem SAS das durch den Roster erstellte SAS zugewiesen wird. Die Reihenfolge dieser SAS entspricht dann der Roster Sequenz.</w:t>
      </w:r>
      <w:r w:rsidR="00A5345D">
        <w:t xml:space="preserve"> </w:t>
      </w:r>
      <w:r w:rsidR="00A64704">
        <w:t>Die Max Roster Time ist hierbei zu berücksichtigen.</w:t>
      </w:r>
    </w:p>
    <w:p w14:paraId="624A662A" w14:textId="6990385E" w:rsidR="009835DB" w:rsidRDefault="009835DB" w:rsidP="008342E4">
      <w:r>
        <w:t>In der neuen Betonoptimierung wird der Mehrschichtbetrieb unterstützt. Die First Round Rule soll nur für die</w:t>
      </w:r>
      <w:r w:rsidR="000B5366">
        <w:t xml:space="preserve"> erste</w:t>
      </w:r>
      <w:r>
        <w:t xml:space="preserve"> Schicht gelten</w:t>
      </w:r>
      <w:r w:rsidR="0088730B">
        <w:t>, da es nur für die erste Schicht SASe gibt.</w:t>
      </w:r>
    </w:p>
    <w:p w14:paraId="04FB579C" w14:textId="77777777" w:rsidR="008342E4" w:rsidRPr="00ED34AA" w:rsidRDefault="008342E4" w:rsidP="00922B1C"/>
    <w:p w14:paraId="2CC728C2" w14:textId="49BE88D2" w:rsidR="008E4B85" w:rsidRDefault="0077117C" w:rsidP="008A0FB7">
      <w:pPr>
        <w:pStyle w:val="berschrift4"/>
      </w:pPr>
      <w:r>
        <w:t xml:space="preserve"> </w:t>
      </w:r>
      <w:r w:rsidR="008E4B85">
        <w:t>Pausenplanung</w:t>
      </w:r>
    </w:p>
    <w:p w14:paraId="1C3AF2A7" w14:textId="1A1DCB4C"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OEV- und den Preplanning Modus sollen Pausen geplant werden können.</w:t>
      </w:r>
      <w:r w:rsidR="00014E3E">
        <w:t xml:space="preserve"> </w:t>
      </w:r>
      <w:r w:rsidR="00887B74">
        <w:t xml:space="preserve"> </w:t>
      </w:r>
    </w:p>
    <w:p w14:paraId="7629F98E" w14:textId="654CFEA6" w:rsidR="00EE350F" w:rsidRDefault="00AA0CDE" w:rsidP="002D2681">
      <w:r>
        <w:t>Es</w:t>
      </w:r>
      <w:r w:rsidR="00A37737">
        <w:t xml:space="preserve"> g</w:t>
      </w:r>
      <w:r w:rsidR="00CD3231">
        <w:t>e</w:t>
      </w:r>
      <w:r w:rsidR="00A37737">
        <w:t>lt</w:t>
      </w:r>
      <w:r w:rsidR="00CD3231">
        <w:t>en</w:t>
      </w:r>
      <w:r w:rsidR="00A37737">
        <w:t xml:space="preserve"> folgende Regel</w:t>
      </w:r>
      <w:r w:rsidR="00CD3231">
        <w:t>n</w:t>
      </w:r>
      <w:r w:rsidR="00A37737">
        <w:t xml:space="preserve">: </w:t>
      </w:r>
    </w:p>
    <w:p w14:paraId="24943FF4" w14:textId="78008982" w:rsidR="00A37737" w:rsidRDefault="00376ABD" w:rsidP="002D2681">
      <w:pPr>
        <w:pStyle w:val="Listenabsatz"/>
        <w:numPr>
          <w:ilvl w:val="0"/>
          <w:numId w:val="22"/>
        </w:numPr>
      </w:pPr>
      <w:r>
        <w:t xml:space="preserve">n </w:t>
      </w:r>
      <w:r w:rsidR="00CD3231">
        <w:rPr>
          <w:rFonts w:cs="Arial"/>
        </w:rPr>
        <w:t>≤</w:t>
      </w:r>
      <w:r>
        <w:t xml:space="preserve"> 2 Pausen müssen geplant werden. Eine Pause der Länge </w:t>
      </w:r>
      <w:r w:rsidR="00881CBE">
        <w:t>x</w:t>
      </w:r>
      <w:r w:rsidR="00881CBE">
        <w:rPr>
          <w:vertAlign w:val="subscript"/>
        </w:rPr>
        <w:t>1</w:t>
      </w:r>
      <w:r w:rsidR="000D052E">
        <w:rPr>
          <w:vertAlign w:val="subscript"/>
        </w:rPr>
        <w:t xml:space="preserve"> </w:t>
      </w:r>
      <w:r w:rsidR="000D052E">
        <w:t>Minuten</w:t>
      </w:r>
      <w:r>
        <w:rPr>
          <w:vertAlign w:val="subscript"/>
        </w:rPr>
        <w:t xml:space="preserve"> </w:t>
      </w:r>
      <w:r>
        <w:t>nach y</w:t>
      </w:r>
      <w:r>
        <w:rPr>
          <w:vertAlign w:val="subscript"/>
        </w:rPr>
        <w:t xml:space="preserve">1 </w:t>
      </w:r>
      <w:r>
        <w:t xml:space="preserve">Minuten und eine Pause </w:t>
      </w:r>
      <w:r w:rsidR="00E32723">
        <w:t xml:space="preserve">der Länge </w:t>
      </w:r>
      <w:r w:rsidR="00881CBE">
        <w:t>x</w:t>
      </w:r>
      <w:r w:rsidR="00881CBE">
        <w:rPr>
          <w:vertAlign w:val="subscript"/>
        </w:rPr>
        <w:t>2</w:t>
      </w:r>
      <w:r w:rsidR="00784D2E">
        <w:rPr>
          <w:vertAlign w:val="subscript"/>
        </w:rPr>
        <w:t xml:space="preserve"> </w:t>
      </w:r>
      <w:r w:rsidR="00F3120B">
        <w:t>Minuten</w:t>
      </w:r>
      <w:r>
        <w:rPr>
          <w:vertAlign w:val="subscript"/>
        </w:rPr>
        <w:t xml:space="preserve"> </w:t>
      </w:r>
      <w:r>
        <w:t>nach y</w:t>
      </w:r>
      <w:r>
        <w:rPr>
          <w:vertAlign w:val="subscript"/>
        </w:rPr>
        <w:t xml:space="preserve">2 </w:t>
      </w:r>
      <w:r>
        <w:t>Minuten</w:t>
      </w:r>
      <w:r w:rsidR="00852D6A">
        <w:t xml:space="preserve"> (</w:t>
      </w:r>
      <w:r w:rsidR="00CD3231">
        <w:t>e</w:t>
      </w:r>
      <w:r w:rsidR="00852D6A">
        <w:t>instellbare Parameter, nur n ist fix)</w:t>
      </w:r>
      <w:r w:rsidR="008576AC">
        <w:t>.</w:t>
      </w:r>
    </w:p>
    <w:p w14:paraId="786E55E1" w14:textId="18F0F96C" w:rsidR="005F6769" w:rsidRDefault="005F6769" w:rsidP="002D2681">
      <w:pPr>
        <w:pStyle w:val="Listenabsatz"/>
        <w:numPr>
          <w:ilvl w:val="0"/>
          <w:numId w:val="22"/>
        </w:numPr>
      </w:pPr>
      <w:r>
        <w:t xml:space="preserve">Basis für </w:t>
      </w:r>
      <w:r w:rsidR="00260D3D">
        <w:t>y</w:t>
      </w:r>
      <w:r>
        <w:rPr>
          <w:vertAlign w:val="subscript"/>
        </w:rPr>
        <w:t xml:space="preserve">1 </w:t>
      </w:r>
      <w:r>
        <w:t>ist das SignOn</w:t>
      </w:r>
      <w:r w:rsidR="00CD3231">
        <w:t>,</w:t>
      </w:r>
      <w:r w:rsidR="00970832">
        <w:t xml:space="preserve"> </w:t>
      </w:r>
      <w:r w:rsidR="00260D3D">
        <w:t>y</w:t>
      </w:r>
      <w:r w:rsidR="00970832">
        <w:rPr>
          <w:vertAlign w:val="subscript"/>
        </w:rPr>
        <w:t xml:space="preserve">2 </w:t>
      </w:r>
      <w:r w:rsidR="00970832">
        <w:t xml:space="preserve">richtet sich </w:t>
      </w:r>
      <w:r w:rsidR="00705B46">
        <w:t xml:space="preserve">nach </w:t>
      </w:r>
      <w:r w:rsidR="00CD3231">
        <w:t>dem Ende der vorangegangenen Pause</w:t>
      </w:r>
      <w:r w:rsidR="008576AC">
        <w:t>.</w:t>
      </w:r>
    </w:p>
    <w:p w14:paraId="36CF0790" w14:textId="1D96B44C" w:rsidR="000C6DA5" w:rsidRDefault="00EE350F" w:rsidP="002D2681">
      <w:pPr>
        <w:pStyle w:val="Listenabsatz"/>
        <w:numPr>
          <w:ilvl w:val="0"/>
          <w:numId w:val="22"/>
        </w:numPr>
      </w:pPr>
      <w:r>
        <w:t xml:space="preserve">Wenn eine Pause kürzer oder länger </w:t>
      </w:r>
      <w:r w:rsidR="00CD3231">
        <w:t xml:space="preserve">war </w:t>
      </w:r>
      <w:r>
        <w:t xml:space="preserve">als </w:t>
      </w:r>
      <w:r w:rsidR="00CD3231">
        <w:t>definiert,</w:t>
      </w:r>
      <w:r>
        <w:t xml:space="preserve"> hat das keine Auswirkung auf </w:t>
      </w:r>
      <w:r w:rsidR="00CD3231">
        <w:t>die Länge der nachfolgenden Pause</w:t>
      </w:r>
      <w:r w:rsidR="008576AC">
        <w:t>.</w:t>
      </w:r>
    </w:p>
    <w:p w14:paraId="25A87C83" w14:textId="50636D4F" w:rsidR="00673116" w:rsidRPr="00ED34AA" w:rsidRDefault="000C6DA5" w:rsidP="002D2681">
      <w:pPr>
        <w:pStyle w:val="Listenabsatz"/>
        <w:numPr>
          <w:ilvl w:val="0"/>
          <w:numId w:val="22"/>
        </w:numPr>
      </w:pPr>
      <w:r>
        <w:t>Milkruns dürfen durch Pausen nicht unterbrochen werden</w:t>
      </w:r>
      <w:r w:rsidR="00F801A9">
        <w:t xml:space="preserve">. Wenn die Dauer eines Milkruns größer als </w:t>
      </w:r>
      <w:r w:rsidR="00260D3D">
        <w:t>y</w:t>
      </w:r>
      <w:r w:rsidR="00F801A9">
        <w:rPr>
          <w:vertAlign w:val="subscript"/>
        </w:rPr>
        <w:t>1</w:t>
      </w:r>
      <w:r w:rsidR="00F801A9">
        <w:t xml:space="preserve"> oder </w:t>
      </w:r>
      <w:r w:rsidR="00260D3D">
        <w:t>y</w:t>
      </w:r>
      <w:r w:rsidR="00F801A9">
        <w:rPr>
          <w:vertAlign w:val="subscript"/>
        </w:rPr>
        <w:t>2</w:t>
      </w:r>
      <w:r w:rsidR="00F801A9">
        <w:t xml:space="preserve"> ist, wird eine Pause direkt davor geplant</w:t>
      </w:r>
      <w:r w:rsidR="008576AC">
        <w:t>.</w:t>
      </w:r>
      <w:r w:rsidR="00A32F0B">
        <w:t xml:space="preserve"> </w:t>
      </w:r>
      <w:r w:rsidR="00B64EC3">
        <w:t xml:space="preserve">Pausen </w:t>
      </w:r>
      <w:r w:rsidR="008B4586">
        <w:t>sind nicht erlaubt, wenn das Fahrzeug beladen ist</w:t>
      </w:r>
      <w:r w:rsidR="005113DE">
        <w:t xml:space="preserve"> und sollen immer am Werk genommen werden.</w:t>
      </w:r>
    </w:p>
    <w:p w14:paraId="48D99FF7" w14:textId="2AA652AD" w:rsidR="00C606FA" w:rsidRDefault="0077117C" w:rsidP="008A0FB7">
      <w:pPr>
        <w:pStyle w:val="berschrift4"/>
      </w:pPr>
      <w:r>
        <w:lastRenderedPageBreak/>
        <w:t xml:space="preserve"> </w:t>
      </w:r>
      <w:r w:rsidR="00C606FA">
        <w:t>Zeitfenster</w:t>
      </w:r>
      <w:r w:rsidR="00834A32">
        <w:t>/Deadline</w:t>
      </w:r>
    </w:p>
    <w:p w14:paraId="418D1D8D" w14:textId="436B44A1" w:rsidR="008174C6" w:rsidRPr="00ED34AA" w:rsidRDefault="00834A32" w:rsidP="005A6F34">
      <w:r>
        <w:t>Jede</w:t>
      </w:r>
      <w:r w:rsidR="00670917">
        <w:t xml:space="preserve">r Auftrag in SyncroTESS enthält ein Lieferzeitfenster. Ein Auftrag kann aus einer oder mehreren Lieferungen bestehen. Das angegebene Lieferzeitfenster soll für die erste Lieferung des Auftrags gelten. Die folgenden Lieferzeitfenster werden mit Hilfe des Lieferflusses (siehe nächster Abschnitt) berechnet. </w:t>
      </w:r>
      <w:r w:rsidR="00EA5C58">
        <w:t xml:space="preserve">Die Entladung </w:t>
      </w:r>
      <w:r w:rsidR="007057F0">
        <w:t>jede</w:t>
      </w:r>
      <w:r w:rsidR="000D41B1">
        <w:t>r</w:t>
      </w:r>
      <w:r w:rsidR="00EA5C58">
        <w:t xml:space="preserve"> Lieferung </w:t>
      </w:r>
      <w:r w:rsidR="00C16DA2">
        <w:t>soll,</w:t>
      </w:r>
      <w:r w:rsidR="00EA5C58">
        <w:t xml:space="preserve"> wenn möglich</w:t>
      </w:r>
      <w:r w:rsidR="00C16DA2">
        <w:t>,</w:t>
      </w:r>
      <w:r w:rsidR="00EA5C58">
        <w:t xml:space="preserve"> in </w:t>
      </w:r>
      <w:r w:rsidR="005629E9">
        <w:t xml:space="preserve">das entsprechende </w:t>
      </w:r>
      <w:r w:rsidR="000A0C09">
        <w:t>Zeitf</w:t>
      </w:r>
      <w:r w:rsidR="00C16DA2">
        <w:t>enster geplant werden. Verspätungen</w:t>
      </w:r>
      <w:r w:rsidR="000975BE">
        <w:t xml:space="preserve"> von Lieferungen</w:t>
      </w:r>
      <w:r w:rsidR="00BC47E8">
        <w:t xml:space="preserve"> </w:t>
      </w:r>
      <w:r w:rsidR="00051175">
        <w:t xml:space="preserve">sollen vermieden werden, sind aber </w:t>
      </w:r>
      <w:r w:rsidR="00DB13D7">
        <w:t>erlaubt</w:t>
      </w:r>
      <w:r w:rsidR="00C16DA2">
        <w:t>.</w:t>
      </w:r>
      <w:r w:rsidR="00C610D3">
        <w:t xml:space="preserve"> </w:t>
      </w:r>
      <w:r w:rsidR="00843217">
        <w:t>Wichtig ist dabei, dass Verspätungen nicht rein auf Lieferungsebene bewertet werden, sondern auch kumuliert auf Auftragsebene. Es soll damit vermieden werden, dass 5 verspätete Lieferungen eines Auftrags gleich gewichtet werden, wie 5 verspätete Einzellieferungen (siehe Australien SCR 212).</w:t>
      </w:r>
      <w:r w:rsidR="00F44E15">
        <w:t xml:space="preserve"> </w:t>
      </w:r>
      <w:r w:rsidR="00BF79E3">
        <w:t>Des Weiteren soll gep</w:t>
      </w:r>
      <w:r w:rsidR="00FC4A17">
        <w:t>rüf</w:t>
      </w:r>
      <w:r w:rsidR="00BF79E3">
        <w:t>t werden,</w:t>
      </w:r>
      <w:r w:rsidR="00FC4A17">
        <w:t xml:space="preserve"> inwiefern eine maximale Verspätung pro Lieferung sinnvoll ist, damit der Li</w:t>
      </w:r>
      <w:r w:rsidR="001D0118">
        <w:t>e</w:t>
      </w:r>
      <w:r w:rsidR="00FC4A17">
        <w:t xml:space="preserve">ferfluss nicht vollständig abgebrochen wird. </w:t>
      </w:r>
      <w:r w:rsidR="00A94ECF">
        <w:t>I</w:t>
      </w:r>
      <w:r w:rsidR="00DB13D7">
        <w:t>n der Transferoptimierung</w:t>
      </w:r>
      <w:r w:rsidR="00A94ECF">
        <w:t xml:space="preserve"> wird die Deadline aktuell nicht berücksichtigt. Im Betonbereich ist es auch nicht sinnvoll</w:t>
      </w:r>
      <w:r w:rsidR="0039094D">
        <w:t xml:space="preserve"> </w:t>
      </w:r>
      <w:r w:rsidR="00A94ECF">
        <w:t xml:space="preserve">Aufträge nur halb einzuplanen. </w:t>
      </w:r>
      <w:r w:rsidR="00843217">
        <w:t xml:space="preserve">Daher soll die Deadline in der neuen Optimierung ebenfalls nicht eingehalten werden müssen. Allerdings wird im PP-Modus eine Lieferung nur eingeplant, wenn sie direkt ins Zeitfenster passt oder liegen gelassen. </w:t>
      </w:r>
      <w:r w:rsidR="00BF79E3">
        <w:t>Zu frühes Laden soll nicht kategorisch ausgeschlossen werden, muss aber durch einen Gruppen</w:t>
      </w:r>
      <w:r w:rsidR="00F6444A">
        <w:t>p</w:t>
      </w:r>
      <w:r w:rsidR="00BF79E3">
        <w:t xml:space="preserve">arameter </w:t>
      </w:r>
      <w:r w:rsidR="00C76E2A">
        <w:t xml:space="preserve">(„shelftime“) </w:t>
      </w:r>
      <w:r w:rsidR="00BF79E3">
        <w:t>begrenzt sein.</w:t>
      </w:r>
    </w:p>
    <w:p w14:paraId="07E11749" w14:textId="0DEF268B" w:rsidR="00AE645A" w:rsidRDefault="0077117C" w:rsidP="008A0FB7">
      <w:pPr>
        <w:pStyle w:val="berschrift4"/>
      </w:pPr>
      <w:r>
        <w:t xml:space="preserve"> </w:t>
      </w:r>
      <w:r w:rsidR="00AE645A">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 xml:space="preserve">Daher wird nur „Precise Loadspacing“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w:t>
      </w:r>
      <w:r w:rsidR="00CC4640">
        <w:lastRenderedPageBreak/>
        <w:t xml:space="preserve">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p>
    <w:p w14:paraId="5B8B9F49" w14:textId="2EC31AFD" w:rsidR="00334EC5" w:rsidRDefault="0077117C" w:rsidP="008A0FB7">
      <w:pPr>
        <w:pStyle w:val="berschrift4"/>
      </w:pPr>
      <w:r>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126C6873" w:rsidR="009E6D9D" w:rsidRPr="00ED34AA"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44BAEBC1" w14:textId="5EA9AF9E" w:rsidR="00330B5E" w:rsidRDefault="0077117C" w:rsidP="008A0FB7">
      <w:pPr>
        <w:pStyle w:val="berschrift4"/>
      </w:pPr>
      <w:r>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 xml:space="preserve">Fahrzeug bezogene „Capacity Reduction </w:t>
      </w:r>
      <w:r w:rsidR="0028073D">
        <w:lastRenderedPageBreak/>
        <w:t>Factors“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Percentage“ die besagt, zu wieviel Prozent ein Fahrzeug in Abhängigkeit von Werk und Produkt beladen werden darf. </w:t>
      </w:r>
      <w:r w:rsidR="00A831A8">
        <w:t>Beide Faktoren müssen in die Berechnung der zulässigen Lademenge einbezogen werden.</w:t>
      </w:r>
    </w:p>
    <w:p w14:paraId="7BCDB85F" w14:textId="00159855" w:rsidR="003224B4" w:rsidRDefault="0077117C" w:rsidP="008A0FB7">
      <w:pPr>
        <w:pStyle w:val="berschrift4"/>
      </w:pPr>
      <w:r>
        <w:t xml:space="preserve"> </w:t>
      </w:r>
      <w:r w:rsidR="003224B4">
        <w:t>Öffnungszeiten</w:t>
      </w:r>
    </w:p>
    <w:p w14:paraId="7DF18608" w14:textId="4BE50C30" w:rsidR="00E56AF2" w:rsidRPr="00ED34AA" w:rsidRDefault="003224B4" w:rsidP="00E56AF2">
      <w:r>
        <w:t>Werke</w:t>
      </w:r>
      <w:r w:rsidR="00C21403">
        <w:t>, Parkings</w:t>
      </w:r>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784CE042" w:rsidR="008A5A7D" w:rsidRDefault="00851783" w:rsidP="00851783">
      <w:pPr>
        <w:pStyle w:val="Listenabsatz"/>
        <w:numPr>
          <w:ilvl w:val="0"/>
          <w:numId w:val="18"/>
        </w:numPr>
      </w:pPr>
      <w:r>
        <w:t>Wenn ein Werk geschlossen ist, soll aus alternativen Lieferwerken geliefert werden, um Verspätungen zu verhindern</w:t>
      </w:r>
      <w:r w:rsidR="008576AC">
        <w:t>.</w:t>
      </w:r>
    </w:p>
    <w:p w14:paraId="3823CEFC" w14:textId="51597F8B" w:rsidR="00406323" w:rsidRDefault="00272E67" w:rsidP="00851783">
      <w:pPr>
        <w:pStyle w:val="Listenabsatz"/>
        <w:numPr>
          <w:ilvl w:val="0"/>
          <w:numId w:val="18"/>
        </w:numPr>
      </w:pPr>
      <w:r>
        <w:t xml:space="preserve">Wenn ein Werk geschlossen ist, aber keine alternativen Lieferwerke eingetragen </w:t>
      </w:r>
      <w:r w:rsidR="007C0FA8">
        <w:t>sind, wird die Werksschließung berücksichtigt und der Lieferfluss gebrochen</w:t>
      </w:r>
      <w:r w:rsidR="000226E2">
        <w:t>.</w:t>
      </w:r>
    </w:p>
    <w:p w14:paraId="47F2E7DB" w14:textId="2953E3F4" w:rsidR="00CC047A" w:rsidRDefault="00CC047A" w:rsidP="00CC047A">
      <w:r w:rsidRPr="00CC047A">
        <w:t>Der Ladebeginn muss jeweils innerhalb der Öffnungszeiten liegen. Das Ladeende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48EBDEFB" w14:textId="03183ED8" w:rsidR="00221221" w:rsidRPr="00ED34AA" w:rsidRDefault="00631E90" w:rsidP="00B773B7">
      <w:r>
        <w:t xml:space="preserve">Für Kunden </w:t>
      </w:r>
      <w:r w:rsidR="00203C71">
        <w:t>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46E47411" w:rsidR="00C220DF" w:rsidRPr="00ED34AA" w:rsidRDefault="00C220DF" w:rsidP="008C2BD2">
      <w:pPr>
        <w:pStyle w:val="Listenabsatz"/>
        <w:numPr>
          <w:ilvl w:val="0"/>
          <w:numId w:val="9"/>
        </w:num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59298312" w14:textId="5326C0AE" w:rsidR="00005924" w:rsidRDefault="00005924" w:rsidP="008A0FB7">
      <w:pPr>
        <w:pStyle w:val="berschrift4"/>
      </w:pPr>
      <w:r>
        <w:lastRenderedPageBreak/>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(Princip</w:t>
      </w:r>
      <w:r w:rsidR="00371856">
        <w:t>al,</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r>
        <w:t>Principal: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2836DB52" w:rsidR="00B2595F" w:rsidRDefault="007140A9" w:rsidP="008A0FB7">
      <w:pPr>
        <w:pStyle w:val="berschrift4"/>
      </w:pPr>
      <w:r w:rsidRPr="00B0786E">
        <w:t xml:space="preserve"> </w:t>
      </w:r>
      <w:r w:rsidR="00B2595F">
        <w:t>Milkrun/Multidrop</w:t>
      </w:r>
    </w:p>
    <w:p w14:paraId="170B9F6F" w14:textId="3D965FD1" w:rsidR="00856DD1" w:rsidRDefault="00571105" w:rsidP="00B2595F">
      <w:r>
        <w:t xml:space="preserve">Bei Mörtellieferungen werden verschiedene Kunden hintereinander von einem Fahrzeug aus angefahren bevor das Fahrzeug wieder leer zu einem Werk zurückkehrt. Mörtel wird aus den gleichen Werken und von den gleichen Fahrzeugen geliefert wie Beton. </w:t>
      </w:r>
      <w:r w:rsidR="002F0FDD">
        <w:t xml:space="preserve">Da das Geschäft in Summe </w:t>
      </w:r>
      <w:r w:rsidR="005B5C1C">
        <w:t>sehr klein</w:t>
      </w:r>
      <w:r w:rsidR="002F0FDD">
        <w:t xml:space="preserve"> ist </w:t>
      </w:r>
      <w:r w:rsidR="00AE21E3" w:rsidRPr="00AE21E3">
        <w:t xml:space="preserve">und weil Mörtel mit den gleichen Fahrzeugen ausgeliefert wird, wie Transportbeton, </w:t>
      </w:r>
      <w:r w:rsidR="002F0FDD">
        <w:t xml:space="preserve">gibt es dazu keine eigene LTL-Optimierung. </w:t>
      </w:r>
      <w:r w:rsidR="00856DD1">
        <w:t>Daher werden Mörtellieferungen auch in Betondispositionsgruppen abgebildet. Dazu werden folgende Vereinfachungen getroffen:</w:t>
      </w:r>
    </w:p>
    <w:p w14:paraId="26E49094" w14:textId="288F60AB" w:rsidR="00040CED" w:rsidRDefault="00040CED" w:rsidP="00111F2A">
      <w:pPr>
        <w:pStyle w:val="Listenabsatz"/>
        <w:numPr>
          <w:ilvl w:val="0"/>
          <w:numId w:val="21"/>
        </w:numPr>
      </w:pPr>
      <w:r>
        <w:t>Ein Milkrun ist im Vorhinein vorgegeben. Es kommen mehrere Aufträge, die miteinander verknüpft sind und deren Abfahrreihenfolge fest vorgegeben ist.</w:t>
      </w:r>
    </w:p>
    <w:p w14:paraId="40DED931" w14:textId="4C7FE6C4" w:rsidR="00111F2A" w:rsidRDefault="00111F2A" w:rsidP="00111F2A">
      <w:pPr>
        <w:pStyle w:val="Listenabsatz"/>
        <w:numPr>
          <w:ilvl w:val="0"/>
          <w:numId w:val="21"/>
        </w:numPr>
      </w:pPr>
      <w:r>
        <w:lastRenderedPageBreak/>
        <w:t xml:space="preserve">Die Distanz zwischen den Entladeorten der Kunden </w:t>
      </w:r>
      <w:r w:rsidR="005A6A57">
        <w:t>wird mittels Luftlinienkalkulation errechnet (inkl. Durchschnittsgeschwindigkeit und Approximationsfaktor).</w:t>
      </w:r>
    </w:p>
    <w:p w14:paraId="7390C1D8" w14:textId="34BCF875" w:rsidR="0022249F" w:rsidRDefault="00D2796D" w:rsidP="00111F2A">
      <w:pPr>
        <w:pStyle w:val="Listenabsatz"/>
        <w:numPr>
          <w:ilvl w:val="0"/>
          <w:numId w:val="21"/>
        </w:numPr>
      </w:pPr>
      <w:r>
        <w:t>Die Optimierung behandelt den Milkrun als einen Auftrag</w:t>
      </w:r>
      <w:r w:rsidR="0022249F">
        <w:t>,</w:t>
      </w:r>
      <w:r>
        <w:t xml:space="preserve"> dessen Ladewerk </w:t>
      </w:r>
      <w:r w:rsidR="005E3E8E">
        <w:t>das Hauptwerk</w:t>
      </w:r>
      <w:r w:rsidR="002C1D31">
        <w:t xml:space="preserve"> ist.</w:t>
      </w:r>
    </w:p>
    <w:p w14:paraId="0DAE4BF6" w14:textId="550AA7A7" w:rsidR="00D2796D" w:rsidRDefault="0022249F" w:rsidP="00111F2A">
      <w:pPr>
        <w:pStyle w:val="Listenabsatz"/>
        <w:numPr>
          <w:ilvl w:val="0"/>
          <w:numId w:val="21"/>
        </w:numPr>
      </w:pPr>
      <w:r>
        <w:t>Als Entladeort, wird die letzte Entladung der Reihenfolge gewählt. Die Fahrzeit errechnet sich als Summe aus den einzelnen Distanzen und Lade- bzw. Entladezeiten</w:t>
      </w:r>
      <w:r w:rsidR="002C1D31">
        <w:t>.</w:t>
      </w:r>
    </w:p>
    <w:p w14:paraId="773ED3A3" w14:textId="35FECB43" w:rsidR="003625A6" w:rsidRDefault="003625A6" w:rsidP="008A0FB7">
      <w:pPr>
        <w:pStyle w:val="berschrift4"/>
      </w:pPr>
      <w:r>
        <w:t>Waschzeiten</w:t>
      </w:r>
    </w:p>
    <w:p w14:paraId="747E40F6" w14:textId="2EC358F4"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253E2D">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rPr>
          <w:ins w:id="24" w:author="Stefan Jollet" w:date="2021-03-09T12:04:00Z"/>
        </w:rPr>
      </w:pPr>
      <w:r>
        <w:lastRenderedPageBreak/>
        <w:t>Des Weiteren existiert ein Flag „Contamination allowed“ auf dem Auftrag. Wenn dieses Flag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57802EFC" w:rsidR="00E85456" w:rsidRDefault="00E85456" w:rsidP="00E85456">
      <w:pPr>
        <w:ind w:left="360"/>
      </w:pPr>
      <w:ins w:id="25" w:author="Stefan Jollet" w:date="2021-03-09T12:06:00Z">
        <w:r>
          <w:t>Beim Waschen darf von der FiFo-Regel abgewichen werden, wenn ein</w:t>
        </w:r>
      </w:ins>
      <w:ins w:id="26" w:author="Stefan Jollet" w:date="2021-03-09T12:05:00Z">
        <w:r w:rsidRPr="00E85456">
          <w:t xml:space="preserve"> Fahrzeug zum Werk</w:t>
        </w:r>
      </w:ins>
      <w:ins w:id="27" w:author="Stefan Jollet" w:date="2021-03-09T12:07:00Z">
        <w:r>
          <w:t xml:space="preserve"> kommt</w:t>
        </w:r>
      </w:ins>
      <w:ins w:id="28" w:author="Stefan Jollet" w:date="2021-03-09T12:05:00Z">
        <w:r w:rsidRPr="00E85456">
          <w:t xml:space="preserve"> und erst noch gewaschen werden</w:t>
        </w:r>
      </w:ins>
      <w:ins w:id="29" w:author="Stefan Jollet" w:date="2021-03-09T12:07:00Z">
        <w:r>
          <w:t xml:space="preserve"> muss</w:t>
        </w:r>
      </w:ins>
      <w:ins w:id="30" w:author="Stefan Jollet" w:date="2021-03-09T12:05:00Z">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wird. Das Entscheidungskriterium für den FiFo ist also der Zeitpunkt, an dem das Fahrzeug am Werk eintrifft.</w:t>
        </w:r>
      </w:ins>
    </w:p>
    <w:p w14:paraId="1E042863" w14:textId="7F904591" w:rsidR="00047749" w:rsidRDefault="00047749" w:rsidP="008A0FB7">
      <w:pPr>
        <w:pStyle w:val="berschrift4"/>
      </w:pPr>
      <w:r>
        <w:t>Predecessor</w:t>
      </w:r>
    </w:p>
    <w:p w14:paraId="5CC9C356" w14:textId="339E3EF8" w:rsidR="00047749" w:rsidRDefault="00047749" w:rsidP="00047749">
      <w:r>
        <w:t>Für einen Auftrag A kann</w:t>
      </w:r>
      <w:r w:rsidR="00850E50">
        <w:t xml:space="preserve"> in der Praxis</w:t>
      </w:r>
      <w:r>
        <w:t xml:space="preserve"> ein Vorgängerauftrag B definier</w:t>
      </w:r>
      <w:r w:rsidR="00850E50">
        <w:t>t sein</w:t>
      </w:r>
      <w:r>
        <w:t>, der abgeschlossen sein muss</w:t>
      </w:r>
      <w:r w:rsidR="0016095E">
        <w:t>,</w:t>
      </w:r>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w:t>
      </w:r>
      <w:r w:rsidR="00320642">
        <w:t>e</w:t>
      </w:r>
      <w:r w:rsidR="00EF13CD">
        <w:t xml:space="preserve"> Zeit ebenfalls einbeziehen.</w:t>
      </w:r>
      <w:r w:rsidR="002B7118">
        <w:t xml:space="preserve"> Die Zeitspanne gibt exakt an, wann die erste Lieferung des Auftrags A eingeplant werden muss. Das Lieferzeitfenster wird nicht mehr berücksichtigt.</w:t>
      </w:r>
      <w:r w:rsidR="0016095E">
        <w:t xml:space="preserve"> Die einzelnen Lieferungen der Aufträge A und B bilden also eine gemeinsame Lieferkette.</w:t>
      </w:r>
      <w:r w:rsidR="008351DE">
        <w:t xml:space="preserve"> Unterschiedliche Zielorte der beiden Aufträge sollen nur dann erlaubt sein, wenn die Optimierung dadurch nicht zu komplex wird. </w:t>
      </w:r>
      <w:r w:rsidR="00683013">
        <w:t>Sonst ist auch eine Einschränkung auf den gleichen Zielort möglich.</w:t>
      </w:r>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Flag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lastRenderedPageBreak/>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Flag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516CBB"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31"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31"/>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516CBB"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516CBB"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r>
        <w:t>Plusload</w:t>
      </w:r>
    </w:p>
    <w:p w14:paraId="380E0257" w14:textId="71463FEB" w:rsidR="00B624EB" w:rsidRDefault="00B624EB" w:rsidP="005E18DF">
      <w:r>
        <w:t xml:space="preserve">Ein Plusload bedeutet, dass </w:t>
      </w:r>
      <w:r w:rsidR="001C29A3">
        <w:t>eine weitere Lieferung am Ende des Lieferflusses eingeplant</w:t>
      </w:r>
      <w:r w:rsidR="000058B6">
        <w:t xml:space="preserve"> werden soll. </w:t>
      </w:r>
      <w:r w:rsidR="002E7930">
        <w:t>Das Spacing für diese Zusatzlieferung w</w:t>
      </w:r>
      <w:r w:rsidR="007664D9">
        <w:t>e</w:t>
      </w:r>
      <w:r w:rsidR="002E7930">
        <w:t xml:space="preserve">icht vom Spacing der eigentlichen Lieferkette ab. Hier soll gelten, dass die Beladung erst begonnen werden darf, wenn die Entladung der vorherigen Lieferung abgeschlossen </w:t>
      </w:r>
      <w:r w:rsidR="00292970">
        <w:t xml:space="preserve">ist. </w:t>
      </w:r>
      <w:r w:rsidR="00AB3396">
        <w:t xml:space="preserve">Zusätzlich wirkt der Parameter „Plusload Percentage“, sodass die </w:t>
      </w:r>
      <w:r w:rsidR="005E18DF">
        <w:t>Menge dieser Lieferung nur die durchschnittliche Kapazität des Fahrzeugtyps multipliziert mit dem Prozentsatz ergibt.</w:t>
      </w:r>
      <w:r w:rsidR="00A83BF1">
        <w:t xml:space="preserve"> Im Echtzeit Betrieb wird die Priorität des Auftrags auf 0 gesetzt, wenn die Plusload-Lieferung benötigt wird. </w:t>
      </w:r>
      <w:r w:rsidR="0081797A">
        <w:t>Aktuell wird d</w:t>
      </w:r>
      <w:r w:rsidR="00A83BF1">
        <w:t xml:space="preserve">ie Lieferung </w:t>
      </w:r>
      <w:r w:rsidR="0081797A">
        <w:t xml:space="preserve">dann sofort eingeplant, da sie dem </w:t>
      </w:r>
      <w:r w:rsidR="0081797A">
        <w:lastRenderedPageBreak/>
        <w:t xml:space="preserve">Werk als nächste Lieferung zugeordnet wird. In der neuen Optimierung soll ebenfalls sichergestellt sein, dass eine solche Lieferung als nächstes eingeplant wird. </w:t>
      </w:r>
    </w:p>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5714EAAC"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587BB8F3" w14:textId="77777777" w:rsidR="00AE4EFD" w:rsidRPr="00B624EB" w:rsidRDefault="00AE4EFD" w:rsidP="00AE4EFD"/>
    <w:p w14:paraId="7DB5FEA1" w14:textId="2493B75D" w:rsidR="005F2072" w:rsidRDefault="008A0FB7" w:rsidP="008A0FB7">
      <w:pPr>
        <w:pStyle w:val="berschrift3"/>
      </w:pPr>
      <w:bookmarkStart w:id="32" w:name="_Toc44923853"/>
      <w:r>
        <w:t>Optionale Anforderungen</w:t>
      </w:r>
      <w:bookmarkEnd w:id="32"/>
    </w:p>
    <w:p w14:paraId="3F6A4DC4" w14:textId="5AEC7758" w:rsidR="008A0FB7" w:rsidRDefault="004D507F" w:rsidP="008A0FB7">
      <w:pPr>
        <w:pStyle w:val="berschrift4"/>
      </w:pPr>
      <w:r>
        <w:t xml:space="preserve"> </w:t>
      </w:r>
      <w:r w:rsidR="00D43FEF">
        <w:t>Bore Pile Jobs</w:t>
      </w:r>
    </w:p>
    <w:p w14:paraId="092C7D4F" w14:textId="4E26B030" w:rsidR="003924E9" w:rsidRDefault="00AE4EFD" w:rsidP="008A0FB7">
      <w:pPr>
        <w:pStyle w:val="Listenabsatz"/>
        <w:numPr>
          <w:ilvl w:val="0"/>
          <w:numId w:val="19"/>
        </w:numPr>
      </w:pPr>
      <w:r>
        <w:t xml:space="preserve">Die Abbildung von so genannten Bore Pile Jobs hat in der FiFo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Falls es möglich ist, soll im Preplanning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r>
        <w:t xml:space="preserve">Toll Fees </w:t>
      </w:r>
    </w:p>
    <w:p w14:paraId="77F93E70" w14:textId="77777777" w:rsidR="003C59D9" w:rsidRDefault="003C59D9" w:rsidP="003C59D9">
      <w:r>
        <w:t xml:space="preserve">Eine Berücksichtigung von Mautkosten soll in der Zulunft geprüft und die Umsetzbarkeit erörtert werden. </w:t>
      </w:r>
    </w:p>
    <w:p w14:paraId="2FDD3B7C" w14:textId="77777777" w:rsidR="003C59D9" w:rsidRDefault="003C59D9" w:rsidP="003C59D9">
      <w:pPr>
        <w:pStyle w:val="berschrift4"/>
      </w:pPr>
      <w:r>
        <w:lastRenderedPageBreak/>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33" w:name="_Toc44923855"/>
      <w:r>
        <w:t>Ausschluss</w:t>
      </w:r>
      <w:r w:rsidR="004A6273">
        <w:t xml:space="preserve"> L</w:t>
      </w:r>
      <w:r>
        <w:t>iste</w:t>
      </w:r>
      <w:bookmarkEnd w:id="33"/>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34" w:name="_Toc44923856"/>
      <w:r>
        <w:t>Preloads</w:t>
      </w:r>
      <w:bookmarkEnd w:id="34"/>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35" w:name="_Toc44923857"/>
      <w:r>
        <w:t>Shunting</w:t>
      </w:r>
      <w:bookmarkEnd w:id="35"/>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36" w:name="_Toc44923858"/>
      <w:r>
        <w:t>Roaming</w:t>
      </w:r>
      <w:bookmarkEnd w:id="36"/>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37" w:name="_Toc44923859"/>
      <w:r>
        <w:t>Predrive</w:t>
      </w:r>
      <w:bookmarkEnd w:id="37"/>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38" w:name="_Toc44923860"/>
      <w:r>
        <w:t>Waste Orders</w:t>
      </w:r>
      <w:bookmarkEnd w:id="38"/>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39" w:name="_Toc44923861"/>
      <w:r>
        <w:lastRenderedPageBreak/>
        <w:t>Customer Managed Assignment (CMA)</w:t>
      </w:r>
      <w:bookmarkEnd w:id="39"/>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40" w:name="_Toc44923862"/>
      <w:r>
        <w:t>Splitloads</w:t>
      </w:r>
      <w:bookmarkEnd w:id="40"/>
      <w:r>
        <w:t xml:space="preserve"> </w:t>
      </w:r>
    </w:p>
    <w:p w14:paraId="430C3179" w14:textId="560E2538" w:rsidR="00C50647" w:rsidRDefault="00307DCB" w:rsidP="00C50647">
      <w:r>
        <w:t xml:space="preserve">Version 1: </w:t>
      </w:r>
      <w:r w:rsidR="00C50647">
        <w:t xml:space="preserve">Ein Fahrzeug lädt an einem Werk </w:t>
      </w:r>
      <w:r w:rsidR="006456A3">
        <w:t xml:space="preserve">mehrere unterschiedliche </w:t>
      </w:r>
      <w:r w:rsidR="00C50647">
        <w:t>Produkte</w:t>
      </w:r>
      <w:r w:rsidR="00FF232B">
        <w:t>.</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41" w:name="_Toc44923863"/>
      <w:r>
        <w:t>Fahrzeit</w:t>
      </w:r>
      <w:bookmarkEnd w:id="41"/>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Regret, wird von Betonkunden nicht angefragt</w:t>
      </w:r>
      <w:r w:rsidR="003F558D">
        <w:t>.</w:t>
      </w:r>
    </w:p>
    <w:p w14:paraId="2E121E89" w14:textId="55C82831" w:rsidR="00DE7F78" w:rsidRDefault="00DE7F78" w:rsidP="00DE7F78">
      <w:pPr>
        <w:pStyle w:val="berschrift3"/>
      </w:pPr>
      <w:bookmarkStart w:id="42" w:name="_Toc44923864"/>
      <w:r>
        <w:t>Minimum Rip</w:t>
      </w:r>
      <w:bookmarkEnd w:id="42"/>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r>
        <w:t>Produktionskosten</w:t>
      </w:r>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lastRenderedPageBreak/>
        <w:t xml:space="preserve"> </w:t>
      </w:r>
      <w:r w:rsidRPr="00175E0F">
        <w:rPr>
          <w:lang w:val="en-GB"/>
        </w:rPr>
        <w:t>Orders for more than o</w:t>
      </w:r>
      <w:r>
        <w:rPr>
          <w:lang w:val="en-GB"/>
        </w:rPr>
        <w:t>ne Day</w:t>
      </w:r>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r w:rsidRPr="007B0AED">
        <w:rPr>
          <w:lang w:val="en-GB"/>
        </w:rPr>
        <w:t>Max Number of Trucks/ V</w:t>
      </w:r>
      <w:r>
        <w:rPr>
          <w:lang w:val="en-GB"/>
        </w:rPr>
        <w:t>ehicle List</w:t>
      </w:r>
    </w:p>
    <w:p w14:paraId="6E507357" w14:textId="542F30C4" w:rsidR="005B42B2" w:rsidRDefault="005B42B2" w:rsidP="005B42B2">
      <w:r w:rsidRPr="007B0AED">
        <w:t xml:space="preserve">Ein Auftrag kann </w:t>
      </w:r>
      <w:r>
        <w:t>der Optimierung über das Feld „Max Number of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43" w:name="_Toc44923865"/>
      <w:r>
        <w:t>Optimierungsziele</w:t>
      </w:r>
      <w:bookmarkEnd w:id="43"/>
    </w:p>
    <w:p w14:paraId="2139DE0C" w14:textId="310B2CA0" w:rsidR="00617528" w:rsidRPr="0096739E" w:rsidRDefault="003B4696" w:rsidP="00142784">
      <w:r>
        <w:t>Ziel der Optimierung soll es sein</w:t>
      </w:r>
      <w:r w:rsidR="004A230A">
        <w:t>, neben der Einhaltung der FiFo-Regel,</w:t>
      </w:r>
      <w:r>
        <w:t xml:space="preserve"> die Anzahl der Remainings</w:t>
      </w:r>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Die bisherige quadratische Kostenfunktion der Verspätungen soll dabei hinterfragt und andere Abbildungsmöglichkeiten geprüft und verglichen werden.</w:t>
      </w:r>
      <w:r w:rsidR="00FC02C4">
        <w:t>.</w:t>
      </w:r>
      <w:r w:rsidR="009A48BB">
        <w:t xml:space="preserve"> </w:t>
      </w:r>
    </w:p>
    <w:sectPr w:rsidR="00617528" w:rsidRPr="0096739E" w:rsidSect="00574927">
      <w:footerReference w:type="default" r:id="rId12"/>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0BA0D9" w14:textId="77777777" w:rsidR="00664402" w:rsidRDefault="00664402" w:rsidP="00011BF5">
      <w:pPr>
        <w:spacing w:after="0" w:line="240" w:lineRule="auto"/>
      </w:pPr>
      <w:r>
        <w:separator/>
      </w:r>
    </w:p>
  </w:endnote>
  <w:endnote w:type="continuationSeparator" w:id="0">
    <w:p w14:paraId="79B1825D" w14:textId="77777777" w:rsidR="00664402" w:rsidRDefault="00664402"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15126530"/>
      <w:docPartObj>
        <w:docPartGallery w:val="Page Numbers (Bottom of Page)"/>
        <w:docPartUnique/>
      </w:docPartObj>
    </w:sdtPr>
    <w:sdtEndPr/>
    <w:sdtContent>
      <w:p w14:paraId="0716E3FB" w14:textId="507A789F" w:rsidR="00F46DF0" w:rsidRDefault="00516CBB">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D6A1B5" w14:textId="77777777" w:rsidR="00664402" w:rsidRDefault="00664402" w:rsidP="00011BF5">
      <w:pPr>
        <w:spacing w:after="0" w:line="240" w:lineRule="auto"/>
      </w:pPr>
      <w:r>
        <w:separator/>
      </w:r>
    </w:p>
  </w:footnote>
  <w:footnote w:type="continuationSeparator" w:id="0">
    <w:p w14:paraId="301FE9F6" w14:textId="77777777" w:rsidR="00664402" w:rsidRDefault="00664402"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2"/>
  </w:num>
  <w:num w:numId="2">
    <w:abstractNumId w:val="26"/>
  </w:num>
  <w:num w:numId="3">
    <w:abstractNumId w:val="16"/>
  </w:num>
  <w:num w:numId="4">
    <w:abstractNumId w:val="19"/>
  </w:num>
  <w:num w:numId="5">
    <w:abstractNumId w:val="7"/>
  </w:num>
  <w:num w:numId="6">
    <w:abstractNumId w:val="23"/>
  </w:num>
  <w:num w:numId="7">
    <w:abstractNumId w:val="1"/>
  </w:num>
  <w:num w:numId="8">
    <w:abstractNumId w:val="8"/>
  </w:num>
  <w:num w:numId="9">
    <w:abstractNumId w:val="20"/>
  </w:num>
  <w:num w:numId="10">
    <w:abstractNumId w:val="9"/>
  </w:num>
  <w:num w:numId="11">
    <w:abstractNumId w:val="6"/>
  </w:num>
  <w:num w:numId="12">
    <w:abstractNumId w:val="25"/>
  </w:num>
  <w:num w:numId="13">
    <w:abstractNumId w:val="0"/>
  </w:num>
  <w:num w:numId="14">
    <w:abstractNumId w:val="12"/>
  </w:num>
  <w:num w:numId="15">
    <w:abstractNumId w:val="21"/>
  </w:num>
  <w:num w:numId="16">
    <w:abstractNumId w:val="27"/>
  </w:num>
  <w:num w:numId="17">
    <w:abstractNumId w:val="14"/>
  </w:num>
  <w:num w:numId="18">
    <w:abstractNumId w:val="10"/>
  </w:num>
  <w:num w:numId="19">
    <w:abstractNumId w:val="18"/>
  </w:num>
  <w:num w:numId="20">
    <w:abstractNumId w:val="2"/>
  </w:num>
  <w:num w:numId="21">
    <w:abstractNumId w:val="3"/>
  </w:num>
  <w:num w:numId="22">
    <w:abstractNumId w:val="17"/>
  </w:num>
  <w:num w:numId="23">
    <w:abstractNumId w:val="11"/>
  </w:num>
  <w:num w:numId="24">
    <w:abstractNumId w:val="15"/>
  </w:num>
  <w:num w:numId="25">
    <w:abstractNumId w:val="24"/>
  </w:num>
  <w:num w:numId="26">
    <w:abstractNumId w:val="13"/>
  </w:num>
  <w:num w:numId="27">
    <w:abstractNumId w:val="4"/>
  </w:num>
  <w:num w:numId="2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tefan Jollet">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defaultTabStop w:val="708"/>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334C"/>
    <w:rsid w:val="000058B6"/>
    <w:rsid w:val="00005924"/>
    <w:rsid w:val="00005A63"/>
    <w:rsid w:val="00011742"/>
    <w:rsid w:val="00011BF5"/>
    <w:rsid w:val="00012301"/>
    <w:rsid w:val="00014E3E"/>
    <w:rsid w:val="00020251"/>
    <w:rsid w:val="000206FE"/>
    <w:rsid w:val="0002081C"/>
    <w:rsid w:val="00021E6C"/>
    <w:rsid w:val="000226E2"/>
    <w:rsid w:val="00022E8F"/>
    <w:rsid w:val="0002606A"/>
    <w:rsid w:val="00031CB1"/>
    <w:rsid w:val="00037A31"/>
    <w:rsid w:val="00040CED"/>
    <w:rsid w:val="00041119"/>
    <w:rsid w:val="00042902"/>
    <w:rsid w:val="00042E53"/>
    <w:rsid w:val="00043C66"/>
    <w:rsid w:val="00044226"/>
    <w:rsid w:val="00045B92"/>
    <w:rsid w:val="00046E8B"/>
    <w:rsid w:val="00047749"/>
    <w:rsid w:val="0005066C"/>
    <w:rsid w:val="00051175"/>
    <w:rsid w:val="00053B33"/>
    <w:rsid w:val="000546C2"/>
    <w:rsid w:val="0005611F"/>
    <w:rsid w:val="0005688B"/>
    <w:rsid w:val="00056EAC"/>
    <w:rsid w:val="00062203"/>
    <w:rsid w:val="00063C28"/>
    <w:rsid w:val="00064502"/>
    <w:rsid w:val="00064AFE"/>
    <w:rsid w:val="000670F3"/>
    <w:rsid w:val="000678E1"/>
    <w:rsid w:val="00067D67"/>
    <w:rsid w:val="000760A7"/>
    <w:rsid w:val="000767BD"/>
    <w:rsid w:val="00077EAD"/>
    <w:rsid w:val="00080662"/>
    <w:rsid w:val="0008233F"/>
    <w:rsid w:val="0008442E"/>
    <w:rsid w:val="000875F2"/>
    <w:rsid w:val="00091266"/>
    <w:rsid w:val="000941FA"/>
    <w:rsid w:val="00095BBD"/>
    <w:rsid w:val="000975BE"/>
    <w:rsid w:val="0009792D"/>
    <w:rsid w:val="000A0C09"/>
    <w:rsid w:val="000A3004"/>
    <w:rsid w:val="000A3057"/>
    <w:rsid w:val="000B5366"/>
    <w:rsid w:val="000B6F9A"/>
    <w:rsid w:val="000C0CB7"/>
    <w:rsid w:val="000C6DA5"/>
    <w:rsid w:val="000D02EC"/>
    <w:rsid w:val="000D052E"/>
    <w:rsid w:val="000D2535"/>
    <w:rsid w:val="000D35FC"/>
    <w:rsid w:val="000D41B1"/>
    <w:rsid w:val="000D5B7C"/>
    <w:rsid w:val="000D65D8"/>
    <w:rsid w:val="000D7924"/>
    <w:rsid w:val="000E251E"/>
    <w:rsid w:val="000E5F78"/>
    <w:rsid w:val="000E7EE4"/>
    <w:rsid w:val="000F3B5C"/>
    <w:rsid w:val="000F4CB3"/>
    <w:rsid w:val="000F5904"/>
    <w:rsid w:val="000F5A12"/>
    <w:rsid w:val="00103252"/>
    <w:rsid w:val="001047D8"/>
    <w:rsid w:val="0010742C"/>
    <w:rsid w:val="00111F2A"/>
    <w:rsid w:val="0011266C"/>
    <w:rsid w:val="00112833"/>
    <w:rsid w:val="001141DE"/>
    <w:rsid w:val="00116119"/>
    <w:rsid w:val="00126E65"/>
    <w:rsid w:val="0013095B"/>
    <w:rsid w:val="0013165B"/>
    <w:rsid w:val="001320F5"/>
    <w:rsid w:val="00133FB4"/>
    <w:rsid w:val="0013473C"/>
    <w:rsid w:val="00140550"/>
    <w:rsid w:val="00142784"/>
    <w:rsid w:val="00146AF3"/>
    <w:rsid w:val="0016095E"/>
    <w:rsid w:val="00164216"/>
    <w:rsid w:val="00165AEC"/>
    <w:rsid w:val="00167FAC"/>
    <w:rsid w:val="00172C84"/>
    <w:rsid w:val="00175E0F"/>
    <w:rsid w:val="00183543"/>
    <w:rsid w:val="00192016"/>
    <w:rsid w:val="001A2F58"/>
    <w:rsid w:val="001A344C"/>
    <w:rsid w:val="001B1B26"/>
    <w:rsid w:val="001B2249"/>
    <w:rsid w:val="001B5D55"/>
    <w:rsid w:val="001B67D8"/>
    <w:rsid w:val="001B6C5A"/>
    <w:rsid w:val="001B739D"/>
    <w:rsid w:val="001B7EE1"/>
    <w:rsid w:val="001C25CA"/>
    <w:rsid w:val="001C29A3"/>
    <w:rsid w:val="001C3D20"/>
    <w:rsid w:val="001C5B1C"/>
    <w:rsid w:val="001D0118"/>
    <w:rsid w:val="001D6C7C"/>
    <w:rsid w:val="001D6F3C"/>
    <w:rsid w:val="001E1C3D"/>
    <w:rsid w:val="001E1CE9"/>
    <w:rsid w:val="001F00AF"/>
    <w:rsid w:val="001F05CA"/>
    <w:rsid w:val="001F7C41"/>
    <w:rsid w:val="00200690"/>
    <w:rsid w:val="002006A6"/>
    <w:rsid w:val="00201D5F"/>
    <w:rsid w:val="002023D7"/>
    <w:rsid w:val="002025DF"/>
    <w:rsid w:val="00203262"/>
    <w:rsid w:val="00203C71"/>
    <w:rsid w:val="00207EFD"/>
    <w:rsid w:val="00221221"/>
    <w:rsid w:val="0022249F"/>
    <w:rsid w:val="0022449F"/>
    <w:rsid w:val="00225EE1"/>
    <w:rsid w:val="0023236E"/>
    <w:rsid w:val="00232E47"/>
    <w:rsid w:val="002348E7"/>
    <w:rsid w:val="00236AF5"/>
    <w:rsid w:val="00236F28"/>
    <w:rsid w:val="0024510C"/>
    <w:rsid w:val="00246F1D"/>
    <w:rsid w:val="00247521"/>
    <w:rsid w:val="002476AF"/>
    <w:rsid w:val="00250A23"/>
    <w:rsid w:val="00253E2D"/>
    <w:rsid w:val="00254940"/>
    <w:rsid w:val="00254D60"/>
    <w:rsid w:val="00257847"/>
    <w:rsid w:val="0025784B"/>
    <w:rsid w:val="0026024E"/>
    <w:rsid w:val="00260D3D"/>
    <w:rsid w:val="00260FB4"/>
    <w:rsid w:val="002610D4"/>
    <w:rsid w:val="002646E2"/>
    <w:rsid w:val="00265E34"/>
    <w:rsid w:val="0027295B"/>
    <w:rsid w:val="00272C1F"/>
    <w:rsid w:val="00272E67"/>
    <w:rsid w:val="0027415D"/>
    <w:rsid w:val="00274C5C"/>
    <w:rsid w:val="00277A60"/>
    <w:rsid w:val="0028073D"/>
    <w:rsid w:val="00282A48"/>
    <w:rsid w:val="00285096"/>
    <w:rsid w:val="00292970"/>
    <w:rsid w:val="00296F5B"/>
    <w:rsid w:val="002A50F7"/>
    <w:rsid w:val="002A6CB0"/>
    <w:rsid w:val="002B5A80"/>
    <w:rsid w:val="002B7118"/>
    <w:rsid w:val="002B71E0"/>
    <w:rsid w:val="002C1A26"/>
    <w:rsid w:val="002C1D31"/>
    <w:rsid w:val="002D2681"/>
    <w:rsid w:val="002D3A68"/>
    <w:rsid w:val="002E0FD7"/>
    <w:rsid w:val="002E1AEB"/>
    <w:rsid w:val="002E26E0"/>
    <w:rsid w:val="002E7930"/>
    <w:rsid w:val="002F0FDD"/>
    <w:rsid w:val="002F4816"/>
    <w:rsid w:val="002F74C9"/>
    <w:rsid w:val="00303262"/>
    <w:rsid w:val="00303DD4"/>
    <w:rsid w:val="00307DCB"/>
    <w:rsid w:val="00310001"/>
    <w:rsid w:val="0031049E"/>
    <w:rsid w:val="00312E70"/>
    <w:rsid w:val="003201F1"/>
    <w:rsid w:val="00320642"/>
    <w:rsid w:val="00320B6A"/>
    <w:rsid w:val="003211C3"/>
    <w:rsid w:val="00321814"/>
    <w:rsid w:val="00322071"/>
    <w:rsid w:val="003224B4"/>
    <w:rsid w:val="00322684"/>
    <w:rsid w:val="003243D6"/>
    <w:rsid w:val="00330354"/>
    <w:rsid w:val="0033072E"/>
    <w:rsid w:val="00330B5E"/>
    <w:rsid w:val="00330BCC"/>
    <w:rsid w:val="00331BEA"/>
    <w:rsid w:val="00334EC5"/>
    <w:rsid w:val="00335E03"/>
    <w:rsid w:val="003362D7"/>
    <w:rsid w:val="003364C8"/>
    <w:rsid w:val="00343494"/>
    <w:rsid w:val="00353204"/>
    <w:rsid w:val="00357C7E"/>
    <w:rsid w:val="00360920"/>
    <w:rsid w:val="003611EE"/>
    <w:rsid w:val="00362584"/>
    <w:rsid w:val="003625A6"/>
    <w:rsid w:val="00363480"/>
    <w:rsid w:val="00365174"/>
    <w:rsid w:val="00371856"/>
    <w:rsid w:val="003746E3"/>
    <w:rsid w:val="00376ABD"/>
    <w:rsid w:val="00380EA1"/>
    <w:rsid w:val="003813CB"/>
    <w:rsid w:val="00382BA2"/>
    <w:rsid w:val="00384FA7"/>
    <w:rsid w:val="00387E01"/>
    <w:rsid w:val="0039094D"/>
    <w:rsid w:val="003924E9"/>
    <w:rsid w:val="00394E1E"/>
    <w:rsid w:val="003965D9"/>
    <w:rsid w:val="00396776"/>
    <w:rsid w:val="003A130E"/>
    <w:rsid w:val="003A4D74"/>
    <w:rsid w:val="003A5204"/>
    <w:rsid w:val="003B1FCE"/>
    <w:rsid w:val="003B26EE"/>
    <w:rsid w:val="003B4692"/>
    <w:rsid w:val="003B4696"/>
    <w:rsid w:val="003C1598"/>
    <w:rsid w:val="003C4ACC"/>
    <w:rsid w:val="003C59D9"/>
    <w:rsid w:val="003C7E62"/>
    <w:rsid w:val="003D2885"/>
    <w:rsid w:val="003D756D"/>
    <w:rsid w:val="003D75AA"/>
    <w:rsid w:val="003D79C5"/>
    <w:rsid w:val="003D79EE"/>
    <w:rsid w:val="003E4223"/>
    <w:rsid w:val="003E6311"/>
    <w:rsid w:val="003E7C5F"/>
    <w:rsid w:val="003F3C19"/>
    <w:rsid w:val="003F558D"/>
    <w:rsid w:val="003F6516"/>
    <w:rsid w:val="0040054F"/>
    <w:rsid w:val="00406323"/>
    <w:rsid w:val="004064A4"/>
    <w:rsid w:val="00406DB0"/>
    <w:rsid w:val="00411F34"/>
    <w:rsid w:val="00412521"/>
    <w:rsid w:val="00412CFC"/>
    <w:rsid w:val="00413D6A"/>
    <w:rsid w:val="004140C0"/>
    <w:rsid w:val="00415133"/>
    <w:rsid w:val="00415741"/>
    <w:rsid w:val="00417323"/>
    <w:rsid w:val="00417A9C"/>
    <w:rsid w:val="00420A5F"/>
    <w:rsid w:val="00422826"/>
    <w:rsid w:val="00423782"/>
    <w:rsid w:val="00423806"/>
    <w:rsid w:val="00423AC1"/>
    <w:rsid w:val="00426DDD"/>
    <w:rsid w:val="00433D6B"/>
    <w:rsid w:val="00436BD9"/>
    <w:rsid w:val="00437AA4"/>
    <w:rsid w:val="004417E7"/>
    <w:rsid w:val="00442AAE"/>
    <w:rsid w:val="00442B2D"/>
    <w:rsid w:val="0044384B"/>
    <w:rsid w:val="0045088C"/>
    <w:rsid w:val="00454EB2"/>
    <w:rsid w:val="00455E3B"/>
    <w:rsid w:val="00462F8D"/>
    <w:rsid w:val="00463BE5"/>
    <w:rsid w:val="00465CB2"/>
    <w:rsid w:val="00466919"/>
    <w:rsid w:val="004709D4"/>
    <w:rsid w:val="00473C26"/>
    <w:rsid w:val="004752D5"/>
    <w:rsid w:val="00480BF1"/>
    <w:rsid w:val="00486C51"/>
    <w:rsid w:val="00493E0E"/>
    <w:rsid w:val="004963A9"/>
    <w:rsid w:val="00497695"/>
    <w:rsid w:val="004976F8"/>
    <w:rsid w:val="004A230A"/>
    <w:rsid w:val="004A606F"/>
    <w:rsid w:val="004A6273"/>
    <w:rsid w:val="004B0125"/>
    <w:rsid w:val="004B19FE"/>
    <w:rsid w:val="004B7492"/>
    <w:rsid w:val="004C06C2"/>
    <w:rsid w:val="004C629B"/>
    <w:rsid w:val="004C66E5"/>
    <w:rsid w:val="004C6B57"/>
    <w:rsid w:val="004D4671"/>
    <w:rsid w:val="004D507F"/>
    <w:rsid w:val="004D5C1B"/>
    <w:rsid w:val="004D63C3"/>
    <w:rsid w:val="004E1BDF"/>
    <w:rsid w:val="004E1D31"/>
    <w:rsid w:val="004E20C6"/>
    <w:rsid w:val="004E25D2"/>
    <w:rsid w:val="004E2FA4"/>
    <w:rsid w:val="004E2FDD"/>
    <w:rsid w:val="004F3D62"/>
    <w:rsid w:val="004F5221"/>
    <w:rsid w:val="004F71DF"/>
    <w:rsid w:val="00503176"/>
    <w:rsid w:val="00506C50"/>
    <w:rsid w:val="005113DE"/>
    <w:rsid w:val="005122F9"/>
    <w:rsid w:val="005143D8"/>
    <w:rsid w:val="00516A08"/>
    <w:rsid w:val="00516CBB"/>
    <w:rsid w:val="0054021B"/>
    <w:rsid w:val="00540403"/>
    <w:rsid w:val="005432E6"/>
    <w:rsid w:val="0054540F"/>
    <w:rsid w:val="005456EE"/>
    <w:rsid w:val="00547788"/>
    <w:rsid w:val="00550710"/>
    <w:rsid w:val="005515E6"/>
    <w:rsid w:val="00551F69"/>
    <w:rsid w:val="00552A3B"/>
    <w:rsid w:val="0055377C"/>
    <w:rsid w:val="005562F9"/>
    <w:rsid w:val="00557EF6"/>
    <w:rsid w:val="00560B5A"/>
    <w:rsid w:val="005629E9"/>
    <w:rsid w:val="00562D1A"/>
    <w:rsid w:val="00567C4A"/>
    <w:rsid w:val="00570FEF"/>
    <w:rsid w:val="00571105"/>
    <w:rsid w:val="00574927"/>
    <w:rsid w:val="005760CB"/>
    <w:rsid w:val="005768B7"/>
    <w:rsid w:val="00577706"/>
    <w:rsid w:val="00584684"/>
    <w:rsid w:val="00585723"/>
    <w:rsid w:val="0058588A"/>
    <w:rsid w:val="0058624F"/>
    <w:rsid w:val="005872CF"/>
    <w:rsid w:val="00592CE8"/>
    <w:rsid w:val="00595504"/>
    <w:rsid w:val="00595DAC"/>
    <w:rsid w:val="005A2B0F"/>
    <w:rsid w:val="005A5DB0"/>
    <w:rsid w:val="005A6A57"/>
    <w:rsid w:val="005A6F34"/>
    <w:rsid w:val="005A749B"/>
    <w:rsid w:val="005B2DFB"/>
    <w:rsid w:val="005B3348"/>
    <w:rsid w:val="005B42B2"/>
    <w:rsid w:val="005B5C1C"/>
    <w:rsid w:val="005B66FC"/>
    <w:rsid w:val="005C0AC4"/>
    <w:rsid w:val="005C123E"/>
    <w:rsid w:val="005C68B4"/>
    <w:rsid w:val="005D126F"/>
    <w:rsid w:val="005D55C9"/>
    <w:rsid w:val="005D69CE"/>
    <w:rsid w:val="005D6D67"/>
    <w:rsid w:val="005D736C"/>
    <w:rsid w:val="005E18DF"/>
    <w:rsid w:val="005E3788"/>
    <w:rsid w:val="005E3E8E"/>
    <w:rsid w:val="005E5075"/>
    <w:rsid w:val="005E77CE"/>
    <w:rsid w:val="005F2072"/>
    <w:rsid w:val="005F3079"/>
    <w:rsid w:val="005F6632"/>
    <w:rsid w:val="005F6769"/>
    <w:rsid w:val="00600A56"/>
    <w:rsid w:val="00610E72"/>
    <w:rsid w:val="00613B67"/>
    <w:rsid w:val="0061717A"/>
    <w:rsid w:val="00617528"/>
    <w:rsid w:val="006220B4"/>
    <w:rsid w:val="006241BB"/>
    <w:rsid w:val="00626A13"/>
    <w:rsid w:val="006270F0"/>
    <w:rsid w:val="00630E25"/>
    <w:rsid w:val="00631E90"/>
    <w:rsid w:val="00635B81"/>
    <w:rsid w:val="006371DD"/>
    <w:rsid w:val="0063740F"/>
    <w:rsid w:val="00645450"/>
    <w:rsid w:val="006456A3"/>
    <w:rsid w:val="006512FF"/>
    <w:rsid w:val="006514DF"/>
    <w:rsid w:val="00653FFD"/>
    <w:rsid w:val="00662648"/>
    <w:rsid w:val="0066300E"/>
    <w:rsid w:val="00664402"/>
    <w:rsid w:val="0066594A"/>
    <w:rsid w:val="00666D03"/>
    <w:rsid w:val="00666FF0"/>
    <w:rsid w:val="00670917"/>
    <w:rsid w:val="00671037"/>
    <w:rsid w:val="00672959"/>
    <w:rsid w:val="00673116"/>
    <w:rsid w:val="00681930"/>
    <w:rsid w:val="00683013"/>
    <w:rsid w:val="006862E3"/>
    <w:rsid w:val="0068651F"/>
    <w:rsid w:val="006865CE"/>
    <w:rsid w:val="006872D2"/>
    <w:rsid w:val="0069319A"/>
    <w:rsid w:val="006940E1"/>
    <w:rsid w:val="00695C66"/>
    <w:rsid w:val="006A1D80"/>
    <w:rsid w:val="006A2DAD"/>
    <w:rsid w:val="006A633D"/>
    <w:rsid w:val="006A63AD"/>
    <w:rsid w:val="006A78DB"/>
    <w:rsid w:val="006A7E2A"/>
    <w:rsid w:val="006B1C0B"/>
    <w:rsid w:val="006B5AEE"/>
    <w:rsid w:val="006B7F81"/>
    <w:rsid w:val="006C4CF9"/>
    <w:rsid w:val="006C7BA9"/>
    <w:rsid w:val="006D0D8C"/>
    <w:rsid w:val="006D2AD6"/>
    <w:rsid w:val="006E13AB"/>
    <w:rsid w:val="006E1BED"/>
    <w:rsid w:val="006E2110"/>
    <w:rsid w:val="006F1963"/>
    <w:rsid w:val="006F430A"/>
    <w:rsid w:val="007013BB"/>
    <w:rsid w:val="007057F0"/>
    <w:rsid w:val="00705B46"/>
    <w:rsid w:val="007113F8"/>
    <w:rsid w:val="007140A9"/>
    <w:rsid w:val="00717E28"/>
    <w:rsid w:val="0072123B"/>
    <w:rsid w:val="00721D98"/>
    <w:rsid w:val="00722DF3"/>
    <w:rsid w:val="0072307E"/>
    <w:rsid w:val="007267F9"/>
    <w:rsid w:val="00726EDD"/>
    <w:rsid w:val="00731CDB"/>
    <w:rsid w:val="0073655B"/>
    <w:rsid w:val="00741F92"/>
    <w:rsid w:val="00742475"/>
    <w:rsid w:val="007445EC"/>
    <w:rsid w:val="00751E52"/>
    <w:rsid w:val="00752B07"/>
    <w:rsid w:val="00765CFF"/>
    <w:rsid w:val="007664D9"/>
    <w:rsid w:val="0077117C"/>
    <w:rsid w:val="00771F68"/>
    <w:rsid w:val="0077408A"/>
    <w:rsid w:val="00782366"/>
    <w:rsid w:val="00783D39"/>
    <w:rsid w:val="00784817"/>
    <w:rsid w:val="00784D2E"/>
    <w:rsid w:val="00790C55"/>
    <w:rsid w:val="00792465"/>
    <w:rsid w:val="007936B9"/>
    <w:rsid w:val="00794C71"/>
    <w:rsid w:val="007965F6"/>
    <w:rsid w:val="007A65A2"/>
    <w:rsid w:val="007A765F"/>
    <w:rsid w:val="007B0AED"/>
    <w:rsid w:val="007B22C2"/>
    <w:rsid w:val="007B5459"/>
    <w:rsid w:val="007B6B5F"/>
    <w:rsid w:val="007C0FA8"/>
    <w:rsid w:val="007C4237"/>
    <w:rsid w:val="007C5101"/>
    <w:rsid w:val="007C5ADF"/>
    <w:rsid w:val="007C6C54"/>
    <w:rsid w:val="007D2408"/>
    <w:rsid w:val="007D2B07"/>
    <w:rsid w:val="007D3E5E"/>
    <w:rsid w:val="007D5190"/>
    <w:rsid w:val="007D6AB5"/>
    <w:rsid w:val="007E03B6"/>
    <w:rsid w:val="007E05E4"/>
    <w:rsid w:val="007E1AC5"/>
    <w:rsid w:val="007E2339"/>
    <w:rsid w:val="007E2CEE"/>
    <w:rsid w:val="007E3690"/>
    <w:rsid w:val="007E3841"/>
    <w:rsid w:val="007E3C79"/>
    <w:rsid w:val="007E6857"/>
    <w:rsid w:val="007F10B1"/>
    <w:rsid w:val="007F25E5"/>
    <w:rsid w:val="007F4A93"/>
    <w:rsid w:val="00801034"/>
    <w:rsid w:val="00804134"/>
    <w:rsid w:val="0081013E"/>
    <w:rsid w:val="00810F48"/>
    <w:rsid w:val="00810F93"/>
    <w:rsid w:val="008174C6"/>
    <w:rsid w:val="008175BC"/>
    <w:rsid w:val="0081797A"/>
    <w:rsid w:val="008207BC"/>
    <w:rsid w:val="00820B35"/>
    <w:rsid w:val="00822449"/>
    <w:rsid w:val="00823D4D"/>
    <w:rsid w:val="00823F7E"/>
    <w:rsid w:val="00825955"/>
    <w:rsid w:val="008306EC"/>
    <w:rsid w:val="0083333E"/>
    <w:rsid w:val="008342E4"/>
    <w:rsid w:val="00834A32"/>
    <w:rsid w:val="008351DE"/>
    <w:rsid w:val="00840501"/>
    <w:rsid w:val="00843217"/>
    <w:rsid w:val="00844371"/>
    <w:rsid w:val="00847676"/>
    <w:rsid w:val="00850A9E"/>
    <w:rsid w:val="00850E50"/>
    <w:rsid w:val="00851783"/>
    <w:rsid w:val="00851839"/>
    <w:rsid w:val="00852D6A"/>
    <w:rsid w:val="00854779"/>
    <w:rsid w:val="00855F0C"/>
    <w:rsid w:val="00856A3B"/>
    <w:rsid w:val="00856DD1"/>
    <w:rsid w:val="008576AC"/>
    <w:rsid w:val="00860B62"/>
    <w:rsid w:val="00861C61"/>
    <w:rsid w:val="008648EC"/>
    <w:rsid w:val="00865555"/>
    <w:rsid w:val="00866BEF"/>
    <w:rsid w:val="00867428"/>
    <w:rsid w:val="00867B7C"/>
    <w:rsid w:val="00877B11"/>
    <w:rsid w:val="00877CE8"/>
    <w:rsid w:val="0088091F"/>
    <w:rsid w:val="00881CBE"/>
    <w:rsid w:val="008823BC"/>
    <w:rsid w:val="0088450C"/>
    <w:rsid w:val="00884E02"/>
    <w:rsid w:val="008855B8"/>
    <w:rsid w:val="00886F6B"/>
    <w:rsid w:val="00887040"/>
    <w:rsid w:val="0088730B"/>
    <w:rsid w:val="00887B74"/>
    <w:rsid w:val="00894C2E"/>
    <w:rsid w:val="0089656C"/>
    <w:rsid w:val="008A00D1"/>
    <w:rsid w:val="008A0FB7"/>
    <w:rsid w:val="008A1758"/>
    <w:rsid w:val="008A3171"/>
    <w:rsid w:val="008A3414"/>
    <w:rsid w:val="008A51F3"/>
    <w:rsid w:val="008A5A7D"/>
    <w:rsid w:val="008B13B0"/>
    <w:rsid w:val="008B2EB4"/>
    <w:rsid w:val="008B4586"/>
    <w:rsid w:val="008B783F"/>
    <w:rsid w:val="008B7EB7"/>
    <w:rsid w:val="008C2BD2"/>
    <w:rsid w:val="008C6B05"/>
    <w:rsid w:val="008C74AF"/>
    <w:rsid w:val="008D243A"/>
    <w:rsid w:val="008D349B"/>
    <w:rsid w:val="008D7BAE"/>
    <w:rsid w:val="008E2427"/>
    <w:rsid w:val="008E27CA"/>
    <w:rsid w:val="008E36ED"/>
    <w:rsid w:val="008E4B85"/>
    <w:rsid w:val="008E75AE"/>
    <w:rsid w:val="008F1106"/>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2B1C"/>
    <w:rsid w:val="0092655E"/>
    <w:rsid w:val="009329D5"/>
    <w:rsid w:val="00932E64"/>
    <w:rsid w:val="00933284"/>
    <w:rsid w:val="00934F4A"/>
    <w:rsid w:val="00935265"/>
    <w:rsid w:val="00935A89"/>
    <w:rsid w:val="00951724"/>
    <w:rsid w:val="0095322B"/>
    <w:rsid w:val="00954257"/>
    <w:rsid w:val="009547F3"/>
    <w:rsid w:val="009570B2"/>
    <w:rsid w:val="009610D8"/>
    <w:rsid w:val="0096739E"/>
    <w:rsid w:val="00970832"/>
    <w:rsid w:val="00980222"/>
    <w:rsid w:val="009835DB"/>
    <w:rsid w:val="00983DD7"/>
    <w:rsid w:val="00985742"/>
    <w:rsid w:val="00986B55"/>
    <w:rsid w:val="00990134"/>
    <w:rsid w:val="00990496"/>
    <w:rsid w:val="00995A89"/>
    <w:rsid w:val="00997F2A"/>
    <w:rsid w:val="009A266B"/>
    <w:rsid w:val="009A32E9"/>
    <w:rsid w:val="009A3698"/>
    <w:rsid w:val="009A3C75"/>
    <w:rsid w:val="009A48BB"/>
    <w:rsid w:val="009B2691"/>
    <w:rsid w:val="009B5B04"/>
    <w:rsid w:val="009C046D"/>
    <w:rsid w:val="009C6348"/>
    <w:rsid w:val="009C636C"/>
    <w:rsid w:val="009C6A2B"/>
    <w:rsid w:val="009D4710"/>
    <w:rsid w:val="009D79B6"/>
    <w:rsid w:val="009E0C01"/>
    <w:rsid w:val="009E1741"/>
    <w:rsid w:val="009E4AAB"/>
    <w:rsid w:val="009E5770"/>
    <w:rsid w:val="009E6D9D"/>
    <w:rsid w:val="009E71F1"/>
    <w:rsid w:val="009F27B7"/>
    <w:rsid w:val="009F409E"/>
    <w:rsid w:val="009F5D63"/>
    <w:rsid w:val="00A06363"/>
    <w:rsid w:val="00A0655E"/>
    <w:rsid w:val="00A07D06"/>
    <w:rsid w:val="00A105AE"/>
    <w:rsid w:val="00A113A1"/>
    <w:rsid w:val="00A1302C"/>
    <w:rsid w:val="00A156EA"/>
    <w:rsid w:val="00A20308"/>
    <w:rsid w:val="00A24722"/>
    <w:rsid w:val="00A261A7"/>
    <w:rsid w:val="00A262B6"/>
    <w:rsid w:val="00A30994"/>
    <w:rsid w:val="00A32F0B"/>
    <w:rsid w:val="00A33FA6"/>
    <w:rsid w:val="00A37737"/>
    <w:rsid w:val="00A40167"/>
    <w:rsid w:val="00A4076E"/>
    <w:rsid w:val="00A41C58"/>
    <w:rsid w:val="00A41D06"/>
    <w:rsid w:val="00A44877"/>
    <w:rsid w:val="00A44BFA"/>
    <w:rsid w:val="00A5345D"/>
    <w:rsid w:val="00A61F6F"/>
    <w:rsid w:val="00A64704"/>
    <w:rsid w:val="00A731D3"/>
    <w:rsid w:val="00A7675D"/>
    <w:rsid w:val="00A77B3A"/>
    <w:rsid w:val="00A77EC8"/>
    <w:rsid w:val="00A831A8"/>
    <w:rsid w:val="00A83977"/>
    <w:rsid w:val="00A83BF1"/>
    <w:rsid w:val="00A9495B"/>
    <w:rsid w:val="00A94ECF"/>
    <w:rsid w:val="00AA0CDE"/>
    <w:rsid w:val="00AA3E3B"/>
    <w:rsid w:val="00AA47D1"/>
    <w:rsid w:val="00AB006D"/>
    <w:rsid w:val="00AB1833"/>
    <w:rsid w:val="00AB1C7B"/>
    <w:rsid w:val="00AB3396"/>
    <w:rsid w:val="00AB419F"/>
    <w:rsid w:val="00AB4F31"/>
    <w:rsid w:val="00AC0413"/>
    <w:rsid w:val="00AC13FB"/>
    <w:rsid w:val="00AC3325"/>
    <w:rsid w:val="00AC6890"/>
    <w:rsid w:val="00AD2CAA"/>
    <w:rsid w:val="00AD2F6E"/>
    <w:rsid w:val="00AD582D"/>
    <w:rsid w:val="00AE0F96"/>
    <w:rsid w:val="00AE21E3"/>
    <w:rsid w:val="00AE4081"/>
    <w:rsid w:val="00AE4E92"/>
    <w:rsid w:val="00AE4EFD"/>
    <w:rsid w:val="00AE645A"/>
    <w:rsid w:val="00AE651F"/>
    <w:rsid w:val="00AF0D9A"/>
    <w:rsid w:val="00AF3152"/>
    <w:rsid w:val="00AF32EC"/>
    <w:rsid w:val="00AF35D8"/>
    <w:rsid w:val="00AF3DE0"/>
    <w:rsid w:val="00B01325"/>
    <w:rsid w:val="00B023BD"/>
    <w:rsid w:val="00B04BBD"/>
    <w:rsid w:val="00B0512E"/>
    <w:rsid w:val="00B05C38"/>
    <w:rsid w:val="00B0786E"/>
    <w:rsid w:val="00B10471"/>
    <w:rsid w:val="00B10E53"/>
    <w:rsid w:val="00B10E98"/>
    <w:rsid w:val="00B16C3B"/>
    <w:rsid w:val="00B23765"/>
    <w:rsid w:val="00B2595F"/>
    <w:rsid w:val="00B31DA2"/>
    <w:rsid w:val="00B33782"/>
    <w:rsid w:val="00B36009"/>
    <w:rsid w:val="00B36B67"/>
    <w:rsid w:val="00B36EE8"/>
    <w:rsid w:val="00B3737D"/>
    <w:rsid w:val="00B41CD2"/>
    <w:rsid w:val="00B42C6F"/>
    <w:rsid w:val="00B42E4D"/>
    <w:rsid w:val="00B434F7"/>
    <w:rsid w:val="00B44659"/>
    <w:rsid w:val="00B47523"/>
    <w:rsid w:val="00B52F53"/>
    <w:rsid w:val="00B552A4"/>
    <w:rsid w:val="00B624EB"/>
    <w:rsid w:val="00B62CCA"/>
    <w:rsid w:val="00B63E65"/>
    <w:rsid w:val="00B64EC3"/>
    <w:rsid w:val="00B6502A"/>
    <w:rsid w:val="00B65EB0"/>
    <w:rsid w:val="00B70F32"/>
    <w:rsid w:val="00B715A0"/>
    <w:rsid w:val="00B773B7"/>
    <w:rsid w:val="00B77FEE"/>
    <w:rsid w:val="00B82186"/>
    <w:rsid w:val="00B82AF4"/>
    <w:rsid w:val="00B84FBF"/>
    <w:rsid w:val="00B855F6"/>
    <w:rsid w:val="00B90C5A"/>
    <w:rsid w:val="00B90D59"/>
    <w:rsid w:val="00B90F61"/>
    <w:rsid w:val="00B955C9"/>
    <w:rsid w:val="00B95D31"/>
    <w:rsid w:val="00B9745E"/>
    <w:rsid w:val="00BA363C"/>
    <w:rsid w:val="00BA3F1A"/>
    <w:rsid w:val="00BA7F78"/>
    <w:rsid w:val="00BB32EA"/>
    <w:rsid w:val="00BB3E57"/>
    <w:rsid w:val="00BB44F4"/>
    <w:rsid w:val="00BB58B0"/>
    <w:rsid w:val="00BC17F4"/>
    <w:rsid w:val="00BC31DF"/>
    <w:rsid w:val="00BC328B"/>
    <w:rsid w:val="00BC47E8"/>
    <w:rsid w:val="00BD232A"/>
    <w:rsid w:val="00BD2FA7"/>
    <w:rsid w:val="00BD5C70"/>
    <w:rsid w:val="00BD6FE1"/>
    <w:rsid w:val="00BE1B7B"/>
    <w:rsid w:val="00BE244D"/>
    <w:rsid w:val="00BE387E"/>
    <w:rsid w:val="00BF1DBC"/>
    <w:rsid w:val="00BF4A24"/>
    <w:rsid w:val="00BF714C"/>
    <w:rsid w:val="00BF79E3"/>
    <w:rsid w:val="00C05405"/>
    <w:rsid w:val="00C064E0"/>
    <w:rsid w:val="00C159D8"/>
    <w:rsid w:val="00C16DA2"/>
    <w:rsid w:val="00C17D32"/>
    <w:rsid w:val="00C20F25"/>
    <w:rsid w:val="00C21403"/>
    <w:rsid w:val="00C220DF"/>
    <w:rsid w:val="00C307F2"/>
    <w:rsid w:val="00C32374"/>
    <w:rsid w:val="00C43E03"/>
    <w:rsid w:val="00C50647"/>
    <w:rsid w:val="00C51C67"/>
    <w:rsid w:val="00C55B3A"/>
    <w:rsid w:val="00C56B54"/>
    <w:rsid w:val="00C606FA"/>
    <w:rsid w:val="00C61080"/>
    <w:rsid w:val="00C610D3"/>
    <w:rsid w:val="00C67F05"/>
    <w:rsid w:val="00C7037F"/>
    <w:rsid w:val="00C70E26"/>
    <w:rsid w:val="00C75E04"/>
    <w:rsid w:val="00C76E2A"/>
    <w:rsid w:val="00C77689"/>
    <w:rsid w:val="00C87AC0"/>
    <w:rsid w:val="00C907C0"/>
    <w:rsid w:val="00CA10C0"/>
    <w:rsid w:val="00CB6A8C"/>
    <w:rsid w:val="00CB6AC7"/>
    <w:rsid w:val="00CB71F4"/>
    <w:rsid w:val="00CC047A"/>
    <w:rsid w:val="00CC0C44"/>
    <w:rsid w:val="00CC0F3A"/>
    <w:rsid w:val="00CC3EA2"/>
    <w:rsid w:val="00CC4640"/>
    <w:rsid w:val="00CC5BDD"/>
    <w:rsid w:val="00CC75A3"/>
    <w:rsid w:val="00CC7D3C"/>
    <w:rsid w:val="00CD3231"/>
    <w:rsid w:val="00CD60F1"/>
    <w:rsid w:val="00CD6E52"/>
    <w:rsid w:val="00CD7A6B"/>
    <w:rsid w:val="00CE03A9"/>
    <w:rsid w:val="00CE572B"/>
    <w:rsid w:val="00CE6F95"/>
    <w:rsid w:val="00CF5829"/>
    <w:rsid w:val="00D01333"/>
    <w:rsid w:val="00D01EAF"/>
    <w:rsid w:val="00D01F22"/>
    <w:rsid w:val="00D06E39"/>
    <w:rsid w:val="00D1264B"/>
    <w:rsid w:val="00D17612"/>
    <w:rsid w:val="00D20729"/>
    <w:rsid w:val="00D2176F"/>
    <w:rsid w:val="00D22B7E"/>
    <w:rsid w:val="00D257E9"/>
    <w:rsid w:val="00D2796D"/>
    <w:rsid w:val="00D31EF1"/>
    <w:rsid w:val="00D345B7"/>
    <w:rsid w:val="00D408FF"/>
    <w:rsid w:val="00D43FEF"/>
    <w:rsid w:val="00D45483"/>
    <w:rsid w:val="00D46353"/>
    <w:rsid w:val="00D538B6"/>
    <w:rsid w:val="00D5710E"/>
    <w:rsid w:val="00D607DB"/>
    <w:rsid w:val="00D6355D"/>
    <w:rsid w:val="00D64F07"/>
    <w:rsid w:val="00D665AE"/>
    <w:rsid w:val="00D76CBA"/>
    <w:rsid w:val="00D8190F"/>
    <w:rsid w:val="00D823DF"/>
    <w:rsid w:val="00D83B8B"/>
    <w:rsid w:val="00D8421C"/>
    <w:rsid w:val="00D857F1"/>
    <w:rsid w:val="00D8748E"/>
    <w:rsid w:val="00D94009"/>
    <w:rsid w:val="00D953C0"/>
    <w:rsid w:val="00DA08E2"/>
    <w:rsid w:val="00DA1CFB"/>
    <w:rsid w:val="00DA2BAB"/>
    <w:rsid w:val="00DA5FED"/>
    <w:rsid w:val="00DA716C"/>
    <w:rsid w:val="00DB13D7"/>
    <w:rsid w:val="00DB6BEC"/>
    <w:rsid w:val="00DB7F14"/>
    <w:rsid w:val="00DC7013"/>
    <w:rsid w:val="00DD095A"/>
    <w:rsid w:val="00DD16CB"/>
    <w:rsid w:val="00DD4029"/>
    <w:rsid w:val="00DD433C"/>
    <w:rsid w:val="00DE47F5"/>
    <w:rsid w:val="00DE5AAB"/>
    <w:rsid w:val="00DE7923"/>
    <w:rsid w:val="00DE7F78"/>
    <w:rsid w:val="00DF10CB"/>
    <w:rsid w:val="00DF23FF"/>
    <w:rsid w:val="00DF33F0"/>
    <w:rsid w:val="00DF6FAB"/>
    <w:rsid w:val="00E02C1E"/>
    <w:rsid w:val="00E11E95"/>
    <w:rsid w:val="00E161C5"/>
    <w:rsid w:val="00E1626C"/>
    <w:rsid w:val="00E17D41"/>
    <w:rsid w:val="00E17FAC"/>
    <w:rsid w:val="00E20855"/>
    <w:rsid w:val="00E23031"/>
    <w:rsid w:val="00E25B32"/>
    <w:rsid w:val="00E2713E"/>
    <w:rsid w:val="00E27F53"/>
    <w:rsid w:val="00E32723"/>
    <w:rsid w:val="00E33BA6"/>
    <w:rsid w:val="00E35ED0"/>
    <w:rsid w:val="00E41815"/>
    <w:rsid w:val="00E435C4"/>
    <w:rsid w:val="00E43676"/>
    <w:rsid w:val="00E43EAF"/>
    <w:rsid w:val="00E44795"/>
    <w:rsid w:val="00E451BD"/>
    <w:rsid w:val="00E460F5"/>
    <w:rsid w:val="00E4620A"/>
    <w:rsid w:val="00E51EAF"/>
    <w:rsid w:val="00E555DC"/>
    <w:rsid w:val="00E56AF2"/>
    <w:rsid w:val="00E60938"/>
    <w:rsid w:val="00E62A04"/>
    <w:rsid w:val="00E71F38"/>
    <w:rsid w:val="00E74AE6"/>
    <w:rsid w:val="00E75665"/>
    <w:rsid w:val="00E75CC2"/>
    <w:rsid w:val="00E81550"/>
    <w:rsid w:val="00E82DC2"/>
    <w:rsid w:val="00E85456"/>
    <w:rsid w:val="00E86158"/>
    <w:rsid w:val="00E87D2C"/>
    <w:rsid w:val="00E95663"/>
    <w:rsid w:val="00EA0F33"/>
    <w:rsid w:val="00EA13DA"/>
    <w:rsid w:val="00EA14E3"/>
    <w:rsid w:val="00EA5C58"/>
    <w:rsid w:val="00EA7A59"/>
    <w:rsid w:val="00EB43FD"/>
    <w:rsid w:val="00EC18B0"/>
    <w:rsid w:val="00EC3386"/>
    <w:rsid w:val="00EC5FFE"/>
    <w:rsid w:val="00ED0FA2"/>
    <w:rsid w:val="00ED19C9"/>
    <w:rsid w:val="00ED1F9B"/>
    <w:rsid w:val="00ED2A46"/>
    <w:rsid w:val="00ED34AA"/>
    <w:rsid w:val="00ED4C87"/>
    <w:rsid w:val="00ED4D88"/>
    <w:rsid w:val="00ED534A"/>
    <w:rsid w:val="00EE1D80"/>
    <w:rsid w:val="00EE350F"/>
    <w:rsid w:val="00EE3569"/>
    <w:rsid w:val="00EE51C8"/>
    <w:rsid w:val="00EE55BB"/>
    <w:rsid w:val="00EF13CD"/>
    <w:rsid w:val="00EF76CC"/>
    <w:rsid w:val="00F00652"/>
    <w:rsid w:val="00F016B9"/>
    <w:rsid w:val="00F03093"/>
    <w:rsid w:val="00F0317A"/>
    <w:rsid w:val="00F0484E"/>
    <w:rsid w:val="00F078A9"/>
    <w:rsid w:val="00F2258D"/>
    <w:rsid w:val="00F3120B"/>
    <w:rsid w:val="00F31B8C"/>
    <w:rsid w:val="00F33479"/>
    <w:rsid w:val="00F351F7"/>
    <w:rsid w:val="00F44E15"/>
    <w:rsid w:val="00F46DF0"/>
    <w:rsid w:val="00F47880"/>
    <w:rsid w:val="00F47F06"/>
    <w:rsid w:val="00F50843"/>
    <w:rsid w:val="00F51E92"/>
    <w:rsid w:val="00F52A95"/>
    <w:rsid w:val="00F545D5"/>
    <w:rsid w:val="00F56B99"/>
    <w:rsid w:val="00F57C97"/>
    <w:rsid w:val="00F64332"/>
    <w:rsid w:val="00F6444A"/>
    <w:rsid w:val="00F64B3C"/>
    <w:rsid w:val="00F658E3"/>
    <w:rsid w:val="00F6643A"/>
    <w:rsid w:val="00F6666D"/>
    <w:rsid w:val="00F66CD2"/>
    <w:rsid w:val="00F713C9"/>
    <w:rsid w:val="00F763E8"/>
    <w:rsid w:val="00F801A9"/>
    <w:rsid w:val="00F80F2A"/>
    <w:rsid w:val="00F83B44"/>
    <w:rsid w:val="00F92DE7"/>
    <w:rsid w:val="00F93664"/>
    <w:rsid w:val="00F93DAB"/>
    <w:rsid w:val="00F952D6"/>
    <w:rsid w:val="00F97789"/>
    <w:rsid w:val="00FA2A18"/>
    <w:rsid w:val="00FA67DF"/>
    <w:rsid w:val="00FB0743"/>
    <w:rsid w:val="00FB14BF"/>
    <w:rsid w:val="00FB347E"/>
    <w:rsid w:val="00FB4811"/>
    <w:rsid w:val="00FB5925"/>
    <w:rsid w:val="00FC02C4"/>
    <w:rsid w:val="00FC2699"/>
    <w:rsid w:val="00FC4A17"/>
    <w:rsid w:val="00FC5FDD"/>
    <w:rsid w:val="00FD01D5"/>
    <w:rsid w:val="00FD3DD1"/>
    <w:rsid w:val="00FE2D44"/>
    <w:rsid w:val="00FE42F4"/>
    <w:rsid w:val="00FE53FB"/>
    <w:rsid w:val="00FE6BF9"/>
    <w:rsid w:val="00FF0A14"/>
    <w:rsid w:val="00FF1B9D"/>
    <w:rsid w:val="00FF232B"/>
    <w:rsid w:val="00FF2F09"/>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4643</Words>
  <Characters>29254</Characters>
  <Application>Microsoft Office Word</Application>
  <DocSecurity>0</DocSecurity>
  <Lines>243</Lines>
  <Paragraphs>67</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Jollet</cp:lastModifiedBy>
  <cp:revision>7</cp:revision>
  <dcterms:created xsi:type="dcterms:W3CDTF">2021-03-09T11:01:00Z</dcterms:created>
  <dcterms:modified xsi:type="dcterms:W3CDTF">2021-03-12T09:35:00Z</dcterms:modified>
</cp:coreProperties>
</file>