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1214FA45" w:rsidR="005D69CE" w:rsidRPr="00F9296A" w:rsidRDefault="005D69CE" w:rsidP="005A6F34">
            <w:pPr>
              <w:rPr>
                <w:rFonts w:cs="Arial"/>
                <w:b w:val="0"/>
                <w:bCs w:val="0"/>
                <w:sz w:val="28"/>
                <w:szCs w:val="28"/>
              </w:rPr>
            </w:pPr>
            <w:r w:rsidRPr="00F9296A">
              <w:rPr>
                <w:rFonts w:cs="Arial"/>
                <w:b w:val="0"/>
                <w:bCs w:val="0"/>
                <w:sz w:val="28"/>
                <w:szCs w:val="28"/>
              </w:rPr>
              <w:t>Stefan Jollet</w:t>
            </w:r>
          </w:p>
        </w:tc>
        <w:tc>
          <w:tcPr>
            <w:tcW w:w="1166" w:type="dxa"/>
          </w:tcPr>
          <w:p w14:paraId="4DDFF739" w14:textId="193F4256"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1.1</w:t>
            </w:r>
          </w:p>
        </w:tc>
        <w:tc>
          <w:tcPr>
            <w:tcW w:w="4295" w:type="dxa"/>
          </w:tcPr>
          <w:p w14:paraId="241C1A3A" w14:textId="1AC45914"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Berücksichtigung der </w:t>
            </w:r>
            <w:proofErr w:type="spellStart"/>
            <w:r>
              <w:rPr>
                <w:rFonts w:cs="Arial"/>
                <w:sz w:val="28"/>
                <w:szCs w:val="28"/>
              </w:rPr>
              <w:t>FiFo</w:t>
            </w:r>
            <w:proofErr w:type="spellEnd"/>
            <w:r>
              <w:rPr>
                <w:rFonts w:cs="Arial"/>
                <w:sz w:val="28"/>
                <w:szCs w:val="28"/>
              </w:rPr>
              <w:t>-Regel beim Waschen von Kapitel 2.2.1</w:t>
            </w:r>
            <w:r w:rsidR="00EE51C8">
              <w:rPr>
                <w:rFonts w:cs="Arial"/>
                <w:sz w:val="28"/>
                <w:szCs w:val="28"/>
              </w:rPr>
              <w:t>.</w:t>
            </w:r>
            <w:r>
              <w:rPr>
                <w:rFonts w:cs="Arial"/>
                <w:sz w:val="28"/>
                <w:szCs w:val="28"/>
              </w:rPr>
              <w:t>2 in 2.2.1.12 geschoben</w:t>
            </w:r>
          </w:p>
        </w:tc>
        <w:tc>
          <w:tcPr>
            <w:tcW w:w="1618" w:type="dxa"/>
          </w:tcPr>
          <w:p w14:paraId="6526F8B6" w14:textId="0F9797E5" w:rsidR="005D69CE" w:rsidRDefault="00E7566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09.03.2021</w:t>
            </w:r>
          </w:p>
        </w:tc>
      </w:tr>
      <w:tr w:rsidR="00B643F4" w:rsidRPr="00722DF3" w14:paraId="503EDC0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B00E4CC" w14:textId="05AAF84E" w:rsidR="00B643F4" w:rsidRPr="00F9296A" w:rsidRDefault="00B643F4" w:rsidP="005A6F34">
            <w:pPr>
              <w:rPr>
                <w:rFonts w:cs="Arial"/>
                <w:b w:val="0"/>
                <w:bCs w:val="0"/>
                <w:sz w:val="28"/>
                <w:szCs w:val="28"/>
              </w:rPr>
            </w:pPr>
            <w:r w:rsidRPr="00F9296A">
              <w:rPr>
                <w:rFonts w:cs="Arial"/>
                <w:b w:val="0"/>
                <w:bCs w:val="0"/>
                <w:sz w:val="28"/>
                <w:szCs w:val="28"/>
              </w:rPr>
              <w:t>Stefan Jollet</w:t>
            </w:r>
          </w:p>
        </w:tc>
        <w:tc>
          <w:tcPr>
            <w:tcW w:w="1166" w:type="dxa"/>
          </w:tcPr>
          <w:p w14:paraId="7C56433E" w14:textId="3475E00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1.2</w:t>
            </w:r>
          </w:p>
        </w:tc>
        <w:tc>
          <w:tcPr>
            <w:tcW w:w="4295" w:type="dxa"/>
          </w:tcPr>
          <w:p w14:paraId="145E9943" w14:textId="7E0A8AF4"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Variable Ladezeit hinzugefügt</w:t>
            </w:r>
          </w:p>
        </w:tc>
        <w:tc>
          <w:tcPr>
            <w:tcW w:w="1618" w:type="dxa"/>
          </w:tcPr>
          <w:p w14:paraId="0C2A5D02" w14:textId="52CEE6C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30.03.2021</w:t>
            </w:r>
          </w:p>
        </w:tc>
      </w:tr>
      <w:tr w:rsidR="00E41BDA" w:rsidRPr="00722DF3" w14:paraId="782A553E"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3ED3A28" w14:textId="26562D8E" w:rsidR="00E41BDA" w:rsidRPr="00F9296A" w:rsidRDefault="00E41BDA" w:rsidP="005A6F34">
            <w:pPr>
              <w:rPr>
                <w:rFonts w:cs="Arial"/>
                <w:b w:val="0"/>
                <w:bCs w:val="0"/>
                <w:sz w:val="28"/>
                <w:szCs w:val="28"/>
              </w:rPr>
            </w:pPr>
            <w:r w:rsidRPr="00F9296A">
              <w:rPr>
                <w:rFonts w:cs="Arial"/>
                <w:b w:val="0"/>
                <w:bCs w:val="0"/>
                <w:sz w:val="28"/>
                <w:szCs w:val="28"/>
              </w:rPr>
              <w:t>Stefan Jollet</w:t>
            </w:r>
          </w:p>
        </w:tc>
        <w:tc>
          <w:tcPr>
            <w:tcW w:w="1166" w:type="dxa"/>
          </w:tcPr>
          <w:p w14:paraId="4EDCEF77" w14:textId="7DFF7CF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2.0</w:t>
            </w:r>
          </w:p>
        </w:tc>
        <w:tc>
          <w:tcPr>
            <w:tcW w:w="4295" w:type="dxa"/>
          </w:tcPr>
          <w:p w14:paraId="0CDB8765" w14:textId="19364DA6"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Umbenennung</w:t>
            </w:r>
            <w:r w:rsidR="00643E89">
              <w:rPr>
                <w:rFonts w:cs="Arial"/>
                <w:sz w:val="28"/>
                <w:szCs w:val="28"/>
              </w:rPr>
              <w:t xml:space="preserve"> des Dokuments</w:t>
            </w:r>
            <w:r>
              <w:rPr>
                <w:rFonts w:cs="Arial"/>
                <w:sz w:val="28"/>
                <w:szCs w:val="28"/>
              </w:rPr>
              <w:t>. Diverse Konkretisierungen</w:t>
            </w:r>
          </w:p>
        </w:tc>
        <w:tc>
          <w:tcPr>
            <w:tcW w:w="1618" w:type="dxa"/>
          </w:tcPr>
          <w:p w14:paraId="5CE5D507" w14:textId="3397BAD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17.08.2022</w:t>
            </w:r>
          </w:p>
        </w:tc>
      </w:tr>
      <w:tr w:rsidR="00823A06" w:rsidRPr="00722DF3" w14:paraId="32BA25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4712F02" w14:textId="635C17DA" w:rsidR="00823A06" w:rsidRPr="00F9296A" w:rsidRDefault="00823A06" w:rsidP="005A6F34">
            <w:pPr>
              <w:rPr>
                <w:rFonts w:cs="Arial"/>
                <w:b w:val="0"/>
                <w:bCs w:val="0"/>
                <w:sz w:val="28"/>
                <w:szCs w:val="28"/>
              </w:rPr>
            </w:pPr>
            <w:r w:rsidRPr="00F9296A">
              <w:rPr>
                <w:rFonts w:cs="Arial"/>
                <w:b w:val="0"/>
                <w:bCs w:val="0"/>
                <w:sz w:val="28"/>
                <w:szCs w:val="28"/>
              </w:rPr>
              <w:t>Stefan Sommer</w:t>
            </w:r>
          </w:p>
        </w:tc>
        <w:tc>
          <w:tcPr>
            <w:tcW w:w="1166" w:type="dxa"/>
          </w:tcPr>
          <w:p w14:paraId="15254197" w14:textId="372923B8"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2.1</w:t>
            </w:r>
          </w:p>
        </w:tc>
        <w:tc>
          <w:tcPr>
            <w:tcW w:w="4295" w:type="dxa"/>
          </w:tcPr>
          <w:p w14:paraId="5151EA83" w14:textId="3CB8DA86"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Neues Kapitel </w:t>
            </w:r>
            <w:r w:rsidRPr="00823A06">
              <w:rPr>
                <w:rFonts w:cs="Arial"/>
                <w:sz w:val="28"/>
                <w:szCs w:val="28"/>
              </w:rPr>
              <w:t xml:space="preserve">Ausnahmen der </w:t>
            </w:r>
            <w:proofErr w:type="spellStart"/>
            <w:r w:rsidRPr="00823A06">
              <w:rPr>
                <w:rFonts w:cs="Arial"/>
                <w:sz w:val="28"/>
                <w:szCs w:val="28"/>
              </w:rPr>
              <w:t>FiFo</w:t>
            </w:r>
            <w:proofErr w:type="spellEnd"/>
            <w:r w:rsidRPr="00823A06">
              <w:rPr>
                <w:rFonts w:cs="Arial"/>
                <w:sz w:val="28"/>
                <w:szCs w:val="28"/>
              </w:rPr>
              <w:t xml:space="preserve"> Regel</w:t>
            </w:r>
          </w:p>
        </w:tc>
        <w:tc>
          <w:tcPr>
            <w:tcW w:w="1618" w:type="dxa"/>
          </w:tcPr>
          <w:p w14:paraId="4E9E8752" w14:textId="7A20A308"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21.10.2022</w:t>
            </w:r>
          </w:p>
        </w:tc>
      </w:tr>
      <w:tr w:rsidR="008B706F" w:rsidRPr="00722DF3" w14:paraId="6A329B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67A213E" w14:textId="22ED4DCE" w:rsidR="008B706F" w:rsidRPr="00F9296A" w:rsidRDefault="008B706F" w:rsidP="005A6F34">
            <w:pPr>
              <w:rPr>
                <w:rFonts w:cs="Arial"/>
                <w:b w:val="0"/>
                <w:bCs w:val="0"/>
                <w:sz w:val="28"/>
                <w:szCs w:val="28"/>
              </w:rPr>
            </w:pPr>
            <w:r w:rsidRPr="00F9296A">
              <w:rPr>
                <w:rFonts w:cs="Arial"/>
                <w:b w:val="0"/>
                <w:bCs w:val="0"/>
                <w:sz w:val="28"/>
                <w:szCs w:val="28"/>
              </w:rPr>
              <w:t>Stefan Sommer</w:t>
            </w:r>
          </w:p>
        </w:tc>
        <w:tc>
          <w:tcPr>
            <w:tcW w:w="1166" w:type="dxa"/>
          </w:tcPr>
          <w:p w14:paraId="565A34FF" w14:textId="4C098D68" w:rsidR="008B706F" w:rsidRDefault="008B706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2.2</w:t>
            </w:r>
          </w:p>
        </w:tc>
        <w:tc>
          <w:tcPr>
            <w:tcW w:w="4295" w:type="dxa"/>
          </w:tcPr>
          <w:p w14:paraId="5DAFF393" w14:textId="187954E3" w:rsidR="008B706F" w:rsidRDefault="008B706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Anpassung Pausenanforderungen</w:t>
            </w:r>
            <w:r w:rsidR="00125C3F">
              <w:rPr>
                <w:rFonts w:cs="Arial"/>
                <w:sz w:val="28"/>
                <w:szCs w:val="28"/>
              </w:rPr>
              <w:t xml:space="preserve"> und Roster Anforderungen</w:t>
            </w:r>
          </w:p>
        </w:tc>
        <w:tc>
          <w:tcPr>
            <w:tcW w:w="1618" w:type="dxa"/>
          </w:tcPr>
          <w:p w14:paraId="42203F8B" w14:textId="7D343E8B" w:rsidR="008B706F" w:rsidRDefault="00A6349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14</w:t>
            </w:r>
            <w:r w:rsidR="008B706F">
              <w:rPr>
                <w:rFonts w:cs="Arial"/>
                <w:sz w:val="28"/>
                <w:szCs w:val="28"/>
              </w:rPr>
              <w:t>.12.2022</w:t>
            </w:r>
          </w:p>
        </w:tc>
      </w:tr>
      <w:tr w:rsidR="007163C6" w:rsidRPr="00722DF3" w14:paraId="4F273732" w14:textId="77777777" w:rsidTr="00613B67">
        <w:trPr>
          <w:ins w:id="0" w:author="Stefan Sommer" w:date="2023-01-23T11:50:00Z"/>
        </w:trPr>
        <w:tc>
          <w:tcPr>
            <w:cnfStyle w:val="001000000000" w:firstRow="0" w:lastRow="0" w:firstColumn="1" w:lastColumn="0" w:oddVBand="0" w:evenVBand="0" w:oddHBand="0" w:evenHBand="0" w:firstRowFirstColumn="0" w:firstRowLastColumn="0" w:lastRowFirstColumn="0" w:lastRowLastColumn="0"/>
            <w:tcW w:w="2272" w:type="dxa"/>
          </w:tcPr>
          <w:p w14:paraId="734DE62D" w14:textId="3CA40299" w:rsidR="007163C6" w:rsidRPr="00F9296A" w:rsidRDefault="00F9296A" w:rsidP="005A6F34">
            <w:pPr>
              <w:rPr>
                <w:ins w:id="1" w:author="Stefan Sommer" w:date="2023-01-23T11:50:00Z"/>
                <w:rFonts w:cs="Arial"/>
                <w:b w:val="0"/>
                <w:bCs w:val="0"/>
                <w:sz w:val="28"/>
                <w:szCs w:val="28"/>
              </w:rPr>
            </w:pPr>
            <w:ins w:id="2" w:author="Stefan Sommer" w:date="2023-01-23T11:50:00Z">
              <w:r w:rsidRPr="00F9296A">
                <w:rPr>
                  <w:rFonts w:cs="Arial"/>
                  <w:b w:val="0"/>
                  <w:bCs w:val="0"/>
                  <w:sz w:val="28"/>
                  <w:szCs w:val="28"/>
                </w:rPr>
                <w:t>Stefan Sommer</w:t>
              </w:r>
            </w:ins>
          </w:p>
        </w:tc>
        <w:tc>
          <w:tcPr>
            <w:tcW w:w="1166" w:type="dxa"/>
          </w:tcPr>
          <w:p w14:paraId="0E845099" w14:textId="2932D7AF" w:rsidR="007163C6" w:rsidRDefault="00F9296A" w:rsidP="005A6F34">
            <w:pPr>
              <w:cnfStyle w:val="000000000000" w:firstRow="0" w:lastRow="0" w:firstColumn="0" w:lastColumn="0" w:oddVBand="0" w:evenVBand="0" w:oddHBand="0" w:evenHBand="0" w:firstRowFirstColumn="0" w:firstRowLastColumn="0" w:lastRowFirstColumn="0" w:lastRowLastColumn="0"/>
              <w:rPr>
                <w:ins w:id="3" w:author="Stefan Sommer" w:date="2023-01-23T11:50:00Z"/>
                <w:rFonts w:cs="Arial"/>
                <w:sz w:val="28"/>
                <w:szCs w:val="28"/>
              </w:rPr>
            </w:pPr>
            <w:ins w:id="4" w:author="Stefan Sommer" w:date="2023-01-23T11:50:00Z">
              <w:r>
                <w:rPr>
                  <w:rFonts w:cs="Arial"/>
                  <w:sz w:val="28"/>
                  <w:szCs w:val="28"/>
                </w:rPr>
                <w:t>2.3</w:t>
              </w:r>
            </w:ins>
          </w:p>
        </w:tc>
        <w:tc>
          <w:tcPr>
            <w:tcW w:w="4295" w:type="dxa"/>
          </w:tcPr>
          <w:p w14:paraId="0514C7FD" w14:textId="39D8DE7C" w:rsidR="007163C6" w:rsidRDefault="00F9296A" w:rsidP="005A6F34">
            <w:pPr>
              <w:cnfStyle w:val="000000000000" w:firstRow="0" w:lastRow="0" w:firstColumn="0" w:lastColumn="0" w:oddVBand="0" w:evenVBand="0" w:oddHBand="0" w:evenHBand="0" w:firstRowFirstColumn="0" w:firstRowLastColumn="0" w:lastRowFirstColumn="0" w:lastRowLastColumn="0"/>
              <w:rPr>
                <w:ins w:id="5" w:author="Stefan Sommer" w:date="2023-01-23T11:50:00Z"/>
                <w:rFonts w:cs="Arial"/>
                <w:sz w:val="28"/>
                <w:szCs w:val="28"/>
              </w:rPr>
            </w:pPr>
            <w:ins w:id="6" w:author="Stefan Sommer" w:date="2023-01-23T11:50:00Z">
              <w:r>
                <w:rPr>
                  <w:rFonts w:cs="Arial"/>
                  <w:sz w:val="28"/>
                  <w:szCs w:val="28"/>
                </w:rPr>
                <w:t>Überarbeitung Roster An</w:t>
              </w:r>
            </w:ins>
            <w:ins w:id="7" w:author="Stefan Sommer" w:date="2023-01-23T11:51:00Z">
              <w:r>
                <w:rPr>
                  <w:rFonts w:cs="Arial"/>
                  <w:sz w:val="28"/>
                  <w:szCs w:val="28"/>
                </w:rPr>
                <w:t>forderungen</w:t>
              </w:r>
            </w:ins>
          </w:p>
        </w:tc>
        <w:tc>
          <w:tcPr>
            <w:tcW w:w="1618" w:type="dxa"/>
          </w:tcPr>
          <w:p w14:paraId="0948F68D" w14:textId="0A944C0A" w:rsidR="007163C6" w:rsidRDefault="00F9296A" w:rsidP="005A6F34">
            <w:pPr>
              <w:cnfStyle w:val="000000000000" w:firstRow="0" w:lastRow="0" w:firstColumn="0" w:lastColumn="0" w:oddVBand="0" w:evenVBand="0" w:oddHBand="0" w:evenHBand="0" w:firstRowFirstColumn="0" w:firstRowLastColumn="0" w:lastRowFirstColumn="0" w:lastRowLastColumn="0"/>
              <w:rPr>
                <w:ins w:id="8" w:author="Stefan Sommer" w:date="2023-01-23T11:50:00Z"/>
                <w:rFonts w:cs="Arial"/>
                <w:sz w:val="28"/>
                <w:szCs w:val="28"/>
              </w:rPr>
            </w:pPr>
            <w:ins w:id="9" w:author="Stefan Sommer" w:date="2023-01-23T11:51:00Z">
              <w:r>
                <w:rPr>
                  <w:rFonts w:cs="Arial"/>
                  <w:sz w:val="28"/>
                  <w:szCs w:val="28"/>
                </w:rPr>
                <w:t>23.01.2023</w:t>
              </w:r>
            </w:ins>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145FEA">
          <w:pPr>
            <w:pStyle w:val="Verzeichnis1"/>
            <w:rPr>
              <w:rFonts w:asciiTheme="minorHAnsi" w:eastAsiaTheme="minorEastAsia" w:hAnsiTheme="minorHAnsi"/>
              <w:noProof/>
              <w:sz w:val="22"/>
              <w:lang w:eastAsia="de-DE"/>
            </w:rPr>
          </w:pPr>
          <w:hyperlink w:anchor="_Toc121464035" w:history="1">
            <w:r w:rsidR="009D7257" w:rsidRPr="000B3835">
              <w:rPr>
                <w:rStyle w:val="Hyperlink"/>
                <w:noProof/>
              </w:rPr>
              <w:t>2</w:t>
            </w:r>
            <w:r w:rsidR="009D7257">
              <w:rPr>
                <w:rFonts w:asciiTheme="minorHAnsi" w:eastAsiaTheme="minorEastAsia" w:hAnsiTheme="minorHAnsi"/>
                <w:noProof/>
                <w:sz w:val="22"/>
                <w:lang w:eastAsia="de-DE"/>
              </w:rPr>
              <w:tab/>
            </w:r>
            <w:r w:rsidR="009D7257" w:rsidRPr="000B3835">
              <w:rPr>
                <w:rStyle w:val="Hyperlink"/>
                <w:noProof/>
              </w:rPr>
              <w:t>Konzept der Betonoptimierung</w:t>
            </w:r>
            <w:r w:rsidR="009D7257">
              <w:rPr>
                <w:noProof/>
                <w:webHidden/>
              </w:rPr>
              <w:tab/>
            </w:r>
            <w:r w:rsidR="009D7257">
              <w:rPr>
                <w:noProof/>
                <w:webHidden/>
              </w:rPr>
              <w:fldChar w:fldCharType="begin"/>
            </w:r>
            <w:r w:rsidR="009D7257">
              <w:rPr>
                <w:noProof/>
                <w:webHidden/>
              </w:rPr>
              <w:instrText xml:space="preserve"> PAGEREF _Toc121464035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449EF7AA" w14:textId="5233B601" w:rsidR="009D7257" w:rsidRDefault="00145FEA">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009D7257" w:rsidRPr="000B3835">
              <w:rPr>
                <w:rStyle w:val="Hyperlink"/>
                <w:noProof/>
              </w:rPr>
              <w:t>2.1</w:t>
            </w:r>
            <w:r w:rsidR="009D7257">
              <w:rPr>
                <w:rFonts w:asciiTheme="minorHAnsi" w:eastAsiaTheme="minorEastAsia" w:hAnsiTheme="minorHAnsi"/>
                <w:noProof/>
                <w:sz w:val="22"/>
                <w:lang w:eastAsia="de-DE"/>
              </w:rPr>
              <w:tab/>
            </w:r>
            <w:r w:rsidR="009D7257" w:rsidRPr="000B3835">
              <w:rPr>
                <w:rStyle w:val="Hyperlink"/>
                <w:noProof/>
              </w:rPr>
              <w:t>Allgemeine Anforderungen</w:t>
            </w:r>
            <w:r w:rsidR="009D7257">
              <w:rPr>
                <w:noProof/>
                <w:webHidden/>
              </w:rPr>
              <w:tab/>
            </w:r>
            <w:r w:rsidR="009D7257">
              <w:rPr>
                <w:noProof/>
                <w:webHidden/>
              </w:rPr>
              <w:fldChar w:fldCharType="begin"/>
            </w:r>
            <w:r w:rsidR="009D7257">
              <w:rPr>
                <w:noProof/>
                <w:webHidden/>
              </w:rPr>
              <w:instrText xml:space="preserve"> PAGEREF _Toc121464036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218FFF8A" w14:textId="43CEC280" w:rsidR="009D7257" w:rsidRDefault="00145FEA">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009D7257" w:rsidRPr="000B3835">
              <w:rPr>
                <w:rStyle w:val="Hyperlink"/>
                <w:noProof/>
              </w:rPr>
              <w:t>2.2</w:t>
            </w:r>
            <w:r w:rsidR="009D7257">
              <w:rPr>
                <w:rFonts w:asciiTheme="minorHAnsi" w:eastAsiaTheme="minorEastAsia" w:hAnsiTheme="minorHAnsi"/>
                <w:noProof/>
                <w:sz w:val="22"/>
                <w:lang w:eastAsia="de-DE"/>
              </w:rPr>
              <w:tab/>
            </w:r>
            <w:r w:rsidR="009D7257" w:rsidRPr="000B3835">
              <w:rPr>
                <w:rStyle w:val="Hyperlink"/>
                <w:noProof/>
              </w:rPr>
              <w:t>Feature Liste</w:t>
            </w:r>
            <w:r w:rsidR="009D7257">
              <w:rPr>
                <w:noProof/>
                <w:webHidden/>
              </w:rPr>
              <w:tab/>
            </w:r>
            <w:r w:rsidR="009D7257">
              <w:rPr>
                <w:noProof/>
                <w:webHidden/>
              </w:rPr>
              <w:fldChar w:fldCharType="begin"/>
            </w:r>
            <w:r w:rsidR="009D7257">
              <w:rPr>
                <w:noProof/>
                <w:webHidden/>
              </w:rPr>
              <w:instrText xml:space="preserve"> PAGEREF _Toc121464037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2C4B0F40" w14:textId="0705667B" w:rsidR="009D7257" w:rsidRDefault="00145FEA" w:rsidP="00A6349C">
          <w:pPr>
            <w:pStyle w:val="Verzeichnis3"/>
            <w:rPr>
              <w:rFonts w:asciiTheme="minorHAnsi" w:eastAsiaTheme="minorEastAsia" w:hAnsiTheme="minorHAnsi"/>
              <w:noProof/>
              <w:sz w:val="22"/>
              <w:lang w:eastAsia="de-DE"/>
            </w:rPr>
          </w:pPr>
          <w:hyperlink w:anchor="_Toc121464038" w:history="1">
            <w:r w:rsidR="009D7257" w:rsidRPr="000B3835">
              <w:rPr>
                <w:rStyle w:val="Hyperlink"/>
                <w:noProof/>
              </w:rPr>
              <w:t>2.2.1</w:t>
            </w:r>
            <w:r w:rsidR="009D7257">
              <w:rPr>
                <w:rFonts w:asciiTheme="minorHAnsi" w:eastAsiaTheme="minorEastAsia" w:hAnsiTheme="minorHAnsi"/>
                <w:noProof/>
                <w:sz w:val="22"/>
                <w:lang w:eastAsia="de-DE"/>
              </w:rPr>
              <w:tab/>
            </w:r>
            <w:r w:rsidR="009D7257" w:rsidRPr="000B3835">
              <w:rPr>
                <w:rStyle w:val="Hyperlink"/>
                <w:noProof/>
              </w:rPr>
              <w:t>Pflichtanforderungen</w:t>
            </w:r>
            <w:r w:rsidR="009D7257">
              <w:rPr>
                <w:noProof/>
                <w:webHidden/>
              </w:rPr>
              <w:tab/>
            </w:r>
            <w:r w:rsidR="009D7257">
              <w:rPr>
                <w:noProof/>
                <w:webHidden/>
              </w:rPr>
              <w:fldChar w:fldCharType="begin"/>
            </w:r>
            <w:r w:rsidR="009D7257">
              <w:rPr>
                <w:noProof/>
                <w:webHidden/>
              </w:rPr>
              <w:instrText xml:space="preserve"> PAGEREF _Toc121464038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5694D3FA" w14:textId="31A1C9AD" w:rsidR="009D7257" w:rsidRDefault="00145FEA" w:rsidP="00A6349C">
          <w:pPr>
            <w:pStyle w:val="Verzeichnis3"/>
            <w:rPr>
              <w:rFonts w:asciiTheme="minorHAnsi" w:eastAsiaTheme="minorEastAsia" w:hAnsiTheme="minorHAnsi"/>
              <w:noProof/>
              <w:sz w:val="22"/>
              <w:lang w:eastAsia="de-DE"/>
            </w:rPr>
          </w:pPr>
          <w:hyperlink w:anchor="_Toc121464039" w:history="1">
            <w:r w:rsidR="009D7257" w:rsidRPr="000B3835">
              <w:rPr>
                <w:rStyle w:val="Hyperlink"/>
                <w:noProof/>
              </w:rPr>
              <w:t>2.2.2</w:t>
            </w:r>
            <w:r w:rsidR="009D7257">
              <w:rPr>
                <w:rFonts w:asciiTheme="minorHAnsi" w:eastAsiaTheme="minorEastAsia" w:hAnsiTheme="minorHAnsi"/>
                <w:noProof/>
                <w:sz w:val="22"/>
                <w:lang w:eastAsia="de-DE"/>
              </w:rPr>
              <w:tab/>
            </w:r>
            <w:r w:rsidR="009D7257" w:rsidRPr="000B3835">
              <w:rPr>
                <w:rStyle w:val="Hyperlink"/>
                <w:noProof/>
              </w:rPr>
              <w:t>Optionale Anforderungen</w:t>
            </w:r>
            <w:r w:rsidR="009D7257">
              <w:rPr>
                <w:noProof/>
                <w:webHidden/>
              </w:rPr>
              <w:tab/>
            </w:r>
            <w:r w:rsidR="009D7257">
              <w:rPr>
                <w:noProof/>
                <w:webHidden/>
              </w:rPr>
              <w:fldChar w:fldCharType="begin"/>
            </w:r>
            <w:r w:rsidR="009D7257">
              <w:rPr>
                <w:noProof/>
                <w:webHidden/>
              </w:rPr>
              <w:instrText xml:space="preserve"> PAGEREF _Toc121464039 \h </w:instrText>
            </w:r>
            <w:r w:rsidR="009D7257">
              <w:rPr>
                <w:noProof/>
                <w:webHidden/>
              </w:rPr>
            </w:r>
            <w:r w:rsidR="009D7257">
              <w:rPr>
                <w:noProof/>
                <w:webHidden/>
              </w:rPr>
              <w:fldChar w:fldCharType="separate"/>
            </w:r>
            <w:r w:rsidR="009D7257">
              <w:rPr>
                <w:noProof/>
                <w:webHidden/>
              </w:rPr>
              <w:t>19</w:t>
            </w:r>
            <w:r w:rsidR="009D7257">
              <w:rPr>
                <w:noProof/>
                <w:webHidden/>
              </w:rPr>
              <w:fldChar w:fldCharType="end"/>
            </w:r>
          </w:hyperlink>
        </w:p>
        <w:p w14:paraId="269513D6" w14:textId="4F16A4CD" w:rsidR="009D7257" w:rsidRDefault="00145FEA">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009D7257" w:rsidRPr="000B3835">
              <w:rPr>
                <w:rStyle w:val="Hyperlink"/>
                <w:noProof/>
              </w:rPr>
              <w:t>2.3</w:t>
            </w:r>
            <w:r w:rsidR="009D7257">
              <w:rPr>
                <w:rFonts w:asciiTheme="minorHAnsi" w:eastAsiaTheme="minorEastAsia" w:hAnsiTheme="minorHAnsi"/>
                <w:noProof/>
                <w:sz w:val="22"/>
                <w:lang w:eastAsia="de-DE"/>
              </w:rPr>
              <w:tab/>
            </w:r>
            <w:r w:rsidR="009D7257" w:rsidRPr="000B3835">
              <w:rPr>
                <w:rStyle w:val="Hyperlink"/>
                <w:noProof/>
              </w:rPr>
              <w:t>Ausschluss Liste</w:t>
            </w:r>
            <w:r w:rsidR="009D7257">
              <w:rPr>
                <w:noProof/>
                <w:webHidden/>
              </w:rPr>
              <w:tab/>
            </w:r>
            <w:r w:rsidR="009D7257">
              <w:rPr>
                <w:noProof/>
                <w:webHidden/>
              </w:rPr>
              <w:fldChar w:fldCharType="begin"/>
            </w:r>
            <w:r w:rsidR="009D7257">
              <w:rPr>
                <w:noProof/>
                <w:webHidden/>
              </w:rPr>
              <w:instrText xml:space="preserve"> PAGEREF _Toc121464040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4026AF71" w14:textId="2F414521" w:rsidR="009D7257" w:rsidRDefault="00145FEA" w:rsidP="00A6349C">
          <w:pPr>
            <w:pStyle w:val="Verzeichnis3"/>
            <w:rPr>
              <w:rFonts w:asciiTheme="minorHAnsi" w:eastAsiaTheme="minorEastAsia" w:hAnsiTheme="minorHAnsi"/>
              <w:noProof/>
              <w:sz w:val="22"/>
              <w:lang w:eastAsia="de-DE"/>
            </w:rPr>
          </w:pPr>
          <w:hyperlink w:anchor="_Toc121464041" w:history="1">
            <w:r w:rsidR="009D7257" w:rsidRPr="000B3835">
              <w:rPr>
                <w:rStyle w:val="Hyperlink"/>
                <w:noProof/>
              </w:rPr>
              <w:t>2.3.1</w:t>
            </w:r>
            <w:r w:rsidR="009D7257">
              <w:rPr>
                <w:rFonts w:asciiTheme="minorHAnsi" w:eastAsiaTheme="minorEastAsia" w:hAnsiTheme="minorHAnsi"/>
                <w:noProof/>
                <w:sz w:val="22"/>
                <w:lang w:eastAsia="de-DE"/>
              </w:rPr>
              <w:tab/>
            </w:r>
            <w:r w:rsidR="009D7257" w:rsidRPr="000B3835">
              <w:rPr>
                <w:rStyle w:val="Hyperlink"/>
                <w:noProof/>
              </w:rPr>
              <w:t>Preloads</w:t>
            </w:r>
            <w:r w:rsidR="009D7257">
              <w:rPr>
                <w:noProof/>
                <w:webHidden/>
              </w:rPr>
              <w:tab/>
            </w:r>
            <w:r w:rsidR="009D7257">
              <w:rPr>
                <w:noProof/>
                <w:webHidden/>
              </w:rPr>
              <w:fldChar w:fldCharType="begin"/>
            </w:r>
            <w:r w:rsidR="009D7257">
              <w:rPr>
                <w:noProof/>
                <w:webHidden/>
              </w:rPr>
              <w:instrText xml:space="preserve"> PAGEREF _Toc121464041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7254C75" w14:textId="5BC764D0" w:rsidR="009D7257" w:rsidRDefault="00145FEA" w:rsidP="00A6349C">
          <w:pPr>
            <w:pStyle w:val="Verzeichnis3"/>
            <w:rPr>
              <w:rFonts w:asciiTheme="minorHAnsi" w:eastAsiaTheme="minorEastAsia" w:hAnsiTheme="minorHAnsi"/>
              <w:noProof/>
              <w:sz w:val="22"/>
              <w:lang w:eastAsia="de-DE"/>
            </w:rPr>
          </w:pPr>
          <w:hyperlink w:anchor="_Toc121464042" w:history="1">
            <w:r w:rsidR="009D7257" w:rsidRPr="000B3835">
              <w:rPr>
                <w:rStyle w:val="Hyperlink"/>
                <w:noProof/>
              </w:rPr>
              <w:t>2.3.2</w:t>
            </w:r>
            <w:r w:rsidR="009D7257">
              <w:rPr>
                <w:rFonts w:asciiTheme="minorHAnsi" w:eastAsiaTheme="minorEastAsia" w:hAnsiTheme="minorHAnsi"/>
                <w:noProof/>
                <w:sz w:val="22"/>
                <w:lang w:eastAsia="de-DE"/>
              </w:rPr>
              <w:tab/>
            </w:r>
            <w:r w:rsidR="009D7257" w:rsidRPr="000B3835">
              <w:rPr>
                <w:rStyle w:val="Hyperlink"/>
                <w:noProof/>
              </w:rPr>
              <w:t>Shunting</w:t>
            </w:r>
            <w:r w:rsidR="009D7257">
              <w:rPr>
                <w:noProof/>
                <w:webHidden/>
              </w:rPr>
              <w:tab/>
            </w:r>
            <w:r w:rsidR="009D7257">
              <w:rPr>
                <w:noProof/>
                <w:webHidden/>
              </w:rPr>
              <w:fldChar w:fldCharType="begin"/>
            </w:r>
            <w:r w:rsidR="009D7257">
              <w:rPr>
                <w:noProof/>
                <w:webHidden/>
              </w:rPr>
              <w:instrText xml:space="preserve"> PAGEREF _Toc121464042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5CF2E624" w14:textId="05800F4A" w:rsidR="009D7257" w:rsidRDefault="00145FEA" w:rsidP="00A6349C">
          <w:pPr>
            <w:pStyle w:val="Verzeichnis3"/>
            <w:rPr>
              <w:rFonts w:asciiTheme="minorHAnsi" w:eastAsiaTheme="minorEastAsia" w:hAnsiTheme="minorHAnsi"/>
              <w:noProof/>
              <w:sz w:val="22"/>
              <w:lang w:eastAsia="de-DE"/>
            </w:rPr>
          </w:pPr>
          <w:hyperlink w:anchor="_Toc121464043" w:history="1">
            <w:r w:rsidR="009D7257" w:rsidRPr="000B3835">
              <w:rPr>
                <w:rStyle w:val="Hyperlink"/>
                <w:noProof/>
              </w:rPr>
              <w:t>2.3.3</w:t>
            </w:r>
            <w:r w:rsidR="009D7257">
              <w:rPr>
                <w:rFonts w:asciiTheme="minorHAnsi" w:eastAsiaTheme="minorEastAsia" w:hAnsiTheme="minorHAnsi"/>
                <w:noProof/>
                <w:sz w:val="22"/>
                <w:lang w:eastAsia="de-DE"/>
              </w:rPr>
              <w:tab/>
            </w:r>
            <w:r w:rsidR="009D7257" w:rsidRPr="000B3835">
              <w:rPr>
                <w:rStyle w:val="Hyperlink"/>
                <w:noProof/>
              </w:rPr>
              <w:t>Roaming</w:t>
            </w:r>
            <w:r w:rsidR="009D7257">
              <w:rPr>
                <w:noProof/>
                <w:webHidden/>
              </w:rPr>
              <w:tab/>
            </w:r>
            <w:r w:rsidR="009D7257">
              <w:rPr>
                <w:noProof/>
                <w:webHidden/>
              </w:rPr>
              <w:fldChar w:fldCharType="begin"/>
            </w:r>
            <w:r w:rsidR="009D7257">
              <w:rPr>
                <w:noProof/>
                <w:webHidden/>
              </w:rPr>
              <w:instrText xml:space="preserve"> PAGEREF _Toc121464043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6D73D169" w14:textId="6DF024C5" w:rsidR="009D7257" w:rsidRDefault="00145FEA" w:rsidP="00A6349C">
          <w:pPr>
            <w:pStyle w:val="Verzeichnis3"/>
            <w:rPr>
              <w:rFonts w:asciiTheme="minorHAnsi" w:eastAsiaTheme="minorEastAsia" w:hAnsiTheme="minorHAnsi"/>
              <w:noProof/>
              <w:sz w:val="22"/>
              <w:lang w:eastAsia="de-DE"/>
            </w:rPr>
          </w:pPr>
          <w:hyperlink w:anchor="_Toc121464044" w:history="1">
            <w:r w:rsidR="009D7257" w:rsidRPr="000B3835">
              <w:rPr>
                <w:rStyle w:val="Hyperlink"/>
                <w:noProof/>
              </w:rPr>
              <w:t>2.3.4</w:t>
            </w:r>
            <w:r w:rsidR="009D7257">
              <w:rPr>
                <w:rFonts w:asciiTheme="minorHAnsi" w:eastAsiaTheme="minorEastAsia" w:hAnsiTheme="minorHAnsi"/>
                <w:noProof/>
                <w:sz w:val="22"/>
                <w:lang w:eastAsia="de-DE"/>
              </w:rPr>
              <w:tab/>
            </w:r>
            <w:r w:rsidR="009D7257" w:rsidRPr="000B3835">
              <w:rPr>
                <w:rStyle w:val="Hyperlink"/>
                <w:noProof/>
              </w:rPr>
              <w:t>Predrive</w:t>
            </w:r>
            <w:r w:rsidR="009D7257">
              <w:rPr>
                <w:noProof/>
                <w:webHidden/>
              </w:rPr>
              <w:tab/>
            </w:r>
            <w:r w:rsidR="009D7257">
              <w:rPr>
                <w:noProof/>
                <w:webHidden/>
              </w:rPr>
              <w:fldChar w:fldCharType="begin"/>
            </w:r>
            <w:r w:rsidR="009D7257">
              <w:rPr>
                <w:noProof/>
                <w:webHidden/>
              </w:rPr>
              <w:instrText xml:space="preserve"> PAGEREF _Toc121464044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0F359D49" w14:textId="0CB3A702" w:rsidR="009D7257" w:rsidRDefault="00145FEA" w:rsidP="00A6349C">
          <w:pPr>
            <w:pStyle w:val="Verzeichnis3"/>
            <w:rPr>
              <w:rFonts w:asciiTheme="minorHAnsi" w:eastAsiaTheme="minorEastAsia" w:hAnsiTheme="minorHAnsi"/>
              <w:noProof/>
              <w:sz w:val="22"/>
              <w:lang w:eastAsia="de-DE"/>
            </w:rPr>
          </w:pPr>
          <w:hyperlink w:anchor="_Toc121464045" w:history="1">
            <w:r w:rsidR="009D7257" w:rsidRPr="000B3835">
              <w:rPr>
                <w:rStyle w:val="Hyperlink"/>
                <w:noProof/>
              </w:rPr>
              <w:t>2.3.5</w:t>
            </w:r>
            <w:r w:rsidR="009D7257">
              <w:rPr>
                <w:rFonts w:asciiTheme="minorHAnsi" w:eastAsiaTheme="minorEastAsia" w:hAnsiTheme="minorHAnsi"/>
                <w:noProof/>
                <w:sz w:val="22"/>
                <w:lang w:eastAsia="de-DE"/>
              </w:rPr>
              <w:tab/>
            </w:r>
            <w:r w:rsidR="009D7257" w:rsidRPr="000B3835">
              <w:rPr>
                <w:rStyle w:val="Hyperlink"/>
                <w:noProof/>
              </w:rPr>
              <w:t>Waste Orders</w:t>
            </w:r>
            <w:r w:rsidR="009D7257">
              <w:rPr>
                <w:noProof/>
                <w:webHidden/>
              </w:rPr>
              <w:tab/>
            </w:r>
            <w:r w:rsidR="009D7257">
              <w:rPr>
                <w:noProof/>
                <w:webHidden/>
              </w:rPr>
              <w:fldChar w:fldCharType="begin"/>
            </w:r>
            <w:r w:rsidR="009D7257">
              <w:rPr>
                <w:noProof/>
                <w:webHidden/>
              </w:rPr>
              <w:instrText xml:space="preserve"> PAGEREF _Toc121464045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16DFC1FA" w14:textId="31000D1B" w:rsidR="009D7257" w:rsidRDefault="00145FEA" w:rsidP="00A6349C">
          <w:pPr>
            <w:pStyle w:val="Verzeichnis3"/>
            <w:rPr>
              <w:rFonts w:asciiTheme="minorHAnsi" w:eastAsiaTheme="minorEastAsia" w:hAnsiTheme="minorHAnsi"/>
              <w:noProof/>
              <w:sz w:val="22"/>
              <w:lang w:eastAsia="de-DE"/>
            </w:rPr>
          </w:pPr>
          <w:hyperlink w:anchor="_Toc121464046" w:history="1">
            <w:r w:rsidR="009D7257" w:rsidRPr="000B3835">
              <w:rPr>
                <w:rStyle w:val="Hyperlink"/>
                <w:noProof/>
              </w:rPr>
              <w:t>2.3.6</w:t>
            </w:r>
            <w:r w:rsidR="009D7257">
              <w:rPr>
                <w:rFonts w:asciiTheme="minorHAnsi" w:eastAsiaTheme="minorEastAsia" w:hAnsiTheme="minorHAnsi"/>
                <w:noProof/>
                <w:sz w:val="22"/>
                <w:lang w:eastAsia="de-DE"/>
              </w:rPr>
              <w:tab/>
            </w:r>
            <w:r w:rsidR="009D7257" w:rsidRPr="000B3835">
              <w:rPr>
                <w:rStyle w:val="Hyperlink"/>
                <w:noProof/>
              </w:rPr>
              <w:t>Customer Managed Assignment (CMA)</w:t>
            </w:r>
            <w:r w:rsidR="009D7257">
              <w:rPr>
                <w:noProof/>
                <w:webHidden/>
              </w:rPr>
              <w:tab/>
            </w:r>
            <w:r w:rsidR="009D7257">
              <w:rPr>
                <w:noProof/>
                <w:webHidden/>
              </w:rPr>
              <w:fldChar w:fldCharType="begin"/>
            </w:r>
            <w:r w:rsidR="009D7257">
              <w:rPr>
                <w:noProof/>
                <w:webHidden/>
              </w:rPr>
              <w:instrText xml:space="preserve"> PAGEREF _Toc121464046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1216019" w14:textId="0E738DC6" w:rsidR="009D7257" w:rsidRDefault="00145FEA" w:rsidP="00A6349C">
          <w:pPr>
            <w:pStyle w:val="Verzeichnis3"/>
            <w:rPr>
              <w:rFonts w:asciiTheme="minorHAnsi" w:eastAsiaTheme="minorEastAsia" w:hAnsiTheme="minorHAnsi"/>
              <w:noProof/>
              <w:sz w:val="22"/>
              <w:lang w:eastAsia="de-DE"/>
            </w:rPr>
          </w:pPr>
          <w:hyperlink w:anchor="_Toc121464047" w:history="1">
            <w:r w:rsidR="009D7257" w:rsidRPr="000B3835">
              <w:rPr>
                <w:rStyle w:val="Hyperlink"/>
                <w:noProof/>
              </w:rPr>
              <w:t>2.3.7</w:t>
            </w:r>
            <w:r w:rsidR="009D7257">
              <w:rPr>
                <w:rFonts w:asciiTheme="minorHAnsi" w:eastAsiaTheme="minorEastAsia" w:hAnsiTheme="minorHAnsi"/>
                <w:noProof/>
                <w:sz w:val="22"/>
                <w:lang w:eastAsia="de-DE"/>
              </w:rPr>
              <w:tab/>
            </w:r>
            <w:r w:rsidR="009D7257" w:rsidRPr="000B3835">
              <w:rPr>
                <w:rStyle w:val="Hyperlink"/>
                <w:noProof/>
              </w:rPr>
              <w:t>Splitloads</w:t>
            </w:r>
            <w:r w:rsidR="009D7257">
              <w:rPr>
                <w:noProof/>
                <w:webHidden/>
              </w:rPr>
              <w:tab/>
            </w:r>
            <w:r w:rsidR="009D7257">
              <w:rPr>
                <w:noProof/>
                <w:webHidden/>
              </w:rPr>
              <w:fldChar w:fldCharType="begin"/>
            </w:r>
            <w:r w:rsidR="009D7257">
              <w:rPr>
                <w:noProof/>
                <w:webHidden/>
              </w:rPr>
              <w:instrText xml:space="preserve"> PAGEREF _Toc121464047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870757A" w14:textId="5E3BE441" w:rsidR="009D7257" w:rsidRDefault="00145FEA" w:rsidP="00A6349C">
          <w:pPr>
            <w:pStyle w:val="Verzeichnis3"/>
            <w:rPr>
              <w:rFonts w:asciiTheme="minorHAnsi" w:eastAsiaTheme="minorEastAsia" w:hAnsiTheme="minorHAnsi"/>
              <w:noProof/>
              <w:sz w:val="22"/>
              <w:lang w:eastAsia="de-DE"/>
            </w:rPr>
          </w:pPr>
          <w:hyperlink w:anchor="_Toc121464048" w:history="1">
            <w:r w:rsidR="009D7257" w:rsidRPr="000B3835">
              <w:rPr>
                <w:rStyle w:val="Hyperlink"/>
                <w:noProof/>
              </w:rPr>
              <w:t>2.3.8</w:t>
            </w:r>
            <w:r w:rsidR="009D7257">
              <w:rPr>
                <w:rFonts w:asciiTheme="minorHAnsi" w:eastAsiaTheme="minorEastAsia" w:hAnsiTheme="minorHAnsi"/>
                <w:noProof/>
                <w:sz w:val="22"/>
                <w:lang w:eastAsia="de-DE"/>
              </w:rPr>
              <w:tab/>
            </w:r>
            <w:r w:rsidR="009D7257" w:rsidRPr="000B3835">
              <w:rPr>
                <w:rStyle w:val="Hyperlink"/>
                <w:noProof/>
              </w:rPr>
              <w:t>Fahrzeit</w:t>
            </w:r>
            <w:r w:rsidR="009D7257">
              <w:rPr>
                <w:noProof/>
                <w:webHidden/>
              </w:rPr>
              <w:tab/>
            </w:r>
            <w:r w:rsidR="009D7257">
              <w:rPr>
                <w:noProof/>
                <w:webHidden/>
              </w:rPr>
              <w:fldChar w:fldCharType="begin"/>
            </w:r>
            <w:r w:rsidR="009D7257">
              <w:rPr>
                <w:noProof/>
                <w:webHidden/>
              </w:rPr>
              <w:instrText xml:space="preserve"> PAGEREF _Toc121464048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2D578D5B" w14:textId="48440327" w:rsidR="009D7257" w:rsidRDefault="00145FEA" w:rsidP="00A6349C">
          <w:pPr>
            <w:pStyle w:val="Verzeichnis3"/>
            <w:rPr>
              <w:rFonts w:asciiTheme="minorHAnsi" w:eastAsiaTheme="minorEastAsia" w:hAnsiTheme="minorHAnsi"/>
              <w:noProof/>
              <w:sz w:val="22"/>
              <w:lang w:eastAsia="de-DE"/>
            </w:rPr>
          </w:pPr>
          <w:hyperlink w:anchor="_Toc121464049" w:history="1">
            <w:r w:rsidR="009D7257" w:rsidRPr="000B3835">
              <w:rPr>
                <w:rStyle w:val="Hyperlink"/>
                <w:noProof/>
              </w:rPr>
              <w:t>2.3.9</w:t>
            </w:r>
            <w:r w:rsidR="009D7257">
              <w:rPr>
                <w:rFonts w:asciiTheme="minorHAnsi" w:eastAsiaTheme="minorEastAsia" w:hAnsiTheme="minorHAnsi"/>
                <w:noProof/>
                <w:sz w:val="22"/>
                <w:lang w:eastAsia="de-DE"/>
              </w:rPr>
              <w:tab/>
            </w:r>
            <w:r w:rsidR="009D7257" w:rsidRPr="000B3835">
              <w:rPr>
                <w:rStyle w:val="Hyperlink"/>
                <w:noProof/>
              </w:rPr>
              <w:t>Minimum Rip</w:t>
            </w:r>
            <w:r w:rsidR="009D7257">
              <w:rPr>
                <w:noProof/>
                <w:webHidden/>
              </w:rPr>
              <w:tab/>
            </w:r>
            <w:r w:rsidR="009D7257">
              <w:rPr>
                <w:noProof/>
                <w:webHidden/>
              </w:rPr>
              <w:fldChar w:fldCharType="begin"/>
            </w:r>
            <w:r w:rsidR="009D7257">
              <w:rPr>
                <w:noProof/>
                <w:webHidden/>
              </w:rPr>
              <w:instrText xml:space="preserve"> PAGEREF _Toc121464049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2D6B334" w14:textId="73302C1A" w:rsidR="009D7257" w:rsidRDefault="00145FEA" w:rsidP="00A6349C">
          <w:pPr>
            <w:pStyle w:val="Verzeichnis3"/>
            <w:tabs>
              <w:tab w:val="left" w:pos="1540"/>
            </w:tabs>
            <w:rPr>
              <w:rFonts w:asciiTheme="minorHAnsi" w:eastAsiaTheme="minorEastAsia" w:hAnsiTheme="minorHAnsi"/>
              <w:noProof/>
              <w:sz w:val="22"/>
              <w:lang w:eastAsia="de-DE"/>
            </w:rPr>
          </w:pPr>
          <w:hyperlink w:anchor="_Toc121464050" w:history="1">
            <w:r w:rsidR="009D7257" w:rsidRPr="000B3835">
              <w:rPr>
                <w:rStyle w:val="Hyperlink"/>
                <w:noProof/>
              </w:rPr>
              <w:t>2.3.10</w:t>
            </w:r>
            <w:r w:rsidR="009D7257">
              <w:rPr>
                <w:rFonts w:asciiTheme="minorHAnsi" w:eastAsiaTheme="minorEastAsia" w:hAnsiTheme="minorHAnsi"/>
                <w:noProof/>
                <w:sz w:val="22"/>
                <w:lang w:eastAsia="de-DE"/>
              </w:rPr>
              <w:tab/>
            </w:r>
            <w:r w:rsidR="009D7257" w:rsidRPr="000B3835">
              <w:rPr>
                <w:rStyle w:val="Hyperlink"/>
                <w:noProof/>
              </w:rPr>
              <w:t>Produktionskosten</w:t>
            </w:r>
            <w:r w:rsidR="009D7257">
              <w:rPr>
                <w:noProof/>
                <w:webHidden/>
              </w:rPr>
              <w:tab/>
            </w:r>
            <w:r w:rsidR="009D7257">
              <w:rPr>
                <w:noProof/>
                <w:webHidden/>
              </w:rPr>
              <w:fldChar w:fldCharType="begin"/>
            </w:r>
            <w:r w:rsidR="009D7257">
              <w:rPr>
                <w:noProof/>
                <w:webHidden/>
              </w:rPr>
              <w:instrText xml:space="preserve"> PAGEREF _Toc121464050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1A58EE2" w14:textId="097B279B" w:rsidR="009D7257" w:rsidRDefault="00145FEA" w:rsidP="00A6349C">
          <w:pPr>
            <w:pStyle w:val="Verzeichnis3"/>
            <w:tabs>
              <w:tab w:val="left" w:pos="1540"/>
            </w:tabs>
            <w:rPr>
              <w:rFonts w:asciiTheme="minorHAnsi" w:eastAsiaTheme="minorEastAsia" w:hAnsiTheme="minorHAnsi"/>
              <w:noProof/>
              <w:sz w:val="22"/>
              <w:lang w:eastAsia="de-DE"/>
            </w:rPr>
          </w:pPr>
          <w:hyperlink w:anchor="_Toc121464051" w:history="1">
            <w:r w:rsidR="009D7257" w:rsidRPr="000B3835">
              <w:rPr>
                <w:rStyle w:val="Hyperlink"/>
                <w:noProof/>
                <w:lang w:val="en-GB"/>
              </w:rPr>
              <w:t>2.3.11</w:t>
            </w:r>
            <w:r w:rsidR="009D7257">
              <w:rPr>
                <w:rFonts w:asciiTheme="minorHAnsi" w:eastAsiaTheme="minorEastAsia" w:hAnsiTheme="minorHAnsi"/>
                <w:noProof/>
                <w:sz w:val="22"/>
                <w:lang w:eastAsia="de-DE"/>
              </w:rPr>
              <w:tab/>
            </w:r>
            <w:r w:rsidR="009D7257" w:rsidRPr="000B3835">
              <w:rPr>
                <w:rStyle w:val="Hyperlink"/>
                <w:noProof/>
                <w:lang w:val="en-GB"/>
              </w:rPr>
              <w:t>Orders for more than one Day</w:t>
            </w:r>
            <w:r w:rsidR="009D7257">
              <w:rPr>
                <w:noProof/>
                <w:webHidden/>
              </w:rPr>
              <w:tab/>
            </w:r>
            <w:r w:rsidR="009D7257">
              <w:rPr>
                <w:noProof/>
                <w:webHidden/>
              </w:rPr>
              <w:fldChar w:fldCharType="begin"/>
            </w:r>
            <w:r w:rsidR="009D7257">
              <w:rPr>
                <w:noProof/>
                <w:webHidden/>
              </w:rPr>
              <w:instrText xml:space="preserve"> PAGEREF _Toc121464051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7674865" w14:textId="6E5F9766" w:rsidR="009D7257" w:rsidRDefault="00145FEA" w:rsidP="00A6349C">
          <w:pPr>
            <w:pStyle w:val="Verzeichnis3"/>
            <w:tabs>
              <w:tab w:val="left" w:pos="1540"/>
            </w:tabs>
            <w:rPr>
              <w:rFonts w:asciiTheme="minorHAnsi" w:eastAsiaTheme="minorEastAsia" w:hAnsiTheme="minorHAnsi"/>
              <w:noProof/>
              <w:sz w:val="22"/>
              <w:lang w:eastAsia="de-DE"/>
            </w:rPr>
          </w:pPr>
          <w:hyperlink w:anchor="_Toc121464052" w:history="1">
            <w:r w:rsidR="009D7257" w:rsidRPr="000B3835">
              <w:rPr>
                <w:rStyle w:val="Hyperlink"/>
                <w:noProof/>
                <w:lang w:val="en-GB"/>
              </w:rPr>
              <w:t>2.3.12</w:t>
            </w:r>
            <w:r w:rsidR="009D7257">
              <w:rPr>
                <w:rFonts w:asciiTheme="minorHAnsi" w:eastAsiaTheme="minorEastAsia" w:hAnsiTheme="minorHAnsi"/>
                <w:noProof/>
                <w:sz w:val="22"/>
                <w:lang w:eastAsia="de-DE"/>
              </w:rPr>
              <w:tab/>
            </w:r>
            <w:r w:rsidR="009D7257" w:rsidRPr="000B3835">
              <w:rPr>
                <w:rStyle w:val="Hyperlink"/>
                <w:noProof/>
                <w:lang w:val="en-GB"/>
              </w:rPr>
              <w:t>Max Number of Trucks/ Vehicle List</w:t>
            </w:r>
            <w:r w:rsidR="009D7257">
              <w:rPr>
                <w:noProof/>
                <w:webHidden/>
              </w:rPr>
              <w:tab/>
            </w:r>
            <w:r w:rsidR="009D7257">
              <w:rPr>
                <w:noProof/>
                <w:webHidden/>
              </w:rPr>
              <w:fldChar w:fldCharType="begin"/>
            </w:r>
            <w:r w:rsidR="009D7257">
              <w:rPr>
                <w:noProof/>
                <w:webHidden/>
              </w:rPr>
              <w:instrText xml:space="preserve"> PAGEREF _Toc121464052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305131CB" w14:textId="0DE23CB1" w:rsidR="009D7257" w:rsidRDefault="00145FEA">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009D7257" w:rsidRPr="000B3835">
              <w:rPr>
                <w:rStyle w:val="Hyperlink"/>
                <w:noProof/>
              </w:rPr>
              <w:t>2.4</w:t>
            </w:r>
            <w:r w:rsidR="009D7257">
              <w:rPr>
                <w:rFonts w:asciiTheme="minorHAnsi" w:eastAsiaTheme="minorEastAsia" w:hAnsiTheme="minorHAnsi"/>
                <w:noProof/>
                <w:sz w:val="22"/>
                <w:lang w:eastAsia="de-DE"/>
              </w:rPr>
              <w:tab/>
            </w:r>
            <w:r w:rsidR="009D7257" w:rsidRPr="000B3835">
              <w:rPr>
                <w:rStyle w:val="Hyperlink"/>
                <w:noProof/>
              </w:rPr>
              <w:t>Optimierungsziele</w:t>
            </w:r>
            <w:r w:rsidR="009D7257">
              <w:rPr>
                <w:noProof/>
                <w:webHidden/>
              </w:rPr>
              <w:tab/>
            </w:r>
            <w:r w:rsidR="009D7257">
              <w:rPr>
                <w:noProof/>
                <w:webHidden/>
              </w:rPr>
              <w:fldChar w:fldCharType="begin"/>
            </w:r>
            <w:r w:rsidR="009D7257">
              <w:rPr>
                <w:noProof/>
                <w:webHidden/>
              </w:rPr>
              <w:instrText xml:space="preserve"> PAGEREF _Toc121464053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10" w:name="_Toc121464034"/>
      <w:r>
        <w:lastRenderedPageBreak/>
        <w:t>Einleitung</w:t>
      </w:r>
      <w:bookmarkEnd w:id="10"/>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1" w:name="_Toc121464035"/>
      <w:r>
        <w:lastRenderedPageBreak/>
        <w:t>Konzept der Betonoptimierung</w:t>
      </w:r>
      <w:bookmarkEnd w:id="11"/>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w:t>
      </w:r>
      <w:commentRangeStart w:id="12"/>
      <w:r w:rsidR="004E2FDD" w:rsidRPr="009B2691">
        <w:rPr>
          <w:rFonts w:cs="Arial"/>
          <w:szCs w:val="24"/>
        </w:rPr>
        <w:t xml:space="preserve">soll erklärt werden, </w:t>
      </w:r>
      <w:r w:rsidR="00B23765">
        <w:rPr>
          <w:rFonts w:cs="Arial"/>
          <w:szCs w:val="24"/>
        </w:rPr>
        <w:t>welche Anforderungen aus der Praxis damit beschrieben werden</w:t>
      </w:r>
      <w:commentRangeEnd w:id="12"/>
      <w:r w:rsidR="003F58A9">
        <w:rPr>
          <w:rStyle w:val="Kommentarzeichen"/>
        </w:rPr>
        <w:commentReference w:id="12"/>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3" w:name="_Toc121464036"/>
      <w:r>
        <w:t>Allgemeine Anforderungen</w:t>
      </w:r>
      <w:bookmarkEnd w:id="13"/>
    </w:p>
    <w:p w14:paraId="2EB6D3E9" w14:textId="434281A5" w:rsidR="00F57C97" w:rsidRDefault="00822449" w:rsidP="005A6F34">
      <w:pPr>
        <w:rPr>
          <w:rFonts w:cs="Arial"/>
          <w:szCs w:val="24"/>
        </w:rPr>
      </w:pPr>
      <w:r>
        <w:rPr>
          <w:rFonts w:cs="Arial"/>
          <w:szCs w:val="24"/>
        </w:rPr>
        <w:t>Grundsätzlich soll die neue Optimierung vom Rest der S</w:t>
      </w:r>
      <w:ins w:id="14" w:author="Timm Ziarnetzky" w:date="2023-01-25T10:10:00Z">
        <w:r w:rsidR="003F58A9">
          <w:rPr>
            <w:rFonts w:cs="Arial"/>
            <w:szCs w:val="24"/>
          </w:rPr>
          <w:t>YNCRO</w:t>
        </w:r>
      </w:ins>
      <w:del w:id="15" w:author="Timm Ziarnetzky" w:date="2023-01-25T10:10:00Z">
        <w:r w:rsidDel="003F58A9">
          <w:rPr>
            <w:rFonts w:cs="Arial"/>
            <w:szCs w:val="24"/>
          </w:rPr>
          <w:delText>yncro</w:delText>
        </w:r>
      </w:del>
      <w:r>
        <w:rPr>
          <w:rFonts w:cs="Arial"/>
          <w:szCs w:val="24"/>
        </w:rPr>
        <w:t>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0D735CC7" w:rsidR="00F57C97"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ins w:id="16" w:author="Timm Ziarnetzky" w:date="2023-01-25T10:12:00Z">
        <w:r w:rsidR="003F58A9">
          <w:rPr>
            <w:rFonts w:cs="Arial"/>
            <w:szCs w:val="24"/>
          </w:rPr>
          <w:t>v</w:t>
        </w:r>
      </w:ins>
      <w:del w:id="17" w:author="Timm Ziarnetzky" w:date="2023-01-25T10:12:00Z">
        <w:r w:rsidR="00A731D3" w:rsidDel="003F58A9">
          <w:rPr>
            <w:rFonts w:cs="Arial"/>
            <w:szCs w:val="24"/>
          </w:rPr>
          <w:delText>V</w:delText>
        </w:r>
      </w:del>
      <w:r w:rsidR="00A731D3">
        <w:rPr>
          <w:rFonts w:cs="Arial"/>
          <w:szCs w:val="24"/>
        </w:rPr>
        <w:t xml:space="preserve">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18" w:name="_Toc121464037"/>
      <w:r w:rsidRPr="00934F4A">
        <w:lastRenderedPageBreak/>
        <w:t>Feature Liste</w:t>
      </w:r>
      <w:bookmarkEnd w:id="18"/>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9" w:name="_Toc121464038"/>
      <w:r>
        <w:t>Pflichtanforderungen</w:t>
      </w:r>
      <w:bookmarkEnd w:id="19"/>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fldSimple w:instr=" SEQ Abbildung \* ARABIC ">
        <w:r>
          <w:rPr>
            <w:noProof/>
          </w:rPr>
          <w:t>1</w:t>
        </w:r>
      </w:fldSimple>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t>
      </w:r>
      <w:r>
        <w:lastRenderedPageBreak/>
        <w:t>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423783FD" w14:textId="7BBAD79D" w:rsidR="00A72136" w:rsidRDefault="0077117C" w:rsidP="00937D8E">
      <w:pPr>
        <w:pStyle w:val="berschrift4"/>
      </w:pPr>
      <w:r>
        <w:t xml:space="preserve"> </w:t>
      </w:r>
      <w:proofErr w:type="spellStart"/>
      <w:r w:rsidR="00AC13FB">
        <w:t>FiFo</w:t>
      </w:r>
      <w:proofErr w:type="spellEnd"/>
      <w:r w:rsidR="00AC13FB">
        <w:t>-Regel</w:t>
      </w:r>
    </w:p>
    <w:p w14:paraId="09A223E2" w14:textId="78F01213" w:rsidR="00A72136" w:rsidRDefault="00A72136" w:rsidP="00A72136">
      <w:r>
        <w:t>Die neue Betonoptimierung muss Fahrzeuge des gleichen Werkes gemäß der First-In-First-Out</w:t>
      </w:r>
      <w:ins w:id="20" w:author="Timm Ziarnetzky" w:date="2023-01-25T13:24:00Z">
        <w:r w:rsidR="0066088E">
          <w:t>-</w:t>
        </w:r>
      </w:ins>
      <w:del w:id="21" w:author="Timm Ziarnetzky" w:date="2023-01-25T13:24:00Z">
        <w:r w:rsidDel="0066088E">
          <w:delText xml:space="preserve"> </w:delText>
        </w:r>
      </w:del>
      <w:r>
        <w:t>Regel verplanen, damit die verplanten Touren für Fahrer gerecht verteilt werden.</w:t>
      </w:r>
    </w:p>
    <w:p w14:paraId="2C47541F" w14:textId="44538369" w:rsidR="00A72136" w:rsidRDefault="00A72136" w:rsidP="00A72136">
      <w:r>
        <w:t>First-In-First-Out Regel (</w:t>
      </w:r>
      <w:proofErr w:type="spellStart"/>
      <w:r>
        <w:t>FiFo</w:t>
      </w:r>
      <w:proofErr w:type="spellEnd"/>
      <w:ins w:id="22" w:author="Timm Ziarnetzky" w:date="2023-01-25T13:24:00Z">
        <w:r w:rsidR="0066088E">
          <w:t>-</w:t>
        </w:r>
      </w:ins>
      <w:del w:id="23" w:author="Timm Ziarnetzky" w:date="2023-01-25T13:24:00Z">
        <w:r w:rsidDel="0066088E">
          <w:delText xml:space="preserve"> </w:delText>
        </w:r>
      </w:del>
      <w:r>
        <w:t xml:space="preserve">Regel) bedeutet in der neuen Betonoptimierung, dass das Fahrzeug, das an einem Werk als erstes wieder verfügbar ist, an diesem Werk als erstes wieder zum Laden geschickt wird. </w:t>
      </w:r>
    </w:p>
    <w:p w14:paraId="4772EA84" w14:textId="6054435A" w:rsidR="00A72136" w:rsidRDefault="00405C85" w:rsidP="00A72136">
      <w:r>
        <w:t>Wenn ein Fahrzeug an einem Werk verfügbar wird, zudem keine Lieferung existiert, die mit den Eigenschaften des Fahrzeugs übereinstimmt und weitere Fahrzeuge verfügbar werden, zu denen passende Lieferungen vorhanden sind, muss d</w:t>
      </w:r>
      <w:r w:rsidR="00A72136">
        <w:t>ie neue Betonoptimierung</w:t>
      </w:r>
      <w:r>
        <w:t xml:space="preserve"> </w:t>
      </w:r>
      <w:r w:rsidR="00A72136">
        <w:t>d</w:t>
      </w:r>
      <w:r>
        <w:t>ie</w:t>
      </w:r>
      <w:r w:rsidR="00A72136">
        <w:t xml:space="preserve"> </w:t>
      </w:r>
      <w:proofErr w:type="spellStart"/>
      <w:r w:rsidR="00A72136">
        <w:t>FiFo</w:t>
      </w:r>
      <w:proofErr w:type="spellEnd"/>
      <w:ins w:id="24" w:author="Timm Ziarnetzky" w:date="2023-01-25T13:24:00Z">
        <w:r w:rsidR="0066088E">
          <w:t>-</w:t>
        </w:r>
      </w:ins>
      <w:del w:id="25" w:author="Timm Ziarnetzky" w:date="2023-01-25T13:24:00Z">
        <w:r w:rsidDel="0066088E">
          <w:delText xml:space="preserve"> </w:delText>
        </w:r>
      </w:del>
      <w:r>
        <w:t>Regel brechen.</w:t>
      </w:r>
    </w:p>
    <w:p w14:paraId="0935AC42" w14:textId="420F0B27" w:rsidR="00A72136" w:rsidRPr="00DE532B" w:rsidRDefault="00DE532B" w:rsidP="00A72136">
      <w:pPr>
        <w:rPr>
          <w:b/>
          <w:bCs/>
        </w:rPr>
      </w:pPr>
      <w:r w:rsidRPr="00DE532B">
        <w:rPr>
          <w:b/>
          <w:bCs/>
        </w:rPr>
        <w:t>Umsetzung:</w:t>
      </w:r>
    </w:p>
    <w:p w14:paraId="6B1E20CA" w14:textId="3B5E241A" w:rsidR="00A72136" w:rsidRDefault="00A72136" w:rsidP="00A72136">
      <w:r>
        <w:t xml:space="preserve">Pro Werk wird jeweils eine Liste mit verfügbaren Fahrzeugen und eine Liste mit verfügbaren Lieferungen erzeugt. </w:t>
      </w:r>
    </w:p>
    <w:p w14:paraId="259BD695" w14:textId="3404062D" w:rsidR="005579B1" w:rsidRDefault="005579B1" w:rsidP="00A72136">
      <w:r>
        <w:t xml:space="preserve">Die Liste der verfügbaren Lieferungen enthält für jeden Auftrag, der in der Optimierung berücksichtigt wird, immer nur die erste bzw. die nächste Lieferung aus der Lieferkette des Auftrags. Die Lieferungen werden aufsteigend, nach der linken Grenze ihres Ladezeitintervalls in der Liste </w:t>
      </w:r>
      <w:commentRangeStart w:id="26"/>
      <w:commentRangeStart w:id="27"/>
      <w:commentRangeStart w:id="28"/>
      <w:commentRangeStart w:id="29"/>
      <w:r>
        <w:t>einsortiert</w:t>
      </w:r>
      <w:commentRangeEnd w:id="26"/>
      <w:r w:rsidR="00603C85">
        <w:rPr>
          <w:rStyle w:val="Kommentarzeichen"/>
        </w:rPr>
        <w:commentReference w:id="26"/>
      </w:r>
      <w:commentRangeEnd w:id="27"/>
      <w:r w:rsidR="00EF3B40">
        <w:rPr>
          <w:rStyle w:val="Kommentarzeichen"/>
        </w:rPr>
        <w:commentReference w:id="27"/>
      </w:r>
      <w:commentRangeEnd w:id="28"/>
      <w:r w:rsidR="00B843DF">
        <w:rPr>
          <w:rStyle w:val="Kommentarzeichen"/>
        </w:rPr>
        <w:commentReference w:id="28"/>
      </w:r>
      <w:commentRangeEnd w:id="29"/>
      <w:r w:rsidR="00541C0A">
        <w:rPr>
          <w:rStyle w:val="Kommentarzeichen"/>
        </w:rPr>
        <w:commentReference w:id="29"/>
      </w:r>
      <w:ins w:id="30" w:author="Stefan Jollet" w:date="2022-08-22T07:41:00Z">
        <w:r>
          <w:t xml:space="preserve">. </w:t>
        </w:r>
      </w:ins>
      <w:ins w:id="31" w:author="Stefan" w:date="2022-08-25T12:15:00Z">
        <w:r w:rsidR="00B136D4">
          <w:t>Dadurch sind die „wichtigsten“ weil dringendsten Lieferungen immer vorne</w:t>
        </w:r>
      </w:ins>
      <w:ins w:id="32" w:author="Stefan" w:date="2022-08-25T12:21:00Z">
        <w:r w:rsidR="00735687">
          <w:t xml:space="preserve"> in der Liste</w:t>
        </w:r>
      </w:ins>
      <w:ins w:id="33" w:author="Stefan" w:date="2022-08-25T12:15:00Z">
        <w:r w:rsidR="00B136D4">
          <w:t xml:space="preserve">. </w:t>
        </w:r>
      </w:ins>
    </w:p>
    <w:p w14:paraId="3CE41965" w14:textId="6FAACC8B" w:rsidR="005579B1" w:rsidRDefault="005579B1" w:rsidP="00A72136">
      <w:r>
        <w:t>Die Liste der Fahrzeuge</w:t>
      </w:r>
      <w:r w:rsidR="00684BCA">
        <w:t xml:space="preserve"> wird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 Werk </w:t>
      </w:r>
      <w:r w:rsidR="00023826">
        <w:t xml:space="preserve">sortiert.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 wird die Liste alphanumerisch sortiert. Wenn ein Fahrzeug nicht an einem Werk parkt, ist die initiale Verfügbarkeit die Schichtstartzeit des Fahrzeugs plus die Dauer der Anfahrt zum Werk. </w:t>
      </w:r>
      <w:ins w:id="34" w:author="Timm Ziarnetzky" w:date="2023-01-25T10:56:00Z">
        <w:r w:rsidR="005021A0">
          <w:t xml:space="preserve">Ausnahmen </w:t>
        </w:r>
      </w:ins>
      <w:ins w:id="35" w:author="Timm Ziarnetzky" w:date="2023-01-25T10:57:00Z">
        <w:r w:rsidR="005021A0">
          <w:t xml:space="preserve">bezüglich der Verfügbarkeit gelten bei vorhandenen </w:t>
        </w:r>
        <w:proofErr w:type="spellStart"/>
        <w:r w:rsidR="005021A0">
          <w:t>SASen</w:t>
        </w:r>
        <w:proofErr w:type="spellEnd"/>
        <w:r w:rsidR="005021A0">
          <w:t xml:space="preserve">, die statt des </w:t>
        </w:r>
      </w:ins>
      <w:ins w:id="36" w:author="Timm Ziarnetzky" w:date="2023-01-25T10:58:00Z">
        <w:r w:rsidR="005021A0">
          <w:t>linken Grenze des Schichtzeitintervalls verwendet werden, falls vorhanden.</w:t>
        </w:r>
      </w:ins>
    </w:p>
    <w:p w14:paraId="63BA466F" w14:textId="6DA60858" w:rsidR="00A72136" w:rsidRDefault="00F0674E" w:rsidP="007013BB">
      <w:commentRangeStart w:id="37"/>
      <w:r>
        <w:lastRenderedPageBreak/>
        <w:t xml:space="preserve">Im ersten Schritt der Optimierung (Plant Dispatch) wird dann </w:t>
      </w:r>
      <w:r w:rsidR="006B4E61">
        <w:t>d</w:t>
      </w:r>
      <w:ins w:id="38" w:author="Timm Ziarnetzky" w:date="2023-01-25T13:22:00Z">
        <w:r w:rsidR="0066088E">
          <w:t>as</w:t>
        </w:r>
      </w:ins>
      <w:del w:id="39" w:author="Timm Ziarnetzky" w:date="2023-01-25T13:22:00Z">
        <w:r w:rsidR="006B4E61" w:rsidDel="0066088E">
          <w:delText>ie</w:delText>
        </w:r>
      </w:del>
      <w:r w:rsidR="006B4E61">
        <w:t xml:space="preserve"> erste </w:t>
      </w:r>
      <w:ins w:id="40" w:author="Timm Ziarnetzky" w:date="2023-01-25T13:22:00Z">
        <w:r w:rsidR="0066088E">
          <w:t>Fahrzeug</w:t>
        </w:r>
      </w:ins>
      <w:del w:id="41" w:author="Timm Ziarnetzky" w:date="2023-01-25T13:22:00Z">
        <w:r w:rsidR="006B4E61" w:rsidDel="0066088E">
          <w:delText>Lieferung</w:delText>
        </w:r>
      </w:del>
      <w:r>
        <w:t xml:space="preserve"> aus der Liste der </w:t>
      </w:r>
      <w:ins w:id="42" w:author="Timm Ziarnetzky" w:date="2023-01-25T13:22:00Z">
        <w:r w:rsidR="0066088E">
          <w:t>Fahrzeuge</w:t>
        </w:r>
      </w:ins>
      <w:del w:id="43" w:author="Timm Ziarnetzky" w:date="2023-01-25T13:22:00Z">
        <w:r w:rsidR="006B4E61" w:rsidDel="0066088E">
          <w:delText>Lieferungen</w:delText>
        </w:r>
      </w:del>
      <w:r>
        <w:t xml:space="preserve"> genommen und aus der Liste der </w:t>
      </w:r>
      <w:ins w:id="44" w:author="Timm Ziarnetzky" w:date="2023-01-25T13:23:00Z">
        <w:r w:rsidR="0066088E">
          <w:t>Lieferungen</w:t>
        </w:r>
      </w:ins>
      <w:del w:id="45" w:author="Timm Ziarnetzky" w:date="2023-01-25T13:23:00Z">
        <w:r w:rsidR="006B4E61" w:rsidDel="0066088E">
          <w:delText>Fahrzeuge</w:delText>
        </w:r>
      </w:del>
      <w:r>
        <w:t xml:space="preserve"> geprüft, welche</w:t>
      </w:r>
      <w:del w:id="46" w:author="Timm Ziarnetzky" w:date="2023-01-25T13:23:00Z">
        <w:r w:rsidR="006B4E61" w:rsidDel="0066088E">
          <w:delText>s</w:delText>
        </w:r>
      </w:del>
      <w:r>
        <w:t xml:space="preserve"> </w:t>
      </w:r>
      <w:ins w:id="47" w:author="Timm Ziarnetzky" w:date="2023-01-25T13:23:00Z">
        <w:r w:rsidR="0066088E">
          <w:t>Lieferung</w:t>
        </w:r>
      </w:ins>
      <w:del w:id="48" w:author="Timm Ziarnetzky" w:date="2023-01-25T13:23:00Z">
        <w:r w:rsidR="006B4E61" w:rsidDel="0066088E">
          <w:delText>Fahrzeug</w:delText>
        </w:r>
      </w:del>
      <w:r>
        <w:t xml:space="preserve"> in Bezug auf Sondereignungen und Ausschlüsse zu </w:t>
      </w:r>
      <w:r w:rsidR="006B4E61">
        <w:t>de</w:t>
      </w:r>
      <w:ins w:id="49" w:author="Timm Ziarnetzky" w:date="2023-01-25T13:23:00Z">
        <w:r w:rsidR="0066088E">
          <w:t>m</w:t>
        </w:r>
      </w:ins>
      <w:del w:id="50" w:author="Timm Ziarnetzky" w:date="2023-01-25T13:23:00Z">
        <w:r w:rsidR="006B4E61" w:rsidDel="0066088E">
          <w:delText>r</w:delText>
        </w:r>
      </w:del>
      <w:r w:rsidR="006B4E61">
        <w:t xml:space="preserve"> </w:t>
      </w:r>
      <w:ins w:id="51" w:author="Timm Ziarnetzky" w:date="2023-01-25T13:23:00Z">
        <w:r w:rsidR="0066088E">
          <w:t>Fahrzeug</w:t>
        </w:r>
      </w:ins>
      <w:del w:id="52" w:author="Timm Ziarnetzky" w:date="2023-01-25T13:23:00Z">
        <w:r w:rsidR="006B4E61" w:rsidDel="0066088E">
          <w:delText>Lieferung</w:delText>
        </w:r>
      </w:del>
      <w:r w:rsidR="007A1626">
        <w:t xml:space="preserve"> pass</w:t>
      </w:r>
      <w:r w:rsidR="00306BF3">
        <w:t xml:space="preserve">t. </w:t>
      </w:r>
      <w:r w:rsidR="00263439">
        <w:t>D</w:t>
      </w:r>
      <w:ins w:id="53" w:author="Timm Ziarnetzky" w:date="2023-01-25T13:23:00Z">
        <w:r w:rsidR="0066088E">
          <w:t>ie</w:t>
        </w:r>
      </w:ins>
      <w:del w:id="54" w:author="Timm Ziarnetzky" w:date="2023-01-25T13:23:00Z">
        <w:r w:rsidR="00263439" w:rsidDel="0066088E">
          <w:delText>as</w:delText>
        </w:r>
      </w:del>
      <w:r w:rsidR="00263439">
        <w:t xml:space="preserve"> erste </w:t>
      </w:r>
      <w:ins w:id="55" w:author="Timm Ziarnetzky" w:date="2023-01-25T13:23:00Z">
        <w:r w:rsidR="0066088E">
          <w:t>Lieferung</w:t>
        </w:r>
      </w:ins>
      <w:del w:id="56" w:author="Timm Ziarnetzky" w:date="2023-01-25T13:23:00Z">
        <w:r w:rsidR="00263439" w:rsidDel="0066088E">
          <w:delText>Fahrzeug</w:delText>
        </w:r>
      </w:del>
      <w:r w:rsidR="00D60C3E">
        <w:t>,</w:t>
      </w:r>
      <w:r w:rsidR="00306BF3">
        <w:t xml:space="preserve"> für d</w:t>
      </w:r>
      <w:ins w:id="57" w:author="Timm Ziarnetzky" w:date="2023-01-25T13:23:00Z">
        <w:r w:rsidR="0066088E">
          <w:t>ie</w:t>
        </w:r>
      </w:ins>
      <w:del w:id="58" w:author="Timm Ziarnetzky" w:date="2023-01-25T13:23:00Z">
        <w:r w:rsidR="00263439" w:rsidDel="0066088E">
          <w:delText>as</w:delText>
        </w:r>
      </w:del>
      <w:r w:rsidR="00306BF3">
        <w:t xml:space="preserve"> das zutrifft</w:t>
      </w:r>
      <w:r w:rsidR="00D60C3E">
        <w:t>,</w:t>
      </w:r>
      <w:r w:rsidR="00306BF3">
        <w:t xml:space="preserve"> wird genommen</w:t>
      </w:r>
      <w:r w:rsidR="00D60C3E">
        <w:t xml:space="preserve"> </w:t>
      </w:r>
      <w:r w:rsidR="00D8476D">
        <w:t xml:space="preserve">und </w:t>
      </w:r>
      <w:r w:rsidR="00E36DBE">
        <w:t>geprüft,</w:t>
      </w:r>
      <w:r w:rsidR="00D8476D">
        <w:t xml:space="preserve"> ob </w:t>
      </w:r>
      <w:ins w:id="59" w:author="Timm Ziarnetzky" w:date="2023-01-25T13:23:00Z">
        <w:r w:rsidR="0066088E">
          <w:t>s</w:t>
        </w:r>
      </w:ins>
      <w:del w:id="60" w:author="Timm Ziarnetzky" w:date="2023-01-25T13:23:00Z">
        <w:r w:rsidR="00D8476D" w:rsidDel="0066088E">
          <w:delText>d</w:delText>
        </w:r>
      </w:del>
      <w:r w:rsidR="00D8476D">
        <w:t>ie</w:t>
      </w:r>
      <w:del w:id="61" w:author="Timm Ziarnetzky" w:date="2023-01-25T13:23:00Z">
        <w:r w:rsidR="00D8476D" w:rsidDel="0066088E">
          <w:delText xml:space="preserve"> Lieferung</w:delText>
        </w:r>
      </w:del>
      <w:r w:rsidR="00D8476D">
        <w:t xml:space="preserve"> am linken Rand des Ladezeitintervalls eingeplant werden kann (unter Berücksichtigung der Werksöffnungszeiten und Werkskapazität). </w:t>
      </w:r>
      <w:r w:rsidR="008A1935">
        <w:t>Falls das nicht möglich ist, wird geprüft ob die Lieferung früher geladen werden kann (</w:t>
      </w:r>
      <w:proofErr w:type="spellStart"/>
      <w:r w:rsidR="008A1935">
        <w:t>early</w:t>
      </w:r>
      <w:proofErr w:type="spellEnd"/>
      <w:r w:rsidR="008A1935">
        <w:t xml:space="preserve"> </w:t>
      </w:r>
      <w:proofErr w:type="spellStart"/>
      <w:r w:rsidR="008A1935">
        <w:t>load</w:t>
      </w:r>
      <w:proofErr w:type="spellEnd"/>
      <w:r w:rsidR="008A1935">
        <w:t>) um Verspätungen zu vermeiden. Falls auch das nicht möglich ist, wird die Lieferung zum nächstmöglichen Zeitpunkt (mit entsprechender Verspätung) eingeplant.</w:t>
      </w:r>
      <w:r w:rsidR="00DF523B">
        <w:t xml:space="preserve"> Wenn die </w:t>
      </w:r>
      <w:proofErr w:type="spellStart"/>
      <w:r w:rsidR="00DF523B">
        <w:t>early</w:t>
      </w:r>
      <w:proofErr w:type="spellEnd"/>
      <w:r w:rsidR="00DF523B">
        <w:t xml:space="preserve"> </w:t>
      </w:r>
      <w:proofErr w:type="spellStart"/>
      <w:r w:rsidR="00DF523B">
        <w:t>load</w:t>
      </w:r>
      <w:proofErr w:type="spellEnd"/>
      <w:r w:rsidR="00DF523B">
        <w:t xml:space="preserve"> Möglichkeit greif</w:t>
      </w:r>
      <w:ins w:id="62" w:author="Timm Ziarnetzky" w:date="2023-01-25T13:24:00Z">
        <w:r w:rsidR="0066088E">
          <w:t>t</w:t>
        </w:r>
      </w:ins>
      <w:r w:rsidR="00DF523B">
        <w:t xml:space="preserve">, kann es zu einer </w:t>
      </w:r>
      <w:r w:rsidR="00713804">
        <w:t>Verletzung</w:t>
      </w:r>
      <w:r w:rsidR="00DF523B">
        <w:t xml:space="preserve"> der </w:t>
      </w:r>
      <w:proofErr w:type="spellStart"/>
      <w:r w:rsidR="00DF523B">
        <w:t>FiFo</w:t>
      </w:r>
      <w:proofErr w:type="spellEnd"/>
      <w:ins w:id="63" w:author="Timm Ziarnetzky" w:date="2023-01-25T13:24:00Z">
        <w:r w:rsidR="0066088E">
          <w:t>-</w:t>
        </w:r>
      </w:ins>
      <w:del w:id="64" w:author="Timm Ziarnetzky" w:date="2023-01-25T13:24:00Z">
        <w:r w:rsidR="00DF523B" w:rsidDel="0066088E">
          <w:delText xml:space="preserve"> </w:delText>
        </w:r>
      </w:del>
      <w:r w:rsidR="00DF523B">
        <w:t>Regel kommen.</w:t>
      </w:r>
      <w:commentRangeEnd w:id="37"/>
      <w:r w:rsidR="0066088E">
        <w:rPr>
          <w:rStyle w:val="Kommentarzeichen"/>
        </w:rPr>
        <w:commentReference w:id="37"/>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79B73AE3" w:rsidR="006C18E3" w:rsidRDefault="004B3A47" w:rsidP="00C049BB">
      <w:commentRangeStart w:id="65"/>
      <w:r>
        <w:t xml:space="preserve">Diese Schritte werden pro Werk </w:t>
      </w:r>
      <w:r w:rsidR="004E60E0">
        <w:t>so lange</w:t>
      </w:r>
      <w:r>
        <w:t xml:space="preserve"> wiederholt, </w:t>
      </w:r>
      <w:r w:rsidR="006B4E61">
        <w:t>bis es keine gültigen Paarungen mehr gibt</w:t>
      </w:r>
      <w:r w:rsidR="00EB201E">
        <w:t>.</w:t>
      </w:r>
      <w:commentRangeEnd w:id="65"/>
      <w:r w:rsidR="0066088E">
        <w:rPr>
          <w:rStyle w:val="Kommentarzeichen"/>
        </w:rPr>
        <w:commentReference w:id="65"/>
      </w:r>
    </w:p>
    <w:p w14:paraId="60E5AC5E" w14:textId="0C566EDF" w:rsidR="00C7453E" w:rsidRDefault="00823A06" w:rsidP="00C7453E">
      <w:pPr>
        <w:pStyle w:val="berschrift4"/>
      </w:pPr>
      <w:r>
        <w:t xml:space="preserve"> </w:t>
      </w:r>
      <w:r w:rsidR="00C7453E">
        <w:t xml:space="preserve">Ausnahmen der </w:t>
      </w:r>
      <w:proofErr w:type="spellStart"/>
      <w:r w:rsidR="00C7453E">
        <w:t>FiFo</w:t>
      </w:r>
      <w:proofErr w:type="spellEnd"/>
      <w:ins w:id="66" w:author="Timm Ziarnetzky" w:date="2023-01-25T13:32:00Z">
        <w:r w:rsidR="0066088E">
          <w:t>-</w:t>
        </w:r>
      </w:ins>
      <w:del w:id="67" w:author="Timm Ziarnetzky" w:date="2023-01-25T13:32:00Z">
        <w:r w:rsidR="00C7453E" w:rsidDel="0066088E">
          <w:delText xml:space="preserve"> </w:delText>
        </w:r>
      </w:del>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20E6224E" w:rsidR="00C7453E" w:rsidRDefault="00C7453E" w:rsidP="00C7453E">
      <w:r>
        <w:t>Wenn die nächste einzuplanende Lieferung eine Einzellieferung ist und die Kapazität des nächsten Fahrzeugs, da</w:t>
      </w:r>
      <w:del w:id="68" w:author="Timm Ziarnetzky" w:date="2023-01-25T13:33:00Z">
        <w:r w:rsidDel="00966F2A">
          <w:delText>s</w:delText>
        </w:r>
      </w:del>
      <w:r>
        <w:t xml:space="preserve">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verplant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w:t>
      </w:r>
      <w:r>
        <w:lastRenderedPageBreak/>
        <w:t>geplant werden kann, bevor das nächste Fahrzeug 2 am Werk ankommt und das spätere Fahrzeuge 2 eine zur Einzellieferung passende Kapazität hat, muss die MIXOR Optimierung das später kommende Fahrzeug 2 vorziehen, damit keine unnötigen Lieferungen entstehen.</w:t>
      </w:r>
    </w:p>
    <w:p w14:paraId="1B6370C5" w14:textId="47C1BCBF" w:rsidR="00C7453E" w:rsidRP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6EF9258F" w14:textId="25274F0A" w:rsidR="00FE28DD" w:rsidRPr="00E34BE1" w:rsidRDefault="00FE28DD" w:rsidP="00FE28DD">
      <w:pPr>
        <w:pStyle w:val="berschrift4"/>
        <w:rPr>
          <w:lang w:val="en-GB"/>
        </w:rPr>
      </w:pPr>
      <w:r w:rsidRPr="0054597D">
        <w:t xml:space="preserve"> </w:t>
      </w:r>
      <w:r w:rsidRPr="00E34BE1">
        <w:rPr>
          <w:lang w:val="en-GB"/>
        </w:rPr>
        <w:t>Roster</w:t>
      </w:r>
      <w:r w:rsidR="00DB4825" w:rsidRPr="00E34BE1">
        <w:rPr>
          <w:lang w:val="en-GB"/>
        </w:rPr>
        <w:t xml:space="preserve"> und First Round R</w:t>
      </w:r>
      <w:r w:rsidR="00DB4825">
        <w:rPr>
          <w:lang w:val="en-GB"/>
        </w:rPr>
        <w:t>ule</w:t>
      </w:r>
    </w:p>
    <w:p w14:paraId="24076A07" w14:textId="6956EE96" w:rsidR="00C20653" w:rsidRPr="00C20653" w:rsidRDefault="00C20653" w:rsidP="00FE28DD">
      <w:pPr>
        <w:rPr>
          <w:b/>
          <w:bCs/>
        </w:rPr>
      </w:pPr>
      <w:r w:rsidRPr="00C20653">
        <w:rPr>
          <w:b/>
          <w:bCs/>
        </w:rPr>
        <w:t>Definitionen</w:t>
      </w:r>
    </w:p>
    <w:p w14:paraId="6722E332" w14:textId="3C084337" w:rsidR="00FE28DD" w:rsidRDefault="00FE28DD" w:rsidP="00FE28DD">
      <w:r>
        <w:t>Die Rosterreihenfolge ist in SYNCROTESS eine vom Nutzer vorgegebene Fahrzeugreihenfolge pro Werk, nach denen die Disposition den Fahrzeugen in der ersten Schicht des nächsten Tages ihre erste Lieferung zuteilen muss.</w:t>
      </w:r>
    </w:p>
    <w:p w14:paraId="07E33FF5" w14:textId="680B55BC" w:rsidR="00347F7D" w:rsidRDefault="00347F7D" w:rsidP="00FE28DD">
      <w:r>
        <w:t>Eine Rostergruppe in SYNCROTESS ist eine Gruppe von Fahrzeugen</w:t>
      </w:r>
      <w:ins w:id="69" w:author="Timm Ziarnetzky" w:date="2023-01-25T13:35:00Z">
        <w:r w:rsidR="00966F2A">
          <w:t>,</w:t>
        </w:r>
      </w:ins>
      <w:r>
        <w:t xml:space="preserve"> deren Rosterreihenfolge gegenüber der Reihenfolge einer anderen Gruppe priorisiert ist. </w:t>
      </w:r>
      <w:commentRangeStart w:id="70"/>
      <w:r>
        <w:t>SYNCROTESS unterstützt drei Rostergruppen.</w:t>
      </w:r>
      <w:commentRangeEnd w:id="70"/>
      <w:r w:rsidR="00966F2A">
        <w:rPr>
          <w:rStyle w:val="Kommentarzeichen"/>
        </w:rPr>
        <w:commentReference w:id="70"/>
      </w:r>
    </w:p>
    <w:p w14:paraId="2B489F40" w14:textId="385FB6C3" w:rsidR="00793BC3" w:rsidRDefault="00793BC3" w:rsidP="00FE28DD">
      <w:r w:rsidRPr="00793BC3">
        <w:t xml:space="preserve">Die Rosternummer ist in SYNCROTESS eine vom Nutzer </w:t>
      </w:r>
      <w:r>
        <w:t xml:space="preserve">in der Dispatch GUI </w:t>
      </w:r>
      <w:r w:rsidRPr="00793BC3">
        <w:t xml:space="preserve">festgelegte Nummer, die den Platz des Fahrzeuges </w:t>
      </w:r>
      <w:r>
        <w:t>innerhalb einer Rostergruppe</w:t>
      </w:r>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6B11CD2E" w14:textId="6937E54E" w:rsidR="00FA15ED" w:rsidRDefault="00FA15ED" w:rsidP="00FE28DD">
      <w:r w:rsidRPr="00FA15ED">
        <w:t>Die First</w:t>
      </w:r>
      <w:ins w:id="71" w:author="Timm Ziarnetzky" w:date="2023-01-25T13:38:00Z">
        <w:r w:rsidR="00966F2A">
          <w:t>-</w:t>
        </w:r>
      </w:ins>
      <w:del w:id="72" w:author="Timm Ziarnetzky" w:date="2023-01-25T13:38:00Z">
        <w:r w:rsidRPr="00FA15ED" w:rsidDel="00966F2A">
          <w:delText xml:space="preserve"> </w:delText>
        </w:r>
      </w:del>
      <w:r w:rsidRPr="00FA15ED">
        <w:t>Round</w:t>
      </w:r>
      <w:ins w:id="73" w:author="Timm Ziarnetzky" w:date="2023-01-25T13:38:00Z">
        <w:r w:rsidR="00966F2A">
          <w:t>-</w:t>
        </w:r>
      </w:ins>
      <w:del w:id="74" w:author="Timm Ziarnetzky" w:date="2023-01-25T13:38:00Z">
        <w:r w:rsidRPr="00FA15ED" w:rsidDel="00966F2A">
          <w:delText xml:space="preserve"> </w:delText>
        </w:r>
      </w:del>
      <w:r w:rsidRPr="00FA15ED">
        <w:t>Rule ist in SYNCROTESS eine Regel</w:t>
      </w:r>
      <w:r>
        <w:t xml:space="preserve">, die </w:t>
      </w:r>
      <w:r w:rsidR="00E05C21">
        <w:t xml:space="preserve">den pünktlichen Arbeitsantritt der Fahrer </w:t>
      </w:r>
      <w:r>
        <w:t xml:space="preserve">fördern soll. Wenn </w:t>
      </w:r>
      <w:r w:rsidR="00635E40">
        <w:t xml:space="preserve">sich ein Fahrer früher als geplant anmeldet, wird </w:t>
      </w:r>
      <w:r w:rsidR="00290702">
        <w:t xml:space="preserve">der frühere Arbeitsantritt nicht damit belohnt, dass </w:t>
      </w:r>
      <w:r w:rsidR="00101182">
        <w:t>die Disposition dem</w:t>
      </w:r>
      <w:r w:rsidR="00290702">
        <w:t xml:space="preserve"> Fahrzeug direkt eine Lieferung </w:t>
      </w:r>
      <w:r w:rsidR="00101182">
        <w:t>zuteilt, sondern das Fahrzeug wird gemäß der ursprünglichen Rosterreihenfolge behandelt.</w:t>
      </w:r>
    </w:p>
    <w:p w14:paraId="2365381F" w14:textId="310A22D7" w:rsidR="00C20653" w:rsidRPr="00C20653" w:rsidRDefault="00C20653" w:rsidP="00FE28DD">
      <w:pPr>
        <w:rPr>
          <w:b/>
          <w:bCs/>
        </w:rPr>
      </w:pPr>
      <w:r w:rsidRPr="00C20653">
        <w:rPr>
          <w:b/>
          <w:bCs/>
        </w:rPr>
        <w:t>Anforderungen</w:t>
      </w:r>
    </w:p>
    <w:p w14:paraId="652EECAA" w14:textId="77777777" w:rsidR="00FE28DD" w:rsidRDefault="00FE28DD" w:rsidP="00FE28DD">
      <w:r w:rsidRPr="002828E5">
        <w:t>Wenn in einem Optimierungslauf alle Fahrzeuge ein SAS haben, dann muss die MIXOR Optimierung den Fahrzeugen eine erste Lieferung aufsteigend nach der</w:t>
      </w:r>
      <w:r>
        <w:t>en</w:t>
      </w:r>
      <w:r w:rsidRPr="002828E5">
        <w:t xml:space="preserve"> SAS-Zeit einplanen.</w:t>
      </w:r>
    </w:p>
    <w:p w14:paraId="543A2493" w14:textId="3D0DC177" w:rsidR="00FE28DD" w:rsidRDefault="00FE28DD" w:rsidP="00FE28DD">
      <w:r>
        <w:lastRenderedPageBreak/>
        <w:t>Wenn in einem Optimierungslauf kein Fahrzeug ein SAS hat</w:t>
      </w:r>
      <w:r w:rsidR="00C20653">
        <w:t xml:space="preserve"> und der Schalter </w:t>
      </w:r>
      <w:proofErr w:type="spellStart"/>
      <w:r w:rsidR="00C20653">
        <w:t>Contin</w:t>
      </w:r>
      <w:ins w:id="75" w:author="Stefan Sommer" w:date="2023-01-23T13:38:00Z">
        <w:r w:rsidR="00A15178">
          <w:t>u</w:t>
        </w:r>
      </w:ins>
      <w:r w:rsidR="00C20653">
        <w:t>ous</w:t>
      </w:r>
      <w:proofErr w:type="spellEnd"/>
      <w:r w:rsidR="00C20653">
        <w:t xml:space="preserve"> Roster </w:t>
      </w:r>
      <w:proofErr w:type="spellStart"/>
      <w:r w:rsidR="00C20653">
        <w:t>Sequence</w:t>
      </w:r>
      <w:proofErr w:type="spellEnd"/>
      <w:r w:rsidR="00C20653">
        <w:t xml:space="preserve"> auf </w:t>
      </w:r>
      <w:proofErr w:type="spellStart"/>
      <w:r w:rsidR="00C20653">
        <w:t>False</w:t>
      </w:r>
      <w:proofErr w:type="spellEnd"/>
      <w:r w:rsidR="00C20653">
        <w:t xml:space="preserve"> steht</w:t>
      </w:r>
      <w:r>
        <w:t>, dann muss die MIXOR Optimierung den Fahrzeugen eine erste Lieferung</w:t>
      </w:r>
      <w:r w:rsidR="00C20653" w:rsidRPr="00C20653">
        <w:t xml:space="preserve"> </w:t>
      </w:r>
      <w:r w:rsidR="00C20653">
        <w:t>gemäß den folgenden Reihenfolgekriterien einplanen:</w:t>
      </w:r>
    </w:p>
    <w:p w14:paraId="7A8F6E34" w14:textId="37444E0F" w:rsidR="00C20653" w:rsidRDefault="00C20653" w:rsidP="00C20653">
      <w:pPr>
        <w:pStyle w:val="Listenabsatz"/>
        <w:numPr>
          <w:ilvl w:val="0"/>
          <w:numId w:val="33"/>
        </w:numPr>
      </w:pPr>
      <w:r>
        <w:t>Aufsteigend nach Rostergruppe</w:t>
      </w:r>
    </w:p>
    <w:p w14:paraId="4DD9B151" w14:textId="1D28980F" w:rsidR="00C20653" w:rsidRDefault="00C20653" w:rsidP="00C20653">
      <w:pPr>
        <w:pStyle w:val="Listenabsatz"/>
        <w:numPr>
          <w:ilvl w:val="0"/>
          <w:numId w:val="33"/>
        </w:numPr>
      </w:pPr>
      <w:r>
        <w:t>Aufsteigend nach Rosternummer</w:t>
      </w:r>
    </w:p>
    <w:p w14:paraId="395E40CE" w14:textId="5275BF68" w:rsidR="00C20653" w:rsidRDefault="00C20653" w:rsidP="00C20653">
      <w:pPr>
        <w:pStyle w:val="Listenabsatz"/>
        <w:numPr>
          <w:ilvl w:val="0"/>
          <w:numId w:val="33"/>
        </w:numPr>
      </w:pPr>
      <w:r>
        <w:t>Aufsteigend nach Schichtbeginn (bei fehlender oder gleicher Rostergruppe und Nummer)</w:t>
      </w:r>
    </w:p>
    <w:p w14:paraId="0A3CCBCE" w14:textId="3D2E3360" w:rsidR="00C20653" w:rsidRDefault="00C20653" w:rsidP="00C20653">
      <w:pPr>
        <w:pStyle w:val="Listenabsatz"/>
        <w:numPr>
          <w:ilvl w:val="0"/>
          <w:numId w:val="33"/>
        </w:numPr>
      </w:pPr>
      <w:r>
        <w:t>Lexikographisch nach Truck ID (bei Fehlen oder Gleichheit der vorherigen Kriterien)</w:t>
      </w:r>
    </w:p>
    <w:p w14:paraId="0405AAE8" w14:textId="0D966814" w:rsidR="00C20653" w:rsidRDefault="00C20653" w:rsidP="00C20653">
      <w:r>
        <w:t xml:space="preserve">Wenn in einem Optimierungslauf kein Fahrzeug ein SAS hat und der Schalter </w:t>
      </w:r>
      <w:proofErr w:type="spellStart"/>
      <w:r>
        <w:t>Contin</w:t>
      </w:r>
      <w:ins w:id="76" w:author="Stefan Sommer" w:date="2023-01-23T13:38:00Z">
        <w:r w:rsidR="00A15178">
          <w:t>u</w:t>
        </w:r>
      </w:ins>
      <w:r>
        <w:t>ous</w:t>
      </w:r>
      <w:proofErr w:type="spellEnd"/>
      <w:r>
        <w:t xml:space="preserve"> Roster </w:t>
      </w:r>
      <w:proofErr w:type="spellStart"/>
      <w:r>
        <w:t>Sequence</w:t>
      </w:r>
      <w:proofErr w:type="spellEnd"/>
      <w:r>
        <w:t xml:space="preserve"> auf True steht, dann muss die MIXOR Optimierung den Fahrzeugen eine erste Lieferung</w:t>
      </w:r>
      <w:r w:rsidRPr="00C20653">
        <w:t xml:space="preserve"> </w:t>
      </w:r>
      <w:r>
        <w:t>gemäß den folgenden Reihenfolgekriterien einplanen:</w:t>
      </w:r>
    </w:p>
    <w:p w14:paraId="31A53491" w14:textId="33AC9FEA" w:rsidR="00C20653" w:rsidRDefault="00C20653" w:rsidP="00C20653">
      <w:pPr>
        <w:pStyle w:val="Listenabsatz"/>
        <w:numPr>
          <w:ilvl w:val="0"/>
          <w:numId w:val="34"/>
        </w:numPr>
      </w:pPr>
      <w:r>
        <w:t>Aufsteigend nach Rosternummer</w:t>
      </w:r>
    </w:p>
    <w:p w14:paraId="007FB259" w14:textId="48CE18F2" w:rsidR="00C20653" w:rsidRDefault="00C20653" w:rsidP="00C20653">
      <w:pPr>
        <w:pStyle w:val="Listenabsatz"/>
        <w:numPr>
          <w:ilvl w:val="0"/>
          <w:numId w:val="34"/>
        </w:numPr>
      </w:pPr>
      <w:r>
        <w:t>Aufsteigend nach Rostergruppe (bei fehlender oder gleicher Rostergruppe)</w:t>
      </w:r>
    </w:p>
    <w:p w14:paraId="29DE6F60" w14:textId="77777777" w:rsidR="00C20653" w:rsidRDefault="00C20653" w:rsidP="00C20653">
      <w:pPr>
        <w:pStyle w:val="Listenabsatz"/>
        <w:numPr>
          <w:ilvl w:val="0"/>
          <w:numId w:val="34"/>
        </w:numPr>
      </w:pPr>
      <w:r>
        <w:t>Aufsteigend nach Schichtbeginn (bei fehlender oder gleicher Rostergruppe und Nummer)</w:t>
      </w:r>
    </w:p>
    <w:p w14:paraId="6E9B9A07" w14:textId="53F90D2F" w:rsidR="00C20653" w:rsidRDefault="00C20653" w:rsidP="007A5453">
      <w:pPr>
        <w:pStyle w:val="Listenabsatz"/>
        <w:numPr>
          <w:ilvl w:val="0"/>
          <w:numId w:val="34"/>
        </w:numPr>
      </w:pPr>
      <w:r>
        <w:t>Lexikographisch nach Truck ID (bei Fehlen oder Gleichheit der vorherigen Kriterien)</w:t>
      </w:r>
    </w:p>
    <w:p w14:paraId="4FA99F38" w14:textId="66B09511" w:rsidR="00FE28DD" w:rsidRDefault="00FE28DD" w:rsidP="00FE28DD">
      <w:r w:rsidRPr="006B4087">
        <w:t>Wenn in einem Optimierungslauf</w:t>
      </w:r>
      <w:r>
        <w:t xml:space="preserve"> sowohl Fahrzeuge mit</w:t>
      </w:r>
      <w:ins w:id="77" w:author="Timm Ziarnetzky" w:date="2023-01-25T13:41:00Z">
        <w:r w:rsidR="00966F2A">
          <w:t>,</w:t>
        </w:r>
      </w:ins>
      <w:r>
        <w:t xml:space="preserve">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94E08D4" w14:textId="160DDDF7" w:rsidR="00FE28DD" w:rsidRDefault="003009CD" w:rsidP="00FE28DD">
      <w:pPr>
        <w:pStyle w:val="Listenabsatz"/>
        <w:numPr>
          <w:ilvl w:val="0"/>
          <w:numId w:val="32"/>
        </w:numPr>
      </w:pPr>
      <w:ins w:id="78" w:author="Stefan Sommer" w:date="2023-01-23T13:30:00Z">
        <w:r>
          <w:t>Fahrzeuge mit SAS a</w:t>
        </w:r>
      </w:ins>
      <w:del w:id="79" w:author="Stefan Sommer" w:date="2023-01-23T13:30:00Z">
        <w:r w:rsidR="00FE28DD" w:rsidDel="003009CD">
          <w:delText>A</w:delText>
        </w:r>
      </w:del>
      <w:r w:rsidR="00FE28DD">
        <w:t>ufsteigend nach SAS-Zeit</w:t>
      </w:r>
    </w:p>
    <w:p w14:paraId="5A5C11E9" w14:textId="105D12F0" w:rsidR="005C2AEF" w:rsidRDefault="003009CD" w:rsidP="00FE28DD">
      <w:pPr>
        <w:pStyle w:val="Listenabsatz"/>
        <w:numPr>
          <w:ilvl w:val="0"/>
          <w:numId w:val="32"/>
        </w:numPr>
      </w:pPr>
      <w:ins w:id="80" w:author="Stefan Sommer" w:date="2023-01-23T13:30:00Z">
        <w:r>
          <w:t>Fahrzeuge ohne SAS</w:t>
        </w:r>
        <w:del w:id="81" w:author="Timm Ziarnetzky" w:date="2023-01-25T13:42:00Z">
          <w:r w:rsidDel="00966F2A">
            <w:delText>,</w:delText>
          </w:r>
        </w:del>
        <w:r>
          <w:t xml:space="preserve"> </w:t>
        </w:r>
      </w:ins>
      <w:ins w:id="82" w:author="Stefan Sommer" w:date="2023-01-23T13:33:00Z">
        <w:r>
          <w:t>dürfen</w:t>
        </w:r>
      </w:ins>
      <w:ins w:id="83" w:author="Stefan Sommer" w:date="2023-01-23T13:30:00Z">
        <w:r>
          <w:t xml:space="preserve"> </w:t>
        </w:r>
      </w:ins>
      <w:ins w:id="84" w:author="Stefan Sommer" w:date="2023-01-23T13:34:00Z">
        <w:r>
          <w:t>unabhängig</w:t>
        </w:r>
      </w:ins>
      <w:ins w:id="85" w:author="Stefan Sommer" w:date="2023-01-23T13:31:00Z">
        <w:r>
          <w:t xml:space="preserve"> zwischen die Fahrzeuge mit SAS eingeplant werden. Für die Fahrzeuge ohne SA</w:t>
        </w:r>
      </w:ins>
      <w:ins w:id="86" w:author="Stefan Sommer" w:date="2023-01-23T13:32:00Z">
        <w:r>
          <w:t>S</w:t>
        </w:r>
      </w:ins>
      <w:ins w:id="87" w:author="Stefan Sommer" w:date="2023-01-23T13:31:00Z">
        <w:r>
          <w:t xml:space="preserve"> gelten aber </w:t>
        </w:r>
      </w:ins>
      <w:ins w:id="88" w:author="Stefan Sommer" w:date="2023-01-23T13:32:00Z">
        <w:r>
          <w:t>j</w:t>
        </w:r>
      </w:ins>
      <w:del w:id="89" w:author="Stefan Sommer" w:date="2023-01-23T13:32:00Z">
        <w:r w:rsidR="005C2AEF" w:rsidDel="003009CD">
          <w:delText>J</w:delText>
        </w:r>
      </w:del>
      <w:r w:rsidR="005C2AEF">
        <w:t xml:space="preserve">e nach Stellung des Schalters </w:t>
      </w:r>
      <w:proofErr w:type="spellStart"/>
      <w:r w:rsidR="005C2AEF">
        <w:t>Contin</w:t>
      </w:r>
      <w:ins w:id="90" w:author="Stefan Sommer" w:date="2023-01-23T13:38:00Z">
        <w:r w:rsidR="00AB544B">
          <w:t>u</w:t>
        </w:r>
      </w:ins>
      <w:r w:rsidR="005C2AEF">
        <w:t>ous</w:t>
      </w:r>
      <w:proofErr w:type="spellEnd"/>
      <w:r w:rsidR="005C2AEF">
        <w:t xml:space="preserve"> Roster </w:t>
      </w:r>
      <w:proofErr w:type="spellStart"/>
      <w:r w:rsidR="005C2AEF">
        <w:t>Sequence</w:t>
      </w:r>
      <w:proofErr w:type="spellEnd"/>
      <w:ins w:id="91" w:author="Stefan Sommer" w:date="2023-01-23T13:32:00Z">
        <w:r>
          <w:t xml:space="preserve"> die gleichen Regeln</w:t>
        </w:r>
      </w:ins>
      <w:r w:rsidR="005C2AEF">
        <w:t xml:space="preserve"> wie oben</w:t>
      </w:r>
      <w:ins w:id="92" w:author="Stefan Sommer" w:date="2023-01-23T13:32:00Z">
        <w:r>
          <w:t>.</w:t>
        </w:r>
      </w:ins>
    </w:p>
    <w:p w14:paraId="43D3FCB8" w14:textId="6391175D" w:rsidR="0067567A" w:rsidRDefault="00635E40" w:rsidP="00922B1C">
      <w:r>
        <w:t>Wenn sich ein Fahrer vor der geplanten SAS-Zeit seines Fahrzeugs anmeldet, dann muss die MIXOR Optimierung im Echtzeitmodus diese</w:t>
      </w:r>
      <w:ins w:id="93" w:author="Stefan Sommer" w:date="2023-01-23T11:56:00Z">
        <w:r w:rsidR="00621829">
          <w:t>m</w:t>
        </w:r>
      </w:ins>
      <w:r>
        <w:t xml:space="preserve"> Fahrzeug</w:t>
      </w:r>
      <w:ins w:id="94" w:author="Stefan Sommer" w:date="2023-01-23T11:56:00Z">
        <w:r w:rsidR="00621829">
          <w:t xml:space="preserve"> eine Lieferung</w:t>
        </w:r>
      </w:ins>
      <w:r>
        <w:t xml:space="preserve"> in </w:t>
      </w:r>
      <w:ins w:id="95" w:author="Stefan Sommer" w:date="2023-01-23T11:57:00Z">
        <w:r w:rsidR="00621829">
          <w:t>d</w:t>
        </w:r>
      </w:ins>
      <w:ins w:id="96" w:author="Stefan Sommer" w:date="2023-01-23T11:58:00Z">
        <w:r w:rsidR="00621829">
          <w:t xml:space="preserve">er ursprünglichen Position </w:t>
        </w:r>
      </w:ins>
      <w:r>
        <w:t xml:space="preserve">der </w:t>
      </w:r>
      <w:ins w:id="97" w:author="Stefan Sommer" w:date="2023-01-23T11:58:00Z">
        <w:r w:rsidR="00621829">
          <w:t>SAS-</w:t>
        </w:r>
      </w:ins>
      <w:r>
        <w:t>Reihenfolge</w:t>
      </w:r>
      <w:ins w:id="98" w:author="Stefan Sommer" w:date="2023-01-23T11:58:00Z">
        <w:r w:rsidR="00621829">
          <w:t xml:space="preserve"> (</w:t>
        </w:r>
      </w:ins>
      <w:ins w:id="99" w:author="Stefan Sommer" w:date="2023-01-23T13:29:00Z">
        <w:r w:rsidR="003009CD">
          <w:t>n</w:t>
        </w:r>
      </w:ins>
      <w:ins w:id="100" w:author="Stefan Sommer" w:date="2023-01-23T11:58:00Z">
        <w:r w:rsidR="00621829">
          <w:t>icht der SAS-Zeit)</w:t>
        </w:r>
      </w:ins>
      <w:r>
        <w:t xml:space="preserve"> </w:t>
      </w:r>
      <w:r w:rsidR="000C78E6">
        <w:t>einplanen.</w:t>
      </w:r>
    </w:p>
    <w:p w14:paraId="2CC728C2" w14:textId="5C640539" w:rsidR="008E4B85" w:rsidRDefault="00131117" w:rsidP="008A0FB7">
      <w:pPr>
        <w:pStyle w:val="berschrift4"/>
      </w:pPr>
      <w:r>
        <w:lastRenderedPageBreak/>
        <w:t xml:space="preserve"> </w:t>
      </w:r>
      <w:r w:rsidR="008E4B85">
        <w:t>Pausenplanung</w:t>
      </w:r>
    </w:p>
    <w:p w14:paraId="1C3AF2A7" w14:textId="054A99E6"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r w:rsidR="00014E3E">
        <w:t xml:space="preserve"> </w:t>
      </w:r>
      <w:r w:rsidR="00887B74">
        <w:t xml:space="preserve"> </w:t>
      </w:r>
    </w:p>
    <w:p w14:paraId="19FEBE76" w14:textId="249EBDDE" w:rsidR="00F158D6" w:rsidRDefault="00F158D6" w:rsidP="008E4B85">
      <w:r>
        <w:t>Ein Pausenmuster</w:t>
      </w:r>
      <w:r w:rsidR="00CF3BDE">
        <w:t xml:space="preserve"> (engl. </w:t>
      </w:r>
      <w:r w:rsidR="00F138B7">
        <w:t>b</w:t>
      </w:r>
      <w:r w:rsidR="00CF3BDE">
        <w:t xml:space="preserve">reak </w:t>
      </w:r>
      <w:proofErr w:type="spellStart"/>
      <w:r w:rsidR="00CF3BDE">
        <w:t>pattern</w:t>
      </w:r>
      <w:proofErr w:type="spellEnd"/>
      <w:r w:rsidR="00CF3BDE">
        <w:t>)</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56836C13" w14:textId="4C7401D6" w:rsidR="00675389" w:rsidRDefault="00920E77" w:rsidP="008E4B85">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4C89A700" w14:textId="5A27C535" w:rsidR="00EA22AD" w:rsidRDefault="00EA22AD" w:rsidP="008E4B85">
      <w:r>
        <w:t>Die MIXOR Optimierung muss eine Pause so einplanen, dass das Pausenende innerhalb des zugehörigen Intervalls liegt.</w:t>
      </w:r>
    </w:p>
    <w:p w14:paraId="115CE3FA" w14:textId="77777777" w:rsidR="00EC5E54" w:rsidRPr="00EC5E54" w:rsidRDefault="00F158D6" w:rsidP="00EC5E54">
      <w:r w:rsidRPr="00EC5E54">
        <w:t xml:space="preserve">Die MIXOR Optimierung muss eine Pause nach der Ankunft des Fahrzeuges am Werk einplanen. </w:t>
      </w:r>
    </w:p>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Intervall durch zwei Felder in den Auftragsdaten definiert. Für die Folgelieferungen einer Lieferkette errechnet sich dieses Intervall durch das Lieferzeitfenster der vorangegangenen Lieferung und dem Lieferfluss. </w:t>
      </w:r>
    </w:p>
    <w:p w14:paraId="3F618E28" w14:textId="3DF64B4F" w:rsidR="00345F56" w:rsidRDefault="00345F56" w:rsidP="005A6F34">
      <w:r>
        <w:t xml:space="preserve">Deadline bedeutet in SYNCROTESS ein fester </w:t>
      </w:r>
      <w:r w:rsidR="00B843DF">
        <w:t>Zeitpunkt,</w:t>
      </w:r>
      <w:r>
        <w:t xml:space="preserve"> hinter dem</w:t>
      </w:r>
      <w:r w:rsidR="00713804">
        <w:t xml:space="preserve"> die</w:t>
      </w:r>
      <w:r>
        <w:t xml:space="preserve"> 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t xml:space="preserve">Ladezeitfenster </w:t>
      </w:r>
      <w:ins w:id="101" w:author="Timm Ziarnetzky" w:date="2023-01-25T13:55:00Z">
        <w:r w:rsidR="0044798F">
          <w:t xml:space="preserve">an einem Werk </w:t>
        </w:r>
      </w:ins>
      <w:r>
        <w:t xml:space="preserve">bedeutet </w:t>
      </w:r>
      <w:ins w:id="102" w:author="Timm Ziarnetzky" w:date="2023-01-25T13:55:00Z">
        <w:r w:rsidR="0044798F">
          <w:t xml:space="preserve">in </w:t>
        </w:r>
      </w:ins>
      <w:r w:rsidR="0093498A">
        <w:t>SYNCROTESS das Zeitintervall das auf Basis der Entladedauer</w:t>
      </w:r>
      <w:ins w:id="103" w:author="Timm Ziarnetzky" w:date="2023-01-25T13:56:00Z">
        <w:r w:rsidR="0044798F">
          <w:t xml:space="preserve"> am Werk</w:t>
        </w:r>
      </w:ins>
      <w:r w:rsidR="0093498A">
        <w:t>, der Fahrtdauer</w:t>
      </w:r>
      <w:ins w:id="104" w:author="Timm Ziarnetzky" w:date="2023-01-25T13:55:00Z">
        <w:r w:rsidR="0044798F">
          <w:t xml:space="preserve"> zum Werk</w:t>
        </w:r>
      </w:ins>
      <w:r w:rsidR="0093498A">
        <w:t xml:space="preserve"> und der Ladedauer</w:t>
      </w:r>
      <w:ins w:id="105" w:author="Timm Ziarnetzky" w:date="2023-01-25T13:56:00Z">
        <w:r w:rsidR="0044798F">
          <w:t xml:space="preserve"> am Werk</w:t>
        </w:r>
      </w:ins>
      <w:r w:rsidR="0093498A">
        <w:t xml:space="preserve"> eines Auftrags vom Lieferzeitfenster abgeleitet wird. </w:t>
      </w:r>
    </w:p>
    <w:p w14:paraId="00EB01E2" w14:textId="7D507D5D" w:rsidR="00A90206" w:rsidRDefault="00A90206" w:rsidP="00A90206">
      <w:r>
        <w:lastRenderedPageBreak/>
        <w:t xml:space="preserve">Die </w:t>
      </w:r>
      <w:ins w:id="106" w:author="Timm Ziarnetzky" w:date="2023-01-25T13:56:00Z">
        <w:r w:rsidR="0044798F">
          <w:t>MIXOR O</w:t>
        </w:r>
      </w:ins>
      <w:del w:id="107" w:author="Timm Ziarnetzky" w:date="2023-01-25T13:56:00Z">
        <w:r w:rsidDel="0044798F">
          <w:delText>neue Betono</w:delText>
        </w:r>
      </w:del>
      <w:r>
        <w:t xml:space="preserve">ptimierung muss die verfügbaren Lieferungen so auf die verfügbaren Fahrzeuge verteilen, dass möglichst viele Lieferungen innerhalb ihres Lieferzeitfensters entladen werden. </w:t>
      </w:r>
    </w:p>
    <w:p w14:paraId="52B3DA0C" w14:textId="164335E8" w:rsidR="00A90206" w:rsidRDefault="00A90206" w:rsidP="00A90206">
      <w:r>
        <w:t xml:space="preserve">Falls eine Lieferung aufgrund des Ladezeitfensters nicht innerhalb ihres Lieferzeitfensters entladen werden kann, muss die </w:t>
      </w:r>
      <w:ins w:id="108" w:author="Timm Ziarnetzky" w:date="2023-01-25T13:57:00Z">
        <w:r w:rsidR="0044798F">
          <w:t>MIXOR O</w:t>
        </w:r>
      </w:ins>
      <w:del w:id="109" w:author="Timm Ziarnetzky" w:date="2023-01-25T13:57:00Z">
        <w:r w:rsidDel="0044798F">
          <w:delText>neue Betono</w:delText>
        </w:r>
      </w:del>
      <w:r>
        <w:t>ptimierung das Ladezeitfenster bis zu einer einstellbaren Grenze („</w:t>
      </w:r>
      <w:proofErr w:type="spellStart"/>
      <w:r>
        <w:t>shefltime</w:t>
      </w:r>
      <w:proofErr w:type="spellEnd"/>
      <w:r>
        <w:t>“) nach vorne verlegen, um die Lieferung doch innerhalb des Lieferzeitfensters entladen zu können und eine Verspätung zu vermeiden (</w:t>
      </w:r>
      <w:proofErr w:type="spellStart"/>
      <w:r>
        <w:t>early</w:t>
      </w:r>
      <w:proofErr w:type="spellEnd"/>
      <w:r>
        <w:t xml:space="preserve"> </w:t>
      </w:r>
      <w:proofErr w:type="spellStart"/>
      <w:r>
        <w:t>load</w:t>
      </w:r>
      <w:proofErr w:type="spellEnd"/>
      <w:r>
        <w:t xml:space="preserve">).  </w:t>
      </w:r>
    </w:p>
    <w:p w14:paraId="58C0D8DF" w14:textId="3383609B" w:rsidR="00A90206" w:rsidRDefault="00A90206" w:rsidP="00A90206">
      <w:r>
        <w:t xml:space="preserve">Falls eine Verspätung nicht durch </w:t>
      </w:r>
      <w:proofErr w:type="spellStart"/>
      <w:r>
        <w:t>early</w:t>
      </w:r>
      <w:proofErr w:type="spellEnd"/>
      <w:r>
        <w:t xml:space="preserve"> </w:t>
      </w:r>
      <w:proofErr w:type="spellStart"/>
      <w:r>
        <w:t>load</w:t>
      </w:r>
      <w:proofErr w:type="spellEnd"/>
      <w:r>
        <w:t xml:space="preserve"> vermieden werden kann, muss die </w:t>
      </w:r>
      <w:ins w:id="110" w:author="Timm Ziarnetzky" w:date="2023-01-25T13:57:00Z">
        <w:r w:rsidR="0044798F">
          <w:t>MIXOR</w:t>
        </w:r>
      </w:ins>
      <w:ins w:id="111" w:author="Timm Ziarnetzky" w:date="2023-01-25T13:58:00Z">
        <w:r w:rsidR="0044798F">
          <w:t xml:space="preserve"> O</w:t>
        </w:r>
      </w:ins>
      <w:del w:id="112" w:author="Timm Ziarnetzky" w:date="2023-01-25T13:57:00Z">
        <w:r w:rsidDel="0044798F">
          <w:delText>neue Betono</w:delText>
        </w:r>
      </w:del>
      <w:r>
        <w:t xml:space="preserve">ptimierung die Entladung einer Lieferung hinter das Lieferzeitfenster planen. </w:t>
      </w:r>
    </w:p>
    <w:p w14:paraId="7ABD5893" w14:textId="7B95FB08" w:rsidR="00604A35" w:rsidRDefault="00604A35" w:rsidP="00A90206">
      <w:r>
        <w:t xml:space="preserve">Die </w:t>
      </w:r>
      <w:ins w:id="113" w:author="Timm Ziarnetzky" w:date="2023-01-25T13:58:00Z">
        <w:r w:rsidR="0044798F">
          <w:t>MIXOR O</w:t>
        </w:r>
      </w:ins>
      <w:del w:id="114" w:author="Timm Ziarnetzky" w:date="2023-01-25T13:58:00Z">
        <w:r w:rsidDel="0044798F">
          <w:delText>neue Betono</w:delText>
        </w:r>
      </w:del>
      <w:r>
        <w:t>ptimierung</w:t>
      </w:r>
      <w:del w:id="115" w:author="Timm Ziarnetzky" w:date="2023-01-25T13:58:00Z">
        <w:r w:rsidDel="0044798F">
          <w:delText>,</w:delText>
        </w:r>
      </w:del>
      <w:r>
        <w:t xml:space="preserve"> muss die im Auftrag übermittelte Deadline ignorieren.</w:t>
      </w:r>
    </w:p>
    <w:p w14:paraId="794CD87F" w14:textId="395A97EB" w:rsidR="00A90206" w:rsidRDefault="00A90206" w:rsidP="00A90206">
      <w:commentRangeStart w:id="116"/>
      <w:r>
        <w:t xml:space="preserve">Wenn eine Lieferung eines Auftrags bereits verspätet wurde, muss die </w:t>
      </w:r>
      <w:ins w:id="117" w:author="Timm Ziarnetzky" w:date="2023-01-25T13:59:00Z">
        <w:r w:rsidR="0044798F">
          <w:t>MIXOR O</w:t>
        </w:r>
      </w:ins>
      <w:del w:id="118" w:author="Timm Ziarnetzky" w:date="2023-01-25T13:59:00Z">
        <w:r w:rsidDel="0044798F">
          <w:delText>neue Betono</w:delText>
        </w:r>
      </w:del>
      <w:r>
        <w:t xml:space="preserve">ptimierung eine Verspätung jeder weiteren Lieferung der Lieferkette stärker gewichten, als wenn eine Einzellieferung verspätet würde (Australien SCR 212).   </w:t>
      </w:r>
      <w:commentRangeEnd w:id="116"/>
      <w:r w:rsidR="00DF6CE1">
        <w:rPr>
          <w:rStyle w:val="Kommentarzeichen"/>
        </w:rPr>
        <w:commentReference w:id="116"/>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1A720250" w:rsidR="00545DC0" w:rsidRDefault="00545DC0" w:rsidP="005A6F34">
      <w:r>
        <w:t xml:space="preserve">Für Plant Dispatch siehe Umsetzung </w:t>
      </w:r>
      <w:proofErr w:type="spellStart"/>
      <w:r>
        <w:t>FiFo</w:t>
      </w:r>
      <w:proofErr w:type="spellEnd"/>
      <w:ins w:id="119" w:author="Timm Ziarnetzky" w:date="2023-01-25T14:45:00Z">
        <w:r w:rsidR="005935A7">
          <w:t>-</w:t>
        </w:r>
      </w:ins>
      <w:del w:id="120" w:author="Timm Ziarnetzky" w:date="2023-01-25T14:45:00Z">
        <w:r w:rsidDel="005935A7">
          <w:delText xml:space="preserve"> </w:delText>
        </w:r>
      </w:del>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t>Die Lieferungen werden aufsteigen</w:t>
      </w:r>
      <w:ins w:id="121" w:author="Timm Ziarnetzky" w:date="2023-01-25T14:45:00Z">
        <w:r w:rsidR="005935A7">
          <w:t>d</w:t>
        </w:r>
      </w:ins>
      <w:r>
        <w:t xml:space="preserve"> nach ihrem Ladezeitfenster </w:t>
      </w:r>
      <w:ins w:id="122" w:author="Timm Ziarnetzky" w:date="2023-01-25T14:45:00Z">
        <w:r w:rsidR="005935A7">
          <w:t xml:space="preserve">am Stammwerk </w:t>
        </w:r>
      </w:ins>
      <w:r>
        <w:t>sortiert.</w:t>
      </w:r>
    </w:p>
    <w:p w14:paraId="76790559" w14:textId="16206157" w:rsidR="00545DC0" w:rsidRDefault="00545DC0" w:rsidP="00545DC0">
      <w:pPr>
        <w:pStyle w:val="Listenabsatz"/>
        <w:numPr>
          <w:ilvl w:val="0"/>
          <w:numId w:val="29"/>
        </w:numPr>
      </w:pPr>
      <w:r>
        <w:t>Für d</w:t>
      </w:r>
      <w:ins w:id="123" w:author="Timm Ziarnetzky" w:date="2023-01-25T14:46:00Z">
        <w:r w:rsidR="005935A7">
          <w:t>as</w:t>
        </w:r>
      </w:ins>
      <w:del w:id="124" w:author="Timm Ziarnetzky" w:date="2023-01-25T14:46:00Z">
        <w:r w:rsidDel="005935A7">
          <w:delText>ie</w:delText>
        </w:r>
      </w:del>
      <w:r>
        <w:t xml:space="preserve"> erste </w:t>
      </w:r>
      <w:ins w:id="125" w:author="Timm Ziarnetzky" w:date="2023-01-25T14:46:00Z">
        <w:r w:rsidR="005935A7">
          <w:t>Fahrzeug</w:t>
        </w:r>
      </w:ins>
      <w:del w:id="126" w:author="Timm Ziarnetzky" w:date="2023-01-25T14:46:00Z">
        <w:r w:rsidDel="005935A7">
          <w:delText>Lieferung</w:delText>
        </w:r>
      </w:del>
      <w:r>
        <w:t xml:space="preserve"> wird ein</w:t>
      </w:r>
      <w:ins w:id="127" w:author="Timm Ziarnetzky" w:date="2023-01-25T14:46:00Z">
        <w:r w:rsidR="005935A7">
          <w:t>e</w:t>
        </w:r>
      </w:ins>
      <w:r>
        <w:t xml:space="preserve"> passende</w:t>
      </w:r>
      <w:del w:id="128" w:author="Timm Ziarnetzky" w:date="2023-01-25T14:46:00Z">
        <w:r w:rsidDel="005935A7">
          <w:delText>s</w:delText>
        </w:r>
      </w:del>
      <w:r>
        <w:t xml:space="preserve"> </w:t>
      </w:r>
      <w:ins w:id="129" w:author="Timm Ziarnetzky" w:date="2023-01-25T14:46:00Z">
        <w:r w:rsidR="005935A7">
          <w:t>Lieferung</w:t>
        </w:r>
      </w:ins>
      <w:del w:id="130" w:author="Timm Ziarnetzky" w:date="2023-01-25T14:46:00Z">
        <w:r w:rsidDel="005935A7">
          <w:delText>Fahrzeug</w:delText>
        </w:r>
      </w:del>
      <w:r>
        <w:t xml:space="preserve"> gesucht und </w:t>
      </w:r>
      <w:del w:id="131" w:author="Timm Ziarnetzky" w:date="2023-01-25T14:46:00Z">
        <w:r w:rsidDel="005935A7">
          <w:delText xml:space="preserve">die Lieferung </w:delText>
        </w:r>
      </w:del>
      <w:r>
        <w:t xml:space="preserve">am </w:t>
      </w:r>
      <w:r w:rsidR="00F774F8">
        <w:t>linken Rand des Ladezeitfensters eingeplant.</w:t>
      </w:r>
    </w:p>
    <w:p w14:paraId="1FC4125F" w14:textId="17C228DE" w:rsidR="00F774F8" w:rsidRDefault="00F774F8" w:rsidP="00545DC0">
      <w:pPr>
        <w:pStyle w:val="Listenabsatz"/>
        <w:numPr>
          <w:ilvl w:val="0"/>
          <w:numId w:val="29"/>
        </w:numPr>
      </w:pPr>
      <w:r>
        <w:t xml:space="preserve">Falls das wegen Werksbeschränkungen nicht geht, wird </w:t>
      </w:r>
      <w:proofErr w:type="spellStart"/>
      <w:r>
        <w:t>early</w:t>
      </w:r>
      <w:proofErr w:type="spellEnd"/>
      <w:r>
        <w:t xml:space="preserve"> </w:t>
      </w:r>
      <w:proofErr w:type="spellStart"/>
      <w:r>
        <w:t>load</w:t>
      </w:r>
      <w:proofErr w:type="spellEnd"/>
      <w:r>
        <w:t xml:space="preserve">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75C688F9" w:rsidR="00C50AED" w:rsidRDefault="00C50AED" w:rsidP="00F774F8">
      <w:pPr>
        <w:pStyle w:val="Listenabsatz"/>
        <w:numPr>
          <w:ilvl w:val="0"/>
          <w:numId w:val="29"/>
        </w:numPr>
      </w:pPr>
      <w:r>
        <w:lastRenderedPageBreak/>
        <w:t>Parameter für Max Verspätun</w:t>
      </w:r>
      <w:r w:rsidR="00C51EBB">
        <w:t>g für erste Lieferung und für Folge Lieferungen, muss hochgesetzt werden</w:t>
      </w:r>
      <w:ins w:id="132" w:author="Timm Ziarnetzky" w:date="2023-01-25T14:48:00Z">
        <w:r w:rsidR="005935A7">
          <w:t>,</w:t>
        </w:r>
      </w:ins>
      <w:r w:rsidR="00C51EBB">
        <w:t xml:space="preserve"> wenn er nicht greifen soll</w:t>
      </w:r>
      <w:ins w:id="133" w:author="Timm Ziarnetzky" w:date="2023-01-25T14:48:00Z">
        <w:r w:rsidR="005935A7">
          <w:t>.</w:t>
        </w:r>
      </w:ins>
    </w:p>
    <w:p w14:paraId="461B4BFB" w14:textId="355D88C4" w:rsidR="00AF422F" w:rsidRDefault="001C1226" w:rsidP="00F774F8">
      <w:pPr>
        <w:pStyle w:val="Listenabsatz"/>
        <w:numPr>
          <w:ilvl w:val="0"/>
          <w:numId w:val="29"/>
        </w:numPr>
      </w:pPr>
      <w:r>
        <w:t xml:space="preserve">Die Deadline eines Auftrags wird ignoriert. </w:t>
      </w:r>
    </w:p>
    <w:p w14:paraId="5B1641BC" w14:textId="77777777" w:rsidR="00545DC0" w:rsidRDefault="00545DC0" w:rsidP="005A6F34"/>
    <w:p w14:paraId="3B04A6F7" w14:textId="1158D3A0" w:rsidR="00DA5D02" w:rsidRDefault="00DA5D02" w:rsidP="005A6F34"/>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134"/>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134"/>
      <w:r w:rsidR="00DF6CE1">
        <w:rPr>
          <w:rStyle w:val="Kommentarzeichen"/>
        </w:rPr>
        <w:commentReference w:id="134"/>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lastRenderedPageBreak/>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3C740E33" w:rsidR="00357066" w:rsidRPr="00ED34AA" w:rsidRDefault="00357066" w:rsidP="009C046D">
      <w:del w:id="135" w:author="Timm Ziarnetzky" w:date="2023-01-25T14:54:00Z">
        <w:r w:rsidDel="005935A7">
          <w:delText>Vllt bereits korrekt so.</w:delText>
        </w:r>
      </w:del>
    </w:p>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lastRenderedPageBreak/>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8607759" w:rsidR="008A5A7D" w:rsidRDefault="00851783" w:rsidP="00851783">
      <w:pPr>
        <w:pStyle w:val="Listenabsatz"/>
        <w:numPr>
          <w:ilvl w:val="0"/>
          <w:numId w:val="18"/>
        </w:numPr>
      </w:pPr>
      <w:r>
        <w:t xml:space="preserve">Wenn </w:t>
      </w:r>
      <w:r w:rsidR="003E1388">
        <w:t>das Hauptwerk</w:t>
      </w:r>
      <w:r>
        <w:t xml:space="preserve"> geschlossen ist, soll aus alternativen Lieferwerken geliefert werden, um Verspätungen zu verhindern</w:t>
      </w:r>
      <w:r w:rsidR="008576AC">
        <w:t>.</w:t>
      </w:r>
      <w:r w:rsidR="003A275D">
        <w:t xml:space="preserve"> Sortiert nach </w:t>
      </w:r>
      <w:r w:rsidR="0096273D">
        <w:t>N</w:t>
      </w:r>
      <w:r w:rsidR="003A275D">
        <w:t xml:space="preserve">ähe zum Kunden. </w:t>
      </w:r>
    </w:p>
    <w:p w14:paraId="3823CEFC" w14:textId="7F9582FA" w:rsidR="00406323" w:rsidRDefault="00272E67" w:rsidP="00851783">
      <w:pPr>
        <w:pStyle w:val="Listenabsatz"/>
        <w:numPr>
          <w:ilvl w:val="0"/>
          <w:numId w:val="18"/>
        </w:numPr>
      </w:pPr>
      <w:r>
        <w:t xml:space="preserve">Wenn </w:t>
      </w:r>
      <w:r w:rsidR="003E1388">
        <w:t>das Hauptwerk</w:t>
      </w:r>
      <w:r>
        <w:t xml:space="preserve"> geschlossen ist, aber keine alternativen Lieferwerke eingetragen </w:t>
      </w:r>
      <w:r w:rsidR="003E1388">
        <w:t xml:space="preserve">oder verfügbar </w:t>
      </w:r>
      <w:r w:rsidR="007C0FA8">
        <w:t>sind, wird die Werksschließung berücksichtigt und der Lieferfluss gebrochen</w:t>
      </w:r>
      <w:r w:rsidR="000226E2">
        <w:t>.</w:t>
      </w:r>
    </w:p>
    <w:p w14:paraId="47F2E7DB" w14:textId="2953E3F4" w:rsidR="00CC047A" w:rsidRDefault="00CC047A" w:rsidP="00CC047A">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021F07A1" w14:textId="7CBD2620" w:rsidR="00837258"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136"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137"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 xml:space="preserve">Alle Lieferungen müssen aber aus dem </w:t>
      </w:r>
      <w:r w:rsidR="002E26E0">
        <w:lastRenderedPageBreak/>
        <w:t>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t xml:space="preserve"> </w:t>
      </w:r>
      <w:proofErr w:type="spellStart"/>
      <w:r w:rsidR="0078578B">
        <w:t>Splitload</w:t>
      </w:r>
      <w:proofErr w:type="spellEnd"/>
      <w:r w:rsidR="0078578B">
        <w:t xml:space="preserve"> and </w:t>
      </w:r>
      <w:proofErr w:type="spellStart"/>
      <w:r w:rsidR="00B2595F">
        <w:t>Multidrop</w:t>
      </w:r>
      <w:proofErr w:type="spellEnd"/>
    </w:p>
    <w:p w14:paraId="56F27952" w14:textId="3650CC9B" w:rsidR="003657E9" w:rsidRDefault="0078578B" w:rsidP="00B2595F">
      <w:r>
        <w:t>Ein</w:t>
      </w:r>
      <w:r w:rsidR="00F4488C">
        <w:t xml:space="preserve"> </w:t>
      </w:r>
      <w:proofErr w:type="spellStart"/>
      <w:r w:rsidR="00F4488C">
        <w:t>One-Shipto-</w:t>
      </w:r>
      <w:r>
        <w:t>Splitload</w:t>
      </w:r>
      <w:proofErr w:type="spellEnd"/>
      <w:r>
        <w:t xml:space="preserve">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6092162A" w:rsidR="0078578B" w:rsidRDefault="00F4488C" w:rsidP="00B2595F">
      <w:del w:id="138" w:author="Timm Ziarnetzky" w:date="2023-01-26T07:57:00Z">
        <w:r w:rsidDel="00794AC2">
          <w:delText xml:space="preserve"> </w:delText>
        </w:r>
      </w:del>
      <w:r w:rsidR="00F04AB7">
        <w:t xml:space="preserve">Die </w:t>
      </w:r>
      <w:ins w:id="139" w:author="Timm Ziarnetzky" w:date="2023-01-26T07:57:00Z">
        <w:r w:rsidR="00794AC2">
          <w:t>MIXOR O</w:t>
        </w:r>
      </w:ins>
      <w:del w:id="140" w:author="Timm Ziarnetzky" w:date="2023-01-26T07:57:00Z">
        <w:r w:rsidR="00F04AB7" w:rsidDel="00794AC2">
          <w:delText>neue Betono</w:delText>
        </w:r>
      </w:del>
      <w:r w:rsidR="00F04AB7">
        <w:t xml:space="preserve">ptimierung muss einen </w:t>
      </w:r>
      <w:proofErr w:type="spellStart"/>
      <w:r w:rsidR="00F04AB7">
        <w:t>One-Shipto-Splitload</w:t>
      </w:r>
      <w:proofErr w:type="spellEnd"/>
      <w:r w:rsidR="00F04AB7">
        <w:t xml:space="preserve"> als genau eine Lieferung vom Lieferwerk zum Kunden mit verschiedenen Materialien einplanen. Die Dauer der Lade- und Entladezeiten werden summiert.  </w:t>
      </w:r>
    </w:p>
    <w:p w14:paraId="2EFAB5AE" w14:textId="039EE22D" w:rsidR="008B479F" w:rsidRDefault="008B479F" w:rsidP="00B2595F">
      <w:r>
        <w:t xml:space="preserve">Ein </w:t>
      </w:r>
      <w:proofErr w:type="spellStart"/>
      <w:r>
        <w:t>Multidrop</w:t>
      </w:r>
      <w:proofErr w:type="spellEnd"/>
      <w:r>
        <w:t xml:space="preserve">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49A33738" w:rsidR="0035120C" w:rsidRDefault="0035120C" w:rsidP="00B2595F">
      <w:r>
        <w:t xml:space="preserve">Die </w:t>
      </w:r>
      <w:ins w:id="141" w:author="Timm Ziarnetzky" w:date="2023-01-26T07:58:00Z">
        <w:r w:rsidR="00794AC2">
          <w:t>MIXOR O</w:t>
        </w:r>
      </w:ins>
      <w:del w:id="142" w:author="Timm Ziarnetzky" w:date="2023-01-26T07:58:00Z">
        <w:r w:rsidDel="00794AC2">
          <w:delText>neue Betono</w:delText>
        </w:r>
      </w:del>
      <w:r>
        <w:t xml:space="preserve">ptimierung muss einen </w:t>
      </w:r>
      <w:proofErr w:type="spellStart"/>
      <w:r>
        <w:t>Multidrop</w:t>
      </w:r>
      <w:proofErr w:type="spellEnd"/>
      <w:r>
        <w:t xml:space="preserve">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w:t>
      </w:r>
      <w:proofErr w:type="spellStart"/>
      <w:r w:rsidR="00B93650">
        <w:t>Multidrop</w:t>
      </w:r>
      <w:proofErr w:type="spellEnd"/>
      <w:r w:rsidRPr="00777AA8">
        <w:t xml:space="preserve"> wird mittels Luftlinienkalkulation errechnet (inkl. Durchschnittsgeschwindigkeit und Approximationsfaktor).</w:t>
      </w:r>
    </w:p>
    <w:p w14:paraId="773ED3A3" w14:textId="35FECB43" w:rsidR="003625A6" w:rsidRDefault="003625A6" w:rsidP="008A0FB7">
      <w:pPr>
        <w:pStyle w:val="berschrift4"/>
      </w:pPr>
      <w:r>
        <w:lastRenderedPageBreak/>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w:t>
      </w:r>
      <w:proofErr w:type="spellStart"/>
      <w:r w:rsidR="00154D49">
        <w:t>Cleaning</w:t>
      </w:r>
      <w:proofErr w:type="spellEnd"/>
      <w:r w:rsidR="00154D49">
        <w:t xml:space="preserve">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t xml:space="preserve">Beim Waschen darf von der </w:t>
      </w:r>
      <w:proofErr w:type="spellStart"/>
      <w:r>
        <w:t>FiFo</w:t>
      </w:r>
      <w:proofErr w:type="spellEnd"/>
      <w:r>
        <w:t>-Regel abgewichen werden, wenn ein</w:t>
      </w:r>
      <w:r w:rsidRPr="00E85456">
        <w:t xml:space="preserve"> Fahrzeug zum Werk</w:t>
      </w:r>
      <w:r>
        <w:t xml:space="preserve"> kommt</w:t>
      </w:r>
      <w:r w:rsidRPr="00E85456">
        <w:t xml:space="preserve"> und erst noch gewaschen werden</w:t>
      </w:r>
      <w:r>
        <w:t xml:space="preserve"> muss</w:t>
      </w:r>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t>
      </w:r>
      <w:r w:rsidRPr="00E85456">
        <w:lastRenderedPageBreak/>
        <w:t xml:space="preserve">wird. Das Entscheidungskriterium für den </w:t>
      </w:r>
      <w:proofErr w:type="spellStart"/>
      <w:r w:rsidRPr="00E85456">
        <w:t>FiFo</w:t>
      </w:r>
      <w:proofErr w:type="spellEnd"/>
      <w:r w:rsidRPr="00E85456">
        <w:t xml:space="preserve"> ist also der Zeitpunkt, an dem das Fahrzeug am Werk eintrifft.</w:t>
      </w:r>
    </w:p>
    <w:p w14:paraId="1E042863" w14:textId="7F904591" w:rsidR="00047749" w:rsidRDefault="00047749" w:rsidP="008A0FB7">
      <w:pPr>
        <w:pStyle w:val="berschrift4"/>
      </w:pPr>
      <w:proofErr w:type="spellStart"/>
      <w:r>
        <w:t>Predecessor</w:t>
      </w:r>
      <w:proofErr w:type="spellEnd"/>
    </w:p>
    <w:p w14:paraId="5CC9C356" w14:textId="7992A7A4" w:rsidR="00047749" w:rsidRDefault="00047749" w:rsidP="00047749">
      <w:pPr>
        <w:rPr>
          <w:ins w:id="143" w:author="Stefan Jollet" w:date="2022-08-15T13:34:00Z"/>
        </w:rPr>
      </w:pPr>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w:t>
      </w:r>
    </w:p>
    <w:p w14:paraId="63CCD669" w14:textId="0BE3F968" w:rsidR="004955E0" w:rsidRDefault="004955E0" w:rsidP="00047749">
      <w:ins w:id="144" w:author="Stefan Jollet" w:date="2022-08-15T13:34:00Z">
        <w:r>
          <w:t>TBD</w:t>
        </w:r>
      </w:ins>
      <w:ins w:id="145" w:author="Stefan Jollet" w:date="2022-08-15T13:35:00Z">
        <w:r w:rsidR="00F46957">
          <w:t>:</w:t>
        </w:r>
      </w:ins>
      <w:ins w:id="146" w:author="Stefan Jollet" w:date="2022-08-15T13:34:00Z">
        <w:r>
          <w:t xml:space="preserve"> </w:t>
        </w:r>
      </w:ins>
      <w:ins w:id="147" w:author="Stefan Jollet" w:date="2022-08-15T13:35:00Z">
        <w:r>
          <w:t xml:space="preserve">abklären, ob es eine Beschränkung des Zielortes gibt oder nicht. </w:t>
        </w:r>
      </w:ins>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 xml:space="preserve">Für die Überschreitung gibt es einen Parameter, der die </w:t>
      </w:r>
      <w:r w:rsidR="002A50F7">
        <w:lastRenderedPageBreak/>
        <w:t>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145FE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48"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48"/>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145FE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145FEA"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t>Plusload</w:t>
      </w:r>
      <w:proofErr w:type="spellEnd"/>
    </w:p>
    <w:p w14:paraId="1EF62DBA" w14:textId="32A0A759" w:rsidR="00495922" w:rsidRDefault="00495922" w:rsidP="00495922">
      <w:proofErr w:type="spellStart"/>
      <w:r>
        <w:t>Plusload</w:t>
      </w:r>
      <w:proofErr w:type="spellEnd"/>
      <w:r>
        <w:t xml:space="preserve">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 xml:space="preserve">Plus Load </w:t>
      </w:r>
      <w:proofErr w:type="spellStart"/>
      <w:r w:rsidR="001C23CA">
        <w:t>Percentag</w:t>
      </w:r>
      <w:r w:rsidR="00C02776">
        <w:t>e</w:t>
      </w:r>
      <w:proofErr w:type="spellEnd"/>
      <w:r w:rsidR="00C02776">
        <w:t>“</w:t>
      </w:r>
      <w:r w:rsidR="001C23CA">
        <w:t xml:space="preserve"> ergibt und</w:t>
      </w:r>
      <w:r w:rsidR="005D2616">
        <w:t xml:space="preserve"> falls erforderlich</w:t>
      </w:r>
      <w:r w:rsidR="001C23CA">
        <w:t xml:space="preserve"> </w:t>
      </w:r>
      <w:r w:rsidR="00A952EF">
        <w:t>als zusätzliche Lieferung</w:t>
      </w:r>
      <w:r>
        <w:t xml:space="preserve"> am Ende der Lieferkette ohne exaktes </w:t>
      </w:r>
      <w:proofErr w:type="spellStart"/>
      <w:r>
        <w:t>Spacing</w:t>
      </w:r>
      <w:proofErr w:type="spellEnd"/>
      <w:r>
        <w:t xml:space="preserve"> eingeplant </w:t>
      </w:r>
      <w:r w:rsidR="001C23CA">
        <w:t xml:space="preserve">wird. </w:t>
      </w:r>
      <w:r>
        <w:t xml:space="preserve"> </w:t>
      </w:r>
    </w:p>
    <w:p w14:paraId="6D7B4BE6" w14:textId="5EB263D8" w:rsidR="00495922" w:rsidRDefault="00495922" w:rsidP="005E18DF">
      <w:r>
        <w:t xml:space="preserve">Für einen Auftrag mit </w:t>
      </w:r>
      <w:proofErr w:type="spellStart"/>
      <w:r>
        <w:t>Plusload</w:t>
      </w:r>
      <w:proofErr w:type="spellEnd"/>
      <w:r w:rsidR="00A40725">
        <w:t xml:space="preserve"> </w:t>
      </w:r>
      <w:proofErr w:type="spellStart"/>
      <w:r>
        <w:t>Flag</w:t>
      </w:r>
      <w:proofErr w:type="spellEnd"/>
      <w:r>
        <w:t xml:space="preserve"> muss die neue Betonoptimierung im Vorplanungsmodus </w:t>
      </w:r>
      <w:r w:rsidR="002E5649">
        <w:t>maximal</w:t>
      </w:r>
      <w:r>
        <w:t xml:space="preserve"> eine zusätzliche Lieferung einplanen, deren Start Load frühestens zum Zeitpunkt des Finish Load der letzten regulären Lieferung der Lieferkette liegen darf.</w:t>
      </w:r>
    </w:p>
    <w:p w14:paraId="67794A77" w14:textId="0FD6B6A9" w:rsidR="00495922" w:rsidRDefault="00D01ACB" w:rsidP="005E18DF">
      <w:r>
        <w:t xml:space="preserve">Wenn die </w:t>
      </w:r>
      <w:r w:rsidR="00B563FA">
        <w:t xml:space="preserve">Menge der </w:t>
      </w:r>
      <w:r>
        <w:t>letzte</w:t>
      </w:r>
      <w:r w:rsidR="002F590C">
        <w:t>n</w:t>
      </w:r>
      <w:r>
        <w:t xml:space="preserve"> Lieferung </w:t>
      </w:r>
      <w:r w:rsidR="00B563FA">
        <w:t xml:space="preserve">eines Auftrags die Kapazität des Fahrzeugs nicht komplett ausfüllt, </w:t>
      </w:r>
      <w:r w:rsidR="002F590C">
        <w:t xml:space="preserve">muss die </w:t>
      </w:r>
      <w:ins w:id="149" w:author="Timm Ziarnetzky" w:date="2023-01-26T09:33:00Z">
        <w:r w:rsidR="00F0105A">
          <w:t>MIXOR O</w:t>
        </w:r>
      </w:ins>
      <w:del w:id="150" w:author="Timm Ziarnetzky" w:date="2023-01-26T09:33:00Z">
        <w:r w:rsidR="002F590C" w:rsidDel="00F0105A">
          <w:delText>neue Betono</w:delText>
        </w:r>
      </w:del>
      <w:r w:rsidR="002F590C">
        <w:t xml:space="preserve">ptimierung die Kapazität des Fahrzeugs mit </w:t>
      </w:r>
      <w:r w:rsidR="005F3BFF">
        <w:t>einer Teilm</w:t>
      </w:r>
      <w:r w:rsidR="002F590C">
        <w:t xml:space="preserve">enge aus der </w:t>
      </w:r>
      <w:r w:rsidR="002E55F4">
        <w:t xml:space="preserve">Lieferung des </w:t>
      </w:r>
      <w:proofErr w:type="spellStart"/>
      <w:r w:rsidR="002E55F4">
        <w:t>Plusloads</w:t>
      </w:r>
      <w:proofErr w:type="spellEnd"/>
      <w:r w:rsidR="002E55F4">
        <w:t xml:space="preserve"> </w:t>
      </w:r>
      <w:r w:rsidR="002F590C">
        <w:t xml:space="preserve">auffüllen. </w:t>
      </w:r>
      <w:r w:rsidR="00345775">
        <w:t xml:space="preserve">Wird dadurch bereits die zusätzlich erforderliche Menge aus dem </w:t>
      </w:r>
      <w:proofErr w:type="spellStart"/>
      <w:r w:rsidR="00345775">
        <w:t>Plusload</w:t>
      </w:r>
      <w:proofErr w:type="spellEnd"/>
      <w:r w:rsidR="00345775">
        <w:t xml:space="preserve"> verplant, ist keine weitere Lieferung notwendig.</w:t>
      </w:r>
    </w:p>
    <w:p w14:paraId="1AEEDE8E" w14:textId="555E3241" w:rsidR="00DE7163" w:rsidRDefault="00DE7163" w:rsidP="005E18DF">
      <w:r>
        <w:t>Umsetzung</w:t>
      </w:r>
      <w:r w:rsidR="00EE4CA9">
        <w:t xml:space="preserve"> Vorplanung</w:t>
      </w:r>
      <w:r>
        <w:t>:</w:t>
      </w:r>
    </w:p>
    <w:p w14:paraId="19225C9B" w14:textId="1B189AB7" w:rsidR="00C74EA9" w:rsidRDefault="00C74EA9" w:rsidP="005E18DF">
      <w:r>
        <w:t>Auftragsmenge wird erhöht, wenn diese erfüllt, gibt es keine weitere Lieferung</w:t>
      </w:r>
    </w:p>
    <w:p w14:paraId="35B76B72" w14:textId="3133B76E" w:rsidR="00D2105B" w:rsidRDefault="00DE7163" w:rsidP="005E18DF">
      <w:r>
        <w:lastRenderedPageBreak/>
        <w:t>Lieferzeitfenster</w:t>
      </w:r>
      <w:r w:rsidR="00D2105B">
        <w:t xml:space="preserve"> errechnet</w:t>
      </w:r>
      <w:r w:rsidR="00AC34D1">
        <w:t xml:space="preserve"> aus Ladezeitfenster</w:t>
      </w:r>
      <w:r w:rsidR="00EE4CA9">
        <w:t xml:space="preserve"> und</w:t>
      </w:r>
      <w:r w:rsidR="00D2105B">
        <w:t xml:space="preserve"> </w:t>
      </w:r>
      <w:proofErr w:type="spellStart"/>
      <w:r w:rsidR="00AC34D1">
        <w:t>travel</w:t>
      </w:r>
      <w:proofErr w:type="spellEnd"/>
      <w:r w:rsidR="00AC34D1">
        <w:t xml:space="preserve"> </w:t>
      </w:r>
      <w:r w:rsidR="00D2105B">
        <w:t>vom nächst</w:t>
      </w:r>
      <w:r w:rsidR="00E346AA">
        <w:t>liegenden</w:t>
      </w:r>
      <w:r w:rsidR="00D2105B">
        <w:t xml:space="preserve"> Werk</w:t>
      </w:r>
      <w:r w:rsidR="00886887">
        <w:t xml:space="preserve"> </w:t>
      </w:r>
      <w:r w:rsidR="00AC34D1">
        <w:t xml:space="preserve"> + Toleranz</w:t>
      </w:r>
      <w:r w:rsidR="00886887">
        <w:t xml:space="preserve">. </w:t>
      </w:r>
    </w:p>
    <w:p w14:paraId="6EC82267" w14:textId="77777777" w:rsidR="00EE4CA9" w:rsidRDefault="00EE4CA9" w:rsidP="005E18DF"/>
    <w:p w14:paraId="65E4F9B3" w14:textId="1E9005AA" w:rsidR="001A7E00" w:rsidRDefault="00A83BF1" w:rsidP="005E18DF">
      <w:r>
        <w:t>Im Echtzeit</w:t>
      </w:r>
      <w:ins w:id="151" w:author="Timm Ziarnetzky" w:date="2023-01-26T09:34:00Z">
        <w:r w:rsidR="00F0105A">
          <w:t>b</w:t>
        </w:r>
      </w:ins>
      <w:del w:id="152" w:author="Timm Ziarnetzky" w:date="2023-01-26T09:34:00Z">
        <w:r w:rsidDel="00F0105A">
          <w:delText xml:space="preserve"> B</w:delText>
        </w:r>
      </w:del>
      <w:r>
        <w:t xml:space="preserve">etrieb wird die Priorität des Auftrags auf 0 gesetzt, wenn die </w:t>
      </w:r>
      <w:proofErr w:type="spellStart"/>
      <w:r>
        <w:t>Plusload</w:t>
      </w:r>
      <w:proofErr w:type="spellEnd"/>
      <w:r>
        <w:t xml:space="preserve">-Lieferung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4A220344" w14:textId="1D562145" w:rsidR="00A91B4B" w:rsidRDefault="00A91B4B" w:rsidP="005E18DF"/>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40992366" w:rsidR="00AE4EFD" w:rsidRPr="00B624EB" w:rsidRDefault="001D6918" w:rsidP="00AE4EFD">
      <w:r>
        <w:t>Variable Ladezeit bedeutet, dass die Ladezeit einer Lieferung von der zu ladenden Menge der Lieferung selbst abhängig ist</w:t>
      </w:r>
      <w:r w:rsidR="00854704">
        <w:t xml:space="preserve">. Mittels einer </w:t>
      </w:r>
      <w:proofErr w:type="spellStart"/>
      <w:r w:rsidR="00854704">
        <w:t>Laderate</w:t>
      </w:r>
      <w:proofErr w:type="spellEnd"/>
      <w:r w:rsidR="00854704">
        <w:t xml:space="preserve">, die bestimmt wie lange es </w:t>
      </w:r>
      <w:r w:rsidR="00C47955">
        <w:t>dauert,</w:t>
      </w:r>
      <w:r w:rsidR="00854704">
        <w:t xml:space="preserve"> einen Kubikmeter zu laden, wird die Ladedauer einer Lieferung berechnet.</w:t>
      </w:r>
      <w:r>
        <w:t xml:space="preserve"> Die </w:t>
      </w:r>
      <w:ins w:id="153" w:author="Timm Ziarnetzky" w:date="2023-01-26T09:34:00Z">
        <w:r w:rsidR="00F0105A">
          <w:t>MIXOR O</w:t>
        </w:r>
      </w:ins>
      <w:del w:id="154" w:author="Timm Ziarnetzky" w:date="2023-01-26T09:34:00Z">
        <w:r w:rsidDel="00F0105A">
          <w:delText>neue Betono</w:delText>
        </w:r>
      </w:del>
      <w:r>
        <w:t>ptimierung soll die variable Ladezeit berücksichtigen</w:t>
      </w:r>
      <w:r w:rsidR="00FF38BB">
        <w:t xml:space="preserve"> können</w:t>
      </w:r>
      <w:r>
        <w:t xml:space="preserve">. Das bedeutet, dass bei Vorschlägen der </w:t>
      </w:r>
      <w:del w:id="155" w:author="Timm Ziarnetzky" w:date="2023-01-26T09:34:00Z">
        <w:r w:rsidDel="002225F4">
          <w:delText>neuen Betono</w:delText>
        </w:r>
      </w:del>
      <w:ins w:id="156" w:author="Timm Ziarnetzky" w:date="2023-01-26T09:34:00Z">
        <w:r w:rsidR="002225F4">
          <w:t>O</w:t>
        </w:r>
      </w:ins>
      <w:r>
        <w:t>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57" w:name="_Toc121464039"/>
      <w:r>
        <w:t>Optionale Anforderungen</w:t>
      </w:r>
      <w:bookmarkEnd w:id="157"/>
    </w:p>
    <w:p w14:paraId="3F6A4DC4" w14:textId="5AEC7758" w:rsidR="008A0FB7" w:rsidRDefault="004D507F" w:rsidP="008A0FB7">
      <w:pPr>
        <w:pStyle w:val="berschrift4"/>
      </w:pPr>
      <w:r>
        <w:t xml:space="preserve"> </w:t>
      </w:r>
      <w:proofErr w:type="spellStart"/>
      <w:r w:rsidR="00D43FEF">
        <w:t>Bore</w:t>
      </w:r>
      <w:proofErr w:type="spellEnd"/>
      <w:r w:rsidR="00D43FEF">
        <w:t xml:space="preserve"> Pile Jobs</w:t>
      </w:r>
    </w:p>
    <w:p w14:paraId="092C7D4F" w14:textId="4E26B030" w:rsidR="003924E9" w:rsidRDefault="00AE4EFD" w:rsidP="008A0FB7">
      <w:pPr>
        <w:pStyle w:val="Listenabsatz"/>
        <w:numPr>
          <w:ilvl w:val="0"/>
          <w:numId w:val="19"/>
        </w:numPr>
      </w:pPr>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r w:rsidR="00045B92">
        <w:t xml:space="preserve">analysiert werden, </w:t>
      </w:r>
      <w:r w:rsidR="00045B92">
        <w:lastRenderedPageBreak/>
        <w:t>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r>
        <w:t xml:space="preserve">Toll Fees </w:t>
      </w:r>
    </w:p>
    <w:p w14:paraId="77F93E70" w14:textId="57D1FB83" w:rsidR="003C59D9" w:rsidRDefault="003C59D9" w:rsidP="003C59D9">
      <w:r>
        <w:t>Eine Berücksichtigung von Mautkosten soll in der Zu</w:t>
      </w:r>
      <w:ins w:id="158" w:author="Timm Ziarnetzky" w:date="2023-01-26T09:35:00Z">
        <w:r w:rsidR="002225F4">
          <w:t>k</w:t>
        </w:r>
      </w:ins>
      <w:del w:id="159" w:author="Timm Ziarnetzky" w:date="2023-01-26T09:35:00Z">
        <w:r w:rsidDel="002225F4">
          <w:delText>l</w:delText>
        </w:r>
      </w:del>
      <w:r>
        <w:t xml:space="preserve">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160" w:name="_Toc121464040"/>
      <w:r>
        <w:t>Ausschluss</w:t>
      </w:r>
      <w:r w:rsidR="004A6273">
        <w:t xml:space="preserve"> L</w:t>
      </w:r>
      <w:r>
        <w:t>iste</w:t>
      </w:r>
      <w:bookmarkEnd w:id="160"/>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61" w:name="_Toc121464041"/>
      <w:r>
        <w:t>Preloads</w:t>
      </w:r>
      <w:bookmarkEnd w:id="161"/>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62" w:name="_Toc121464042"/>
      <w:proofErr w:type="spellStart"/>
      <w:r>
        <w:t>Shunting</w:t>
      </w:r>
      <w:bookmarkEnd w:id="162"/>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63" w:name="_Toc121464043"/>
      <w:r>
        <w:lastRenderedPageBreak/>
        <w:t>Roaming</w:t>
      </w:r>
      <w:bookmarkEnd w:id="163"/>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164" w:name="_Toc121464044"/>
      <w:proofErr w:type="spellStart"/>
      <w:r>
        <w:t>Predrive</w:t>
      </w:r>
      <w:bookmarkEnd w:id="164"/>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165" w:name="_Toc121464045"/>
      <w:proofErr w:type="spellStart"/>
      <w:r>
        <w:t>Waste</w:t>
      </w:r>
      <w:proofErr w:type="spellEnd"/>
      <w:r>
        <w:t xml:space="preserve"> Orders</w:t>
      </w:r>
      <w:bookmarkEnd w:id="165"/>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166" w:name="_Toc121464046"/>
      <w:r>
        <w:t xml:space="preserve">Customer </w:t>
      </w:r>
      <w:proofErr w:type="spellStart"/>
      <w:r>
        <w:t>Managed</w:t>
      </w:r>
      <w:proofErr w:type="spellEnd"/>
      <w:r>
        <w:t xml:space="preserve"> </w:t>
      </w:r>
      <w:proofErr w:type="spellStart"/>
      <w:r>
        <w:t>Assignment</w:t>
      </w:r>
      <w:proofErr w:type="spellEnd"/>
      <w:r>
        <w:t xml:space="preserve"> (CMA)</w:t>
      </w:r>
      <w:bookmarkEnd w:id="166"/>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67" w:name="_Toc121464047"/>
      <w:proofErr w:type="spellStart"/>
      <w:r>
        <w:t>Splitloads</w:t>
      </w:r>
      <w:bookmarkEnd w:id="167"/>
      <w:proofErr w:type="spellEnd"/>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168" w:name="_Toc121464048"/>
      <w:r>
        <w:t>Fahrzeit</w:t>
      </w:r>
      <w:bookmarkEnd w:id="168"/>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169" w:name="_Toc121464049"/>
      <w:r>
        <w:lastRenderedPageBreak/>
        <w:t>Minimum Rip</w:t>
      </w:r>
      <w:bookmarkEnd w:id="169"/>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170" w:name="_Toc121464050"/>
      <w:r>
        <w:t>Produktionskosten</w:t>
      </w:r>
      <w:bookmarkEnd w:id="170"/>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171" w:name="_Toc121464051"/>
      <w:r w:rsidRPr="00175E0F">
        <w:rPr>
          <w:lang w:val="en-GB"/>
        </w:rPr>
        <w:t>Orders for more than o</w:t>
      </w:r>
      <w:r>
        <w:rPr>
          <w:lang w:val="en-GB"/>
        </w:rPr>
        <w:t>ne Day</w:t>
      </w:r>
      <w:bookmarkEnd w:id="171"/>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172" w:name="_Toc121464052"/>
      <w:r w:rsidRPr="007B0AED">
        <w:rPr>
          <w:lang w:val="en-GB"/>
        </w:rPr>
        <w:t>Max Number of Trucks/ V</w:t>
      </w:r>
      <w:r>
        <w:rPr>
          <w:lang w:val="en-GB"/>
        </w:rPr>
        <w:t>ehicle List</w:t>
      </w:r>
      <w:bookmarkEnd w:id="172"/>
    </w:p>
    <w:p w14:paraId="6E507357" w14:textId="542F30C4" w:rsidR="005B42B2" w:rsidRDefault="005B42B2" w:rsidP="005B42B2">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173" w:name="_Toc121464053"/>
      <w:r>
        <w:lastRenderedPageBreak/>
        <w:t>Optimierungsziele</w:t>
      </w:r>
      <w:bookmarkEnd w:id="173"/>
    </w:p>
    <w:p w14:paraId="2139DE0C" w14:textId="310B2CA0"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FC02C4">
        <w:t>.</w:t>
      </w:r>
      <w:r w:rsidR="009A48BB">
        <w:t xml:space="preserve"> </w:t>
      </w:r>
    </w:p>
    <w:sectPr w:rsidR="00617528" w:rsidRPr="0096739E" w:rsidSect="00574927">
      <w:footerReference w:type="default" r:id="rId17"/>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Timm Ziarnetzky" w:date="2023-01-25T10:10:00Z" w:initials="TZ">
    <w:p w14:paraId="613269B2" w14:textId="77777777" w:rsidR="00F56E8B" w:rsidRDefault="003F58A9" w:rsidP="000510B0">
      <w:pPr>
        <w:pStyle w:val="Kommentartext"/>
        <w:jc w:val="left"/>
      </w:pPr>
      <w:r>
        <w:rPr>
          <w:rStyle w:val="Kommentarzeichen"/>
        </w:rPr>
        <w:annotationRef/>
      </w:r>
      <w:r w:rsidR="00F56E8B">
        <w:t>Das ist derzeit noch nicht vollständig der Fall, z.B. Idee hinter dem Roster und FRR ist die Fairness gegenüber den Fahrern.</w:t>
      </w:r>
    </w:p>
  </w:comment>
  <w:comment w:id="26" w:author="Timm Ziarnetzky" w:date="2022-08-23T08:04:00Z" w:initials="TZ">
    <w:p w14:paraId="493312A8" w14:textId="084511CD" w:rsidR="00603C85" w:rsidRDefault="00603C85" w:rsidP="003D7915">
      <w:pPr>
        <w:pStyle w:val="Kommentartext"/>
        <w:jc w:val="left"/>
      </w:pPr>
      <w:r>
        <w:rPr>
          <w:rStyle w:val="Kommentarzeichen"/>
        </w:rPr>
        <w:annotationRef/>
      </w:r>
      <w:r>
        <w:t xml:space="preserve">Lieferungen werden den Werken wie folgt zugeordnet (Stand Plant Dispatch): Erst wird das Stammwerk ausprobiert, d.h. die Verfügbarkeit des Werkes geprüft. Ist dieses nicht verfügbar, werden die alternativen Werke analog geprüft in der Reihenfolge ihrer Distanz zum Kunden mit dem dichtesten beginnend. </w:t>
      </w:r>
    </w:p>
  </w:comment>
  <w:comment w:id="27" w:author="Stefan Jollet" w:date="2022-08-25T08:58:00Z" w:initials="SJ">
    <w:p w14:paraId="0F061C8C" w14:textId="77777777" w:rsidR="00EF3B40" w:rsidRDefault="00EF3B40">
      <w:pPr>
        <w:pStyle w:val="Kommentartext"/>
        <w:jc w:val="left"/>
      </w:pPr>
      <w:r>
        <w:rPr>
          <w:rStyle w:val="Kommentarzeichen"/>
        </w:rPr>
        <w:annotationRef/>
      </w:r>
      <w:r>
        <w:t xml:space="preserve">Aktuell keine Modi unterschieden. </w:t>
      </w:r>
    </w:p>
    <w:p w14:paraId="5D4A6AE0" w14:textId="77777777" w:rsidR="00EF3B40" w:rsidRDefault="00EF3B40" w:rsidP="001473D2">
      <w:pPr>
        <w:pStyle w:val="Kommentartext"/>
        <w:jc w:val="left"/>
      </w:pPr>
      <w:r>
        <w:t>Auch bei Principal werden alternative Werke genommen</w:t>
      </w:r>
    </w:p>
  </w:comment>
  <w:comment w:id="28" w:author="Stefan Jollet" w:date="2022-08-25T09:00:00Z" w:initials="SJ">
    <w:p w14:paraId="13D0FA95" w14:textId="77777777" w:rsidR="00B843DF" w:rsidRDefault="00B843DF" w:rsidP="004C708D">
      <w:pPr>
        <w:pStyle w:val="Kommentartext"/>
        <w:jc w:val="left"/>
      </w:pPr>
      <w:r>
        <w:rPr>
          <w:rStyle w:val="Kommentarzeichen"/>
        </w:rPr>
        <w:annotationRef/>
      </w:r>
      <w:r>
        <w:t>Nicht nur Verfügbarkeit, es wird auch evrsucht verspätungen zu vermeiden.</w:t>
      </w:r>
    </w:p>
  </w:comment>
  <w:comment w:id="29" w:author="Stefan" w:date="2022-08-25T12:07:00Z" w:initials="S">
    <w:p w14:paraId="37F7416D" w14:textId="77777777" w:rsidR="00541C0A" w:rsidRDefault="00541C0A">
      <w:pPr>
        <w:pStyle w:val="Kommentartext"/>
        <w:jc w:val="left"/>
      </w:pPr>
      <w:r>
        <w:rPr>
          <w:rStyle w:val="Kommentarzeichen"/>
        </w:rPr>
        <w:annotationRef/>
      </w:r>
      <w:r>
        <w:t>Plant Dispatch Multiple: Zuerst Hauptwerk. Es sei denn Verspätung. Dann wird alternative gesucht. Falls alle zu spät , wird geringste Verspätung gewählt.</w:t>
      </w:r>
    </w:p>
    <w:p w14:paraId="2E0E5CDC" w14:textId="77777777" w:rsidR="00541C0A" w:rsidRDefault="00541C0A" w:rsidP="00157BD1">
      <w:pPr>
        <w:pStyle w:val="Kommentartext"/>
        <w:jc w:val="left"/>
      </w:pPr>
      <w:r>
        <w:t xml:space="preserve">Single: noch nicht </w:t>
      </w:r>
    </w:p>
  </w:comment>
  <w:comment w:id="37" w:author="Timm Ziarnetzky" w:date="2023-01-25T13:25:00Z" w:initials="TZ">
    <w:p w14:paraId="548D9D1C" w14:textId="77777777" w:rsidR="0066088E" w:rsidRDefault="0066088E" w:rsidP="007B0EC2">
      <w:pPr>
        <w:pStyle w:val="Kommentartext"/>
        <w:jc w:val="left"/>
      </w:pPr>
      <w:r>
        <w:rPr>
          <w:rStyle w:val="Kommentarzeichen"/>
        </w:rPr>
        <w:annotationRef/>
      </w:r>
      <w:r>
        <w:t>Hat sich im neuen Ansatz geändert und muss angepasst werden.</w:t>
      </w:r>
    </w:p>
  </w:comment>
  <w:comment w:id="65" w:author="Timm Ziarnetzky" w:date="2023-01-25T13:26:00Z" w:initials="TZ">
    <w:p w14:paraId="240FD24D" w14:textId="77777777" w:rsidR="0066088E" w:rsidRDefault="0066088E" w:rsidP="000D01B6">
      <w:pPr>
        <w:pStyle w:val="Kommentartext"/>
        <w:jc w:val="left"/>
      </w:pPr>
      <w:r>
        <w:rPr>
          <w:rStyle w:val="Kommentarzeichen"/>
        </w:rPr>
        <w:annotationRef/>
      </w:r>
      <w:r>
        <w:t>Der Wechsel zwischen Werken passiert dynamisch auf Basis der aktuellen Situation am Werk.</w:t>
      </w:r>
    </w:p>
  </w:comment>
  <w:comment w:id="70" w:author="Timm Ziarnetzky" w:date="2023-01-25T13:38:00Z" w:initials="TZ">
    <w:p w14:paraId="6E72D82E" w14:textId="77777777" w:rsidR="00966F2A" w:rsidRDefault="00966F2A" w:rsidP="00DC3E3B">
      <w:pPr>
        <w:pStyle w:val="Kommentartext"/>
        <w:jc w:val="left"/>
      </w:pPr>
      <w:r>
        <w:rPr>
          <w:rStyle w:val="Kommentarzeichen"/>
        </w:rPr>
        <w:annotationRef/>
      </w:r>
      <w:r>
        <w:t>Brauchen wir hier nicht explizit, da in MIXOR beliebig viele Gruppen zulässig sind.</w:t>
      </w:r>
    </w:p>
  </w:comment>
  <w:comment w:id="116" w:author="Timm Ziarnetzky" w:date="2023-01-26T09:44:00Z" w:initials="TZ">
    <w:p w14:paraId="570096D2" w14:textId="77777777"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134"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3269B2" w15:done="0"/>
  <w15:commentEx w15:paraId="493312A8" w15:done="0"/>
  <w15:commentEx w15:paraId="5D4A6AE0" w15:paraIdParent="493312A8" w15:done="0"/>
  <w15:commentEx w15:paraId="13D0FA95" w15:paraIdParent="493312A8" w15:done="0"/>
  <w15:commentEx w15:paraId="2E0E5CDC" w15:paraIdParent="493312A8" w15:done="0"/>
  <w15:commentEx w15:paraId="548D9D1C" w15:done="0"/>
  <w15:commentEx w15:paraId="240FD24D" w15:done="0"/>
  <w15:commentEx w15:paraId="6E72D82E" w15:done="0"/>
  <w15:commentEx w15:paraId="7755BA37" w15:done="0"/>
  <w15:commentEx w15:paraId="728C39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B7E84" w16cex:dateUtc="2023-01-25T09:10:00Z"/>
  <w16cex:commentExtensible w16cex:durableId="26AF0897" w16cex:dateUtc="2022-08-23T06:04:00Z"/>
  <w16cex:commentExtensible w16cex:durableId="26B1B81B" w16cex:dateUtc="2022-08-25T06:58:00Z"/>
  <w16cex:commentExtensible w16cex:durableId="26B1B8BF" w16cex:dateUtc="2022-08-25T07:00:00Z"/>
  <w16cex:commentExtensible w16cex:durableId="26B1E47C" w16cex:dateUtc="2022-08-25T10:07:00Z"/>
  <w16cex:commentExtensible w16cex:durableId="277BAC55" w16cex:dateUtc="2023-01-25T12:25:00Z"/>
  <w16cex:commentExtensible w16cex:durableId="277BAC9F" w16cex:dateUtc="2023-01-25T12:26:00Z"/>
  <w16cex:commentExtensible w16cex:durableId="277BAF4E" w16cex:dateUtc="2023-01-25T12:38:00Z"/>
  <w16cex:commentExtensible w16cex:durableId="277CCA04" w16cex:dateUtc="2023-01-26T08:44:00Z"/>
  <w16cex:commentExtensible w16cex:durableId="277CCAC0" w16cex:dateUtc="2023-01-26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3269B2" w16cid:durableId="277B7E84"/>
  <w16cid:commentId w16cid:paraId="493312A8" w16cid:durableId="26AF0897"/>
  <w16cid:commentId w16cid:paraId="5D4A6AE0" w16cid:durableId="26B1B81B"/>
  <w16cid:commentId w16cid:paraId="13D0FA95" w16cid:durableId="26B1B8BF"/>
  <w16cid:commentId w16cid:paraId="2E0E5CDC" w16cid:durableId="26B1E47C"/>
  <w16cid:commentId w16cid:paraId="548D9D1C" w16cid:durableId="277BAC55"/>
  <w16cid:commentId w16cid:paraId="240FD24D" w16cid:durableId="277BAC9F"/>
  <w16cid:commentId w16cid:paraId="6E72D82E" w16cid:durableId="277BAF4E"/>
  <w16cid:commentId w16cid:paraId="7755BA37" w16cid:durableId="277CCA04"/>
  <w16cid:commentId w16cid:paraId="728C3980" w16cid:durableId="277CCA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26530"/>
      <w:docPartObj>
        <w:docPartGallery w:val="Page Numbers (Bottom of Page)"/>
        <w:docPartUnique/>
      </w:docPartObj>
    </w:sdtPr>
    <w:sdtEndPr/>
    <w:sdtContent>
      <w:p w14:paraId="0716E3FB" w14:textId="507A789F" w:rsidR="00F46DF0" w:rsidRDefault="00145FEA">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6941A42"/>
    <w:multiLevelType w:val="hybridMultilevel"/>
    <w:tmpl w:val="E10AB9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FC50C67"/>
    <w:multiLevelType w:val="hybridMultilevel"/>
    <w:tmpl w:val="E10AB9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3"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28"/>
  </w:num>
  <w:num w:numId="2" w16cid:durableId="2116514425">
    <w:abstractNumId w:val="32"/>
  </w:num>
  <w:num w:numId="3" w16cid:durableId="1909269901">
    <w:abstractNumId w:val="20"/>
  </w:num>
  <w:num w:numId="4" w16cid:durableId="462116638">
    <w:abstractNumId w:val="23"/>
  </w:num>
  <w:num w:numId="5" w16cid:durableId="2045321807">
    <w:abstractNumId w:val="9"/>
  </w:num>
  <w:num w:numId="6" w16cid:durableId="676998265">
    <w:abstractNumId w:val="29"/>
  </w:num>
  <w:num w:numId="7" w16cid:durableId="1088187942">
    <w:abstractNumId w:val="1"/>
  </w:num>
  <w:num w:numId="8" w16cid:durableId="171530164">
    <w:abstractNumId w:val="10"/>
  </w:num>
  <w:num w:numId="9" w16cid:durableId="1193375072">
    <w:abstractNumId w:val="25"/>
  </w:num>
  <w:num w:numId="10" w16cid:durableId="1842623595">
    <w:abstractNumId w:val="11"/>
  </w:num>
  <w:num w:numId="11" w16cid:durableId="1368143014">
    <w:abstractNumId w:val="8"/>
  </w:num>
  <w:num w:numId="12" w16cid:durableId="476192532">
    <w:abstractNumId w:val="31"/>
  </w:num>
  <w:num w:numId="13" w16cid:durableId="833183975">
    <w:abstractNumId w:val="0"/>
  </w:num>
  <w:num w:numId="14" w16cid:durableId="501235625">
    <w:abstractNumId w:val="16"/>
  </w:num>
  <w:num w:numId="15" w16cid:durableId="1555503082">
    <w:abstractNumId w:val="26"/>
  </w:num>
  <w:num w:numId="16" w16cid:durableId="733700552">
    <w:abstractNumId w:val="33"/>
  </w:num>
  <w:num w:numId="17" w16cid:durableId="1404135614">
    <w:abstractNumId w:val="18"/>
  </w:num>
  <w:num w:numId="18" w16cid:durableId="1345403954">
    <w:abstractNumId w:val="13"/>
  </w:num>
  <w:num w:numId="19" w16cid:durableId="982082558">
    <w:abstractNumId w:val="22"/>
  </w:num>
  <w:num w:numId="20" w16cid:durableId="2047565218">
    <w:abstractNumId w:val="2"/>
  </w:num>
  <w:num w:numId="21" w16cid:durableId="1134105677">
    <w:abstractNumId w:val="3"/>
  </w:num>
  <w:num w:numId="22" w16cid:durableId="367335327">
    <w:abstractNumId w:val="21"/>
  </w:num>
  <w:num w:numId="23" w16cid:durableId="2028213702">
    <w:abstractNumId w:val="15"/>
  </w:num>
  <w:num w:numId="24" w16cid:durableId="1143810915">
    <w:abstractNumId w:val="19"/>
  </w:num>
  <w:num w:numId="25" w16cid:durableId="1441608936">
    <w:abstractNumId w:val="30"/>
  </w:num>
  <w:num w:numId="26" w16cid:durableId="931624489">
    <w:abstractNumId w:val="17"/>
  </w:num>
  <w:num w:numId="27" w16cid:durableId="1318412318">
    <w:abstractNumId w:val="5"/>
  </w:num>
  <w:num w:numId="28" w16cid:durableId="504320498">
    <w:abstractNumId w:val="6"/>
  </w:num>
  <w:num w:numId="29" w16cid:durableId="187068791">
    <w:abstractNumId w:val="24"/>
  </w:num>
  <w:num w:numId="30" w16cid:durableId="1662152531">
    <w:abstractNumId w:val="7"/>
  </w:num>
  <w:num w:numId="31" w16cid:durableId="649748857">
    <w:abstractNumId w:val="27"/>
  </w:num>
  <w:num w:numId="32" w16cid:durableId="1848330258">
    <w:abstractNumId w:val="12"/>
  </w:num>
  <w:num w:numId="33" w16cid:durableId="1691027329">
    <w:abstractNumId w:val="14"/>
  </w:num>
  <w:num w:numId="34" w16cid:durableId="650341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rson w15:author="Stefan">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11355"/>
    <w:rsid w:val="00011742"/>
    <w:rsid w:val="00011BF5"/>
    <w:rsid w:val="00011D59"/>
    <w:rsid w:val="00012301"/>
    <w:rsid w:val="000137C6"/>
    <w:rsid w:val="00014E3E"/>
    <w:rsid w:val="000161E2"/>
    <w:rsid w:val="00020251"/>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2902"/>
    <w:rsid w:val="00042E53"/>
    <w:rsid w:val="00043C66"/>
    <w:rsid w:val="00044226"/>
    <w:rsid w:val="00045978"/>
    <w:rsid w:val="00045B92"/>
    <w:rsid w:val="00046E8B"/>
    <w:rsid w:val="00047749"/>
    <w:rsid w:val="0005066C"/>
    <w:rsid w:val="00051175"/>
    <w:rsid w:val="00053B33"/>
    <w:rsid w:val="000546C2"/>
    <w:rsid w:val="00054AC3"/>
    <w:rsid w:val="0005611F"/>
    <w:rsid w:val="0005688B"/>
    <w:rsid w:val="00056EAC"/>
    <w:rsid w:val="00062203"/>
    <w:rsid w:val="000624FA"/>
    <w:rsid w:val="00063C28"/>
    <w:rsid w:val="00064502"/>
    <w:rsid w:val="00064AFE"/>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75BE"/>
    <w:rsid w:val="0009792D"/>
    <w:rsid w:val="000A0C09"/>
    <w:rsid w:val="000A3004"/>
    <w:rsid w:val="000A3057"/>
    <w:rsid w:val="000B5366"/>
    <w:rsid w:val="000B6F9A"/>
    <w:rsid w:val="000C0834"/>
    <w:rsid w:val="000C0CB7"/>
    <w:rsid w:val="000C6DA5"/>
    <w:rsid w:val="000C78E6"/>
    <w:rsid w:val="000D02EC"/>
    <w:rsid w:val="000D052E"/>
    <w:rsid w:val="000D2535"/>
    <w:rsid w:val="000D35FC"/>
    <w:rsid w:val="000D41B1"/>
    <w:rsid w:val="000D5B7C"/>
    <w:rsid w:val="000D65D8"/>
    <w:rsid w:val="000D7924"/>
    <w:rsid w:val="000E251E"/>
    <w:rsid w:val="000E5F78"/>
    <w:rsid w:val="000E7EE4"/>
    <w:rsid w:val="000F3181"/>
    <w:rsid w:val="000F3B5C"/>
    <w:rsid w:val="000F465B"/>
    <w:rsid w:val="000F4CB3"/>
    <w:rsid w:val="000F5904"/>
    <w:rsid w:val="000F5A12"/>
    <w:rsid w:val="00101182"/>
    <w:rsid w:val="00103252"/>
    <w:rsid w:val="001047D8"/>
    <w:rsid w:val="0010578C"/>
    <w:rsid w:val="0010742C"/>
    <w:rsid w:val="00111F2A"/>
    <w:rsid w:val="0011266C"/>
    <w:rsid w:val="00112833"/>
    <w:rsid w:val="001141DE"/>
    <w:rsid w:val="00116119"/>
    <w:rsid w:val="00117952"/>
    <w:rsid w:val="001212B5"/>
    <w:rsid w:val="00125C3F"/>
    <w:rsid w:val="00126E65"/>
    <w:rsid w:val="0013095B"/>
    <w:rsid w:val="00131117"/>
    <w:rsid w:val="0013165B"/>
    <w:rsid w:val="001320F5"/>
    <w:rsid w:val="00133FB4"/>
    <w:rsid w:val="0013473C"/>
    <w:rsid w:val="00140550"/>
    <w:rsid w:val="00142784"/>
    <w:rsid w:val="00146AF3"/>
    <w:rsid w:val="001523B7"/>
    <w:rsid w:val="00154262"/>
    <w:rsid w:val="00154D49"/>
    <w:rsid w:val="0016095E"/>
    <w:rsid w:val="00164216"/>
    <w:rsid w:val="00165AEC"/>
    <w:rsid w:val="00167FAC"/>
    <w:rsid w:val="00172C84"/>
    <w:rsid w:val="00175E0F"/>
    <w:rsid w:val="00177ABE"/>
    <w:rsid w:val="00180DF5"/>
    <w:rsid w:val="00183543"/>
    <w:rsid w:val="00192016"/>
    <w:rsid w:val="00197A20"/>
    <w:rsid w:val="001A2F58"/>
    <w:rsid w:val="001A344C"/>
    <w:rsid w:val="001A7E00"/>
    <w:rsid w:val="001B1B26"/>
    <w:rsid w:val="001B2249"/>
    <w:rsid w:val="001B5D55"/>
    <w:rsid w:val="001B67D8"/>
    <w:rsid w:val="001B6C5A"/>
    <w:rsid w:val="001B739D"/>
    <w:rsid w:val="001B7EE1"/>
    <w:rsid w:val="001C1226"/>
    <w:rsid w:val="001C23CA"/>
    <w:rsid w:val="001C25CA"/>
    <w:rsid w:val="001C29A3"/>
    <w:rsid w:val="001C3D20"/>
    <w:rsid w:val="001C5B1C"/>
    <w:rsid w:val="001D0118"/>
    <w:rsid w:val="001D0620"/>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3262"/>
    <w:rsid w:val="00203C71"/>
    <w:rsid w:val="00204691"/>
    <w:rsid w:val="00207EFD"/>
    <w:rsid w:val="00221221"/>
    <w:rsid w:val="0022134A"/>
    <w:rsid w:val="0022249F"/>
    <w:rsid w:val="002225F4"/>
    <w:rsid w:val="0022449F"/>
    <w:rsid w:val="00225EE1"/>
    <w:rsid w:val="0023236E"/>
    <w:rsid w:val="00232E47"/>
    <w:rsid w:val="002348E7"/>
    <w:rsid w:val="00234DD4"/>
    <w:rsid w:val="00236AF5"/>
    <w:rsid w:val="00236F28"/>
    <w:rsid w:val="0024510C"/>
    <w:rsid w:val="00246F1D"/>
    <w:rsid w:val="00247521"/>
    <w:rsid w:val="002476AF"/>
    <w:rsid w:val="00250A23"/>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415D"/>
    <w:rsid w:val="00274C5C"/>
    <w:rsid w:val="00277A60"/>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930"/>
    <w:rsid w:val="002F0FDD"/>
    <w:rsid w:val="002F1ACF"/>
    <w:rsid w:val="002F4816"/>
    <w:rsid w:val="002F590C"/>
    <w:rsid w:val="002F74C9"/>
    <w:rsid w:val="003009CD"/>
    <w:rsid w:val="00303262"/>
    <w:rsid w:val="00303DD4"/>
    <w:rsid w:val="00306BF3"/>
    <w:rsid w:val="00307DCB"/>
    <w:rsid w:val="00310001"/>
    <w:rsid w:val="0031049E"/>
    <w:rsid w:val="00312E70"/>
    <w:rsid w:val="003137AB"/>
    <w:rsid w:val="003201F1"/>
    <w:rsid w:val="00320642"/>
    <w:rsid w:val="00320B6A"/>
    <w:rsid w:val="003211C3"/>
    <w:rsid w:val="00321814"/>
    <w:rsid w:val="00322071"/>
    <w:rsid w:val="003224B4"/>
    <w:rsid w:val="003225DC"/>
    <w:rsid w:val="00322684"/>
    <w:rsid w:val="003243D6"/>
    <w:rsid w:val="00325C02"/>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6ABD"/>
    <w:rsid w:val="00380EA1"/>
    <w:rsid w:val="003813CB"/>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4ACC"/>
    <w:rsid w:val="003C59D9"/>
    <w:rsid w:val="003C7E62"/>
    <w:rsid w:val="003D2885"/>
    <w:rsid w:val="003D5C36"/>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826"/>
    <w:rsid w:val="00423782"/>
    <w:rsid w:val="00423806"/>
    <w:rsid w:val="00423AC1"/>
    <w:rsid w:val="00426DDD"/>
    <w:rsid w:val="00433D6B"/>
    <w:rsid w:val="00436BD9"/>
    <w:rsid w:val="00437AA4"/>
    <w:rsid w:val="00441035"/>
    <w:rsid w:val="004417E7"/>
    <w:rsid w:val="00442AAE"/>
    <w:rsid w:val="00442B2D"/>
    <w:rsid w:val="0044384B"/>
    <w:rsid w:val="0044798F"/>
    <w:rsid w:val="0045088C"/>
    <w:rsid w:val="004540B3"/>
    <w:rsid w:val="00454EB2"/>
    <w:rsid w:val="00455E3B"/>
    <w:rsid w:val="00460ED1"/>
    <w:rsid w:val="00462F8D"/>
    <w:rsid w:val="004630E9"/>
    <w:rsid w:val="00463BE5"/>
    <w:rsid w:val="00465CB2"/>
    <w:rsid w:val="00466919"/>
    <w:rsid w:val="0046775D"/>
    <w:rsid w:val="004709D4"/>
    <w:rsid w:val="00473C26"/>
    <w:rsid w:val="0047411D"/>
    <w:rsid w:val="004752D5"/>
    <w:rsid w:val="00477EEB"/>
    <w:rsid w:val="00480BF1"/>
    <w:rsid w:val="004863F0"/>
    <w:rsid w:val="00486C51"/>
    <w:rsid w:val="00493E0E"/>
    <w:rsid w:val="004955E0"/>
    <w:rsid w:val="00495922"/>
    <w:rsid w:val="004963A9"/>
    <w:rsid w:val="00497695"/>
    <w:rsid w:val="004976F8"/>
    <w:rsid w:val="004A230A"/>
    <w:rsid w:val="004A5D61"/>
    <w:rsid w:val="004A606F"/>
    <w:rsid w:val="004A6273"/>
    <w:rsid w:val="004B0125"/>
    <w:rsid w:val="004B19FE"/>
    <w:rsid w:val="004B3A47"/>
    <w:rsid w:val="004B7492"/>
    <w:rsid w:val="004C0222"/>
    <w:rsid w:val="004C06C2"/>
    <w:rsid w:val="004C36A0"/>
    <w:rsid w:val="004C629B"/>
    <w:rsid w:val="004C66E5"/>
    <w:rsid w:val="004C6B57"/>
    <w:rsid w:val="004D4671"/>
    <w:rsid w:val="004D507F"/>
    <w:rsid w:val="004D5C1B"/>
    <w:rsid w:val="004D63C3"/>
    <w:rsid w:val="004E1BDF"/>
    <w:rsid w:val="004E1D31"/>
    <w:rsid w:val="004E20C6"/>
    <w:rsid w:val="004E25D2"/>
    <w:rsid w:val="004E2FA4"/>
    <w:rsid w:val="004E2FDD"/>
    <w:rsid w:val="004E60E0"/>
    <w:rsid w:val="004F3D62"/>
    <w:rsid w:val="004F4FD5"/>
    <w:rsid w:val="004F5221"/>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2494"/>
    <w:rsid w:val="0054021B"/>
    <w:rsid w:val="00540403"/>
    <w:rsid w:val="00541C0A"/>
    <w:rsid w:val="005432E6"/>
    <w:rsid w:val="0054540F"/>
    <w:rsid w:val="005456EE"/>
    <w:rsid w:val="0054597D"/>
    <w:rsid w:val="00545DC0"/>
    <w:rsid w:val="00547788"/>
    <w:rsid w:val="00550710"/>
    <w:rsid w:val="005515E6"/>
    <w:rsid w:val="00551F69"/>
    <w:rsid w:val="00552A3B"/>
    <w:rsid w:val="0055377C"/>
    <w:rsid w:val="005559B3"/>
    <w:rsid w:val="005562F9"/>
    <w:rsid w:val="005579B1"/>
    <w:rsid w:val="00557EF6"/>
    <w:rsid w:val="00560B5A"/>
    <w:rsid w:val="005629E9"/>
    <w:rsid w:val="00562D1A"/>
    <w:rsid w:val="00567C4A"/>
    <w:rsid w:val="00570FEF"/>
    <w:rsid w:val="00571105"/>
    <w:rsid w:val="00574927"/>
    <w:rsid w:val="005760CB"/>
    <w:rsid w:val="005768B7"/>
    <w:rsid w:val="00577706"/>
    <w:rsid w:val="00584684"/>
    <w:rsid w:val="00585723"/>
    <w:rsid w:val="0058588A"/>
    <w:rsid w:val="0058624F"/>
    <w:rsid w:val="005872CF"/>
    <w:rsid w:val="00592CE8"/>
    <w:rsid w:val="005935A7"/>
    <w:rsid w:val="00595504"/>
    <w:rsid w:val="00595DAC"/>
    <w:rsid w:val="005A095A"/>
    <w:rsid w:val="005A2B0F"/>
    <w:rsid w:val="005A3883"/>
    <w:rsid w:val="005A5DB0"/>
    <w:rsid w:val="005A6A57"/>
    <w:rsid w:val="005A6F34"/>
    <w:rsid w:val="005A749B"/>
    <w:rsid w:val="005B2DFB"/>
    <w:rsid w:val="005B3348"/>
    <w:rsid w:val="005B42B2"/>
    <w:rsid w:val="005B5C1C"/>
    <w:rsid w:val="005B6143"/>
    <w:rsid w:val="005B66FC"/>
    <w:rsid w:val="005C0AC4"/>
    <w:rsid w:val="005C123E"/>
    <w:rsid w:val="005C2AEF"/>
    <w:rsid w:val="005C5B28"/>
    <w:rsid w:val="005C5F22"/>
    <w:rsid w:val="005C68B4"/>
    <w:rsid w:val="005D126F"/>
    <w:rsid w:val="005D2616"/>
    <w:rsid w:val="005D55C9"/>
    <w:rsid w:val="005D69CE"/>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5B81"/>
    <w:rsid w:val="00635E40"/>
    <w:rsid w:val="006371DD"/>
    <w:rsid w:val="0063740F"/>
    <w:rsid w:val="00640070"/>
    <w:rsid w:val="0064067F"/>
    <w:rsid w:val="00643E89"/>
    <w:rsid w:val="00645450"/>
    <w:rsid w:val="006456A3"/>
    <w:rsid w:val="00646108"/>
    <w:rsid w:val="006512FF"/>
    <w:rsid w:val="006514DF"/>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930"/>
    <w:rsid w:val="00683013"/>
    <w:rsid w:val="00684BCA"/>
    <w:rsid w:val="006858E4"/>
    <w:rsid w:val="006862E3"/>
    <w:rsid w:val="0068651F"/>
    <w:rsid w:val="006865CE"/>
    <w:rsid w:val="006872D2"/>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F81"/>
    <w:rsid w:val="006C18E3"/>
    <w:rsid w:val="006C4CF9"/>
    <w:rsid w:val="006C7BA9"/>
    <w:rsid w:val="006D0D8C"/>
    <w:rsid w:val="006D2AD6"/>
    <w:rsid w:val="006D3EA5"/>
    <w:rsid w:val="006E1190"/>
    <w:rsid w:val="006E13AB"/>
    <w:rsid w:val="006E1BED"/>
    <w:rsid w:val="006E2110"/>
    <w:rsid w:val="006F1963"/>
    <w:rsid w:val="006F430A"/>
    <w:rsid w:val="007013BB"/>
    <w:rsid w:val="007057F0"/>
    <w:rsid w:val="00705B46"/>
    <w:rsid w:val="007100D3"/>
    <w:rsid w:val="007113F8"/>
    <w:rsid w:val="00713804"/>
    <w:rsid w:val="007140A9"/>
    <w:rsid w:val="007163C6"/>
    <w:rsid w:val="00717E28"/>
    <w:rsid w:val="0072123B"/>
    <w:rsid w:val="00721D98"/>
    <w:rsid w:val="00722DF3"/>
    <w:rsid w:val="0072307E"/>
    <w:rsid w:val="007267F9"/>
    <w:rsid w:val="00726EDD"/>
    <w:rsid w:val="00731CDB"/>
    <w:rsid w:val="00735687"/>
    <w:rsid w:val="0073655B"/>
    <w:rsid w:val="007377C1"/>
    <w:rsid w:val="00741F92"/>
    <w:rsid w:val="007421DE"/>
    <w:rsid w:val="00742475"/>
    <w:rsid w:val="007445EC"/>
    <w:rsid w:val="00751E52"/>
    <w:rsid w:val="00752B07"/>
    <w:rsid w:val="0075544E"/>
    <w:rsid w:val="00765CFF"/>
    <w:rsid w:val="007664D9"/>
    <w:rsid w:val="0077117C"/>
    <w:rsid w:val="00771F68"/>
    <w:rsid w:val="0077408A"/>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C0FA8"/>
    <w:rsid w:val="007C4237"/>
    <w:rsid w:val="007C5101"/>
    <w:rsid w:val="007C5ADF"/>
    <w:rsid w:val="007C6C54"/>
    <w:rsid w:val="007D2408"/>
    <w:rsid w:val="007D2B07"/>
    <w:rsid w:val="007D3966"/>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7F73C2"/>
    <w:rsid w:val="00801034"/>
    <w:rsid w:val="00804134"/>
    <w:rsid w:val="00804B8C"/>
    <w:rsid w:val="008076F3"/>
    <w:rsid w:val="00807826"/>
    <w:rsid w:val="0081013E"/>
    <w:rsid w:val="00810F48"/>
    <w:rsid w:val="00810F93"/>
    <w:rsid w:val="008174C6"/>
    <w:rsid w:val="008175BC"/>
    <w:rsid w:val="0081797A"/>
    <w:rsid w:val="008207BC"/>
    <w:rsid w:val="00820B35"/>
    <w:rsid w:val="00822449"/>
    <w:rsid w:val="00823A06"/>
    <w:rsid w:val="00823D4D"/>
    <w:rsid w:val="00823F7E"/>
    <w:rsid w:val="00825955"/>
    <w:rsid w:val="008306EC"/>
    <w:rsid w:val="00832D1F"/>
    <w:rsid w:val="0083333E"/>
    <w:rsid w:val="008342E4"/>
    <w:rsid w:val="00834A32"/>
    <w:rsid w:val="008351DE"/>
    <w:rsid w:val="00837258"/>
    <w:rsid w:val="00840501"/>
    <w:rsid w:val="00843217"/>
    <w:rsid w:val="00844371"/>
    <w:rsid w:val="0084716F"/>
    <w:rsid w:val="00847676"/>
    <w:rsid w:val="00850A9E"/>
    <w:rsid w:val="00850E50"/>
    <w:rsid w:val="00851783"/>
    <w:rsid w:val="00851839"/>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2B1C"/>
    <w:rsid w:val="00922C47"/>
    <w:rsid w:val="0092655E"/>
    <w:rsid w:val="009329D5"/>
    <w:rsid w:val="00932E64"/>
    <w:rsid w:val="00933284"/>
    <w:rsid w:val="0093498A"/>
    <w:rsid w:val="00934F4A"/>
    <w:rsid w:val="00935265"/>
    <w:rsid w:val="00935A89"/>
    <w:rsid w:val="00937D8E"/>
    <w:rsid w:val="00944552"/>
    <w:rsid w:val="00951724"/>
    <w:rsid w:val="0095322B"/>
    <w:rsid w:val="00954257"/>
    <w:rsid w:val="009547F3"/>
    <w:rsid w:val="009570B2"/>
    <w:rsid w:val="009610D8"/>
    <w:rsid w:val="00961A0D"/>
    <w:rsid w:val="0096273D"/>
    <w:rsid w:val="00966F2A"/>
    <w:rsid w:val="0096739E"/>
    <w:rsid w:val="00970832"/>
    <w:rsid w:val="00971CF8"/>
    <w:rsid w:val="00980222"/>
    <w:rsid w:val="00981B66"/>
    <w:rsid w:val="009835DB"/>
    <w:rsid w:val="00983DD7"/>
    <w:rsid w:val="00985742"/>
    <w:rsid w:val="00985CDC"/>
    <w:rsid w:val="00986B55"/>
    <w:rsid w:val="00990134"/>
    <w:rsid w:val="00990496"/>
    <w:rsid w:val="00992EB4"/>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6348"/>
    <w:rsid w:val="009C636C"/>
    <w:rsid w:val="009C6A2B"/>
    <w:rsid w:val="009D4710"/>
    <w:rsid w:val="009D48D8"/>
    <w:rsid w:val="009D7257"/>
    <w:rsid w:val="009D79B6"/>
    <w:rsid w:val="009E0C01"/>
    <w:rsid w:val="009E1741"/>
    <w:rsid w:val="009E4AAB"/>
    <w:rsid w:val="009E5770"/>
    <w:rsid w:val="009E6D9D"/>
    <w:rsid w:val="009E71F1"/>
    <w:rsid w:val="009F27B7"/>
    <w:rsid w:val="009F409E"/>
    <w:rsid w:val="009F5D63"/>
    <w:rsid w:val="00A03D39"/>
    <w:rsid w:val="00A0485C"/>
    <w:rsid w:val="00A06363"/>
    <w:rsid w:val="00A0655E"/>
    <w:rsid w:val="00A07AA2"/>
    <w:rsid w:val="00A07D06"/>
    <w:rsid w:val="00A105AE"/>
    <w:rsid w:val="00A113A1"/>
    <w:rsid w:val="00A1302C"/>
    <w:rsid w:val="00A15178"/>
    <w:rsid w:val="00A156EA"/>
    <w:rsid w:val="00A20308"/>
    <w:rsid w:val="00A24722"/>
    <w:rsid w:val="00A261A7"/>
    <w:rsid w:val="00A262B6"/>
    <w:rsid w:val="00A30994"/>
    <w:rsid w:val="00A32F0B"/>
    <w:rsid w:val="00A33FA6"/>
    <w:rsid w:val="00A37737"/>
    <w:rsid w:val="00A40167"/>
    <w:rsid w:val="00A40725"/>
    <w:rsid w:val="00A4076E"/>
    <w:rsid w:val="00A41C58"/>
    <w:rsid w:val="00A41D06"/>
    <w:rsid w:val="00A44877"/>
    <w:rsid w:val="00A44BFA"/>
    <w:rsid w:val="00A5345D"/>
    <w:rsid w:val="00A615E2"/>
    <w:rsid w:val="00A61F6F"/>
    <w:rsid w:val="00A6349C"/>
    <w:rsid w:val="00A64704"/>
    <w:rsid w:val="00A72136"/>
    <w:rsid w:val="00A731D3"/>
    <w:rsid w:val="00A7499C"/>
    <w:rsid w:val="00A7675D"/>
    <w:rsid w:val="00A77B3A"/>
    <w:rsid w:val="00A77EC8"/>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B006D"/>
    <w:rsid w:val="00AB1833"/>
    <w:rsid w:val="00AB1C7B"/>
    <w:rsid w:val="00AB31DB"/>
    <w:rsid w:val="00AB3396"/>
    <w:rsid w:val="00AB419F"/>
    <w:rsid w:val="00AB4F31"/>
    <w:rsid w:val="00AB544B"/>
    <w:rsid w:val="00AC0413"/>
    <w:rsid w:val="00AC13FB"/>
    <w:rsid w:val="00AC3325"/>
    <w:rsid w:val="00AC34D1"/>
    <w:rsid w:val="00AC6890"/>
    <w:rsid w:val="00AD2CAA"/>
    <w:rsid w:val="00AD2F6E"/>
    <w:rsid w:val="00AD582D"/>
    <w:rsid w:val="00AE0F96"/>
    <w:rsid w:val="00AE21E3"/>
    <w:rsid w:val="00AE3E0E"/>
    <w:rsid w:val="00AE4081"/>
    <w:rsid w:val="00AE4E92"/>
    <w:rsid w:val="00AE4EFD"/>
    <w:rsid w:val="00AE53EF"/>
    <w:rsid w:val="00AE645A"/>
    <w:rsid w:val="00AE651F"/>
    <w:rsid w:val="00AF0D9A"/>
    <w:rsid w:val="00AF3152"/>
    <w:rsid w:val="00AF32EC"/>
    <w:rsid w:val="00AF35D8"/>
    <w:rsid w:val="00AF3DE0"/>
    <w:rsid w:val="00AF422F"/>
    <w:rsid w:val="00B01325"/>
    <w:rsid w:val="00B023BD"/>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3765"/>
    <w:rsid w:val="00B2595F"/>
    <w:rsid w:val="00B31DA2"/>
    <w:rsid w:val="00B33782"/>
    <w:rsid w:val="00B36009"/>
    <w:rsid w:val="00B36B67"/>
    <w:rsid w:val="00B36EE8"/>
    <w:rsid w:val="00B3737D"/>
    <w:rsid w:val="00B41CD2"/>
    <w:rsid w:val="00B42C6F"/>
    <w:rsid w:val="00B42E4D"/>
    <w:rsid w:val="00B434F7"/>
    <w:rsid w:val="00B44659"/>
    <w:rsid w:val="00B45CCD"/>
    <w:rsid w:val="00B47523"/>
    <w:rsid w:val="00B52F53"/>
    <w:rsid w:val="00B552A4"/>
    <w:rsid w:val="00B563FA"/>
    <w:rsid w:val="00B624EB"/>
    <w:rsid w:val="00B62CCA"/>
    <w:rsid w:val="00B63E65"/>
    <w:rsid w:val="00B643F4"/>
    <w:rsid w:val="00B64EC3"/>
    <w:rsid w:val="00B6502A"/>
    <w:rsid w:val="00B65EB0"/>
    <w:rsid w:val="00B6606D"/>
    <w:rsid w:val="00B70F32"/>
    <w:rsid w:val="00B715A0"/>
    <w:rsid w:val="00B7471D"/>
    <w:rsid w:val="00B773B7"/>
    <w:rsid w:val="00B77FEE"/>
    <w:rsid w:val="00B82186"/>
    <w:rsid w:val="00B82AF4"/>
    <w:rsid w:val="00B843DF"/>
    <w:rsid w:val="00B84FBF"/>
    <w:rsid w:val="00B855F6"/>
    <w:rsid w:val="00B90C5A"/>
    <w:rsid w:val="00B90D59"/>
    <w:rsid w:val="00B90F61"/>
    <w:rsid w:val="00B93650"/>
    <w:rsid w:val="00B955C9"/>
    <w:rsid w:val="00B95D31"/>
    <w:rsid w:val="00B9745E"/>
    <w:rsid w:val="00BA363C"/>
    <w:rsid w:val="00BA3F1A"/>
    <w:rsid w:val="00BA7F78"/>
    <w:rsid w:val="00BB32EA"/>
    <w:rsid w:val="00BB3E57"/>
    <w:rsid w:val="00BB44F4"/>
    <w:rsid w:val="00BB49AE"/>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221D"/>
    <w:rsid w:val="00C02776"/>
    <w:rsid w:val="00C049BB"/>
    <w:rsid w:val="00C05405"/>
    <w:rsid w:val="00C064E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31AF"/>
    <w:rsid w:val="00C87AC0"/>
    <w:rsid w:val="00C907C0"/>
    <w:rsid w:val="00CA10C0"/>
    <w:rsid w:val="00CB3F33"/>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58A9"/>
    <w:rsid w:val="00CE6F95"/>
    <w:rsid w:val="00CF3153"/>
    <w:rsid w:val="00CF3BDE"/>
    <w:rsid w:val="00CF5829"/>
    <w:rsid w:val="00D01333"/>
    <w:rsid w:val="00D01ACB"/>
    <w:rsid w:val="00D01EAF"/>
    <w:rsid w:val="00D01F22"/>
    <w:rsid w:val="00D06E39"/>
    <w:rsid w:val="00D11783"/>
    <w:rsid w:val="00D1264B"/>
    <w:rsid w:val="00D15843"/>
    <w:rsid w:val="00D17612"/>
    <w:rsid w:val="00D20729"/>
    <w:rsid w:val="00D2105B"/>
    <w:rsid w:val="00D2176F"/>
    <w:rsid w:val="00D22B7E"/>
    <w:rsid w:val="00D257E9"/>
    <w:rsid w:val="00D2796D"/>
    <w:rsid w:val="00D31EF1"/>
    <w:rsid w:val="00D345B7"/>
    <w:rsid w:val="00D408FF"/>
    <w:rsid w:val="00D43FEF"/>
    <w:rsid w:val="00D45483"/>
    <w:rsid w:val="00D46353"/>
    <w:rsid w:val="00D522A1"/>
    <w:rsid w:val="00D524C6"/>
    <w:rsid w:val="00D538B6"/>
    <w:rsid w:val="00D5710E"/>
    <w:rsid w:val="00D572EE"/>
    <w:rsid w:val="00D607DB"/>
    <w:rsid w:val="00D60C3E"/>
    <w:rsid w:val="00D6355D"/>
    <w:rsid w:val="00D64F07"/>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A08E2"/>
    <w:rsid w:val="00DA1873"/>
    <w:rsid w:val="00DA1CFB"/>
    <w:rsid w:val="00DA2BAB"/>
    <w:rsid w:val="00DA5D02"/>
    <w:rsid w:val="00DA5FED"/>
    <w:rsid w:val="00DA716C"/>
    <w:rsid w:val="00DB13D7"/>
    <w:rsid w:val="00DB4825"/>
    <w:rsid w:val="00DB6BEC"/>
    <w:rsid w:val="00DB7F14"/>
    <w:rsid w:val="00DC7013"/>
    <w:rsid w:val="00DD095A"/>
    <w:rsid w:val="00DD16CB"/>
    <w:rsid w:val="00DD4029"/>
    <w:rsid w:val="00DD433C"/>
    <w:rsid w:val="00DE216B"/>
    <w:rsid w:val="00DE3DB8"/>
    <w:rsid w:val="00DE47F5"/>
    <w:rsid w:val="00DE532B"/>
    <w:rsid w:val="00DE5AAB"/>
    <w:rsid w:val="00DE67C8"/>
    <w:rsid w:val="00DE7163"/>
    <w:rsid w:val="00DE7923"/>
    <w:rsid w:val="00DE7F78"/>
    <w:rsid w:val="00DF10CB"/>
    <w:rsid w:val="00DF23FF"/>
    <w:rsid w:val="00DF33F0"/>
    <w:rsid w:val="00DF523B"/>
    <w:rsid w:val="00DF6CE1"/>
    <w:rsid w:val="00DF6FAB"/>
    <w:rsid w:val="00E02C1E"/>
    <w:rsid w:val="00E05235"/>
    <w:rsid w:val="00E05C21"/>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60F5"/>
    <w:rsid w:val="00E4620A"/>
    <w:rsid w:val="00E51EAF"/>
    <w:rsid w:val="00E52618"/>
    <w:rsid w:val="00E555DC"/>
    <w:rsid w:val="00E5642A"/>
    <w:rsid w:val="00E56AF2"/>
    <w:rsid w:val="00E60938"/>
    <w:rsid w:val="00E62A04"/>
    <w:rsid w:val="00E71F38"/>
    <w:rsid w:val="00E74AE6"/>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350F"/>
    <w:rsid w:val="00EE3569"/>
    <w:rsid w:val="00EE4CA9"/>
    <w:rsid w:val="00EE51C8"/>
    <w:rsid w:val="00EE55BB"/>
    <w:rsid w:val="00EF13CD"/>
    <w:rsid w:val="00EF3B40"/>
    <w:rsid w:val="00EF76CC"/>
    <w:rsid w:val="00F00652"/>
    <w:rsid w:val="00F0105A"/>
    <w:rsid w:val="00F016B9"/>
    <w:rsid w:val="00F03093"/>
    <w:rsid w:val="00F0317A"/>
    <w:rsid w:val="00F0484E"/>
    <w:rsid w:val="00F04AB7"/>
    <w:rsid w:val="00F0674E"/>
    <w:rsid w:val="00F078A9"/>
    <w:rsid w:val="00F138B7"/>
    <w:rsid w:val="00F158D6"/>
    <w:rsid w:val="00F1799A"/>
    <w:rsid w:val="00F2258D"/>
    <w:rsid w:val="00F3120B"/>
    <w:rsid w:val="00F31B8C"/>
    <w:rsid w:val="00F33479"/>
    <w:rsid w:val="00F351F7"/>
    <w:rsid w:val="00F3793C"/>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B0743"/>
    <w:rsid w:val="00FB14BF"/>
    <w:rsid w:val="00FB347E"/>
    <w:rsid w:val="00FB4811"/>
    <w:rsid w:val="00FB5925"/>
    <w:rsid w:val="00FC02C4"/>
    <w:rsid w:val="00FC2699"/>
    <w:rsid w:val="00FC4A17"/>
    <w:rsid w:val="00FC5FDD"/>
    <w:rsid w:val="00FD01D5"/>
    <w:rsid w:val="00FD3DD1"/>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5653</Words>
  <Characters>35618</Characters>
  <Application>Microsoft Office Word</Application>
  <DocSecurity>0</DocSecurity>
  <Lines>296</Lines>
  <Paragraphs>82</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41189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20</cp:revision>
  <dcterms:created xsi:type="dcterms:W3CDTF">2023-01-23T10:50:00Z</dcterms:created>
  <dcterms:modified xsi:type="dcterms:W3CDTF">2023-02-16T07:27:00Z</dcterms:modified>
</cp:coreProperties>
</file>