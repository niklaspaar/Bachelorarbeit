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2ED5BF01" w:rsidR="000546C2" w:rsidRDefault="00DE532B" w:rsidP="005A6F34">
      <w:pPr>
        <w:jc w:val="center"/>
        <w:rPr>
          <w:rFonts w:cs="Arial"/>
          <w:b/>
          <w:bCs/>
          <w:sz w:val="36"/>
          <w:szCs w:val="36"/>
        </w:rPr>
      </w:pPr>
      <w:r>
        <w:rPr>
          <w:rFonts w:cs="Arial"/>
          <w:b/>
          <w:bCs/>
          <w:sz w:val="36"/>
          <w:szCs w:val="36"/>
        </w:rPr>
        <w:t>Anforderungs</w:t>
      </w:r>
      <w:r w:rsidR="00E41BDA">
        <w:rPr>
          <w:rFonts w:cs="Arial"/>
          <w:b/>
          <w:bCs/>
          <w:sz w:val="36"/>
          <w:szCs w:val="36"/>
        </w:rPr>
        <w:t>beschreibung</w:t>
      </w:r>
      <w:r>
        <w:rPr>
          <w:rFonts w:cs="Arial"/>
          <w:b/>
          <w:bCs/>
          <w:sz w:val="36"/>
          <w:szCs w:val="36"/>
        </w:rPr>
        <w:t xml:space="preserve"> und Umsetzung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E41BDA" w:rsidRDefault="00722DF3" w:rsidP="005A6F34">
            <w:pPr>
              <w:rPr>
                <w:rFonts w:cs="Arial"/>
                <w:b w:val="0"/>
                <w:bCs w:val="0"/>
                <w:sz w:val="28"/>
                <w:szCs w:val="28"/>
              </w:rPr>
            </w:pPr>
            <w:r w:rsidRPr="00E41BD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0F77098B" w:rsidR="00722DF3" w:rsidRPr="00E41BDA" w:rsidRDefault="00722DF3" w:rsidP="005A6F34">
            <w:pPr>
              <w:rPr>
                <w:rFonts w:cs="Arial"/>
                <w:b w:val="0"/>
                <w:bCs w:val="0"/>
                <w:sz w:val="28"/>
                <w:szCs w:val="28"/>
              </w:rPr>
            </w:pPr>
            <w:r w:rsidRPr="00E41BDA">
              <w:rPr>
                <w:rFonts w:cs="Arial"/>
                <w:b w:val="0"/>
                <w:bCs w:val="0"/>
                <w:sz w:val="28"/>
                <w:szCs w:val="28"/>
              </w:rPr>
              <w:t>Stefan Jollet</w:t>
            </w:r>
          </w:p>
        </w:tc>
        <w:tc>
          <w:tcPr>
            <w:tcW w:w="1166" w:type="dxa"/>
          </w:tcPr>
          <w:p w14:paraId="417899A4" w14:textId="01968323"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w:t>
            </w:r>
          </w:p>
        </w:tc>
        <w:tc>
          <w:tcPr>
            <w:tcW w:w="4295" w:type="dxa"/>
          </w:tcPr>
          <w:p w14:paraId="4AAAF095" w14:textId="324F6367"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komplett konsolidierte Version</w:t>
            </w:r>
          </w:p>
        </w:tc>
        <w:tc>
          <w:tcPr>
            <w:tcW w:w="1618" w:type="dxa"/>
          </w:tcPr>
          <w:p w14:paraId="1ADC7353" w14:textId="58BBE65F"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r w:rsidR="00722DF3" w:rsidRPr="00722DF3">
              <w:rPr>
                <w:rFonts w:cs="Arial"/>
                <w:sz w:val="28"/>
                <w:szCs w:val="28"/>
              </w:rPr>
              <w:t>.</w:t>
            </w:r>
            <w:r w:rsidR="00DE47F5">
              <w:rPr>
                <w:rFonts w:cs="Arial"/>
                <w:sz w:val="28"/>
                <w:szCs w:val="28"/>
              </w:rPr>
              <w:t>10</w:t>
            </w:r>
            <w:r w:rsidR="00722DF3" w:rsidRPr="00722DF3">
              <w:rPr>
                <w:rFonts w:cs="Arial"/>
                <w:sz w:val="28"/>
                <w:szCs w:val="28"/>
              </w:rPr>
              <w:t>.20</w:t>
            </w:r>
            <w:r>
              <w:rPr>
                <w:rFonts w:cs="Arial"/>
                <w:sz w:val="28"/>
                <w:szCs w:val="28"/>
              </w:rPr>
              <w:t>20</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1214FA45" w:rsidR="005D69CE" w:rsidRPr="00E41BDA" w:rsidRDefault="005D69CE" w:rsidP="005A6F34">
            <w:pPr>
              <w:rPr>
                <w:rFonts w:cs="Arial"/>
                <w:b w:val="0"/>
                <w:bCs w:val="0"/>
                <w:sz w:val="28"/>
                <w:szCs w:val="28"/>
              </w:rPr>
            </w:pPr>
            <w:r w:rsidRPr="00E41BDA">
              <w:rPr>
                <w:rFonts w:cs="Arial"/>
                <w:b w:val="0"/>
                <w:bCs w:val="0"/>
                <w:sz w:val="28"/>
                <w:szCs w:val="28"/>
              </w:rPr>
              <w:t>Stefan Jollet</w:t>
            </w:r>
          </w:p>
        </w:tc>
        <w:tc>
          <w:tcPr>
            <w:tcW w:w="1166" w:type="dxa"/>
          </w:tcPr>
          <w:p w14:paraId="4DDFF739" w14:textId="193F4256" w:rsidR="005D69CE" w:rsidRDefault="005D69CE"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1.1</w:t>
            </w:r>
          </w:p>
        </w:tc>
        <w:tc>
          <w:tcPr>
            <w:tcW w:w="4295" w:type="dxa"/>
          </w:tcPr>
          <w:p w14:paraId="241C1A3A" w14:textId="1AC45914" w:rsidR="005D69CE" w:rsidRDefault="005D69CE"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Berücksichtigung der FiFo-Regel beim Waschen von Kapitel 2.2.1</w:t>
            </w:r>
            <w:r w:rsidR="00EE51C8">
              <w:rPr>
                <w:rFonts w:cs="Arial"/>
                <w:sz w:val="28"/>
                <w:szCs w:val="28"/>
              </w:rPr>
              <w:t>.</w:t>
            </w:r>
            <w:r>
              <w:rPr>
                <w:rFonts w:cs="Arial"/>
                <w:sz w:val="28"/>
                <w:szCs w:val="28"/>
              </w:rPr>
              <w:t>2 in 2.2.1.12 geschoben</w:t>
            </w:r>
          </w:p>
        </w:tc>
        <w:tc>
          <w:tcPr>
            <w:tcW w:w="1618" w:type="dxa"/>
          </w:tcPr>
          <w:p w14:paraId="6526F8B6" w14:textId="0F9797E5" w:rsidR="005D69CE" w:rsidRDefault="00E7566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09.03.2021</w:t>
            </w:r>
          </w:p>
        </w:tc>
      </w:tr>
      <w:tr w:rsidR="00B643F4" w:rsidRPr="00722DF3" w14:paraId="503EDC02"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B00E4CC" w14:textId="05AAF84E" w:rsidR="00B643F4" w:rsidRPr="00E41BDA" w:rsidRDefault="00B643F4" w:rsidP="005A6F34">
            <w:pPr>
              <w:rPr>
                <w:rFonts w:cs="Arial"/>
                <w:b w:val="0"/>
                <w:bCs w:val="0"/>
                <w:sz w:val="28"/>
                <w:szCs w:val="28"/>
              </w:rPr>
            </w:pPr>
            <w:r w:rsidRPr="00E41BDA">
              <w:rPr>
                <w:rFonts w:cs="Arial"/>
                <w:b w:val="0"/>
                <w:bCs w:val="0"/>
                <w:sz w:val="28"/>
                <w:szCs w:val="28"/>
              </w:rPr>
              <w:t>Stefan Jollet</w:t>
            </w:r>
          </w:p>
        </w:tc>
        <w:tc>
          <w:tcPr>
            <w:tcW w:w="1166" w:type="dxa"/>
          </w:tcPr>
          <w:p w14:paraId="7C56433E" w14:textId="3475E00A"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1.2</w:t>
            </w:r>
          </w:p>
        </w:tc>
        <w:tc>
          <w:tcPr>
            <w:tcW w:w="4295" w:type="dxa"/>
          </w:tcPr>
          <w:p w14:paraId="145E9943" w14:textId="7E0A8AF4"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Variable Ladezeit hinzugefügt</w:t>
            </w:r>
          </w:p>
        </w:tc>
        <w:tc>
          <w:tcPr>
            <w:tcW w:w="1618" w:type="dxa"/>
          </w:tcPr>
          <w:p w14:paraId="0C2A5D02" w14:textId="52CEE6CA"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30.03.2021</w:t>
            </w:r>
          </w:p>
        </w:tc>
      </w:tr>
      <w:tr w:rsidR="00E41BDA" w:rsidRPr="00722DF3" w14:paraId="782A553E"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3ED3A28" w14:textId="26562D8E" w:rsidR="00E41BDA" w:rsidRPr="008076F3" w:rsidRDefault="00E41BDA" w:rsidP="005A6F34">
            <w:pPr>
              <w:rPr>
                <w:rFonts w:cs="Arial"/>
                <w:b w:val="0"/>
                <w:bCs w:val="0"/>
                <w:sz w:val="28"/>
                <w:szCs w:val="28"/>
              </w:rPr>
            </w:pPr>
            <w:r w:rsidRPr="008076F3">
              <w:rPr>
                <w:rFonts w:cs="Arial"/>
                <w:b w:val="0"/>
                <w:bCs w:val="0"/>
                <w:sz w:val="28"/>
                <w:szCs w:val="28"/>
              </w:rPr>
              <w:t>Stefan Jollet</w:t>
            </w:r>
          </w:p>
        </w:tc>
        <w:tc>
          <w:tcPr>
            <w:tcW w:w="1166" w:type="dxa"/>
          </w:tcPr>
          <w:p w14:paraId="4EDCEF77" w14:textId="7DFF7CF5"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2.0</w:t>
            </w:r>
          </w:p>
        </w:tc>
        <w:tc>
          <w:tcPr>
            <w:tcW w:w="4295" w:type="dxa"/>
          </w:tcPr>
          <w:p w14:paraId="0CDB8765" w14:textId="19364DA6"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Umbenennung</w:t>
            </w:r>
            <w:r w:rsidR="00643E89">
              <w:rPr>
                <w:rFonts w:cs="Arial"/>
                <w:sz w:val="28"/>
                <w:szCs w:val="28"/>
              </w:rPr>
              <w:t xml:space="preserve"> des Dokuments</w:t>
            </w:r>
            <w:r>
              <w:rPr>
                <w:rFonts w:cs="Arial"/>
                <w:sz w:val="28"/>
                <w:szCs w:val="28"/>
              </w:rPr>
              <w:t>. Diverse Konkretisierungen</w:t>
            </w:r>
          </w:p>
        </w:tc>
        <w:tc>
          <w:tcPr>
            <w:tcW w:w="1618" w:type="dxa"/>
          </w:tcPr>
          <w:p w14:paraId="5CE5D507" w14:textId="3397BAD5"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17.08.2022</w:t>
            </w:r>
          </w:p>
        </w:tc>
      </w:tr>
      <w:tr w:rsidR="00823A06" w:rsidRPr="00722DF3" w14:paraId="32BA2590" w14:textId="77777777" w:rsidTr="00613B67">
        <w:trPr>
          <w:ins w:id="0" w:author="Stefan Sommer" w:date="2022-10-21T13:32:00Z"/>
        </w:trPr>
        <w:tc>
          <w:tcPr>
            <w:cnfStyle w:val="001000000000" w:firstRow="0" w:lastRow="0" w:firstColumn="1" w:lastColumn="0" w:oddVBand="0" w:evenVBand="0" w:oddHBand="0" w:evenHBand="0" w:firstRowFirstColumn="0" w:firstRowLastColumn="0" w:lastRowFirstColumn="0" w:lastRowLastColumn="0"/>
            <w:tcW w:w="2272" w:type="dxa"/>
          </w:tcPr>
          <w:p w14:paraId="54712F02" w14:textId="635C17DA" w:rsidR="00823A06" w:rsidRPr="008076F3" w:rsidRDefault="00823A06" w:rsidP="005A6F34">
            <w:pPr>
              <w:rPr>
                <w:ins w:id="1" w:author="Stefan Sommer" w:date="2022-10-21T13:32:00Z"/>
                <w:rFonts w:cs="Arial"/>
                <w:sz w:val="28"/>
                <w:szCs w:val="28"/>
              </w:rPr>
            </w:pPr>
            <w:ins w:id="2" w:author="Stefan Sommer" w:date="2022-10-21T13:32:00Z">
              <w:r>
                <w:rPr>
                  <w:rFonts w:cs="Arial"/>
                  <w:sz w:val="28"/>
                  <w:szCs w:val="28"/>
                </w:rPr>
                <w:t>Stefan Sommer</w:t>
              </w:r>
            </w:ins>
          </w:p>
        </w:tc>
        <w:tc>
          <w:tcPr>
            <w:tcW w:w="1166" w:type="dxa"/>
          </w:tcPr>
          <w:p w14:paraId="15254197" w14:textId="372923B8" w:rsidR="00823A06" w:rsidRDefault="00823A06" w:rsidP="005A6F34">
            <w:pPr>
              <w:cnfStyle w:val="000000000000" w:firstRow="0" w:lastRow="0" w:firstColumn="0" w:lastColumn="0" w:oddVBand="0" w:evenVBand="0" w:oddHBand="0" w:evenHBand="0" w:firstRowFirstColumn="0" w:firstRowLastColumn="0" w:lastRowFirstColumn="0" w:lastRowLastColumn="0"/>
              <w:rPr>
                <w:ins w:id="3" w:author="Stefan Sommer" w:date="2022-10-21T13:32:00Z"/>
                <w:rFonts w:cs="Arial"/>
                <w:sz w:val="28"/>
                <w:szCs w:val="28"/>
              </w:rPr>
            </w:pPr>
            <w:ins w:id="4" w:author="Stefan Sommer" w:date="2022-10-21T13:32:00Z">
              <w:r>
                <w:rPr>
                  <w:rFonts w:cs="Arial"/>
                  <w:sz w:val="28"/>
                  <w:szCs w:val="28"/>
                </w:rPr>
                <w:t>2.1</w:t>
              </w:r>
            </w:ins>
          </w:p>
        </w:tc>
        <w:tc>
          <w:tcPr>
            <w:tcW w:w="4295" w:type="dxa"/>
          </w:tcPr>
          <w:p w14:paraId="5151EA83" w14:textId="3CB8DA86" w:rsidR="00823A06" w:rsidRDefault="00823A06" w:rsidP="005A6F34">
            <w:pPr>
              <w:cnfStyle w:val="000000000000" w:firstRow="0" w:lastRow="0" w:firstColumn="0" w:lastColumn="0" w:oddVBand="0" w:evenVBand="0" w:oddHBand="0" w:evenHBand="0" w:firstRowFirstColumn="0" w:firstRowLastColumn="0" w:lastRowFirstColumn="0" w:lastRowLastColumn="0"/>
              <w:rPr>
                <w:ins w:id="5" w:author="Stefan Sommer" w:date="2022-10-21T13:32:00Z"/>
                <w:rFonts w:cs="Arial"/>
                <w:sz w:val="28"/>
                <w:szCs w:val="28"/>
              </w:rPr>
            </w:pPr>
            <w:ins w:id="6" w:author="Stefan Sommer" w:date="2022-10-21T13:32:00Z">
              <w:r>
                <w:rPr>
                  <w:rFonts w:cs="Arial"/>
                  <w:sz w:val="28"/>
                  <w:szCs w:val="28"/>
                </w:rPr>
                <w:t xml:space="preserve">Neues Kapitel </w:t>
              </w:r>
            </w:ins>
            <w:ins w:id="7" w:author="Stefan Sommer" w:date="2022-10-21T13:33:00Z">
              <w:r w:rsidRPr="00823A06">
                <w:rPr>
                  <w:rFonts w:cs="Arial"/>
                  <w:sz w:val="28"/>
                  <w:szCs w:val="28"/>
                </w:rPr>
                <w:t>Ausnahmen der FiFo Regel</w:t>
              </w:r>
            </w:ins>
          </w:p>
        </w:tc>
        <w:tc>
          <w:tcPr>
            <w:tcW w:w="1618" w:type="dxa"/>
          </w:tcPr>
          <w:p w14:paraId="4E9E8752" w14:textId="7A20A308" w:rsidR="00823A06" w:rsidRDefault="00823A06" w:rsidP="005A6F34">
            <w:pPr>
              <w:cnfStyle w:val="000000000000" w:firstRow="0" w:lastRow="0" w:firstColumn="0" w:lastColumn="0" w:oddVBand="0" w:evenVBand="0" w:oddHBand="0" w:evenHBand="0" w:firstRowFirstColumn="0" w:firstRowLastColumn="0" w:lastRowFirstColumn="0" w:lastRowLastColumn="0"/>
              <w:rPr>
                <w:ins w:id="8" w:author="Stefan Sommer" w:date="2022-10-21T13:32:00Z"/>
                <w:rFonts w:cs="Arial"/>
                <w:sz w:val="28"/>
                <w:szCs w:val="28"/>
              </w:rPr>
            </w:pPr>
            <w:ins w:id="9" w:author="Stefan Sommer" w:date="2022-10-21T13:33:00Z">
              <w:r>
                <w:rPr>
                  <w:rFonts w:cs="Arial"/>
                  <w:sz w:val="28"/>
                  <w:szCs w:val="28"/>
                </w:rPr>
                <w:t>21.10.2022</w:t>
              </w:r>
            </w:ins>
          </w:p>
        </w:tc>
      </w:tr>
    </w:tbl>
    <w:p w14:paraId="26C180BF" w14:textId="79E697F9" w:rsidR="00EC3386" w:rsidRDefault="00EC3386" w:rsidP="005A6F34">
      <w:pPr>
        <w:rPr>
          <w:rFonts w:cs="Arial"/>
          <w:b/>
          <w:bCs/>
          <w:sz w:val="28"/>
          <w:szCs w:val="28"/>
        </w:rPr>
      </w:pPr>
    </w:p>
    <w:p w14:paraId="1E612E82" w14:textId="77777777" w:rsidR="00EC3386" w:rsidRDefault="00EC3386" w:rsidP="005A6F34">
      <w:pPr>
        <w:rPr>
          <w:rFonts w:cs="Arial"/>
          <w:b/>
          <w:bCs/>
          <w:sz w:val="28"/>
          <w:szCs w:val="28"/>
        </w:rPr>
      </w:pPr>
      <w:r>
        <w:rPr>
          <w:rFonts w:cs="Arial"/>
          <w:b/>
          <w:bCs/>
          <w:sz w:val="28"/>
          <w:szCs w:val="28"/>
        </w:rPr>
        <w:br w:type="page"/>
      </w:r>
    </w:p>
    <w:p w14:paraId="1DC34CB4" w14:textId="0B047348" w:rsidR="00BD2FA7"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1B4B96AF" w14:textId="667D96A7" w:rsidR="00F50843" w:rsidRDefault="00112833">
          <w:pPr>
            <w:pStyle w:val="Verzeichnis1"/>
            <w:tabs>
              <w:tab w:val="left" w:pos="440"/>
              <w:tab w:val="right" w:leader="dot" w:pos="9062"/>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44923848" w:history="1">
            <w:r w:rsidR="00F50843" w:rsidRPr="006B1DF1">
              <w:rPr>
                <w:rStyle w:val="Hyperlink"/>
                <w:noProof/>
              </w:rPr>
              <w:t>1</w:t>
            </w:r>
            <w:r w:rsidR="00F50843">
              <w:rPr>
                <w:rFonts w:asciiTheme="minorHAnsi" w:eastAsiaTheme="minorEastAsia" w:hAnsiTheme="minorHAnsi"/>
                <w:noProof/>
                <w:sz w:val="22"/>
                <w:lang w:eastAsia="de-DE"/>
              </w:rPr>
              <w:tab/>
            </w:r>
            <w:r w:rsidR="00F50843" w:rsidRPr="006B1DF1">
              <w:rPr>
                <w:rStyle w:val="Hyperlink"/>
                <w:noProof/>
              </w:rPr>
              <w:t>Einleitung</w:t>
            </w:r>
            <w:r w:rsidR="00F50843">
              <w:rPr>
                <w:noProof/>
                <w:webHidden/>
              </w:rPr>
              <w:tab/>
            </w:r>
            <w:r w:rsidR="00F50843">
              <w:rPr>
                <w:noProof/>
                <w:webHidden/>
              </w:rPr>
              <w:fldChar w:fldCharType="begin"/>
            </w:r>
            <w:r w:rsidR="00F50843">
              <w:rPr>
                <w:noProof/>
                <w:webHidden/>
              </w:rPr>
              <w:instrText xml:space="preserve"> PAGEREF _Toc44923848 \h </w:instrText>
            </w:r>
            <w:r w:rsidR="00F50843">
              <w:rPr>
                <w:noProof/>
                <w:webHidden/>
              </w:rPr>
            </w:r>
            <w:r w:rsidR="00F50843">
              <w:rPr>
                <w:noProof/>
                <w:webHidden/>
              </w:rPr>
              <w:fldChar w:fldCharType="separate"/>
            </w:r>
            <w:r w:rsidR="00F50843">
              <w:rPr>
                <w:noProof/>
                <w:webHidden/>
              </w:rPr>
              <w:t>1</w:t>
            </w:r>
            <w:r w:rsidR="00F50843">
              <w:rPr>
                <w:noProof/>
                <w:webHidden/>
              </w:rPr>
              <w:fldChar w:fldCharType="end"/>
            </w:r>
          </w:hyperlink>
        </w:p>
        <w:p w14:paraId="3DE07A7C" w14:textId="0AE994EB" w:rsidR="00F50843" w:rsidRDefault="002C3DCA">
          <w:pPr>
            <w:pStyle w:val="Verzeichnis1"/>
            <w:tabs>
              <w:tab w:val="left" w:pos="440"/>
              <w:tab w:val="right" w:leader="dot" w:pos="9062"/>
            </w:tabs>
            <w:rPr>
              <w:rFonts w:asciiTheme="minorHAnsi" w:eastAsiaTheme="minorEastAsia" w:hAnsiTheme="minorHAnsi"/>
              <w:noProof/>
              <w:sz w:val="22"/>
              <w:lang w:eastAsia="de-DE"/>
            </w:rPr>
          </w:pPr>
          <w:hyperlink w:anchor="_Toc44923849" w:history="1">
            <w:r w:rsidR="00F50843" w:rsidRPr="006B1DF1">
              <w:rPr>
                <w:rStyle w:val="Hyperlink"/>
                <w:noProof/>
              </w:rPr>
              <w:t>2</w:t>
            </w:r>
            <w:r w:rsidR="00F50843">
              <w:rPr>
                <w:rFonts w:asciiTheme="minorHAnsi" w:eastAsiaTheme="minorEastAsia" w:hAnsiTheme="minorHAnsi"/>
                <w:noProof/>
                <w:sz w:val="22"/>
                <w:lang w:eastAsia="de-DE"/>
              </w:rPr>
              <w:tab/>
            </w:r>
            <w:r w:rsidR="00F50843" w:rsidRPr="006B1DF1">
              <w:rPr>
                <w:rStyle w:val="Hyperlink"/>
                <w:noProof/>
              </w:rPr>
              <w:t>Konzept der Betonoptimierung</w:t>
            </w:r>
            <w:r w:rsidR="00F50843">
              <w:rPr>
                <w:noProof/>
                <w:webHidden/>
              </w:rPr>
              <w:tab/>
            </w:r>
            <w:r w:rsidR="00F50843">
              <w:rPr>
                <w:noProof/>
                <w:webHidden/>
              </w:rPr>
              <w:fldChar w:fldCharType="begin"/>
            </w:r>
            <w:r w:rsidR="00F50843">
              <w:rPr>
                <w:noProof/>
                <w:webHidden/>
              </w:rPr>
              <w:instrText xml:space="preserve"> PAGEREF _Toc44923849 \h </w:instrText>
            </w:r>
            <w:r w:rsidR="00F50843">
              <w:rPr>
                <w:noProof/>
                <w:webHidden/>
              </w:rPr>
            </w:r>
            <w:r w:rsidR="00F50843">
              <w:rPr>
                <w:noProof/>
                <w:webHidden/>
              </w:rPr>
              <w:fldChar w:fldCharType="separate"/>
            </w:r>
            <w:r w:rsidR="00F50843">
              <w:rPr>
                <w:noProof/>
                <w:webHidden/>
              </w:rPr>
              <w:t>2</w:t>
            </w:r>
            <w:r w:rsidR="00F50843">
              <w:rPr>
                <w:noProof/>
                <w:webHidden/>
              </w:rPr>
              <w:fldChar w:fldCharType="end"/>
            </w:r>
          </w:hyperlink>
        </w:p>
        <w:p w14:paraId="67C7C8C0" w14:textId="360924C4" w:rsidR="00F50843" w:rsidRDefault="002C3DCA">
          <w:pPr>
            <w:pStyle w:val="Verzeichnis2"/>
            <w:tabs>
              <w:tab w:val="left" w:pos="880"/>
              <w:tab w:val="right" w:leader="dot" w:pos="9062"/>
            </w:tabs>
            <w:rPr>
              <w:rFonts w:asciiTheme="minorHAnsi" w:eastAsiaTheme="minorEastAsia" w:hAnsiTheme="minorHAnsi"/>
              <w:noProof/>
              <w:sz w:val="22"/>
              <w:lang w:eastAsia="de-DE"/>
            </w:rPr>
          </w:pPr>
          <w:hyperlink w:anchor="_Toc44923850" w:history="1">
            <w:r w:rsidR="00F50843" w:rsidRPr="006B1DF1">
              <w:rPr>
                <w:rStyle w:val="Hyperlink"/>
                <w:noProof/>
              </w:rPr>
              <w:t>2.1</w:t>
            </w:r>
            <w:r w:rsidR="00F50843">
              <w:rPr>
                <w:rFonts w:asciiTheme="minorHAnsi" w:eastAsiaTheme="minorEastAsia" w:hAnsiTheme="minorHAnsi"/>
                <w:noProof/>
                <w:sz w:val="22"/>
                <w:lang w:eastAsia="de-DE"/>
              </w:rPr>
              <w:tab/>
            </w:r>
            <w:r w:rsidR="00F50843" w:rsidRPr="006B1DF1">
              <w:rPr>
                <w:rStyle w:val="Hyperlink"/>
                <w:noProof/>
              </w:rPr>
              <w:t>Allgemeine Anforderungen</w:t>
            </w:r>
            <w:r w:rsidR="00F50843">
              <w:rPr>
                <w:noProof/>
                <w:webHidden/>
              </w:rPr>
              <w:tab/>
            </w:r>
            <w:r w:rsidR="00F50843">
              <w:rPr>
                <w:noProof/>
                <w:webHidden/>
              </w:rPr>
              <w:fldChar w:fldCharType="begin"/>
            </w:r>
            <w:r w:rsidR="00F50843">
              <w:rPr>
                <w:noProof/>
                <w:webHidden/>
              </w:rPr>
              <w:instrText xml:space="preserve"> PAGEREF _Toc44923850 \h </w:instrText>
            </w:r>
            <w:r w:rsidR="00F50843">
              <w:rPr>
                <w:noProof/>
                <w:webHidden/>
              </w:rPr>
            </w:r>
            <w:r w:rsidR="00F50843">
              <w:rPr>
                <w:noProof/>
                <w:webHidden/>
              </w:rPr>
              <w:fldChar w:fldCharType="separate"/>
            </w:r>
            <w:r w:rsidR="00F50843">
              <w:rPr>
                <w:noProof/>
                <w:webHidden/>
              </w:rPr>
              <w:t>2</w:t>
            </w:r>
            <w:r w:rsidR="00F50843">
              <w:rPr>
                <w:noProof/>
                <w:webHidden/>
              </w:rPr>
              <w:fldChar w:fldCharType="end"/>
            </w:r>
          </w:hyperlink>
        </w:p>
        <w:p w14:paraId="766D688E" w14:textId="739CB14A" w:rsidR="00F50843" w:rsidRDefault="002C3DCA">
          <w:pPr>
            <w:pStyle w:val="Verzeichnis2"/>
            <w:tabs>
              <w:tab w:val="left" w:pos="880"/>
              <w:tab w:val="right" w:leader="dot" w:pos="9062"/>
            </w:tabs>
            <w:rPr>
              <w:rFonts w:asciiTheme="minorHAnsi" w:eastAsiaTheme="minorEastAsia" w:hAnsiTheme="minorHAnsi"/>
              <w:noProof/>
              <w:sz w:val="22"/>
              <w:lang w:eastAsia="de-DE"/>
            </w:rPr>
          </w:pPr>
          <w:hyperlink w:anchor="_Toc44923851" w:history="1">
            <w:r w:rsidR="00F50843" w:rsidRPr="006B1DF1">
              <w:rPr>
                <w:rStyle w:val="Hyperlink"/>
                <w:noProof/>
              </w:rPr>
              <w:t>2.2</w:t>
            </w:r>
            <w:r w:rsidR="00F50843">
              <w:rPr>
                <w:rFonts w:asciiTheme="minorHAnsi" w:eastAsiaTheme="minorEastAsia" w:hAnsiTheme="minorHAnsi"/>
                <w:noProof/>
                <w:sz w:val="22"/>
                <w:lang w:eastAsia="de-DE"/>
              </w:rPr>
              <w:tab/>
            </w:r>
            <w:r w:rsidR="00F50843" w:rsidRPr="006B1DF1">
              <w:rPr>
                <w:rStyle w:val="Hyperlink"/>
                <w:noProof/>
              </w:rPr>
              <w:t>Feature Liste</w:t>
            </w:r>
            <w:r w:rsidR="00F50843">
              <w:rPr>
                <w:noProof/>
                <w:webHidden/>
              </w:rPr>
              <w:tab/>
            </w:r>
            <w:r w:rsidR="00F50843">
              <w:rPr>
                <w:noProof/>
                <w:webHidden/>
              </w:rPr>
              <w:fldChar w:fldCharType="begin"/>
            </w:r>
            <w:r w:rsidR="00F50843">
              <w:rPr>
                <w:noProof/>
                <w:webHidden/>
              </w:rPr>
              <w:instrText xml:space="preserve"> PAGEREF _Toc44923851 \h </w:instrText>
            </w:r>
            <w:r w:rsidR="00F50843">
              <w:rPr>
                <w:noProof/>
                <w:webHidden/>
              </w:rPr>
            </w:r>
            <w:r w:rsidR="00F50843">
              <w:rPr>
                <w:noProof/>
                <w:webHidden/>
              </w:rPr>
              <w:fldChar w:fldCharType="separate"/>
            </w:r>
            <w:r w:rsidR="00F50843">
              <w:rPr>
                <w:noProof/>
                <w:webHidden/>
              </w:rPr>
              <w:t>3</w:t>
            </w:r>
            <w:r w:rsidR="00F50843">
              <w:rPr>
                <w:noProof/>
                <w:webHidden/>
              </w:rPr>
              <w:fldChar w:fldCharType="end"/>
            </w:r>
          </w:hyperlink>
        </w:p>
        <w:p w14:paraId="5E51049F" w14:textId="3535493C" w:rsidR="00F50843" w:rsidRDefault="002C3DCA">
          <w:pPr>
            <w:pStyle w:val="Verzeichnis3"/>
            <w:tabs>
              <w:tab w:val="left" w:pos="1320"/>
              <w:tab w:val="right" w:leader="dot" w:pos="9062"/>
            </w:tabs>
            <w:rPr>
              <w:rFonts w:asciiTheme="minorHAnsi" w:eastAsiaTheme="minorEastAsia" w:hAnsiTheme="minorHAnsi"/>
              <w:noProof/>
              <w:sz w:val="22"/>
              <w:lang w:eastAsia="de-DE"/>
            </w:rPr>
          </w:pPr>
          <w:hyperlink w:anchor="_Toc44923852" w:history="1">
            <w:r w:rsidR="00F50843" w:rsidRPr="006B1DF1">
              <w:rPr>
                <w:rStyle w:val="Hyperlink"/>
                <w:noProof/>
              </w:rPr>
              <w:t>2.2.1</w:t>
            </w:r>
            <w:r w:rsidR="00F50843">
              <w:rPr>
                <w:rFonts w:asciiTheme="minorHAnsi" w:eastAsiaTheme="minorEastAsia" w:hAnsiTheme="minorHAnsi"/>
                <w:noProof/>
                <w:sz w:val="22"/>
                <w:lang w:eastAsia="de-DE"/>
              </w:rPr>
              <w:tab/>
            </w:r>
            <w:r w:rsidR="00F50843" w:rsidRPr="006B1DF1">
              <w:rPr>
                <w:rStyle w:val="Hyperlink"/>
                <w:noProof/>
              </w:rPr>
              <w:t>Pflichtanforderungen</w:t>
            </w:r>
            <w:r w:rsidR="00F50843">
              <w:rPr>
                <w:noProof/>
                <w:webHidden/>
              </w:rPr>
              <w:tab/>
            </w:r>
            <w:r w:rsidR="00F50843">
              <w:rPr>
                <w:noProof/>
                <w:webHidden/>
              </w:rPr>
              <w:fldChar w:fldCharType="begin"/>
            </w:r>
            <w:r w:rsidR="00F50843">
              <w:rPr>
                <w:noProof/>
                <w:webHidden/>
              </w:rPr>
              <w:instrText xml:space="preserve"> PAGEREF _Toc44923852 \h </w:instrText>
            </w:r>
            <w:r w:rsidR="00F50843">
              <w:rPr>
                <w:noProof/>
                <w:webHidden/>
              </w:rPr>
            </w:r>
            <w:r w:rsidR="00F50843">
              <w:rPr>
                <w:noProof/>
                <w:webHidden/>
              </w:rPr>
              <w:fldChar w:fldCharType="separate"/>
            </w:r>
            <w:r w:rsidR="00F50843">
              <w:rPr>
                <w:noProof/>
                <w:webHidden/>
              </w:rPr>
              <w:t>3</w:t>
            </w:r>
            <w:r w:rsidR="00F50843">
              <w:rPr>
                <w:noProof/>
                <w:webHidden/>
              </w:rPr>
              <w:fldChar w:fldCharType="end"/>
            </w:r>
          </w:hyperlink>
        </w:p>
        <w:p w14:paraId="652B3D79" w14:textId="5B61C8D5" w:rsidR="00F50843" w:rsidRDefault="002C3DCA">
          <w:pPr>
            <w:pStyle w:val="Verzeichnis3"/>
            <w:tabs>
              <w:tab w:val="left" w:pos="1320"/>
              <w:tab w:val="right" w:leader="dot" w:pos="9062"/>
            </w:tabs>
            <w:rPr>
              <w:rFonts w:asciiTheme="minorHAnsi" w:eastAsiaTheme="minorEastAsia" w:hAnsiTheme="minorHAnsi"/>
              <w:noProof/>
              <w:sz w:val="22"/>
              <w:lang w:eastAsia="de-DE"/>
            </w:rPr>
          </w:pPr>
          <w:hyperlink w:anchor="_Toc44923853" w:history="1">
            <w:r w:rsidR="00F50843" w:rsidRPr="006B1DF1">
              <w:rPr>
                <w:rStyle w:val="Hyperlink"/>
                <w:noProof/>
              </w:rPr>
              <w:t>2.2.2</w:t>
            </w:r>
            <w:r w:rsidR="00F50843">
              <w:rPr>
                <w:rFonts w:asciiTheme="minorHAnsi" w:eastAsiaTheme="minorEastAsia" w:hAnsiTheme="minorHAnsi"/>
                <w:noProof/>
                <w:sz w:val="22"/>
                <w:lang w:eastAsia="de-DE"/>
              </w:rPr>
              <w:tab/>
            </w:r>
            <w:r w:rsidR="00F50843" w:rsidRPr="006B1DF1">
              <w:rPr>
                <w:rStyle w:val="Hyperlink"/>
                <w:noProof/>
              </w:rPr>
              <w:t>Optionale Anforderungen</w:t>
            </w:r>
            <w:r w:rsidR="00F50843">
              <w:rPr>
                <w:noProof/>
                <w:webHidden/>
              </w:rPr>
              <w:tab/>
            </w:r>
            <w:r w:rsidR="00F50843">
              <w:rPr>
                <w:noProof/>
                <w:webHidden/>
              </w:rPr>
              <w:fldChar w:fldCharType="begin"/>
            </w:r>
            <w:r w:rsidR="00F50843">
              <w:rPr>
                <w:noProof/>
                <w:webHidden/>
              </w:rPr>
              <w:instrText xml:space="preserve"> PAGEREF _Toc44923853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46E23282" w14:textId="039D8408" w:rsidR="00F50843" w:rsidRDefault="002C3DCA">
          <w:pPr>
            <w:pStyle w:val="Verzeichnis2"/>
            <w:tabs>
              <w:tab w:val="left" w:pos="880"/>
              <w:tab w:val="right" w:leader="dot" w:pos="9062"/>
            </w:tabs>
            <w:rPr>
              <w:rFonts w:asciiTheme="minorHAnsi" w:eastAsiaTheme="minorEastAsia" w:hAnsiTheme="minorHAnsi"/>
              <w:noProof/>
              <w:sz w:val="22"/>
              <w:lang w:eastAsia="de-DE"/>
            </w:rPr>
          </w:pPr>
          <w:hyperlink w:anchor="_Toc44923855" w:history="1">
            <w:r w:rsidR="00F50843" w:rsidRPr="006B1DF1">
              <w:rPr>
                <w:rStyle w:val="Hyperlink"/>
                <w:noProof/>
              </w:rPr>
              <w:t>2.3</w:t>
            </w:r>
            <w:r w:rsidR="00F50843">
              <w:rPr>
                <w:rFonts w:asciiTheme="minorHAnsi" w:eastAsiaTheme="minorEastAsia" w:hAnsiTheme="minorHAnsi"/>
                <w:noProof/>
                <w:sz w:val="22"/>
                <w:lang w:eastAsia="de-DE"/>
              </w:rPr>
              <w:tab/>
            </w:r>
            <w:r w:rsidR="00F50843" w:rsidRPr="006B1DF1">
              <w:rPr>
                <w:rStyle w:val="Hyperlink"/>
                <w:noProof/>
              </w:rPr>
              <w:t>Ausschluss Liste</w:t>
            </w:r>
            <w:r w:rsidR="00F50843">
              <w:rPr>
                <w:noProof/>
                <w:webHidden/>
              </w:rPr>
              <w:tab/>
            </w:r>
            <w:r w:rsidR="00F50843">
              <w:rPr>
                <w:noProof/>
                <w:webHidden/>
              </w:rPr>
              <w:fldChar w:fldCharType="begin"/>
            </w:r>
            <w:r w:rsidR="00F50843">
              <w:rPr>
                <w:noProof/>
                <w:webHidden/>
              </w:rPr>
              <w:instrText xml:space="preserve"> PAGEREF _Toc44923855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6EB8801D" w14:textId="2A811F62" w:rsidR="00F50843" w:rsidRDefault="002C3DCA">
          <w:pPr>
            <w:pStyle w:val="Verzeichnis3"/>
            <w:tabs>
              <w:tab w:val="left" w:pos="1320"/>
              <w:tab w:val="right" w:leader="dot" w:pos="9062"/>
            </w:tabs>
            <w:rPr>
              <w:rFonts w:asciiTheme="minorHAnsi" w:eastAsiaTheme="minorEastAsia" w:hAnsiTheme="minorHAnsi"/>
              <w:noProof/>
              <w:sz w:val="22"/>
              <w:lang w:eastAsia="de-DE"/>
            </w:rPr>
          </w:pPr>
          <w:hyperlink w:anchor="_Toc44923856" w:history="1">
            <w:r w:rsidR="00F50843" w:rsidRPr="006B1DF1">
              <w:rPr>
                <w:rStyle w:val="Hyperlink"/>
                <w:noProof/>
              </w:rPr>
              <w:t>2.3.1</w:t>
            </w:r>
            <w:r w:rsidR="00F50843">
              <w:rPr>
                <w:rFonts w:asciiTheme="minorHAnsi" w:eastAsiaTheme="minorEastAsia" w:hAnsiTheme="minorHAnsi"/>
                <w:noProof/>
                <w:sz w:val="22"/>
                <w:lang w:eastAsia="de-DE"/>
              </w:rPr>
              <w:tab/>
            </w:r>
            <w:r w:rsidR="00F50843" w:rsidRPr="006B1DF1">
              <w:rPr>
                <w:rStyle w:val="Hyperlink"/>
                <w:noProof/>
              </w:rPr>
              <w:t>Preloads</w:t>
            </w:r>
            <w:r w:rsidR="00F50843">
              <w:rPr>
                <w:noProof/>
                <w:webHidden/>
              </w:rPr>
              <w:tab/>
            </w:r>
            <w:r w:rsidR="00F50843">
              <w:rPr>
                <w:noProof/>
                <w:webHidden/>
              </w:rPr>
              <w:fldChar w:fldCharType="begin"/>
            </w:r>
            <w:r w:rsidR="00F50843">
              <w:rPr>
                <w:noProof/>
                <w:webHidden/>
              </w:rPr>
              <w:instrText xml:space="preserve"> PAGEREF _Toc44923856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3717BF0A" w14:textId="14F5BCED" w:rsidR="00F50843" w:rsidRDefault="002C3DCA">
          <w:pPr>
            <w:pStyle w:val="Verzeichnis3"/>
            <w:tabs>
              <w:tab w:val="left" w:pos="1320"/>
              <w:tab w:val="right" w:leader="dot" w:pos="9062"/>
            </w:tabs>
            <w:rPr>
              <w:rFonts w:asciiTheme="minorHAnsi" w:eastAsiaTheme="minorEastAsia" w:hAnsiTheme="minorHAnsi"/>
              <w:noProof/>
              <w:sz w:val="22"/>
              <w:lang w:eastAsia="de-DE"/>
            </w:rPr>
          </w:pPr>
          <w:hyperlink w:anchor="_Toc44923857" w:history="1">
            <w:r w:rsidR="00F50843" w:rsidRPr="006B1DF1">
              <w:rPr>
                <w:rStyle w:val="Hyperlink"/>
                <w:noProof/>
              </w:rPr>
              <w:t>2.3.2</w:t>
            </w:r>
            <w:r w:rsidR="00F50843">
              <w:rPr>
                <w:rFonts w:asciiTheme="minorHAnsi" w:eastAsiaTheme="minorEastAsia" w:hAnsiTheme="minorHAnsi"/>
                <w:noProof/>
                <w:sz w:val="22"/>
                <w:lang w:eastAsia="de-DE"/>
              </w:rPr>
              <w:tab/>
            </w:r>
            <w:r w:rsidR="00F50843" w:rsidRPr="006B1DF1">
              <w:rPr>
                <w:rStyle w:val="Hyperlink"/>
                <w:noProof/>
              </w:rPr>
              <w:t>Shunting</w:t>
            </w:r>
            <w:r w:rsidR="00F50843">
              <w:rPr>
                <w:noProof/>
                <w:webHidden/>
              </w:rPr>
              <w:tab/>
            </w:r>
            <w:r w:rsidR="00F50843">
              <w:rPr>
                <w:noProof/>
                <w:webHidden/>
              </w:rPr>
              <w:fldChar w:fldCharType="begin"/>
            </w:r>
            <w:r w:rsidR="00F50843">
              <w:rPr>
                <w:noProof/>
                <w:webHidden/>
              </w:rPr>
              <w:instrText xml:space="preserve"> PAGEREF _Toc44923857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2508A8B1" w14:textId="5F8B43EA" w:rsidR="00F50843" w:rsidRDefault="002C3DCA">
          <w:pPr>
            <w:pStyle w:val="Verzeichnis3"/>
            <w:tabs>
              <w:tab w:val="left" w:pos="1320"/>
              <w:tab w:val="right" w:leader="dot" w:pos="9062"/>
            </w:tabs>
            <w:rPr>
              <w:rFonts w:asciiTheme="minorHAnsi" w:eastAsiaTheme="minorEastAsia" w:hAnsiTheme="minorHAnsi"/>
              <w:noProof/>
              <w:sz w:val="22"/>
              <w:lang w:eastAsia="de-DE"/>
            </w:rPr>
          </w:pPr>
          <w:hyperlink w:anchor="_Toc44923858" w:history="1">
            <w:r w:rsidR="00F50843" w:rsidRPr="006B1DF1">
              <w:rPr>
                <w:rStyle w:val="Hyperlink"/>
                <w:noProof/>
              </w:rPr>
              <w:t>2.3.3</w:t>
            </w:r>
            <w:r w:rsidR="00F50843">
              <w:rPr>
                <w:rFonts w:asciiTheme="minorHAnsi" w:eastAsiaTheme="minorEastAsia" w:hAnsiTheme="minorHAnsi"/>
                <w:noProof/>
                <w:sz w:val="22"/>
                <w:lang w:eastAsia="de-DE"/>
              </w:rPr>
              <w:tab/>
            </w:r>
            <w:r w:rsidR="00F50843" w:rsidRPr="006B1DF1">
              <w:rPr>
                <w:rStyle w:val="Hyperlink"/>
                <w:noProof/>
              </w:rPr>
              <w:t>Roaming</w:t>
            </w:r>
            <w:r w:rsidR="00F50843">
              <w:rPr>
                <w:noProof/>
                <w:webHidden/>
              </w:rPr>
              <w:tab/>
            </w:r>
            <w:r w:rsidR="00F50843">
              <w:rPr>
                <w:noProof/>
                <w:webHidden/>
              </w:rPr>
              <w:fldChar w:fldCharType="begin"/>
            </w:r>
            <w:r w:rsidR="00F50843">
              <w:rPr>
                <w:noProof/>
                <w:webHidden/>
              </w:rPr>
              <w:instrText xml:space="preserve"> PAGEREF _Toc44923858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583C61C5" w14:textId="3000C3BB" w:rsidR="00F50843" w:rsidRDefault="002C3DCA">
          <w:pPr>
            <w:pStyle w:val="Verzeichnis3"/>
            <w:tabs>
              <w:tab w:val="left" w:pos="1320"/>
              <w:tab w:val="right" w:leader="dot" w:pos="9062"/>
            </w:tabs>
            <w:rPr>
              <w:rFonts w:asciiTheme="minorHAnsi" w:eastAsiaTheme="minorEastAsia" w:hAnsiTheme="minorHAnsi"/>
              <w:noProof/>
              <w:sz w:val="22"/>
              <w:lang w:eastAsia="de-DE"/>
            </w:rPr>
          </w:pPr>
          <w:hyperlink w:anchor="_Toc44923859" w:history="1">
            <w:r w:rsidR="00F50843" w:rsidRPr="006B1DF1">
              <w:rPr>
                <w:rStyle w:val="Hyperlink"/>
                <w:noProof/>
              </w:rPr>
              <w:t>2.3.4</w:t>
            </w:r>
            <w:r w:rsidR="00F50843">
              <w:rPr>
                <w:rFonts w:asciiTheme="minorHAnsi" w:eastAsiaTheme="minorEastAsia" w:hAnsiTheme="minorHAnsi"/>
                <w:noProof/>
                <w:sz w:val="22"/>
                <w:lang w:eastAsia="de-DE"/>
              </w:rPr>
              <w:tab/>
            </w:r>
            <w:r w:rsidR="00F50843" w:rsidRPr="006B1DF1">
              <w:rPr>
                <w:rStyle w:val="Hyperlink"/>
                <w:noProof/>
              </w:rPr>
              <w:t>Predrive</w:t>
            </w:r>
            <w:r w:rsidR="00F50843">
              <w:rPr>
                <w:noProof/>
                <w:webHidden/>
              </w:rPr>
              <w:tab/>
            </w:r>
            <w:r w:rsidR="00F50843">
              <w:rPr>
                <w:noProof/>
                <w:webHidden/>
              </w:rPr>
              <w:fldChar w:fldCharType="begin"/>
            </w:r>
            <w:r w:rsidR="00F50843">
              <w:rPr>
                <w:noProof/>
                <w:webHidden/>
              </w:rPr>
              <w:instrText xml:space="preserve"> PAGEREF _Toc44923859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1F7FA9BF" w14:textId="6736F270" w:rsidR="00F50843" w:rsidRDefault="002C3DCA">
          <w:pPr>
            <w:pStyle w:val="Verzeichnis3"/>
            <w:tabs>
              <w:tab w:val="left" w:pos="1320"/>
              <w:tab w:val="right" w:leader="dot" w:pos="9062"/>
            </w:tabs>
            <w:rPr>
              <w:rFonts w:asciiTheme="minorHAnsi" w:eastAsiaTheme="minorEastAsia" w:hAnsiTheme="minorHAnsi"/>
              <w:noProof/>
              <w:sz w:val="22"/>
              <w:lang w:eastAsia="de-DE"/>
            </w:rPr>
          </w:pPr>
          <w:hyperlink w:anchor="_Toc44923860" w:history="1">
            <w:r w:rsidR="00F50843" w:rsidRPr="006B1DF1">
              <w:rPr>
                <w:rStyle w:val="Hyperlink"/>
                <w:noProof/>
              </w:rPr>
              <w:t>2.3.5</w:t>
            </w:r>
            <w:r w:rsidR="00F50843">
              <w:rPr>
                <w:rFonts w:asciiTheme="minorHAnsi" w:eastAsiaTheme="minorEastAsia" w:hAnsiTheme="minorHAnsi"/>
                <w:noProof/>
                <w:sz w:val="22"/>
                <w:lang w:eastAsia="de-DE"/>
              </w:rPr>
              <w:tab/>
            </w:r>
            <w:r w:rsidR="00F50843" w:rsidRPr="006B1DF1">
              <w:rPr>
                <w:rStyle w:val="Hyperlink"/>
                <w:noProof/>
              </w:rPr>
              <w:t>Waste Orders</w:t>
            </w:r>
            <w:r w:rsidR="00F50843">
              <w:rPr>
                <w:noProof/>
                <w:webHidden/>
              </w:rPr>
              <w:tab/>
            </w:r>
            <w:r w:rsidR="00F50843">
              <w:rPr>
                <w:noProof/>
                <w:webHidden/>
              </w:rPr>
              <w:fldChar w:fldCharType="begin"/>
            </w:r>
            <w:r w:rsidR="00F50843">
              <w:rPr>
                <w:noProof/>
                <w:webHidden/>
              </w:rPr>
              <w:instrText xml:space="preserve"> PAGEREF _Toc44923860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7F9FBC6E" w14:textId="00096B1B" w:rsidR="00F50843" w:rsidRDefault="002C3DCA">
          <w:pPr>
            <w:pStyle w:val="Verzeichnis3"/>
            <w:tabs>
              <w:tab w:val="left" w:pos="1320"/>
              <w:tab w:val="right" w:leader="dot" w:pos="9062"/>
            </w:tabs>
            <w:rPr>
              <w:rFonts w:asciiTheme="minorHAnsi" w:eastAsiaTheme="minorEastAsia" w:hAnsiTheme="minorHAnsi"/>
              <w:noProof/>
              <w:sz w:val="22"/>
              <w:lang w:eastAsia="de-DE"/>
            </w:rPr>
          </w:pPr>
          <w:hyperlink w:anchor="_Toc44923861" w:history="1">
            <w:r w:rsidR="00F50843" w:rsidRPr="006B1DF1">
              <w:rPr>
                <w:rStyle w:val="Hyperlink"/>
                <w:noProof/>
              </w:rPr>
              <w:t>2.3.6</w:t>
            </w:r>
            <w:r w:rsidR="00F50843">
              <w:rPr>
                <w:rFonts w:asciiTheme="minorHAnsi" w:eastAsiaTheme="minorEastAsia" w:hAnsiTheme="minorHAnsi"/>
                <w:noProof/>
                <w:sz w:val="22"/>
                <w:lang w:eastAsia="de-DE"/>
              </w:rPr>
              <w:tab/>
            </w:r>
            <w:r w:rsidR="00F50843" w:rsidRPr="006B1DF1">
              <w:rPr>
                <w:rStyle w:val="Hyperlink"/>
                <w:noProof/>
              </w:rPr>
              <w:t>Customer Managed Assignment (CMA)</w:t>
            </w:r>
            <w:r w:rsidR="00F50843">
              <w:rPr>
                <w:noProof/>
                <w:webHidden/>
              </w:rPr>
              <w:tab/>
            </w:r>
            <w:r w:rsidR="00F50843">
              <w:rPr>
                <w:noProof/>
                <w:webHidden/>
              </w:rPr>
              <w:fldChar w:fldCharType="begin"/>
            </w:r>
            <w:r w:rsidR="00F50843">
              <w:rPr>
                <w:noProof/>
                <w:webHidden/>
              </w:rPr>
              <w:instrText xml:space="preserve"> PAGEREF _Toc44923861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2E0CC312" w14:textId="0799A87D" w:rsidR="00F50843" w:rsidRDefault="002C3DCA">
          <w:pPr>
            <w:pStyle w:val="Verzeichnis3"/>
            <w:tabs>
              <w:tab w:val="left" w:pos="1320"/>
              <w:tab w:val="right" w:leader="dot" w:pos="9062"/>
            </w:tabs>
            <w:rPr>
              <w:rFonts w:asciiTheme="minorHAnsi" w:eastAsiaTheme="minorEastAsia" w:hAnsiTheme="minorHAnsi"/>
              <w:noProof/>
              <w:sz w:val="22"/>
              <w:lang w:eastAsia="de-DE"/>
            </w:rPr>
          </w:pPr>
          <w:hyperlink w:anchor="_Toc44923862" w:history="1">
            <w:r w:rsidR="00F50843" w:rsidRPr="006B1DF1">
              <w:rPr>
                <w:rStyle w:val="Hyperlink"/>
                <w:noProof/>
              </w:rPr>
              <w:t>2.3.7</w:t>
            </w:r>
            <w:r w:rsidR="00F50843">
              <w:rPr>
                <w:rFonts w:asciiTheme="minorHAnsi" w:eastAsiaTheme="minorEastAsia" w:hAnsiTheme="minorHAnsi"/>
                <w:noProof/>
                <w:sz w:val="22"/>
                <w:lang w:eastAsia="de-DE"/>
              </w:rPr>
              <w:tab/>
            </w:r>
            <w:r w:rsidR="00F50843" w:rsidRPr="006B1DF1">
              <w:rPr>
                <w:rStyle w:val="Hyperlink"/>
                <w:noProof/>
              </w:rPr>
              <w:t>Splitloads</w:t>
            </w:r>
            <w:r w:rsidR="00F50843">
              <w:rPr>
                <w:noProof/>
                <w:webHidden/>
              </w:rPr>
              <w:tab/>
            </w:r>
            <w:r w:rsidR="00F50843">
              <w:rPr>
                <w:noProof/>
                <w:webHidden/>
              </w:rPr>
              <w:fldChar w:fldCharType="begin"/>
            </w:r>
            <w:r w:rsidR="00F50843">
              <w:rPr>
                <w:noProof/>
                <w:webHidden/>
              </w:rPr>
              <w:instrText xml:space="preserve"> PAGEREF _Toc44923862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3AA44DCD" w14:textId="065AD3AE" w:rsidR="00F50843" w:rsidRDefault="002C3DCA">
          <w:pPr>
            <w:pStyle w:val="Verzeichnis3"/>
            <w:tabs>
              <w:tab w:val="left" w:pos="1320"/>
              <w:tab w:val="right" w:leader="dot" w:pos="9062"/>
            </w:tabs>
            <w:rPr>
              <w:rFonts w:asciiTheme="minorHAnsi" w:eastAsiaTheme="minorEastAsia" w:hAnsiTheme="minorHAnsi"/>
              <w:noProof/>
              <w:sz w:val="22"/>
              <w:lang w:eastAsia="de-DE"/>
            </w:rPr>
          </w:pPr>
          <w:hyperlink w:anchor="_Toc44923863" w:history="1">
            <w:r w:rsidR="00F50843" w:rsidRPr="006B1DF1">
              <w:rPr>
                <w:rStyle w:val="Hyperlink"/>
                <w:noProof/>
              </w:rPr>
              <w:t>2.3.8</w:t>
            </w:r>
            <w:r w:rsidR="00F50843">
              <w:rPr>
                <w:rFonts w:asciiTheme="minorHAnsi" w:eastAsiaTheme="minorEastAsia" w:hAnsiTheme="minorHAnsi"/>
                <w:noProof/>
                <w:sz w:val="22"/>
                <w:lang w:eastAsia="de-DE"/>
              </w:rPr>
              <w:tab/>
            </w:r>
            <w:r w:rsidR="00F50843" w:rsidRPr="006B1DF1">
              <w:rPr>
                <w:rStyle w:val="Hyperlink"/>
                <w:noProof/>
              </w:rPr>
              <w:t>Fahrzeit</w:t>
            </w:r>
            <w:r w:rsidR="00F50843">
              <w:rPr>
                <w:noProof/>
                <w:webHidden/>
              </w:rPr>
              <w:tab/>
            </w:r>
            <w:r w:rsidR="00F50843">
              <w:rPr>
                <w:noProof/>
                <w:webHidden/>
              </w:rPr>
              <w:fldChar w:fldCharType="begin"/>
            </w:r>
            <w:r w:rsidR="00F50843">
              <w:rPr>
                <w:noProof/>
                <w:webHidden/>
              </w:rPr>
              <w:instrText xml:space="preserve"> PAGEREF _Toc44923863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4C497728" w14:textId="7691B71A" w:rsidR="00F50843" w:rsidRDefault="002C3DCA">
          <w:pPr>
            <w:pStyle w:val="Verzeichnis3"/>
            <w:tabs>
              <w:tab w:val="left" w:pos="1320"/>
              <w:tab w:val="right" w:leader="dot" w:pos="9062"/>
            </w:tabs>
            <w:rPr>
              <w:rFonts w:asciiTheme="minorHAnsi" w:eastAsiaTheme="minorEastAsia" w:hAnsiTheme="minorHAnsi"/>
              <w:noProof/>
              <w:sz w:val="22"/>
              <w:lang w:eastAsia="de-DE"/>
            </w:rPr>
          </w:pPr>
          <w:hyperlink w:anchor="_Toc44923864" w:history="1">
            <w:r w:rsidR="00F50843" w:rsidRPr="006B1DF1">
              <w:rPr>
                <w:rStyle w:val="Hyperlink"/>
                <w:noProof/>
              </w:rPr>
              <w:t>2.3.9</w:t>
            </w:r>
            <w:r w:rsidR="00F50843">
              <w:rPr>
                <w:rFonts w:asciiTheme="minorHAnsi" w:eastAsiaTheme="minorEastAsia" w:hAnsiTheme="minorHAnsi"/>
                <w:noProof/>
                <w:sz w:val="22"/>
                <w:lang w:eastAsia="de-DE"/>
              </w:rPr>
              <w:tab/>
            </w:r>
            <w:r w:rsidR="00F50843" w:rsidRPr="006B1DF1">
              <w:rPr>
                <w:rStyle w:val="Hyperlink"/>
                <w:noProof/>
              </w:rPr>
              <w:t>Minimum Rip</w:t>
            </w:r>
            <w:r w:rsidR="00F50843">
              <w:rPr>
                <w:noProof/>
                <w:webHidden/>
              </w:rPr>
              <w:tab/>
            </w:r>
            <w:r w:rsidR="00F50843">
              <w:rPr>
                <w:noProof/>
                <w:webHidden/>
              </w:rPr>
              <w:fldChar w:fldCharType="begin"/>
            </w:r>
            <w:r w:rsidR="00F50843">
              <w:rPr>
                <w:noProof/>
                <w:webHidden/>
              </w:rPr>
              <w:instrText xml:space="preserve"> PAGEREF _Toc44923864 \h </w:instrText>
            </w:r>
            <w:r w:rsidR="00F50843">
              <w:rPr>
                <w:noProof/>
                <w:webHidden/>
              </w:rPr>
            </w:r>
            <w:r w:rsidR="00F50843">
              <w:rPr>
                <w:noProof/>
                <w:webHidden/>
              </w:rPr>
              <w:fldChar w:fldCharType="separate"/>
            </w:r>
            <w:r w:rsidR="00F50843">
              <w:rPr>
                <w:noProof/>
                <w:webHidden/>
              </w:rPr>
              <w:t>16</w:t>
            </w:r>
            <w:r w:rsidR="00F50843">
              <w:rPr>
                <w:noProof/>
                <w:webHidden/>
              </w:rPr>
              <w:fldChar w:fldCharType="end"/>
            </w:r>
          </w:hyperlink>
        </w:p>
        <w:p w14:paraId="396D1086" w14:textId="04B02AF9" w:rsidR="00F50843" w:rsidRDefault="002C3DCA">
          <w:pPr>
            <w:pStyle w:val="Verzeichnis2"/>
            <w:tabs>
              <w:tab w:val="left" w:pos="880"/>
              <w:tab w:val="right" w:leader="dot" w:pos="9062"/>
            </w:tabs>
            <w:rPr>
              <w:rFonts w:asciiTheme="minorHAnsi" w:eastAsiaTheme="minorEastAsia" w:hAnsiTheme="minorHAnsi"/>
              <w:noProof/>
              <w:sz w:val="22"/>
              <w:lang w:eastAsia="de-DE"/>
            </w:rPr>
          </w:pPr>
          <w:hyperlink w:anchor="_Toc44923865" w:history="1">
            <w:r w:rsidR="00F50843" w:rsidRPr="006B1DF1">
              <w:rPr>
                <w:rStyle w:val="Hyperlink"/>
                <w:noProof/>
              </w:rPr>
              <w:t>2.4</w:t>
            </w:r>
            <w:r w:rsidR="00F50843">
              <w:rPr>
                <w:rFonts w:asciiTheme="minorHAnsi" w:eastAsiaTheme="minorEastAsia" w:hAnsiTheme="minorHAnsi"/>
                <w:noProof/>
                <w:sz w:val="22"/>
                <w:lang w:eastAsia="de-DE"/>
              </w:rPr>
              <w:tab/>
            </w:r>
            <w:r w:rsidR="00F50843" w:rsidRPr="006B1DF1">
              <w:rPr>
                <w:rStyle w:val="Hyperlink"/>
                <w:noProof/>
              </w:rPr>
              <w:t>Optimierungsziele</w:t>
            </w:r>
            <w:r w:rsidR="00F50843">
              <w:rPr>
                <w:noProof/>
                <w:webHidden/>
              </w:rPr>
              <w:tab/>
            </w:r>
            <w:r w:rsidR="00F50843">
              <w:rPr>
                <w:noProof/>
                <w:webHidden/>
              </w:rPr>
              <w:fldChar w:fldCharType="begin"/>
            </w:r>
            <w:r w:rsidR="00F50843">
              <w:rPr>
                <w:noProof/>
                <w:webHidden/>
              </w:rPr>
              <w:instrText xml:space="preserve"> PAGEREF _Toc44923865 \h </w:instrText>
            </w:r>
            <w:r w:rsidR="00F50843">
              <w:rPr>
                <w:noProof/>
                <w:webHidden/>
              </w:rPr>
            </w:r>
            <w:r w:rsidR="00F50843">
              <w:rPr>
                <w:noProof/>
                <w:webHidden/>
              </w:rPr>
              <w:fldChar w:fldCharType="separate"/>
            </w:r>
            <w:r w:rsidR="00F50843">
              <w:rPr>
                <w:noProof/>
                <w:webHidden/>
              </w:rPr>
              <w:t>16</w:t>
            </w:r>
            <w:r w:rsidR="00F50843">
              <w:rPr>
                <w:noProof/>
                <w:webHidden/>
              </w:rPr>
              <w:fldChar w:fldCharType="end"/>
            </w:r>
          </w:hyperlink>
        </w:p>
        <w:p w14:paraId="5C577E11" w14:textId="281FBA1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10" w:name="_Toc44923848"/>
      <w:r>
        <w:lastRenderedPageBreak/>
        <w:t>Einleitung</w:t>
      </w:r>
      <w:bookmarkEnd w:id="10"/>
    </w:p>
    <w:p w14:paraId="251A1F00" w14:textId="4DCEA794" w:rsidR="0058624F" w:rsidRDefault="0058624F" w:rsidP="005A6F34">
      <w:pPr>
        <w:rPr>
          <w:rFonts w:cs="Arial"/>
          <w:szCs w:val="24"/>
        </w:rPr>
      </w:pPr>
      <w:r>
        <w:rPr>
          <w:rFonts w:cs="Arial"/>
          <w:szCs w:val="24"/>
        </w:rPr>
        <w:t xml:space="preserve">Zurzeit werden mit dem „Transfer-“ und dem „Regret-Algorithmus“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Regret-Algorithmus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05B4B401" w:rsidR="00D665AE" w:rsidRDefault="00F52A95" w:rsidP="005A6F34">
      <w:pPr>
        <w:rPr>
          <w:rFonts w:cs="Arial"/>
          <w:szCs w:val="24"/>
        </w:rPr>
      </w:pPr>
      <w:r>
        <w:rPr>
          <w:rFonts w:cs="Arial"/>
          <w:szCs w:val="24"/>
        </w:rPr>
        <w:t xml:space="preserve">In diesem </w:t>
      </w:r>
      <w:r w:rsidR="00B955C9">
        <w:rPr>
          <w:rFonts w:cs="Arial"/>
          <w:szCs w:val="24"/>
        </w:rPr>
        <w:t>Dokument soll</w:t>
      </w:r>
      <w:r>
        <w:rPr>
          <w:rFonts w:cs="Arial"/>
          <w:szCs w:val="24"/>
        </w:rPr>
        <w:t>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werden.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1" w:name="_Toc44923849"/>
      <w:r>
        <w:lastRenderedPageBreak/>
        <w:t>Konzept der Betonoptimierung</w:t>
      </w:r>
      <w:bookmarkEnd w:id="11"/>
    </w:p>
    <w:p w14:paraId="63F2F35A" w14:textId="5E7B080E"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 beschrieben 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12" w:name="_Toc44923850"/>
      <w:r>
        <w:t>Allgemeine Anforderungen</w:t>
      </w:r>
      <w:bookmarkEnd w:id="12"/>
    </w:p>
    <w:p w14:paraId="2EB6D3E9" w14:textId="77777777" w:rsidR="00F57C97" w:rsidRDefault="00822449" w:rsidP="005A6F34">
      <w:pPr>
        <w:rPr>
          <w:rFonts w:cs="Arial"/>
          <w:szCs w:val="24"/>
        </w:rPr>
      </w:pPr>
      <w:r>
        <w:rPr>
          <w:rFonts w:cs="Arial"/>
          <w:szCs w:val="24"/>
        </w:rPr>
        <w:t>Grundsätzlich soll die neue Optimierung vom Rest der SyncroTESS Software abgekapselt werden</w:t>
      </w:r>
      <w:r w:rsidR="00DD095A">
        <w:rPr>
          <w:rFonts w:cs="Arial"/>
          <w:szCs w:val="24"/>
        </w:rPr>
        <w:t>, um den neuen „Optimization as a Service“-Ansatz de</w:t>
      </w:r>
      <w:r w:rsidR="005122F9">
        <w:rPr>
          <w:rFonts w:cs="Arial"/>
          <w:szCs w:val="24"/>
        </w:rPr>
        <w:t xml:space="preserve">s </w:t>
      </w:r>
      <w:r w:rsidR="00DD095A">
        <w:rPr>
          <w:rFonts w:cs="Arial"/>
          <w:szCs w:val="24"/>
        </w:rPr>
        <w:t>G</w:t>
      </w:r>
      <w:r w:rsidR="005122F9">
        <w:rPr>
          <w:rFonts w:cs="Arial"/>
          <w:szCs w:val="24"/>
        </w:rPr>
        <w:t>eschäftsbereichs</w:t>
      </w:r>
      <w:r w:rsidR="000D65D8">
        <w:rPr>
          <w:rFonts w:cs="Arial"/>
          <w:szCs w:val="24"/>
        </w:rPr>
        <w:t xml:space="preserve"> </w:t>
      </w:r>
      <w:r w:rsidR="001320F5">
        <w:rPr>
          <w:rFonts w:cs="Arial"/>
          <w:szCs w:val="24"/>
        </w:rPr>
        <w:t xml:space="preserve">zukünftig </w:t>
      </w:r>
      <w:r w:rsidR="007B5459">
        <w:rPr>
          <w:rFonts w:cs="Arial"/>
          <w:szCs w:val="24"/>
        </w:rPr>
        <w:t>ohne großen Mehraufwand</w:t>
      </w:r>
      <w:r w:rsidR="00DD095A">
        <w:rPr>
          <w:rFonts w:cs="Arial"/>
          <w:szCs w:val="24"/>
        </w:rPr>
        <w:t xml:space="preserve"> </w:t>
      </w:r>
      <w:r w:rsidR="00C43E03">
        <w:rPr>
          <w:rFonts w:cs="Arial"/>
          <w:szCs w:val="24"/>
        </w:rPr>
        <w:t>umsetzen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soll als „Black Box“-Optimie</w:t>
      </w:r>
      <w:r w:rsidR="00F66CD2">
        <w:rPr>
          <w:rFonts w:cs="Arial"/>
          <w:szCs w:val="24"/>
        </w:rPr>
        <w:t>r</w:t>
      </w:r>
      <w:r w:rsidR="00A113A1">
        <w:rPr>
          <w:rFonts w:cs="Arial"/>
          <w:szCs w:val="24"/>
        </w:rPr>
        <w:t>er</w:t>
      </w:r>
      <w:r w:rsidR="00FC5FDD">
        <w:rPr>
          <w:rFonts w:cs="Arial"/>
          <w:szCs w:val="24"/>
        </w:rPr>
        <w:t xml:space="preserve"> mit </w:t>
      </w:r>
      <w:r w:rsidR="001F7C41">
        <w:rPr>
          <w:rFonts w:cs="Arial"/>
          <w:szCs w:val="24"/>
        </w:rPr>
        <w:t>möglichst geringem Aufwand</w:t>
      </w:r>
      <w:r w:rsidR="006872D2">
        <w:rPr>
          <w:rFonts w:cs="Arial"/>
          <w:szCs w:val="24"/>
        </w:rPr>
        <w:t xml:space="preserve"> </w:t>
      </w:r>
      <w:r w:rsidR="00A24722">
        <w:rPr>
          <w:rFonts w:cs="Arial"/>
          <w:szCs w:val="24"/>
        </w:rPr>
        <w:t xml:space="preserve">mit </w:t>
      </w:r>
      <w:r w:rsidR="00FC5FDD">
        <w:rPr>
          <w:rFonts w:cs="Arial"/>
          <w:szCs w:val="24"/>
        </w:rPr>
        <w:t>anderen System</w:t>
      </w:r>
      <w:r w:rsidR="00DC7013">
        <w:rPr>
          <w:rFonts w:cs="Arial"/>
          <w:szCs w:val="24"/>
        </w:rPr>
        <w:t>en</w:t>
      </w:r>
      <w:r w:rsidR="00FC5FDD">
        <w:rPr>
          <w:rFonts w:cs="Arial"/>
          <w:szCs w:val="24"/>
        </w:rPr>
        <w:t xml:space="preserve"> verbunden werden</w:t>
      </w:r>
      <w:r w:rsidR="00BD232A">
        <w:rPr>
          <w:rFonts w:cs="Arial"/>
          <w:szCs w:val="24"/>
        </w:rPr>
        <w:t xml:space="preserve"> und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austauschen können.</w:t>
      </w:r>
      <w:r w:rsidR="00F952D6">
        <w:rPr>
          <w:rFonts w:cs="Arial"/>
          <w:szCs w:val="24"/>
        </w:rPr>
        <w:t xml:space="preserve"> </w:t>
      </w:r>
    </w:p>
    <w:p w14:paraId="64C56F69" w14:textId="295386AA" w:rsidR="001D6F3C" w:rsidRDefault="00406DB0" w:rsidP="005A6F34">
      <w:pPr>
        <w:rPr>
          <w:rFonts w:cs="Arial"/>
          <w:szCs w:val="24"/>
        </w:rPr>
      </w:pPr>
      <w:r>
        <w:rPr>
          <w:rFonts w:cs="Arial"/>
          <w:szCs w:val="24"/>
        </w:rPr>
        <w:t>Des Weiteren soll es möglich sein, einzelne Nebenbedingungen über eine Konfiguration ein- und auszuschalten</w:t>
      </w:r>
      <w:r w:rsidR="00022E8F">
        <w:rPr>
          <w:rFonts w:cs="Arial"/>
          <w:szCs w:val="24"/>
        </w:rPr>
        <w:t>.</w:t>
      </w:r>
      <w:r w:rsidR="0002606A">
        <w:rPr>
          <w:rFonts w:cs="Arial"/>
          <w:szCs w:val="24"/>
        </w:rPr>
        <w:t xml:space="preserve"> Dies soll nicht für alle Bedingungen gelten, da einige universell sind. Andere sind einzeln optional und wieder andere nur im Verbund sinnvoll. Diese sollen dann auch im Verbund ausschaltbar sein. Grundsätzlich soll diese Schaltung nur dann eingeführt werden, wenn Sie sinnvoll ist, was bedeutet, dass dadurch Rechenzeit eingespart werden kann. Es soll im weiteren Verlauf spezifiziert werden, welche Nebenbedingungen dafür in Frage kommen.</w:t>
      </w:r>
      <w:r w:rsidR="00EE3569">
        <w:rPr>
          <w:rFonts w:cs="Arial"/>
          <w:szCs w:val="24"/>
        </w:rPr>
        <w:t xml:space="preserve"> </w:t>
      </w:r>
      <w:r>
        <w:rPr>
          <w:rFonts w:cs="Arial"/>
          <w:szCs w:val="24"/>
        </w:rPr>
        <w:t>Da sich die Geschäftsprozesse der unterschiedliche Betonkunden teilweise stark unterscheiden,</w:t>
      </w:r>
      <w:r w:rsidR="006B7F81">
        <w:rPr>
          <w:rFonts w:cs="Arial"/>
          <w:szCs w:val="24"/>
        </w:rPr>
        <w:t xml:space="preserve"> wird dadurch</w:t>
      </w:r>
      <w:r>
        <w:rPr>
          <w:rFonts w:cs="Arial"/>
          <w:szCs w:val="24"/>
        </w:rPr>
        <w:t xml:space="preserve"> </w:t>
      </w:r>
      <w:r w:rsidR="006B7F81">
        <w:rPr>
          <w:rFonts w:cs="Arial"/>
          <w:szCs w:val="24"/>
        </w:rPr>
        <w:t>er</w:t>
      </w:r>
      <w:r>
        <w:rPr>
          <w:rFonts w:cs="Arial"/>
          <w:szCs w:val="24"/>
        </w:rPr>
        <w:t>möglich</w:t>
      </w:r>
      <w:r w:rsidR="006B7F81">
        <w:rPr>
          <w:rFonts w:cs="Arial"/>
          <w:szCs w:val="24"/>
        </w:rPr>
        <w:t>t</w:t>
      </w:r>
      <w:r w:rsidR="007E2CEE">
        <w:rPr>
          <w:rFonts w:cs="Arial"/>
          <w:szCs w:val="24"/>
        </w:rPr>
        <w:t xml:space="preserve">, </w:t>
      </w:r>
      <w:r>
        <w:rPr>
          <w:rFonts w:cs="Arial"/>
          <w:szCs w:val="24"/>
        </w:rPr>
        <w:t xml:space="preserve">die Optimierung an die Kundenbedürfnisse anzupassen. </w:t>
      </w:r>
    </w:p>
    <w:p w14:paraId="0D682664" w14:textId="19CE2D9F" w:rsidR="00F57C97" w:rsidRDefault="00F57C97" w:rsidP="005A6F34">
      <w:pPr>
        <w:rPr>
          <w:rFonts w:cs="Arial"/>
          <w:szCs w:val="24"/>
        </w:rPr>
      </w:pPr>
      <w:r>
        <w:rPr>
          <w:rFonts w:cs="Arial"/>
          <w:szCs w:val="24"/>
        </w:rPr>
        <w:t xml:space="preserve">Ein großer Vorteil der Regret-Optimierung ist zum einen, dass die FiFo-Regel nicht gilt. Zum anderen transferiert der Regret-Optimierer Fahrzeuge in hohem Maße zwischen den Werken, um so gute Touren mit wenigen Leerkilometern erzeugen zu </w:t>
      </w:r>
      <w:r>
        <w:rPr>
          <w:rFonts w:cs="Arial"/>
          <w:szCs w:val="24"/>
        </w:rPr>
        <w:lastRenderedPageBreak/>
        <w:t xml:space="preserve">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 wie weit Fahrzeuge von ihrem aktuellen Werk zu einem anderen Werk geschickt werden dürfen wird im Interface über den bestehenden Parameter Max Transfer Limit beschränkt.</w:t>
      </w:r>
      <w:r w:rsidR="00BE244D">
        <w:rPr>
          <w:rFonts w:cs="Arial"/>
          <w:szCs w:val="24"/>
        </w:rPr>
        <w:t xml:space="preserve"> </w:t>
      </w:r>
      <w:r w:rsidR="00A731D3">
        <w:rPr>
          <w:rFonts w:cs="Arial"/>
          <w:szCs w:val="24"/>
        </w:rPr>
        <w:t xml:space="preserve">Solche Transfers sollen in einer Gruppe entweder vollständig oder pro Werk Verboten sein, wenn das „Plant Dispatch Only“ Flag auf DG- oder Werksebene gesetzt ist. </w:t>
      </w:r>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dass man einen Transfer morgens erlaubt und das Fahrzeug, dann aber nur von dem Ziel Werk arbeiten soll. Je nach Kundenpräferenz soll die Anzahl der Transfers dann erhöht werden können. Diese Anzahl soll jedoch auf Dispatchgruppen</w:t>
      </w:r>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356BD31F" w:rsidR="00822449" w:rsidRDefault="006D0D8C" w:rsidP="005A6F34">
      <w:pPr>
        <w:rPr>
          <w:rFonts w:cs="Arial"/>
          <w:szCs w:val="24"/>
        </w:rPr>
      </w:pPr>
      <w:r>
        <w:rPr>
          <w:rFonts w:cs="Arial"/>
          <w:szCs w:val="24"/>
        </w:rPr>
        <w:t>Grundsätzlich ist in der Optimierung eine Parametrisierung der Zielfunktion notwendig, um Verspätungen, Pri</w:t>
      </w:r>
      <w:r w:rsidR="004963A9">
        <w:rPr>
          <w:rFonts w:cs="Arial"/>
          <w:szCs w:val="24"/>
        </w:rPr>
        <w:t>o</w:t>
      </w:r>
      <w:r>
        <w:rPr>
          <w:rFonts w:cs="Arial"/>
          <w:szCs w:val="24"/>
        </w:rPr>
        <w:t>ritäten etc. sauber abbilden</w:t>
      </w:r>
      <w:r w:rsidR="004C06C2">
        <w:rPr>
          <w:rFonts w:cs="Arial"/>
          <w:szCs w:val="24"/>
        </w:rPr>
        <w:t xml:space="preserve"> und bestrafen</w:t>
      </w:r>
      <w:r>
        <w:rPr>
          <w:rFonts w:cs="Arial"/>
          <w:szCs w:val="24"/>
        </w:rPr>
        <w:t xml:space="preserve"> zu können.</w:t>
      </w:r>
      <w:r w:rsidR="00825955">
        <w:rPr>
          <w:rFonts w:cs="Arial"/>
          <w:szCs w:val="24"/>
        </w:rPr>
        <w:t xml:space="preserve"> Trotzdem müssen alle Parameter und deren Wirkung auf die Optimierung </w:t>
      </w:r>
      <w:r w:rsidR="00ED4D88">
        <w:rPr>
          <w:rFonts w:cs="Arial"/>
          <w:szCs w:val="24"/>
        </w:rPr>
        <w:t>transparent</w:t>
      </w:r>
      <w:r w:rsidR="00825955">
        <w:rPr>
          <w:rFonts w:cs="Arial"/>
          <w:szCs w:val="24"/>
        </w:rPr>
        <w:t xml:space="preserve"> und erklärbar bleiben</w:t>
      </w:r>
      <w:r w:rsidR="005B2DFB">
        <w:rPr>
          <w:rFonts w:cs="Arial"/>
          <w:szCs w:val="24"/>
        </w:rPr>
        <w:t xml:space="preserve">, um </w:t>
      </w:r>
      <w:r w:rsidR="00140550">
        <w:rPr>
          <w:rFonts w:cs="Arial"/>
          <w:szCs w:val="24"/>
        </w:rPr>
        <w:t>beim</w:t>
      </w:r>
      <w:r w:rsidR="005B2DFB">
        <w:rPr>
          <w:rFonts w:cs="Arial"/>
          <w:szCs w:val="24"/>
        </w:rPr>
        <w:t xml:space="preserve"> Endnutzer</w:t>
      </w:r>
      <w:r w:rsidR="00140550">
        <w:rPr>
          <w:rFonts w:cs="Arial"/>
          <w:szCs w:val="24"/>
        </w:rPr>
        <w:t xml:space="preserve"> eine höhere Akzeptanz erreichen</w:t>
      </w:r>
      <w:r w:rsidR="005B2DFB">
        <w:rPr>
          <w:rFonts w:cs="Arial"/>
          <w:szCs w:val="24"/>
        </w:rPr>
        <w:t xml:space="preserve"> zu </w:t>
      </w:r>
      <w:r w:rsidR="00A61F6F">
        <w:rPr>
          <w:rFonts w:cs="Arial"/>
          <w:szCs w:val="24"/>
        </w:rPr>
        <w:t>können</w:t>
      </w:r>
      <w:r w:rsidR="00140550">
        <w:rPr>
          <w:rFonts w:cs="Arial"/>
          <w:szCs w:val="24"/>
        </w:rPr>
        <w:t xml:space="preserve"> als die bisherigen Verfahren</w:t>
      </w:r>
      <w:r w:rsidR="00FB14BF">
        <w:rPr>
          <w:rFonts w:cs="Arial"/>
          <w:szCs w:val="24"/>
        </w:rPr>
        <w:t xml:space="preserve">. </w:t>
      </w:r>
      <w:r>
        <w:rPr>
          <w:rFonts w:cs="Arial"/>
          <w:szCs w:val="24"/>
        </w:rPr>
        <w:t>Deshalb muss in der Umsetzung darauf geachtet werden, den Algorithmus nicht mit Parametern zu überladen.</w:t>
      </w:r>
      <w:r w:rsidR="00077EAD">
        <w:rPr>
          <w:rFonts w:cs="Arial"/>
          <w:szCs w:val="24"/>
        </w:rPr>
        <w:t xml:space="preserve"> Hier sollen speziell die Fehler der Umsetzung des Regret-Algorithmus vermieden werden.</w:t>
      </w:r>
      <w:r w:rsidR="000875F2">
        <w:rPr>
          <w:rFonts w:cs="Arial"/>
          <w:szCs w:val="24"/>
        </w:rPr>
        <w:t xml:space="preserve"> Für interne Zwecke sollte auch über einen lesbaren „Optimierungskosten-Output“ nachgedacht werden, um Ergebnisse leichter </w:t>
      </w:r>
      <w:r w:rsidR="001B1B26">
        <w:rPr>
          <w:rFonts w:cs="Arial"/>
          <w:szCs w:val="24"/>
        </w:rPr>
        <w:t xml:space="preserve">(und ohne Kenntnis des Quellcodes) </w:t>
      </w:r>
      <w:r w:rsidR="000875F2">
        <w:rPr>
          <w:rFonts w:cs="Arial"/>
          <w:szCs w:val="24"/>
        </w:rPr>
        <w:t>analysieren zu können.</w:t>
      </w:r>
      <w:r w:rsidR="008B2EB4">
        <w:rPr>
          <w:rFonts w:cs="Arial"/>
          <w:szCs w:val="24"/>
        </w:rPr>
        <w:t xml:space="preserve"> </w:t>
      </w:r>
      <w:r w:rsidR="004F3D62">
        <w:rPr>
          <w:rFonts w:cs="Arial"/>
          <w:szCs w:val="24"/>
        </w:rPr>
        <w:t xml:space="preserve">Ein weiterer Aspekt ist die Einbindung manueller Vorschläge in die Optimierung. </w:t>
      </w:r>
      <w:r w:rsidR="00320B6A">
        <w:rPr>
          <w:rFonts w:cs="Arial"/>
          <w:szCs w:val="24"/>
        </w:rPr>
        <w:t xml:space="preserve"> Aktuell werden FASe nicht berücksichtigt. Beim Anwenden eines Szenarios wird lediglich das SAS gespeichert. </w:t>
      </w:r>
      <w:r w:rsidR="0008233F">
        <w:rPr>
          <w:rFonts w:cs="Arial"/>
          <w:szCs w:val="24"/>
        </w:rPr>
        <w:t>Dies führt aktuell aber dazu, dass schon minimale Änderungen der Daten morgens zu komplett unterschiedlichen Optimierungsergebnissen führen. Daher soll die Information über die ersten Lieferungen</w:t>
      </w:r>
      <w:r w:rsidR="002A6CB0">
        <w:rPr>
          <w:rFonts w:cs="Arial"/>
          <w:szCs w:val="24"/>
        </w:rPr>
        <w:t xml:space="preserve"> zu </w:t>
      </w:r>
      <w:r w:rsidR="0008233F">
        <w:rPr>
          <w:rFonts w:cs="Arial"/>
          <w:szCs w:val="24"/>
        </w:rPr>
        <w:t>den angewiesenen SASen gespeichert werden und die Optimierung auf diese Information zurückgreifen k</w:t>
      </w:r>
      <w:r w:rsidR="0025784B">
        <w:rPr>
          <w:rFonts w:cs="Arial"/>
          <w:szCs w:val="24"/>
        </w:rPr>
        <w:t>önnen.</w:t>
      </w:r>
      <w:r w:rsidR="00E161C5">
        <w:rPr>
          <w:rFonts w:cs="Arial"/>
          <w:szCs w:val="24"/>
        </w:rPr>
        <w:t xml:space="preserve"> Diese Information ist für die neue Optimierung aber nicht bindend. SASe werden ebenfalls berücksichtigt.</w:t>
      </w:r>
    </w:p>
    <w:p w14:paraId="6D992CC0" w14:textId="282261F8" w:rsidR="006241BB" w:rsidRDefault="006241BB" w:rsidP="005A6F34">
      <w:pPr>
        <w:rPr>
          <w:rFonts w:cs="Arial"/>
          <w:szCs w:val="24"/>
        </w:rPr>
      </w:pPr>
      <w:r>
        <w:t>Die Optimierung soll Zeiten Minuten genau planen.</w:t>
      </w:r>
      <w:r w:rsidR="007A765F">
        <w:t xml:space="preserve"> </w:t>
      </w:r>
      <w:r w:rsidR="00310001">
        <w:t>In diesem Zusammenhang muss sichergestellt werden, dass keine Overlaps erzeugt werden.</w:t>
      </w:r>
    </w:p>
    <w:p w14:paraId="792297D8" w14:textId="4AC8CCE1" w:rsidR="0013473C" w:rsidRDefault="00B42C6F" w:rsidP="005A6F34">
      <w:pPr>
        <w:pStyle w:val="berschrift2"/>
      </w:pPr>
      <w:bookmarkStart w:id="13" w:name="_Toc44923851"/>
      <w:r w:rsidRPr="00934F4A">
        <w:lastRenderedPageBreak/>
        <w:t>Feature Liste</w:t>
      </w:r>
      <w:bookmarkEnd w:id="13"/>
    </w:p>
    <w:p w14:paraId="1468B227" w14:textId="18F67FF0" w:rsidR="00C606FA" w:rsidRDefault="00C606FA" w:rsidP="005A6F34">
      <w:r>
        <w:t xml:space="preserve">In diesem Abschnitt </w:t>
      </w:r>
      <w:r w:rsidR="008B783F">
        <w:t>werden die</w:t>
      </w:r>
      <w:r>
        <w:t xml:space="preserve"> Anforderungen </w:t>
      </w:r>
      <w:r w:rsidR="008B783F">
        <w:t>erläutert</w:t>
      </w:r>
      <w:r>
        <w:t>, die die neue Betonoptimierung erfüllen muss.</w:t>
      </w:r>
      <w:r w:rsidR="008F35FA">
        <w:t xml:space="preserve"> Es gibt eine Unterteilung in optionale und verpflichtende Anforderungen</w:t>
      </w:r>
      <w:r w:rsidR="000D02EC">
        <w:t>.</w:t>
      </w:r>
    </w:p>
    <w:p w14:paraId="5904D17A" w14:textId="0192EFB1" w:rsidR="008F35FA" w:rsidRDefault="008F35FA" w:rsidP="007A65A2">
      <w:pPr>
        <w:pStyle w:val="berschrift3"/>
      </w:pPr>
      <w:bookmarkStart w:id="14" w:name="_Toc44923852"/>
      <w:r>
        <w:t>Pflichtanforderungen</w:t>
      </w:r>
      <w:bookmarkEnd w:id="14"/>
    </w:p>
    <w:p w14:paraId="7D0203C8" w14:textId="15B4A88B" w:rsidR="007A65A2" w:rsidRPr="007A65A2" w:rsidRDefault="0077117C" w:rsidP="007A65A2">
      <w:pPr>
        <w:pStyle w:val="berschrift4"/>
      </w:pPr>
      <w:r>
        <w:t xml:space="preserve"> </w:t>
      </w:r>
      <w:r w:rsidR="007A65A2">
        <w:t>Schichten</w:t>
      </w:r>
    </w:p>
    <w:p w14:paraId="5D00FB04" w14:textId="77777777" w:rsidR="004A606F"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8A3414">
        <w:t xml:space="preserve"> Ein Anwendungsszenario, das idealerweise unterstützt werden soll, sieht wie folgt aus: </w:t>
      </w:r>
    </w:p>
    <w:p w14:paraId="2330BB60" w14:textId="78F6EA1C" w:rsidR="0069319A" w:rsidRDefault="004A606F" w:rsidP="00922B1C">
      <w:r>
        <w:t xml:space="preserve">Die Fahrzeuge haben tagsüber eine Schicht. Einige Fahrzeuge arbeiten darüber hinaus spät abends und nachts in einer zweiten Schicht. </w:t>
      </w:r>
      <w:r w:rsidR="008A3414">
        <w:t xml:space="preserve">Es gibt eine Großbaustelle, die </w:t>
      </w:r>
      <w:r w:rsidR="008A3171">
        <w:t>abends/</w:t>
      </w:r>
      <w:r w:rsidR="008A3414">
        <w:t xml:space="preserve">nachts beliefert werden muss. Die Fahrzeuge </w:t>
      </w:r>
      <w:r w:rsidR="009B201E">
        <w:t>a</w:t>
      </w:r>
      <w:r w:rsidR="008A3414">
        <w:t>rbeiten dann bis morgens an Tag 2</w:t>
      </w:r>
      <w:r w:rsidR="008175BC">
        <w:t xml:space="preserve"> (T2)</w:t>
      </w:r>
      <w:r w:rsidR="008A3414">
        <w:t xml:space="preserve">. </w:t>
      </w:r>
      <w:r w:rsidR="000F4CB3">
        <w:t>Fahrzeuge,</w:t>
      </w:r>
      <w:r w:rsidR="00EA7A59">
        <w:t xml:space="preserve"> die </w:t>
      </w:r>
      <w:r w:rsidR="00E23031">
        <w:t>n</w:t>
      </w:r>
      <w:r w:rsidR="00EA7A59">
        <w:t>achts nicht gearbeitet haben</w:t>
      </w:r>
      <w:r w:rsidR="00B01325">
        <w:t>,</w:t>
      </w:r>
      <w:r w:rsidR="00EA7A59">
        <w:t xml:space="preserve"> aber</w:t>
      </w:r>
      <w:r w:rsidR="008A3414">
        <w:t xml:space="preserve"> am Morgen des zweiten Tages beginnen, sollen </w:t>
      </w:r>
      <w:r w:rsidR="00FA2A18">
        <w:t>lediglich</w:t>
      </w:r>
      <w:r w:rsidR="008A3414">
        <w:t xml:space="preserve"> Lieferungen zu Auft</w:t>
      </w:r>
      <w:r w:rsidR="00FA2A18">
        <w:t>rägen von T2</w:t>
      </w:r>
      <w:r w:rsidR="008A3414">
        <w:t xml:space="preserve"> durchführen</w:t>
      </w:r>
      <w:r w:rsidR="00EA7A59">
        <w:t xml:space="preserve"> können</w:t>
      </w:r>
      <w:r w:rsidR="008A3414">
        <w:t>.</w:t>
      </w:r>
      <w:r w:rsidR="00254940">
        <w:t xml:space="preserve"> </w:t>
      </w:r>
      <w:r w:rsidR="000F4CB3">
        <w:t xml:space="preserve">Die folgende Skizze soll dieses Szenario darstellen: </w:t>
      </w:r>
    </w:p>
    <w:p w14:paraId="74AEA091" w14:textId="405FC494" w:rsidR="0069319A" w:rsidRDefault="003225DC" w:rsidP="0069319A">
      <w:pPr>
        <w:keepNext/>
        <w:jc w:val="center"/>
      </w:pPr>
      <w:r>
        <w:rPr>
          <w:noProof/>
        </w:rPr>
        <w:drawing>
          <wp:inline distT="0" distB="0" distL="0" distR="0" wp14:anchorId="2F5E8F32" wp14:editId="16784123">
            <wp:extent cx="4567076" cy="2457450"/>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9645" cy="2469594"/>
                    </a:xfrm>
                    <a:prstGeom prst="rect">
                      <a:avLst/>
                    </a:prstGeom>
                    <a:noFill/>
                    <a:ln>
                      <a:noFill/>
                    </a:ln>
                  </pic:spPr>
                </pic:pic>
              </a:graphicData>
            </a:graphic>
          </wp:inline>
        </w:drawing>
      </w:r>
    </w:p>
    <w:p w14:paraId="1CC2FA20" w14:textId="05A48917" w:rsidR="0069319A" w:rsidRDefault="0069319A" w:rsidP="0069319A">
      <w:pPr>
        <w:pStyle w:val="Beschriftung"/>
        <w:jc w:val="center"/>
      </w:pPr>
      <w:r>
        <w:t xml:space="preserve">Abbildung </w:t>
      </w:r>
      <w:r w:rsidR="002C3DCA">
        <w:fldChar w:fldCharType="begin"/>
      </w:r>
      <w:r w:rsidR="002C3DCA">
        <w:instrText xml:space="preserve"> SEQ Abbildung \* ARABIC </w:instrText>
      </w:r>
      <w:r w:rsidR="002C3DCA">
        <w:fldChar w:fldCharType="separate"/>
      </w:r>
      <w:r>
        <w:rPr>
          <w:noProof/>
        </w:rPr>
        <w:t>1</w:t>
      </w:r>
      <w:r w:rsidR="002C3DCA">
        <w:rPr>
          <w:noProof/>
        </w:rPr>
        <w:fldChar w:fldCharType="end"/>
      </w:r>
      <w:r>
        <w:t>: Mehrschichtbetrieb</w:t>
      </w:r>
    </w:p>
    <w:p w14:paraId="491D9E8A" w14:textId="5CC3E520" w:rsidR="00DE7923" w:rsidRPr="00ED34AA" w:rsidRDefault="001C5B1C" w:rsidP="00922B1C">
      <w:r>
        <w:t xml:space="preserve">SASe werden für alle Schichten berücksichtigt. Falls eine vorherige Schicht nicht rechtzeitig abgemeldet wird oder die aktuelle Schicht nicht rechtzeig angemeldet wird, </w:t>
      </w:r>
      <w:r>
        <w:lastRenderedPageBreak/>
        <w:t>wird das SAS geschoben.</w:t>
      </w:r>
      <w:r w:rsidR="00AE21E3" w:rsidRPr="00AE21E3">
        <w:t xml:space="preserve"> Aber SASe werden im Preplanning auch weiterhin durch den Roster immer nur für die jeweils erste Schicht eines Trucks erzeugt.</w:t>
      </w:r>
    </w:p>
    <w:p w14:paraId="423783FD" w14:textId="7BBAD79D" w:rsidR="00A72136" w:rsidRDefault="0077117C" w:rsidP="00937D8E">
      <w:pPr>
        <w:pStyle w:val="berschrift4"/>
      </w:pPr>
      <w:r>
        <w:t xml:space="preserve"> </w:t>
      </w:r>
      <w:r w:rsidR="00AC13FB">
        <w:t>FiFo-Regel</w:t>
      </w:r>
    </w:p>
    <w:p w14:paraId="09A223E2" w14:textId="6B3B2AE5" w:rsidR="00A72136" w:rsidRDefault="00A72136" w:rsidP="00A72136">
      <w:r>
        <w:t>Die neue Betonoptimierung muss Fahrzeuge des gleichen Werkes gemäß der First-In-First-Out Regel verplanen, damit die verplanten Touren für Fahrer gerecht verteilt werden.</w:t>
      </w:r>
    </w:p>
    <w:p w14:paraId="2C47541F" w14:textId="04483068" w:rsidR="00A72136" w:rsidRDefault="00A72136" w:rsidP="00A72136">
      <w:r>
        <w:t xml:space="preserve">First-In-First-Out Regel (FiFo Regel) bedeutet in der neuen Betonoptimierung, dass das Fahrzeug, das an einem Werk als erstes wieder verfügbar ist, an diesem Werk als erstes wieder zum Laden geschickt wird. </w:t>
      </w:r>
    </w:p>
    <w:p w14:paraId="4772EA84" w14:textId="30F5CD2C" w:rsidR="00A72136" w:rsidRDefault="00405C85" w:rsidP="00A72136">
      <w:r>
        <w:t>Wenn ein Fahrzeug an einem Werk verfügbar wird, zudem keine Lieferung existiert, die mit den Eigenschaften des Fahrzeugs übereinstimmt und weitere Fahrzeuge verfügbar werden, zu denen passende Lieferungen vorhanden sind, muss d</w:t>
      </w:r>
      <w:r w:rsidR="00A72136">
        <w:t>ie neue Betonoptimierung</w:t>
      </w:r>
      <w:r>
        <w:t xml:space="preserve"> </w:t>
      </w:r>
      <w:r w:rsidR="00A72136">
        <w:t>d</w:t>
      </w:r>
      <w:r>
        <w:t>ie</w:t>
      </w:r>
      <w:r w:rsidR="00A72136">
        <w:t xml:space="preserve"> FiFo</w:t>
      </w:r>
      <w:r>
        <w:t xml:space="preserve"> Regel brechen.</w:t>
      </w:r>
    </w:p>
    <w:p w14:paraId="0935AC42" w14:textId="420F0B27" w:rsidR="00A72136" w:rsidRPr="00DE532B" w:rsidRDefault="00DE532B" w:rsidP="00A72136">
      <w:pPr>
        <w:rPr>
          <w:b/>
          <w:bCs/>
        </w:rPr>
      </w:pPr>
      <w:r w:rsidRPr="00DE532B">
        <w:rPr>
          <w:b/>
          <w:bCs/>
        </w:rPr>
        <w:t>Umsetzung:</w:t>
      </w:r>
    </w:p>
    <w:p w14:paraId="6B1E20CA" w14:textId="3B5E241A" w:rsidR="00A72136" w:rsidRDefault="00A72136" w:rsidP="00A72136">
      <w:r>
        <w:t xml:space="preserve">Pro Werk wird jeweils eine Liste mit verfügbaren Fahrzeugen und eine Liste mit verfügbaren Lieferungen erzeugt. </w:t>
      </w:r>
    </w:p>
    <w:p w14:paraId="259BD695" w14:textId="3404062D" w:rsidR="005579B1" w:rsidRDefault="005579B1" w:rsidP="00A72136">
      <w:r>
        <w:t xml:space="preserve">Die Liste der verfügbaren Lieferungen enthält für jeden Auftrag, der in der Optimierung berücksichtigt wird, immer nur die erste bzw. die nächste Lieferung aus der Lieferkette des Auftrags. Die Lieferungen werden aufsteigend, nach der linken Grenze ihres Ladezeitintervalls in der Liste </w:t>
      </w:r>
      <w:commentRangeStart w:id="15"/>
      <w:commentRangeStart w:id="16"/>
      <w:commentRangeStart w:id="17"/>
      <w:commentRangeStart w:id="18"/>
      <w:r>
        <w:t>einsortiert</w:t>
      </w:r>
      <w:commentRangeEnd w:id="15"/>
      <w:r w:rsidR="00603C85">
        <w:rPr>
          <w:rStyle w:val="Kommentarzeichen"/>
        </w:rPr>
        <w:commentReference w:id="15"/>
      </w:r>
      <w:commentRangeEnd w:id="16"/>
      <w:r w:rsidR="00EF3B40">
        <w:rPr>
          <w:rStyle w:val="Kommentarzeichen"/>
        </w:rPr>
        <w:commentReference w:id="16"/>
      </w:r>
      <w:commentRangeEnd w:id="17"/>
      <w:r w:rsidR="00B843DF">
        <w:rPr>
          <w:rStyle w:val="Kommentarzeichen"/>
        </w:rPr>
        <w:commentReference w:id="17"/>
      </w:r>
      <w:commentRangeEnd w:id="18"/>
      <w:r w:rsidR="00541C0A">
        <w:rPr>
          <w:rStyle w:val="Kommentarzeichen"/>
        </w:rPr>
        <w:commentReference w:id="18"/>
      </w:r>
      <w:ins w:id="19" w:author="Stefan Jollet" w:date="2022-08-22T07:41:00Z">
        <w:r>
          <w:t xml:space="preserve">. </w:t>
        </w:r>
      </w:ins>
      <w:ins w:id="20" w:author="Stefan" w:date="2022-08-25T12:15:00Z">
        <w:r w:rsidR="00B136D4">
          <w:t>Dadurch sind die „wichtigsten“ weil dringendsten Lieferungen immer vorne</w:t>
        </w:r>
      </w:ins>
      <w:ins w:id="21" w:author="Stefan" w:date="2022-08-25T12:21:00Z">
        <w:r w:rsidR="00735687">
          <w:t xml:space="preserve"> in der Liste</w:t>
        </w:r>
      </w:ins>
      <w:ins w:id="22" w:author="Stefan" w:date="2022-08-25T12:15:00Z">
        <w:r w:rsidR="00B136D4">
          <w:t xml:space="preserve">. </w:t>
        </w:r>
      </w:ins>
    </w:p>
    <w:p w14:paraId="3CE41965" w14:textId="1E71F9E0" w:rsidR="005579B1" w:rsidRDefault="005579B1" w:rsidP="00A72136">
      <w:r>
        <w:t>Die Liste der Fahrzeuge</w:t>
      </w:r>
      <w:r w:rsidR="00684BCA">
        <w:t xml:space="preserve"> wird </w:t>
      </w:r>
      <w:r w:rsidR="00023826">
        <w:t xml:space="preserve">aufsteigend </w:t>
      </w:r>
      <w:r w:rsidR="00684BCA">
        <w:t xml:space="preserve">in Bezug auf </w:t>
      </w:r>
      <w:r w:rsidR="00023826">
        <w:t>die</w:t>
      </w:r>
      <w:r w:rsidR="00684BCA">
        <w:t xml:space="preserve"> Verfügbarkeit</w:t>
      </w:r>
      <w:r w:rsidR="00023826">
        <w:t xml:space="preserve"> des Fahrzeugs</w:t>
      </w:r>
      <w:r w:rsidR="00684BCA">
        <w:t xml:space="preserve"> am Werk </w:t>
      </w:r>
      <w:r w:rsidR="00023826">
        <w:t xml:space="preserve">sortiert. </w:t>
      </w:r>
      <w:r w:rsidR="00882E92">
        <w:t xml:space="preserve">Die initiale Verfügbarkeit eines Fahrzeugs richtet sich nach </w:t>
      </w:r>
      <w:r w:rsidR="00520BF4">
        <w:t>der linken Grenze des Schichtzeitintervalls.</w:t>
      </w:r>
      <w:r w:rsidR="00343C24">
        <w:t xml:space="preserve"> Wenn zwei Fahrzeuge an einem Werk die gleiche Schichtstartzeit haben, wird die Liste alphanumerisch sortiert. Wenn ein Fahrzeug nicht an einem Werk parkt, ist die initiale Verfügbarkeit die Schichtstartzeit des Fahrzeugs plus die Dauer der Anfahrt zum Werk. </w:t>
      </w:r>
    </w:p>
    <w:p w14:paraId="63BA466F" w14:textId="15A16EE9" w:rsidR="00A72136" w:rsidRDefault="00F0674E" w:rsidP="007013BB">
      <w:r>
        <w:t xml:space="preserve">Im ersten Schritt der Optimierung (Plant Dispatch) wird dann </w:t>
      </w:r>
      <w:r w:rsidR="006B4E61">
        <w:t>die erste Lieferung</w:t>
      </w:r>
      <w:r>
        <w:t xml:space="preserve"> aus der Liste der </w:t>
      </w:r>
      <w:r w:rsidR="006B4E61">
        <w:t>Lieferungen</w:t>
      </w:r>
      <w:r>
        <w:t xml:space="preserve"> genommen und aus der Liste der </w:t>
      </w:r>
      <w:r w:rsidR="006B4E61">
        <w:t>Fahrzeuge</w:t>
      </w:r>
      <w:r>
        <w:t xml:space="preserve"> geprüft, </w:t>
      </w:r>
      <w:r>
        <w:lastRenderedPageBreak/>
        <w:t>welche</w:t>
      </w:r>
      <w:r w:rsidR="006B4E61">
        <w:t>s</w:t>
      </w:r>
      <w:r>
        <w:t xml:space="preserve"> </w:t>
      </w:r>
      <w:r w:rsidR="006B4E61">
        <w:t>Fahrzeug</w:t>
      </w:r>
      <w:r>
        <w:t xml:space="preserve"> in Bezug auf Sondereignungen und Ausschlüsse zu </w:t>
      </w:r>
      <w:r w:rsidR="006B4E61">
        <w:t>der Lieferung</w:t>
      </w:r>
      <w:r w:rsidR="007A1626">
        <w:t xml:space="preserve"> pass</w:t>
      </w:r>
      <w:r w:rsidR="00306BF3">
        <w:t xml:space="preserve">t. </w:t>
      </w:r>
      <w:r w:rsidR="00263439">
        <w:t>Das erste Fahrzeug</w:t>
      </w:r>
      <w:r w:rsidR="00D60C3E">
        <w:t>,</w:t>
      </w:r>
      <w:r w:rsidR="00306BF3">
        <w:t xml:space="preserve"> für d</w:t>
      </w:r>
      <w:r w:rsidR="00263439">
        <w:t>as</w:t>
      </w:r>
      <w:r w:rsidR="00306BF3">
        <w:t xml:space="preserve"> das zutrifft</w:t>
      </w:r>
      <w:r w:rsidR="00D60C3E">
        <w:t>,</w:t>
      </w:r>
      <w:r w:rsidR="00306BF3">
        <w:t xml:space="preserve"> wird genommen</w:t>
      </w:r>
      <w:r w:rsidR="00D60C3E">
        <w:t xml:space="preserve"> </w:t>
      </w:r>
      <w:r w:rsidR="00D8476D">
        <w:t xml:space="preserve">und </w:t>
      </w:r>
      <w:r w:rsidR="00E36DBE">
        <w:t>geprüft,</w:t>
      </w:r>
      <w:r w:rsidR="00D8476D">
        <w:t xml:space="preserve"> ob die Lieferung am linken Rand des Ladezeitintervalls eingeplant werden kann (unter Berücksichtigung der Werksöffnungszeiten und Werkskapazität). </w:t>
      </w:r>
      <w:r w:rsidR="008A1935">
        <w:t>Falls das nicht möglich ist, wird geprüft ob die Lieferung früher geladen werden kann (early load) um Verspätungen zu vermeiden. Falls auch das nicht möglich ist, wird die Lieferung zum nächstmöglichen Zeitpunkt (mit entsprechender Verspätung) eingeplant.</w:t>
      </w:r>
      <w:r w:rsidR="00DF523B">
        <w:t xml:space="preserve"> Wenn die early load Möglichkeit greif, kann es zu einer </w:t>
      </w:r>
      <w:r w:rsidR="00713804">
        <w:t>Verletzung</w:t>
      </w:r>
      <w:r w:rsidR="00DF523B">
        <w:t xml:space="preserve"> der FiFo Regel kommen.</w:t>
      </w:r>
    </w:p>
    <w:p w14:paraId="489B2886" w14:textId="650866BC" w:rsidR="00154262" w:rsidRDefault="00154262" w:rsidP="007013BB">
      <w:r>
        <w:t xml:space="preserve">Die Verfügbarkeit des Fahrzeugs wird dann unter Berücksichtigung der Lade-, Entlade- und Fahrzeiten aktualisiert und das Fahrzeug neu in die Liste der verfügbaren Fahrzeuge einsortiert. Die Lieferung wird aus der Liste der Lieferungen entfernt und die nächste Lieferung des Auftrags unter Berücksichtigung des Soll-Lieferflusses neu in die Liste der Lieferungen einsortiert. </w:t>
      </w:r>
    </w:p>
    <w:p w14:paraId="0E5A19FC" w14:textId="3F7B59C6" w:rsidR="004B3A47" w:rsidRDefault="004B3A47" w:rsidP="007013BB">
      <w:pPr>
        <w:rPr>
          <w:ins w:id="23" w:author="Stefan Jollet" w:date="2022-08-17T12:20:00Z"/>
        </w:rPr>
      </w:pPr>
      <w:r>
        <w:t xml:space="preserve">Diese Schritte werden pro Werk </w:t>
      </w:r>
      <w:r w:rsidR="004E60E0">
        <w:t>so lange</w:t>
      </w:r>
      <w:r>
        <w:t xml:space="preserve"> wiederholt, </w:t>
      </w:r>
      <w:r w:rsidR="006B4E61">
        <w:t>bis es keine gültigen Paarungen mehr gibt</w:t>
      </w:r>
      <w:r w:rsidR="00EB201E">
        <w:t>.</w:t>
      </w:r>
      <w:ins w:id="24" w:author="Stefan Jollet" w:date="2022-08-22T08:26:00Z">
        <w:r>
          <w:t xml:space="preserve"> </w:t>
        </w:r>
      </w:ins>
    </w:p>
    <w:p w14:paraId="501B86C2" w14:textId="7EFD7C13" w:rsidR="0045088C" w:rsidDel="00C7453E" w:rsidRDefault="007013BB" w:rsidP="007013BB">
      <w:pPr>
        <w:rPr>
          <w:del w:id="25" w:author="Stefan Sommer" w:date="2022-10-21T08:57:00Z"/>
        </w:rPr>
      </w:pPr>
      <w:del w:id="26" w:author="Stefan Sommer" w:date="2022-10-21T08:57:00Z">
        <w:r w:rsidDel="00C7453E">
          <w:delText>Die folgenden Fälle sollen als Möglichkeiten geprüft werden, sind aber nicht verpflichtend. Wenn die Optimierung dadurch Probleme bekommt, sollen diese Fälle nicht berücksichtigt werden.</w:delText>
        </w:r>
      </w:del>
    </w:p>
    <w:p w14:paraId="353FFC1B" w14:textId="5C55CB7F" w:rsidR="0089656C" w:rsidDel="00C7453E" w:rsidRDefault="0089656C" w:rsidP="007267F9">
      <w:pPr>
        <w:pStyle w:val="Listenabsatz"/>
        <w:numPr>
          <w:ilvl w:val="0"/>
          <w:numId w:val="17"/>
        </w:numPr>
        <w:rPr>
          <w:del w:id="27" w:author="Stefan Sommer" w:date="2022-10-21T08:57:00Z"/>
        </w:rPr>
      </w:pPr>
      <w:del w:id="28" w:author="Stefan Sommer" w:date="2022-10-21T08:57:00Z">
        <w:r w:rsidDel="00C7453E">
          <w:delText>Einsparung von Lieferungen: Ein großes Fahrzeug kommt später ans Werk als ein kleines Fahrzeug. Wenn eine Lieferung dadurch eingespart werden kann, dass das große Fahrzeug das kleine Fahrzeug überholt, soll das möglich sein. Die Lieferung darf dadurch auch eine gelbe Verspätung bekommen. Orange und rote Verspätungen dürfen in diesem Fall nicht auftreten.</w:delText>
        </w:r>
      </w:del>
    </w:p>
    <w:p w14:paraId="65358DF2" w14:textId="61A78A14" w:rsidR="008076F3" w:rsidDel="00C7453E" w:rsidRDefault="00E17FAC" w:rsidP="002A29CB">
      <w:pPr>
        <w:pStyle w:val="Listenabsatz"/>
        <w:numPr>
          <w:ilvl w:val="0"/>
          <w:numId w:val="17"/>
        </w:numPr>
        <w:rPr>
          <w:del w:id="29" w:author="Stefan Sommer" w:date="2022-10-21T08:57:00Z"/>
        </w:rPr>
      </w:pPr>
      <w:del w:id="30" w:author="Stefan Sommer" w:date="2022-10-21T08:57:00Z">
        <w:r w:rsidDel="00C7453E">
          <w:rPr>
            <w:rFonts w:eastAsia="Times New Roman"/>
          </w:rPr>
          <w:delText>Die restliche verfügbare Arbeitszeit eines Fahrzeuges reicht nicht aus für die aktuell zu ladenden Lieferungen, erst für eine kürzere Lieferung (deutlich) später, zuvor treffen jedoch weitere Fahrzeuge mit ausreichender restlicher Arbeitszeit ein.</w:delText>
        </w:r>
      </w:del>
    </w:p>
    <w:p w14:paraId="1547DDA0" w14:textId="0EE501EB" w:rsidR="008342E4" w:rsidRDefault="00AC13FB" w:rsidP="008342E4">
      <w:r>
        <w:t>Die Fir</w:t>
      </w:r>
      <w:r w:rsidR="00DA2BAB">
        <w:t>s</w:t>
      </w:r>
      <w:r>
        <w:t>t Round Rule soll ebenfalls umgesetzt werden</w:t>
      </w:r>
      <w:r w:rsidR="008342E4">
        <w:t xml:space="preserve">. Diese Regel besagt Folgendes: Am frühen Morgen gibt es eine Sonderbehandlung, die den pünktlichen Arbeitsantritt der Fahrer fördern soll. Jedes Fahrzeug hat eine SAS-Zeit, zu der es </w:t>
      </w:r>
      <w:r w:rsidR="003A5204">
        <w:t>a</w:t>
      </w:r>
      <w:r w:rsidR="008342E4">
        <w:t xml:space="preserve">m Werk erwartet </w:t>
      </w:r>
      <w:r w:rsidR="008342E4">
        <w:lastRenderedPageBreak/>
        <w:t>wird. Diese Zeit wird benutzt, um Vorschläge für Fahrzeuge zu bestimmen, die noch nicht angemeldet sind. Nach dem Anmelden gelten folgende Regeln:</w:t>
      </w:r>
    </w:p>
    <w:p w14:paraId="7B0E78BA" w14:textId="6CCF64FE" w:rsidR="008342E4" w:rsidRDefault="008342E4" w:rsidP="008342E4">
      <w:pPr>
        <w:pStyle w:val="Listenabsatz"/>
        <w:numPr>
          <w:ilvl w:val="0"/>
          <w:numId w:val="13"/>
        </w:numPr>
      </w:pPr>
      <w:r>
        <w:t>Wenn ein angemeldetes Fahrzeug eine SAS-Zeit in der Zukunft hat, also zu früh gekommen ist, wird es bestraft, indem der Optimierer alle anderen Trucks vorzieht</w:t>
      </w:r>
      <w:r w:rsidR="00AE21E3">
        <w:t>,</w:t>
      </w:r>
      <w:r w:rsidR="00AE21E3" w:rsidRPr="00AE21E3">
        <w:t xml:space="preserve"> die ein früheres SAS haben als der verfrühte Truck</w:t>
      </w:r>
      <w:r>
        <w:t>.</w:t>
      </w:r>
    </w:p>
    <w:p w14:paraId="2B0EE50E" w14:textId="6F767F9D" w:rsidR="0088730B" w:rsidRDefault="0088730B" w:rsidP="008342E4">
      <w:pPr>
        <w:pStyle w:val="Listenabsatz"/>
        <w:numPr>
          <w:ilvl w:val="0"/>
          <w:numId w:val="13"/>
        </w:numPr>
      </w:pPr>
      <w:r>
        <w:t xml:space="preserve">Kein Fahrzeug bekommt eine zweite Lieferung, </w:t>
      </w:r>
      <w:r w:rsidRPr="0088730B">
        <w:t>solange es noch (angemeldete) Trucks mit SAS gibt, die noch keine Lieferung hatten.</w:t>
      </w:r>
    </w:p>
    <w:p w14:paraId="1EDEB311" w14:textId="3E37EE7E" w:rsidR="008342E4" w:rsidRDefault="000941FA" w:rsidP="008342E4">
      <w:pPr>
        <w:pStyle w:val="Listenabsatz"/>
        <w:numPr>
          <w:ilvl w:val="0"/>
          <w:numId w:val="13"/>
        </w:numPr>
      </w:pPr>
      <w:r>
        <w:t>In der RT-Optimierung</w:t>
      </w:r>
      <w:r w:rsidR="008342E4">
        <w:t xml:space="preserve"> ist</w:t>
      </w:r>
      <w:r>
        <w:t xml:space="preserve"> es</w:t>
      </w:r>
      <w:r w:rsidR="008342E4">
        <w:t xml:space="preserve"> möglich, dass ein Fahrzeug keine SAS-Zeit hat. Dann berücksichtigt es der Optimierer gar nicht</w:t>
      </w:r>
      <w:r w:rsidR="00C32374">
        <w:t xml:space="preserve"> </w:t>
      </w:r>
      <w:r w:rsidR="00990134">
        <w:t xml:space="preserve">(unabhängig davon ob es auf „Optimization on“ gesetzt ist oder nicht) </w:t>
      </w:r>
      <w:r w:rsidR="008342E4">
        <w:t>bis es sich anmeldet und behandelt es danach normal, wie ein Fahrzeug, das bereits gearbeitet hat. Die Sonderregeln gelten also nicht.</w:t>
      </w:r>
    </w:p>
    <w:p w14:paraId="2D44C962" w14:textId="3DC9E914" w:rsidR="008342E4" w:rsidRDefault="008342E4" w:rsidP="008342E4">
      <w:r>
        <w:t>Die Regel schaut ausschließlich auf die SAS-Zeiten unabhängig davon</w:t>
      </w:r>
      <w:r w:rsidR="00044226">
        <w:t>,</w:t>
      </w:r>
      <w:r>
        <w:t xml:space="preserve"> woher diese kommen. Mit Hilfe eines Morning Rosters lassen sich SAS-Zeiten bestimmen, wobei dann gilt, dass den Rosterfahrzeugen bei fehlendem SAS das durch den Roster erstellte SAS zugewiesen wird. Die Reihenfolge dieser SAS entspricht dann der Roster Sequenz.</w:t>
      </w:r>
      <w:r w:rsidR="00A5345D">
        <w:t xml:space="preserve"> </w:t>
      </w:r>
      <w:r w:rsidR="00A64704">
        <w:t>Die Max Roster Time ist hierbei zu berücksichtigen.</w:t>
      </w:r>
    </w:p>
    <w:p w14:paraId="624A662A" w14:textId="6990385E" w:rsidR="009835DB" w:rsidRDefault="009835DB" w:rsidP="008342E4">
      <w:r>
        <w:t>In der neuen Betonoptimierung wird der Mehrschichtbetrieb unterstützt. Die First Round Rule soll nur für die</w:t>
      </w:r>
      <w:r w:rsidR="000B5366">
        <w:t xml:space="preserve"> erste</w:t>
      </w:r>
      <w:r>
        <w:t xml:space="preserve"> Schicht gelten</w:t>
      </w:r>
      <w:r w:rsidR="0088730B">
        <w:t>, da es nur für die erste Schicht SASe gibt.</w:t>
      </w:r>
    </w:p>
    <w:p w14:paraId="04FB579C" w14:textId="6D7F2CE1" w:rsidR="008342E4" w:rsidRDefault="00C55AB2" w:rsidP="00922B1C">
      <w:pPr>
        <w:rPr>
          <w:ins w:id="31" w:author="Stefan Sommer" w:date="2022-10-21T08:56:00Z"/>
        </w:rPr>
      </w:pPr>
      <w:ins w:id="32" w:author="Stefan Jollet" w:date="2022-08-15T13:02:00Z">
        <w:r>
          <w:t>Morning Roster (First Round Rule) noch nicht umgesetzt</w:t>
        </w:r>
      </w:ins>
      <w:ins w:id="33" w:author="Timm Ziarnetzky" w:date="2022-08-23T08:37:00Z">
        <w:r w:rsidR="00A952EF">
          <w:t>.</w:t>
        </w:r>
      </w:ins>
    </w:p>
    <w:p w14:paraId="60E5AC5E" w14:textId="0FE2D396" w:rsidR="00C7453E" w:rsidRDefault="00823A06" w:rsidP="00C7453E">
      <w:pPr>
        <w:pStyle w:val="berschrift4"/>
        <w:rPr>
          <w:ins w:id="34" w:author="Stefan Sommer" w:date="2022-10-21T08:56:00Z"/>
        </w:rPr>
      </w:pPr>
      <w:ins w:id="35" w:author="Stefan Sommer" w:date="2022-10-21T13:33:00Z">
        <w:r>
          <w:t xml:space="preserve"> </w:t>
        </w:r>
      </w:ins>
      <w:ins w:id="36" w:author="Stefan Sommer" w:date="2022-10-21T08:56:00Z">
        <w:r w:rsidR="00C7453E">
          <w:t>Ausnahmen der FiFo Regel</w:t>
        </w:r>
      </w:ins>
    </w:p>
    <w:p w14:paraId="3F28E797" w14:textId="2C643574" w:rsidR="00C7453E" w:rsidRDefault="00C7453E" w:rsidP="00C7453E">
      <w:pPr>
        <w:rPr>
          <w:ins w:id="37" w:author="Stefan Sommer" w:date="2022-10-21T08:59:00Z"/>
        </w:rPr>
      </w:pPr>
      <w:ins w:id="38" w:author="Stefan Sommer" w:date="2022-10-21T08:59:00Z">
        <w:r w:rsidRPr="00C7453E">
          <w:t>Eine Einzellieferung bedeutet in der MIXOR Optimierung eine Lieferung, bei der die Differenz der bestellten Menge und der bereits verplanten Menge kleiner oder gleich der größten Durchschnittskapazität der im Auftrag erlaubten Fahrzeugtypen ist.</w:t>
        </w:r>
      </w:ins>
    </w:p>
    <w:p w14:paraId="6B3E38FC" w14:textId="49D50897" w:rsidR="00C7453E" w:rsidRDefault="00C7453E" w:rsidP="00C7453E">
      <w:pPr>
        <w:rPr>
          <w:ins w:id="39" w:author="Stefan Sommer" w:date="2022-10-21T08:59:00Z"/>
        </w:rPr>
      </w:pPr>
      <w:ins w:id="40" w:author="Stefan Sommer" w:date="2022-10-21T08:59:00Z">
        <w:r>
          <w:t xml:space="preserve">Wenn die nächste einzuplanende Lieferung eine Einzellieferung ist und die Kapazität des nächsten Fahrzeugs, dass am Werk </w:t>
        </w:r>
      </w:ins>
      <w:ins w:id="41" w:author="Stefan Sommer" w:date="2022-10-21T13:38:00Z">
        <w:r w:rsidR="002F1ACF">
          <w:t>ankommt,</w:t>
        </w:r>
      </w:ins>
      <w:ins w:id="42" w:author="Stefan Sommer" w:date="2022-10-21T08:59:00Z">
        <w:r>
          <w:t xml:space="preserve"> kleiner als die Menge dieser Einzellieferung ist, muss die MIXOR Optimierung diese Lieferung auf das nächste Fahrzeug einplanen, dessen Kapazität zur Größe der Lieferung passt, wenn die </w:t>
        </w:r>
        <w:r>
          <w:lastRenderedPageBreak/>
          <w:t>Lieferung dadurch nicht mehr als X Minuten verspätet wird</w:t>
        </w:r>
      </w:ins>
      <w:ins w:id="43" w:author="Stefan Sommer" w:date="2022-10-21T13:43:00Z">
        <w:r w:rsidR="002F1ACF">
          <w:t xml:space="preserve"> oder gar nicht mehr verplant werden kann</w:t>
        </w:r>
      </w:ins>
      <w:ins w:id="44" w:author="Stefan Sommer" w:date="2022-10-21T08:59:00Z">
        <w:r>
          <w:t>, damit keine unnötigen Lieferungen entstehen.</w:t>
        </w:r>
      </w:ins>
    </w:p>
    <w:p w14:paraId="4D1CFA7B" w14:textId="6B6AD32E" w:rsidR="00C7453E" w:rsidRDefault="00C7453E" w:rsidP="00C7453E">
      <w:pPr>
        <w:rPr>
          <w:ins w:id="45" w:author="Stefan Sommer" w:date="2022-10-21T08:59:00Z"/>
        </w:rPr>
      </w:pPr>
      <w:ins w:id="46" w:author="Stefan Sommer" w:date="2022-10-21T08:59:00Z">
        <w:r>
          <w:t>Wenn ein Fahrzeug 1</w:t>
        </w:r>
      </w:ins>
      <w:ins w:id="47" w:author="Stefan Sommer" w:date="2022-10-21T13:48:00Z">
        <w:r w:rsidR="002C3DCA">
          <w:t>,</w:t>
        </w:r>
      </w:ins>
      <w:ins w:id="48" w:author="Stefan Sommer" w:date="2022-10-21T08:59:00Z">
        <w:r>
          <w:t xml:space="preserve"> das am Werk ankommt, wegen zu geringer Kapazität nicht die nächste Einzellieferung bekommt, für das Fahrzeug 1 keine passende Ersatzlieferung geplant werden kann, bevor das nächste Fahrzeug 2 am Werk ankommt und das spätere Fahrzeuge 2 eine zur Einzellieferung passende Kapazität hat, muss die MIXOR Optimierung das später kommende Fahrzeug 2 vorziehen, damit keine unnötigen Lieferungen entstehen.</w:t>
        </w:r>
      </w:ins>
    </w:p>
    <w:p w14:paraId="1B6370C5" w14:textId="6BC21FEA" w:rsidR="00C7453E" w:rsidRPr="00C7453E" w:rsidRDefault="00C7453E" w:rsidP="00C7453E">
      <w:pPr>
        <w:rPr>
          <w:ins w:id="49" w:author="Stefan Sommer" w:date="2022-10-21T08:56:00Z"/>
        </w:rPr>
      </w:pPr>
      <w:ins w:id="50" w:author="Stefan Sommer" w:date="2022-10-21T08:59:00Z">
        <w:r>
          <w:t>Wenn einem Fahrzeug 1 ein anderes Fahrzeug 2 vorgezogen wurde, muss die MIXOR Optimierung dem Fahrzeug 1 nach X Minuten auch verfügbare Einzellieferungen einplanen, deren Menge größer als die Kapazität des Fahrzeugs 1 ist, auch wenn dadurch Zusatzlieferungen entstehen.</w:t>
        </w:r>
      </w:ins>
    </w:p>
    <w:p w14:paraId="42E9ABD9" w14:textId="77777777" w:rsidR="00C7453E" w:rsidRDefault="00C7453E" w:rsidP="00922B1C"/>
    <w:p w14:paraId="2CC728C2" w14:textId="284AEE3C" w:rsidR="008E4B85" w:rsidRDefault="008E4B85" w:rsidP="008A0FB7">
      <w:pPr>
        <w:pStyle w:val="berschrift4"/>
      </w:pPr>
      <w:r>
        <w:t>Pausenplanung</w:t>
      </w:r>
    </w:p>
    <w:p w14:paraId="1C3AF2A7" w14:textId="1A1DCB4C" w:rsidR="00A37737" w:rsidRDefault="002025DF" w:rsidP="008E4B85">
      <w:r>
        <w:t>Aufgrund gesetzlicher Bestimmungen müssen Fahrer in regelmäßigen Abständen Pausen einlegen.</w:t>
      </w:r>
      <w:r w:rsidR="00595DAC">
        <w:t xml:space="preserve"> </w:t>
      </w:r>
      <w:r w:rsidR="008E4B85">
        <w:t xml:space="preserve">Für den </w:t>
      </w:r>
      <w:r w:rsidR="00C87AC0">
        <w:t>RT/</w:t>
      </w:r>
      <w:r w:rsidR="008E4B85">
        <w:t>OEV- und den Preplanning Modus sollen Pausen geplant werden können.</w:t>
      </w:r>
      <w:r w:rsidR="00014E3E">
        <w:t xml:space="preserve"> </w:t>
      </w:r>
      <w:r w:rsidR="00887B74">
        <w:t xml:space="preserve"> </w:t>
      </w:r>
    </w:p>
    <w:p w14:paraId="7629F98E" w14:textId="654CFEA6" w:rsidR="00EE350F" w:rsidRDefault="00AA0CDE" w:rsidP="002D2681">
      <w:r>
        <w:t>Es</w:t>
      </w:r>
      <w:r w:rsidR="00A37737">
        <w:t xml:space="preserve"> g</w:t>
      </w:r>
      <w:r w:rsidR="00CD3231">
        <w:t>e</w:t>
      </w:r>
      <w:r w:rsidR="00A37737">
        <w:t>lt</w:t>
      </w:r>
      <w:r w:rsidR="00CD3231">
        <w:t>en</w:t>
      </w:r>
      <w:r w:rsidR="00A37737">
        <w:t xml:space="preserve"> folgende Regel</w:t>
      </w:r>
      <w:r w:rsidR="00CD3231">
        <w:t>n</w:t>
      </w:r>
      <w:r w:rsidR="00A37737">
        <w:t xml:space="preserve">: </w:t>
      </w:r>
    </w:p>
    <w:p w14:paraId="24943FF4" w14:textId="78008982" w:rsidR="00A37737" w:rsidRDefault="00376ABD" w:rsidP="002D2681">
      <w:pPr>
        <w:pStyle w:val="Listenabsatz"/>
        <w:numPr>
          <w:ilvl w:val="0"/>
          <w:numId w:val="22"/>
        </w:numPr>
      </w:pPr>
      <w:r>
        <w:t xml:space="preserve">n </w:t>
      </w:r>
      <w:r w:rsidR="00CD3231">
        <w:rPr>
          <w:rFonts w:cs="Arial"/>
        </w:rPr>
        <w:t>≤</w:t>
      </w:r>
      <w:r>
        <w:t xml:space="preserve"> 2 Pausen müssen geplant werden. Eine Pause der Länge </w:t>
      </w:r>
      <w:r w:rsidR="00881CBE">
        <w:t>x</w:t>
      </w:r>
      <w:r w:rsidR="00881CBE">
        <w:rPr>
          <w:vertAlign w:val="subscript"/>
        </w:rPr>
        <w:t>1</w:t>
      </w:r>
      <w:r w:rsidR="000D052E">
        <w:rPr>
          <w:vertAlign w:val="subscript"/>
        </w:rPr>
        <w:t xml:space="preserve"> </w:t>
      </w:r>
      <w:r w:rsidR="000D052E">
        <w:t>Minuten</w:t>
      </w:r>
      <w:r>
        <w:rPr>
          <w:vertAlign w:val="subscript"/>
        </w:rPr>
        <w:t xml:space="preserve"> </w:t>
      </w:r>
      <w:r>
        <w:t>nach y</w:t>
      </w:r>
      <w:r>
        <w:rPr>
          <w:vertAlign w:val="subscript"/>
        </w:rPr>
        <w:t xml:space="preserve">1 </w:t>
      </w:r>
      <w:r>
        <w:t xml:space="preserve">Minuten und eine Pause </w:t>
      </w:r>
      <w:r w:rsidR="00E32723">
        <w:t xml:space="preserve">der Länge </w:t>
      </w:r>
      <w:r w:rsidR="00881CBE">
        <w:t>x</w:t>
      </w:r>
      <w:r w:rsidR="00881CBE">
        <w:rPr>
          <w:vertAlign w:val="subscript"/>
        </w:rPr>
        <w:t>2</w:t>
      </w:r>
      <w:r w:rsidR="00784D2E">
        <w:rPr>
          <w:vertAlign w:val="subscript"/>
        </w:rPr>
        <w:t xml:space="preserve"> </w:t>
      </w:r>
      <w:r w:rsidR="00F3120B">
        <w:t>Minuten</w:t>
      </w:r>
      <w:r>
        <w:rPr>
          <w:vertAlign w:val="subscript"/>
        </w:rPr>
        <w:t xml:space="preserve"> </w:t>
      </w:r>
      <w:r>
        <w:t>nach y</w:t>
      </w:r>
      <w:r>
        <w:rPr>
          <w:vertAlign w:val="subscript"/>
        </w:rPr>
        <w:t xml:space="preserve">2 </w:t>
      </w:r>
      <w:r>
        <w:t>Minuten</w:t>
      </w:r>
      <w:r w:rsidR="00852D6A">
        <w:t xml:space="preserve"> (</w:t>
      </w:r>
      <w:r w:rsidR="00CD3231">
        <w:t>e</w:t>
      </w:r>
      <w:r w:rsidR="00852D6A">
        <w:t>instellbare Parameter, nur n ist fix)</w:t>
      </w:r>
      <w:r w:rsidR="008576AC">
        <w:t>.</w:t>
      </w:r>
    </w:p>
    <w:p w14:paraId="786E55E1" w14:textId="18F0F96C" w:rsidR="005F6769" w:rsidRDefault="005F6769" w:rsidP="002D2681">
      <w:pPr>
        <w:pStyle w:val="Listenabsatz"/>
        <w:numPr>
          <w:ilvl w:val="0"/>
          <w:numId w:val="22"/>
        </w:numPr>
      </w:pPr>
      <w:r>
        <w:t xml:space="preserve">Basis für </w:t>
      </w:r>
      <w:r w:rsidR="00260D3D">
        <w:t>y</w:t>
      </w:r>
      <w:r>
        <w:rPr>
          <w:vertAlign w:val="subscript"/>
        </w:rPr>
        <w:t xml:space="preserve">1 </w:t>
      </w:r>
      <w:r>
        <w:t>ist das SignOn</w:t>
      </w:r>
      <w:r w:rsidR="00CD3231">
        <w:t>,</w:t>
      </w:r>
      <w:r w:rsidR="00970832">
        <w:t xml:space="preserve"> </w:t>
      </w:r>
      <w:r w:rsidR="00260D3D">
        <w:t>y</w:t>
      </w:r>
      <w:r w:rsidR="00970832">
        <w:rPr>
          <w:vertAlign w:val="subscript"/>
        </w:rPr>
        <w:t xml:space="preserve">2 </w:t>
      </w:r>
      <w:r w:rsidR="00970832">
        <w:t xml:space="preserve">richtet sich </w:t>
      </w:r>
      <w:r w:rsidR="00705B46">
        <w:t xml:space="preserve">nach </w:t>
      </w:r>
      <w:r w:rsidR="00CD3231">
        <w:t>dem Ende der vorangegangenen Pause</w:t>
      </w:r>
      <w:r w:rsidR="008576AC">
        <w:t>.</w:t>
      </w:r>
    </w:p>
    <w:p w14:paraId="36CF0790" w14:textId="1D96B44C" w:rsidR="000C6DA5" w:rsidRDefault="00EE350F" w:rsidP="002D2681">
      <w:pPr>
        <w:pStyle w:val="Listenabsatz"/>
        <w:numPr>
          <w:ilvl w:val="0"/>
          <w:numId w:val="22"/>
        </w:numPr>
      </w:pPr>
      <w:r>
        <w:t xml:space="preserve">Wenn eine Pause kürzer oder länger </w:t>
      </w:r>
      <w:r w:rsidR="00CD3231">
        <w:t xml:space="preserve">war </w:t>
      </w:r>
      <w:r>
        <w:t xml:space="preserve">als </w:t>
      </w:r>
      <w:r w:rsidR="00CD3231">
        <w:t>definiert,</w:t>
      </w:r>
      <w:r>
        <w:t xml:space="preserve"> hat das keine Auswirkung auf </w:t>
      </w:r>
      <w:r w:rsidR="00CD3231">
        <w:t>die Länge der nachfolgenden Pause</w:t>
      </w:r>
      <w:r w:rsidR="008576AC">
        <w:t>.</w:t>
      </w:r>
    </w:p>
    <w:p w14:paraId="1B33D041" w14:textId="77777777" w:rsidR="00804B8C" w:rsidRDefault="000C6DA5" w:rsidP="002D2681">
      <w:pPr>
        <w:pStyle w:val="Listenabsatz"/>
        <w:numPr>
          <w:ilvl w:val="0"/>
          <w:numId w:val="22"/>
        </w:numPr>
      </w:pPr>
      <w:r>
        <w:t>Milkruns dürfen durch Pausen nicht unterbrochen werden</w:t>
      </w:r>
      <w:r w:rsidR="00F801A9">
        <w:t xml:space="preserve">. Wenn die Dauer eines Milkruns größer als </w:t>
      </w:r>
      <w:r w:rsidR="00260D3D">
        <w:t>y</w:t>
      </w:r>
      <w:r w:rsidR="00F801A9">
        <w:rPr>
          <w:vertAlign w:val="subscript"/>
        </w:rPr>
        <w:t>1</w:t>
      </w:r>
      <w:r w:rsidR="00F801A9">
        <w:t xml:space="preserve"> oder </w:t>
      </w:r>
      <w:r w:rsidR="00260D3D">
        <w:t>y</w:t>
      </w:r>
      <w:r w:rsidR="00F801A9">
        <w:rPr>
          <w:vertAlign w:val="subscript"/>
        </w:rPr>
        <w:t>2</w:t>
      </w:r>
      <w:r w:rsidR="00F801A9">
        <w:t xml:space="preserve"> ist, wird eine Pause direkt davor geplant</w:t>
      </w:r>
      <w:r w:rsidR="008576AC">
        <w:t>.</w:t>
      </w:r>
      <w:r w:rsidR="00A32F0B">
        <w:t xml:space="preserve"> </w:t>
      </w:r>
    </w:p>
    <w:p w14:paraId="25A87C83" w14:textId="7E83A3E7" w:rsidR="00673116" w:rsidRPr="00ED34AA" w:rsidRDefault="00B64EC3" w:rsidP="002D2681">
      <w:pPr>
        <w:pStyle w:val="Listenabsatz"/>
        <w:numPr>
          <w:ilvl w:val="0"/>
          <w:numId w:val="22"/>
        </w:numPr>
      </w:pPr>
      <w:r>
        <w:t xml:space="preserve">Pausen </w:t>
      </w:r>
      <w:r w:rsidR="008B4586">
        <w:t>sind nicht erlaubt, wenn das Fahrzeug beladen ist</w:t>
      </w:r>
      <w:r w:rsidR="005113DE">
        <w:t xml:space="preserve"> und sollen immer am Werk genommen werden.</w:t>
      </w:r>
    </w:p>
    <w:p w14:paraId="48D99FF7" w14:textId="2AA652AD" w:rsidR="00C606FA" w:rsidRDefault="0077117C" w:rsidP="008A0FB7">
      <w:pPr>
        <w:pStyle w:val="berschrift4"/>
      </w:pPr>
      <w:r>
        <w:lastRenderedPageBreak/>
        <w:t xml:space="preserve"> </w:t>
      </w:r>
      <w:r w:rsidR="00C606FA">
        <w:t>Zeitfenster</w:t>
      </w:r>
      <w:r w:rsidR="00834A32">
        <w:t>/Deadline</w:t>
      </w:r>
    </w:p>
    <w:p w14:paraId="42634C4C" w14:textId="555BD75A" w:rsidR="00C804C5" w:rsidRDefault="00C804C5" w:rsidP="005A6F34">
      <w:r>
        <w:t xml:space="preserve">Lieferzeitfenster bedeutet in SYNCROTESS das Zeitintervall zudem eine Lieferung beim Kunden entladen werden soll. Für die erste Lieferung einer Lieferkette ist dieses Intervall durch zwei Felder in den Auftragsdaten definiert. Für die Folgelieferungen einer Lieferkette errechnet sich dieses Intervall durch das Lieferzeitfenster der vorangegangenen Lieferung und dem Lieferfluss. </w:t>
      </w:r>
    </w:p>
    <w:p w14:paraId="3F618E28" w14:textId="3DF64B4F" w:rsidR="00345F56" w:rsidRDefault="00345F56" w:rsidP="005A6F34">
      <w:r>
        <w:t xml:space="preserve">Deadline bedeutet in SYNCROTESS ein fester </w:t>
      </w:r>
      <w:r w:rsidR="00B843DF">
        <w:t>Zeitpunkt,</w:t>
      </w:r>
      <w:r>
        <w:t xml:space="preserve"> hinter dem</w:t>
      </w:r>
      <w:r w:rsidR="00713804">
        <w:t xml:space="preserve"> die</w:t>
      </w:r>
      <w:r>
        <w:t xml:space="preserve"> Lieferung</w:t>
      </w:r>
      <w:r w:rsidR="00713804">
        <w:t xml:space="preserve">en </w:t>
      </w:r>
      <w:r>
        <w:t xml:space="preserve">eines Auftrags von der Optimierung nicht mehr eingeplant werden </w:t>
      </w:r>
      <w:r w:rsidR="00713804">
        <w:t>dürfen.</w:t>
      </w:r>
    </w:p>
    <w:p w14:paraId="28F185D8" w14:textId="1D0E85A0" w:rsidR="00944552" w:rsidRDefault="00944552" w:rsidP="005A6F34">
      <w:r>
        <w:t xml:space="preserve">Ladezeitfenster bedeutet </w:t>
      </w:r>
      <w:r w:rsidR="0093498A">
        <w:t xml:space="preserve">SYNCROTESS das Zeitintervall das auf Basis der Entladedauer, der Fahrtdauer und der Ladedauer eines Auftrags vom Lieferzeitfenster abgeleitet wird. </w:t>
      </w:r>
    </w:p>
    <w:p w14:paraId="00EB01E2" w14:textId="77777777" w:rsidR="00A90206" w:rsidRDefault="00A90206" w:rsidP="00A90206">
      <w:r>
        <w:t xml:space="preserve">Die neue Betonoptimierung muss die verfügbaren Lieferungen so auf die verfügbaren Fahrzeuge verteilen, dass möglichst viele Lieferungen innerhalb ihres Lieferzeitfensters entladen werden. </w:t>
      </w:r>
    </w:p>
    <w:p w14:paraId="52B3DA0C" w14:textId="77777777" w:rsidR="00A90206" w:rsidRDefault="00A90206" w:rsidP="00A90206">
      <w:r>
        <w:t xml:space="preserve">Falls eine Lieferung aufgrund des Ladezeitfensters nicht innerhalb ihres Lieferzeitfensters entladen werden kann, muss die neue Betonoptimierung das Ladezeitfenster bis zu einer einstellbaren Grenze („shefltime“) nach vorne verlegen, um die Lieferung doch innerhalb des Lieferzeitfensters entladen zu können und eine Verspätung zu vermeiden (early load).  </w:t>
      </w:r>
    </w:p>
    <w:p w14:paraId="58C0D8DF" w14:textId="16A6093E" w:rsidR="00A90206" w:rsidRDefault="00A90206" w:rsidP="00A90206">
      <w:r>
        <w:t xml:space="preserve">Falls eine Verspätung nicht durch early load vermieden werden kann, muss die neue Betonoptimierung die Entladung einer Lieferung hinter das Lieferzeitfenster planen. </w:t>
      </w:r>
    </w:p>
    <w:p w14:paraId="7ABD5893" w14:textId="131EAF34" w:rsidR="00604A35" w:rsidRDefault="00604A35" w:rsidP="00A90206">
      <w:r>
        <w:t>Die neue Betonoptimierung, muss die im Auftrag übermittelte Deadline ignorieren.</w:t>
      </w:r>
    </w:p>
    <w:p w14:paraId="794CD87F" w14:textId="77777777" w:rsidR="00A90206" w:rsidRDefault="00A90206" w:rsidP="00A90206">
      <w:r>
        <w:t xml:space="preserve">Wenn eine Lieferung eines Auftrags bereits verspätet wurde, muss die neue Betonoptimierung eine Verspätung jeder weiteren Lieferung der Lieferkette stärker gewichten, als wenn eine Einzellieferung verspätet würde (Australien SCR 212).   </w:t>
      </w:r>
    </w:p>
    <w:p w14:paraId="512909FD" w14:textId="6320BA65" w:rsidR="00A90206" w:rsidRDefault="00A90206" w:rsidP="005A6F34">
      <w:r>
        <w:t>Wenn</w:t>
      </w:r>
      <w:r w:rsidR="0084716F">
        <w:t xml:space="preserve"> die Betonoptimierung</w:t>
      </w:r>
      <w:r>
        <w:t xml:space="preserve"> eine Lieferung bis zu einem fest vorgegeben Zeitraum hinter dem Lieferzeitfenster nicht </w:t>
      </w:r>
      <w:r w:rsidR="00A82648">
        <w:t>einplanen kann</w:t>
      </w:r>
      <w:r>
        <w:t xml:space="preserve">, muss die neue Betonoptimierung verhindern, diese Lieferung </w:t>
      </w:r>
      <w:r w:rsidR="00A82648">
        <w:t xml:space="preserve">hinter diesem Zeitraum </w:t>
      </w:r>
      <w:r w:rsidR="00513B44">
        <w:t>einzuplanen.</w:t>
      </w:r>
      <w:r>
        <w:t xml:space="preserve"> </w:t>
      </w:r>
    </w:p>
    <w:p w14:paraId="5188FB74" w14:textId="0E1B278B" w:rsidR="00A90206" w:rsidRPr="00545DC0" w:rsidRDefault="00A90206" w:rsidP="005A6F34">
      <w:pPr>
        <w:rPr>
          <w:b/>
          <w:bCs/>
        </w:rPr>
      </w:pPr>
      <w:r w:rsidRPr="00545DC0">
        <w:rPr>
          <w:b/>
          <w:bCs/>
        </w:rPr>
        <w:t>Umsetzung</w:t>
      </w:r>
    </w:p>
    <w:p w14:paraId="6B61D318" w14:textId="6A600650" w:rsidR="00545DC0" w:rsidRDefault="00545DC0" w:rsidP="005A6F34">
      <w:r>
        <w:lastRenderedPageBreak/>
        <w:t>Für Plant Dispatch siehe Umsetzung FiFo Regel:</w:t>
      </w:r>
    </w:p>
    <w:p w14:paraId="733BEF62" w14:textId="2DB940B7" w:rsidR="00545DC0" w:rsidRDefault="00545DC0" w:rsidP="00545DC0">
      <w:pPr>
        <w:pStyle w:val="Listenabsatz"/>
        <w:numPr>
          <w:ilvl w:val="0"/>
          <w:numId w:val="29"/>
        </w:numPr>
      </w:pPr>
      <w:r>
        <w:t>Für jede Lieferung wird vom Lieferzeitfenster das Ladezeitfenster abgeleitet.</w:t>
      </w:r>
    </w:p>
    <w:p w14:paraId="1CB5A80A" w14:textId="18C27116" w:rsidR="00545DC0" w:rsidRDefault="00545DC0" w:rsidP="00545DC0">
      <w:pPr>
        <w:pStyle w:val="Listenabsatz"/>
        <w:numPr>
          <w:ilvl w:val="0"/>
          <w:numId w:val="29"/>
        </w:numPr>
      </w:pPr>
      <w:r>
        <w:t>Die Lieferungen werden aufsteigen nach ihrem Ladezeitfenster sortiert.</w:t>
      </w:r>
    </w:p>
    <w:p w14:paraId="76790559" w14:textId="0C331BF4" w:rsidR="00545DC0" w:rsidRDefault="00545DC0" w:rsidP="00545DC0">
      <w:pPr>
        <w:pStyle w:val="Listenabsatz"/>
        <w:numPr>
          <w:ilvl w:val="0"/>
          <w:numId w:val="29"/>
        </w:numPr>
      </w:pPr>
      <w:r>
        <w:t xml:space="preserve">Für die erste Lieferung wird ein passendes Fahrzeug gesucht und die Lieferung am </w:t>
      </w:r>
      <w:r w:rsidR="00F774F8">
        <w:t>linken Rand des Ladezeitfensters eingeplant.</w:t>
      </w:r>
    </w:p>
    <w:p w14:paraId="1FC4125F" w14:textId="17C228DE" w:rsidR="00F774F8" w:rsidRDefault="00F774F8" w:rsidP="00545DC0">
      <w:pPr>
        <w:pStyle w:val="Listenabsatz"/>
        <w:numPr>
          <w:ilvl w:val="0"/>
          <w:numId w:val="29"/>
        </w:numPr>
      </w:pPr>
      <w:r>
        <w:t>Falls das wegen Werksbeschränkungen nicht geht, wird early load versucht.</w:t>
      </w:r>
    </w:p>
    <w:p w14:paraId="7DE99C5D" w14:textId="7189A758" w:rsidR="00545DC0" w:rsidRDefault="00F774F8" w:rsidP="00F774F8">
      <w:pPr>
        <w:pStyle w:val="Listenabsatz"/>
        <w:numPr>
          <w:ilvl w:val="0"/>
          <w:numId w:val="29"/>
        </w:numPr>
      </w:pPr>
      <w:r>
        <w:t xml:space="preserve">Sonst wird die Lieferung mit Verspätung eingeplant. </w:t>
      </w:r>
    </w:p>
    <w:p w14:paraId="48E5DBFF" w14:textId="05D747D5" w:rsidR="00C50AED" w:rsidRDefault="00C50AED" w:rsidP="00F774F8">
      <w:pPr>
        <w:pStyle w:val="Listenabsatz"/>
        <w:numPr>
          <w:ilvl w:val="0"/>
          <w:numId w:val="29"/>
        </w:numPr>
      </w:pPr>
      <w:r>
        <w:t>Parameter für Max Verspätun</w:t>
      </w:r>
      <w:r w:rsidR="00C51EBB">
        <w:t>g für erste Lieferung und für Folge Lieferungen, muss hochgesetzt werden wenn er nicht greifen soll</w:t>
      </w:r>
    </w:p>
    <w:p w14:paraId="461B4BFB" w14:textId="355D88C4" w:rsidR="00AF422F" w:rsidRDefault="001C1226" w:rsidP="00F774F8">
      <w:pPr>
        <w:pStyle w:val="Listenabsatz"/>
        <w:numPr>
          <w:ilvl w:val="0"/>
          <w:numId w:val="29"/>
        </w:numPr>
      </w:pPr>
      <w:r>
        <w:t xml:space="preserve">Die Deadline eines Auftrags wird ignoriert. </w:t>
      </w:r>
    </w:p>
    <w:p w14:paraId="5B1641BC" w14:textId="77777777" w:rsidR="00545DC0" w:rsidRDefault="00545DC0" w:rsidP="005A6F34"/>
    <w:p w14:paraId="3B04A6F7" w14:textId="1158D3A0" w:rsidR="00DA5D02" w:rsidRDefault="00DA5D02" w:rsidP="005A6F34"/>
    <w:p w14:paraId="07E11749" w14:textId="43F48AD9" w:rsidR="00AE645A" w:rsidRDefault="00AE645A" w:rsidP="008A0FB7">
      <w:pPr>
        <w:pStyle w:val="berschrift4"/>
      </w:pPr>
      <w:r>
        <w:t>Lieferfluss</w:t>
      </w:r>
    </w:p>
    <w:p w14:paraId="143704C1" w14:textId="1FF2585E" w:rsidR="00F03093" w:rsidRPr="00ED34AA" w:rsidRDefault="00232E47" w:rsidP="005A6F34">
      <w:r>
        <w:t xml:space="preserve">In der Betonbranche ist es unerlässlich, dass an der Baustelle ein steter Lieferfluss eingehalten wird. </w:t>
      </w:r>
      <w:r w:rsidR="00064502">
        <w:t xml:space="preserve">Daher wird nur „Precise Loadspacing“ unterstützt. </w:t>
      </w:r>
      <w:r w:rsidR="00BA363C">
        <w:t>Der Lieferfluss kann wie bisher im Auftrag über ein Zeitintervall</w:t>
      </w:r>
      <w:r w:rsidR="002F74C9">
        <w:t xml:space="preserve"> (alle 15 Minuten)</w:t>
      </w:r>
      <w:r w:rsidR="00BA363C">
        <w:t xml:space="preserve"> oder eine zu liefernde Menge pro Stunde angegeben werden</w:t>
      </w:r>
      <w:r w:rsidR="00AE21E3">
        <w:t xml:space="preserve"> (intern wird immer nur der Lieferfluss gespeichert)</w:t>
      </w:r>
      <w:r w:rsidR="00BA363C">
        <w:t>.</w:t>
      </w:r>
      <w:r w:rsidR="002F74C9">
        <w:t xml:space="preserve"> Ist der Lieferfluss als Menge gegeben, wird das Zeitintervall berechnet, indem die Kapazität des Fahrzeugtyps durch den Lieferfluss geteilt und mit 60 multipliziert wird (z.B. 8/32*60).</w:t>
      </w:r>
      <w:r w:rsidR="004976F8">
        <w:t xml:space="preserve"> Daraus werden für die Folgelieferungen eines Auftrages die Lieferzeitfenster berechnet</w:t>
      </w:r>
      <w:r w:rsidR="00133FB4">
        <w:t xml:space="preserve"> und wie oben beschrieben eingeplant.</w:t>
      </w:r>
      <w:r w:rsidR="00986B55">
        <w:t xml:space="preserve"> Zusätzlich sollen ganze Lieferketten bevorzugt werden</w:t>
      </w:r>
      <w:r w:rsidR="00183543">
        <w:t>, was bedeutet, dass versucht werden soll ein Auftrag komplett einzuplanen anstatt zwei Aufträge halb.</w:t>
      </w:r>
      <w:r w:rsidR="00986B55">
        <w:t xml:space="preserve"> </w:t>
      </w:r>
      <w:r w:rsidR="00CC4640">
        <w:t xml:space="preserve">Daraus folgt, dass das Liegenlassen oder Verspäten einer ersten Lieferung weniger „teuer“ sein muss, als wenn es sich um eine Lieferung handelt, die nicht die erste Lieferung eines Auftrags ist. </w:t>
      </w:r>
      <w:r w:rsidR="00986B55">
        <w:t>Wenn</w:t>
      </w:r>
      <w:r w:rsidR="00B65EB0">
        <w:t xml:space="preserve"> im RT-Betrieb ein</w:t>
      </w:r>
      <w:r w:rsidR="00986B55">
        <w:t xml:space="preserve"> Auftrag einmal gestartet wurde, sollen die Lieferungen dieses Auftrags gegenüber den Lieferungen eines nicht gestarteten Auftrags bevorzugt werden. </w:t>
      </w:r>
      <w:r w:rsidR="006241BB">
        <w:t xml:space="preserve">Es soll im Interface über einen </w:t>
      </w:r>
      <w:r w:rsidR="009A3698">
        <w:t>Gruppenp</w:t>
      </w:r>
      <w:r w:rsidR="006241BB">
        <w:t xml:space="preserve">arameter </w:t>
      </w:r>
      <w:r w:rsidR="009A3698">
        <w:t>festgelegt</w:t>
      </w:r>
      <w:r w:rsidR="006241BB">
        <w:t xml:space="preserve"> werden, ob die Toleranz des Lieferflusses nur rechts oder auch links/mittig eingeplant werden soll.</w:t>
      </w:r>
    </w:p>
    <w:p w14:paraId="5B8B9F49" w14:textId="2EC31AFD" w:rsidR="00334EC5" w:rsidRDefault="0077117C" w:rsidP="008A0FB7">
      <w:pPr>
        <w:pStyle w:val="berschrift4"/>
      </w:pPr>
      <w:r>
        <w:lastRenderedPageBreak/>
        <w:t xml:space="preserve"> </w:t>
      </w:r>
      <w:r w:rsidR="00334EC5">
        <w:t>Properties</w:t>
      </w:r>
      <w:r w:rsidR="00516A08">
        <w:t>/Exclusions</w:t>
      </w:r>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Properties und Exclusions</w:t>
      </w:r>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t>D</w:t>
      </w:r>
      <w:r w:rsidR="00BB3E57">
        <w:t xml:space="preserve">ie </w:t>
      </w:r>
      <w:r w:rsidR="00BB3E57" w:rsidRPr="00BB3E57">
        <w:t xml:space="preserve">Properties und Exclusions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t xml:space="preserve">Properties und Exclusions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011852F9" w14:textId="5192616D" w:rsidR="009E6D9D" w:rsidRDefault="00E87D2C" w:rsidP="009C046D">
      <w:r w:rsidRPr="00E87D2C">
        <w:t>Nicht verglichen werden Properties und Exclusions von Aufträgen und Locations.</w:t>
      </w:r>
      <w:r w:rsidR="00BB3E57">
        <w:t xml:space="preserve"> Fahrzeuge und Fahrer haben keine Exclusions.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Exclusions müssen hierbei die Sonderbehandlungen des tserv von „Own Properties“ in der Black Box Optimierung nachgebaut werden.</w:t>
      </w:r>
      <w:r w:rsidR="00A07D06">
        <w:t xml:space="preserve"> Fahrer werden weiterhin nicht explizit auf Autos geplant, sondern werden nur über ihre Eigenschaften in der jeweiligen Schicht berücksichtig</w:t>
      </w:r>
      <w:r w:rsidR="00254D60">
        <w:t xml:space="preserve">t. </w:t>
      </w:r>
    </w:p>
    <w:p w14:paraId="77B06B89" w14:textId="595F21D1" w:rsidR="00357066" w:rsidRPr="00ED34AA" w:rsidRDefault="00357066" w:rsidP="009C046D">
      <w:r>
        <w:t>Vllt bereits korrekt so.</w:t>
      </w:r>
    </w:p>
    <w:p w14:paraId="44BAEBC1" w14:textId="5EA9AF9E" w:rsidR="00330B5E" w:rsidRDefault="0077117C" w:rsidP="008A0FB7">
      <w:pPr>
        <w:pStyle w:val="berschrift4"/>
      </w:pPr>
      <w:r>
        <w:t xml:space="preserve"> </w:t>
      </w:r>
      <w:r w:rsidR="00330B5E">
        <w:t>Fahrzeugkapazitäten</w:t>
      </w:r>
      <w:r w:rsidR="00080662">
        <w:t>/Restmengen</w:t>
      </w:r>
    </w:p>
    <w:p w14:paraId="5A1DEC7B" w14:textId="34833D48"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E4620A">
        <w:t xml:space="preserve">Dies soll insofern Berücksichtigung finden, dass </w:t>
      </w:r>
      <w:r w:rsidR="00AB4F31">
        <w:t xml:space="preserve">beispielsweise kleine Aufträge </w:t>
      </w:r>
      <w:r w:rsidR="004B7492">
        <w:t xml:space="preserve">bevorzugt </w:t>
      </w:r>
      <w:r w:rsidR="00AB4F31">
        <w:t>auf kleinere Fahrzeuge geplant werden.</w:t>
      </w:r>
      <w:r w:rsidR="00E4620A">
        <w:t xml:space="preserve"> </w:t>
      </w:r>
      <w:r w:rsidR="00854779">
        <w:t>Daneben soll für</w:t>
      </w:r>
      <w:r w:rsidR="00E4620A">
        <w:t xml:space="preserve"> zwei </w:t>
      </w:r>
      <w:r w:rsidR="00854779">
        <w:t xml:space="preserve">etwa </w:t>
      </w:r>
      <w:r w:rsidR="00592CE8">
        <w:t>gleichgroße Aufträge</w:t>
      </w:r>
      <w:r w:rsidR="00E4620A">
        <w:t xml:space="preserve">, von denen einer weiter </w:t>
      </w:r>
      <w:r w:rsidR="00854779">
        <w:t>entfernt</w:t>
      </w:r>
      <w:r w:rsidR="00E4620A">
        <w:t xml:space="preserve"> liegt als der andere</w:t>
      </w:r>
      <w:r w:rsidR="00854779">
        <w:t>,</w:t>
      </w:r>
      <w:r w:rsidR="00BE387E">
        <w:t xml:space="preserve"> die lange Strecke </w:t>
      </w:r>
      <w:r w:rsidR="00854779">
        <w:t>bevorzugt</w:t>
      </w:r>
      <w:r w:rsidR="00BE387E">
        <w:t xml:space="preserve"> mit großen Autos abgefahren werden, während die kurze Strecke mit kleinen Autos bedient wird.</w:t>
      </w:r>
      <w:r w:rsidR="00080662">
        <w:t xml:space="preserve"> </w:t>
      </w:r>
      <w:r w:rsidR="00990496">
        <w:t xml:space="preserve">Restmengen </w:t>
      </w:r>
      <w:r w:rsidR="00F0484E">
        <w:t>müssen</w:t>
      </w:r>
      <w:r w:rsidR="00990496">
        <w:t xml:space="preserve"> </w:t>
      </w:r>
      <w:r w:rsidR="00DF6FAB">
        <w:t>in</w:t>
      </w:r>
      <w:r w:rsidR="00990496">
        <w:t xml:space="preserve"> der Optimierung nicht </w:t>
      </w:r>
      <w:r w:rsidR="00DF6FAB">
        <w:t>einbezogen</w:t>
      </w:r>
      <w:r w:rsidR="00990496">
        <w:t xml:space="preserve"> werden.</w:t>
      </w:r>
      <w:r w:rsidR="00F0484E">
        <w:t xml:space="preserve"> </w:t>
      </w:r>
      <w:r w:rsidR="0028073D">
        <w:t>Fahrzeug bezogene „Capacity Reduction Factors“ werden nicht berücksichtigt.</w:t>
      </w:r>
      <w:r w:rsidR="00F93664">
        <w:t xml:space="preserve"> Die Menge, mit der ein Fahrzeug beladen werden kann, hängt jedoch auch von der Produktdichte ab, die je nach Werk unterschied</w:t>
      </w:r>
      <w:r w:rsidR="00A0655E">
        <w:t>l</w:t>
      </w:r>
      <w:r w:rsidR="00F93664">
        <w:t xml:space="preserve">ich sein kann (Dynamic Density). </w:t>
      </w:r>
      <w:r w:rsidR="00A0655E">
        <w:t xml:space="preserve">Zusätzlich gibt es die so genannte „Max Fill Percentage“ die besagt, zu wieviel Prozent ein Fahrzeug in Abhängigkeit von Werk und Produkt </w:t>
      </w:r>
      <w:r w:rsidR="00A0655E">
        <w:lastRenderedPageBreak/>
        <w:t xml:space="preserve">beladen werden darf. </w:t>
      </w:r>
      <w:r w:rsidR="00A831A8">
        <w:t>Beide Faktoren müssen in die Berechnung der zulässigen Lademenge einbezogen werden.</w:t>
      </w:r>
    </w:p>
    <w:p w14:paraId="7BCDB85F" w14:textId="00159855" w:rsidR="003224B4" w:rsidRDefault="0077117C" w:rsidP="008A0FB7">
      <w:pPr>
        <w:pStyle w:val="berschrift4"/>
      </w:pPr>
      <w:r>
        <w:t xml:space="preserve"> </w:t>
      </w:r>
      <w:r w:rsidR="003224B4">
        <w:t>Öffnungszeiten</w:t>
      </w:r>
    </w:p>
    <w:p w14:paraId="7DF18608" w14:textId="4BE50C30" w:rsidR="00E56AF2" w:rsidRPr="00ED34AA" w:rsidRDefault="003224B4" w:rsidP="00E56AF2">
      <w:r>
        <w:t>Werke</w:t>
      </w:r>
      <w:r w:rsidR="00C21403">
        <w:t>, Parkings</w:t>
      </w:r>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 xml:space="preserve">rung </w:t>
      </w:r>
      <w:r w:rsidR="00CC047A">
        <w:t xml:space="preserve">unterschiedlich </w:t>
      </w:r>
      <w:r w:rsidR="001C25CA">
        <w:t>berücksichtigt werden.</w:t>
      </w:r>
      <w:r w:rsidR="006D2AD6">
        <w:t xml:space="preserve"> </w:t>
      </w:r>
    </w:p>
    <w:p w14:paraId="3212EBBE" w14:textId="6272C40B" w:rsidR="00851783" w:rsidRDefault="00851783" w:rsidP="00B773B7">
      <w:r>
        <w:t xml:space="preserve"> Für Werke sollen verschiedene Öffnungszeit</w:t>
      </w:r>
      <w:r w:rsidR="004E2FA4">
        <w:t>-</w:t>
      </w:r>
      <w:r>
        <w:t xml:space="preserve">Intervalle </w:t>
      </w:r>
      <w:r w:rsidR="000226E2">
        <w:t xml:space="preserve">wie folgt </w:t>
      </w:r>
      <w:r>
        <w:t>berücksichtigt werden</w:t>
      </w:r>
      <w:r w:rsidR="00406323">
        <w:t>:</w:t>
      </w:r>
    </w:p>
    <w:p w14:paraId="54E9C687" w14:textId="58607759" w:rsidR="008A5A7D" w:rsidRDefault="00851783" w:rsidP="00851783">
      <w:pPr>
        <w:pStyle w:val="Listenabsatz"/>
        <w:numPr>
          <w:ilvl w:val="0"/>
          <w:numId w:val="18"/>
        </w:numPr>
      </w:pPr>
      <w:r>
        <w:t xml:space="preserve">Wenn </w:t>
      </w:r>
      <w:r w:rsidR="003E1388">
        <w:t>das Hauptwerk</w:t>
      </w:r>
      <w:r>
        <w:t xml:space="preserve"> geschlossen ist, soll aus alternativen Lieferwerken geliefert werden, um Verspätungen zu verhindern</w:t>
      </w:r>
      <w:r w:rsidR="008576AC">
        <w:t>.</w:t>
      </w:r>
      <w:r w:rsidR="003A275D">
        <w:t xml:space="preserve"> Sortiert nach </w:t>
      </w:r>
      <w:r w:rsidR="0096273D">
        <w:t>N</w:t>
      </w:r>
      <w:r w:rsidR="003A275D">
        <w:t xml:space="preserve">ähe zum Kunden. </w:t>
      </w:r>
    </w:p>
    <w:p w14:paraId="3823CEFC" w14:textId="07CF767D" w:rsidR="00406323" w:rsidRDefault="00272E67" w:rsidP="00851783">
      <w:pPr>
        <w:pStyle w:val="Listenabsatz"/>
        <w:numPr>
          <w:ilvl w:val="0"/>
          <w:numId w:val="18"/>
        </w:numPr>
      </w:pPr>
      <w:r>
        <w:t xml:space="preserve">Wenn </w:t>
      </w:r>
      <w:r w:rsidR="003E1388">
        <w:t>das Hauptwerk</w:t>
      </w:r>
      <w:r>
        <w:t xml:space="preserve"> geschlossen ist, aber keine alternativen Lieferwerke eingetragen </w:t>
      </w:r>
      <w:r w:rsidR="003E1388">
        <w:t xml:space="preserve">oder verfügbar </w:t>
      </w:r>
      <w:r w:rsidR="007C0FA8">
        <w:t>sind, wird die Werksschließung berücksichtigt und der Lieferfluss gebrochen</w:t>
      </w:r>
      <w:r w:rsidR="000226E2">
        <w:t>.</w:t>
      </w:r>
    </w:p>
    <w:p w14:paraId="47F2E7DB" w14:textId="2953E3F4" w:rsidR="00CC047A" w:rsidRDefault="00CC047A" w:rsidP="00CC047A">
      <w:r w:rsidRPr="00CC047A">
        <w:t>Der Ladebeginn muss jeweils innerhalb der Öffnungszeiten liegen. Das Ladeende kann über das Intervall hinausragen.</w:t>
      </w:r>
      <w:r w:rsidR="001B2249">
        <w:t xml:space="preserve"> Die Öffnungszeiten gelten nur in Bezug auf den Start der Beladung. In Bezug auf die Verfügbarkeit von Fahrzeugen gelten Sie nicht. Fahrzeuge können also unabhängig der Öffnungszeiten zu anderen Werken geschickt werden.</w:t>
      </w:r>
    </w:p>
    <w:p w14:paraId="48EBDEFB" w14:textId="76DF527B" w:rsidR="00221221" w:rsidRDefault="00631E90" w:rsidP="00B773B7">
      <w:pPr>
        <w:rPr>
          <w:ins w:id="51" w:author="Stefan Jollet" w:date="2022-08-15T13:23:00Z"/>
        </w:rPr>
      </w:pPr>
      <w:r>
        <w:t xml:space="preserve">Für Kunden </w:t>
      </w:r>
      <w:r w:rsidR="00203C71">
        <w:t>werden Öffnungszeiten generell ignoriert.</w:t>
      </w:r>
      <w:ins w:id="52" w:author="Stefan Jollet" w:date="2022-08-15T13:25:00Z">
        <w:r w:rsidR="00837258">
          <w:t xml:space="preserve"> Wieso? </w:t>
        </w:r>
      </w:ins>
    </w:p>
    <w:p w14:paraId="05E033D3" w14:textId="6459686C" w:rsidR="00837258" w:rsidRDefault="00837258" w:rsidP="00B773B7">
      <w:pPr>
        <w:rPr>
          <w:ins w:id="53" w:author="Stefan Jollet" w:date="2022-08-15T13:23:00Z"/>
        </w:rPr>
      </w:pPr>
    </w:p>
    <w:p w14:paraId="5507F231" w14:textId="3A26EB56" w:rsidR="00837258" w:rsidRDefault="00837258" w:rsidP="00B773B7">
      <w:pPr>
        <w:rPr>
          <w:ins w:id="54" w:author="Stefan Jollet" w:date="2022-08-15T13:23:00Z"/>
        </w:rPr>
      </w:pPr>
    </w:p>
    <w:p w14:paraId="021F07A1" w14:textId="77777777" w:rsidR="00837258" w:rsidRPr="00ED34AA" w:rsidRDefault="00837258" w:rsidP="00B773B7"/>
    <w:p w14:paraId="65115DD4" w14:textId="57EF4FFB" w:rsidR="0033072E" w:rsidRDefault="00CE572B" w:rsidP="008A0FB7">
      <w:pPr>
        <w:pStyle w:val="berschrift4"/>
      </w:pPr>
      <w:r>
        <w:t xml:space="preserve"> </w:t>
      </w:r>
      <w:r w:rsidR="0033072E">
        <w:t>Werksrestriktionen</w:t>
      </w:r>
    </w:p>
    <w:p w14:paraId="7F6A072C" w14:textId="77777777" w:rsidR="008C2BD2" w:rsidRDefault="00C220DF" w:rsidP="008C2BD2">
      <w:pPr>
        <w:pStyle w:val="Listenabsatz"/>
        <w:numPr>
          <w:ilvl w:val="0"/>
          <w:numId w:val="9"/>
        </w:numPr>
      </w:pPr>
      <w:r>
        <w:t>Ein Werk hat zum einen als Restriktion wieviel Material pro Stunde geladen werden kann.</w:t>
      </w:r>
    </w:p>
    <w:p w14:paraId="2FE896DD" w14:textId="751D6CE8" w:rsidR="00C220DF" w:rsidRDefault="00C220DF" w:rsidP="008C2BD2">
      <w:pPr>
        <w:pStyle w:val="Listenabsatz"/>
        <w:numPr>
          <w:ilvl w:val="0"/>
          <w:numId w:val="9"/>
        </w:numPr>
        <w:rPr>
          <w:ins w:id="55" w:author="Stefan Jollet" w:date="2022-08-15T13:30:00Z"/>
        </w:rPr>
      </w:pPr>
      <w:r>
        <w:t xml:space="preserve">Eine </w:t>
      </w:r>
      <w:r w:rsidR="00ED4C87">
        <w:t>zusätzliche</w:t>
      </w:r>
      <w:r>
        <w:t xml:space="preserve"> Restriktion ist</w:t>
      </w:r>
      <w:r w:rsidR="00ED4C87">
        <w:t>,</w:t>
      </w:r>
      <w:r>
        <w:t xml:space="preserve"> wie viele Fahrzeuge gleichzeitig beladen werden können.</w:t>
      </w:r>
      <w:r w:rsidR="00ED4C87">
        <w:t xml:space="preserve"> Beide Restriktionen wirken zusammen und müssen stets eingehalten werden.</w:t>
      </w:r>
    </w:p>
    <w:p w14:paraId="04E7E510" w14:textId="7C9FB9E1" w:rsidR="00A936D3" w:rsidRPr="00ED34AA" w:rsidRDefault="00A936D3" w:rsidP="008076F3">
      <w:ins w:id="56" w:author="Stefan Jollet" w:date="2022-08-15T13:30:00Z">
        <w:r>
          <w:lastRenderedPageBreak/>
          <w:t>TBD mit Benedikt</w:t>
        </w:r>
        <w:r w:rsidR="00B13450">
          <w:t xml:space="preserve"> besprechen</w:t>
        </w:r>
      </w:ins>
    </w:p>
    <w:p w14:paraId="59298312" w14:textId="5326C0AE" w:rsidR="00005924" w:rsidRDefault="00005924" w:rsidP="008A0FB7">
      <w:pPr>
        <w:pStyle w:val="berschrift4"/>
      </w:pPr>
      <w:r>
        <w:t>Alternative Lieferwerke</w:t>
      </w:r>
    </w:p>
    <w:p w14:paraId="52544409" w14:textId="3427CEA2" w:rsidR="00411F34" w:rsidRDefault="00005924" w:rsidP="00005924">
      <w:r>
        <w:t>Falls eine Lieferung von mehreren Werken aus bedient werden kann, sollen diese in der Optimierung einbezogen werden. Es soll eine Unterscheidung zwischen den verschiedenen Modi</w:t>
      </w:r>
      <w:r w:rsidR="00751E52">
        <w:t xml:space="preserve"> (Princip</w:t>
      </w:r>
      <w:r w:rsidR="00371856">
        <w:t>al,</w:t>
      </w:r>
      <w:r w:rsidR="0068651F">
        <w:t xml:space="preserve"> </w:t>
      </w:r>
      <w:r w:rsidR="00751E52">
        <w:t>Single,</w:t>
      </w:r>
      <w:r w:rsidR="0068651F">
        <w:t xml:space="preserve"> </w:t>
      </w:r>
      <w:r w:rsidR="00751E52">
        <w:t>Multiple,</w:t>
      </w:r>
      <w:r w:rsidR="0068651F">
        <w:t xml:space="preserve"> </w:t>
      </w:r>
      <w:r w:rsidR="00751E52">
        <w:t>Manual Swap)</w:t>
      </w:r>
      <w:r>
        <w:t xml:space="preserve"> geben.</w:t>
      </w:r>
      <w:r w:rsidR="00411F34">
        <w:t xml:space="preserve"> Die unterschiedlichen Modi bedeuten </w:t>
      </w:r>
      <w:r w:rsidR="0072123B">
        <w:t>F</w:t>
      </w:r>
      <w:r w:rsidR="00411F34">
        <w:t>olgendes:</w:t>
      </w:r>
    </w:p>
    <w:p w14:paraId="7317C455" w14:textId="590C8863" w:rsidR="00411F34" w:rsidRDefault="00411F34" w:rsidP="00411F34">
      <w:pPr>
        <w:pStyle w:val="Listenabsatz"/>
        <w:numPr>
          <w:ilvl w:val="0"/>
          <w:numId w:val="20"/>
        </w:numPr>
      </w:pPr>
      <w:r>
        <w:t>Principal: Alle Lieferungen müssen aus dem Hauptwerk geliefert werden</w:t>
      </w:r>
      <w:r w:rsidR="0072123B">
        <w:t>.</w:t>
      </w:r>
    </w:p>
    <w:p w14:paraId="719E273B" w14:textId="60F39EEB" w:rsidR="00B0786E" w:rsidRDefault="00411F34" w:rsidP="00B0786E">
      <w:pPr>
        <w:pStyle w:val="Listenabsatz"/>
        <w:numPr>
          <w:ilvl w:val="0"/>
          <w:numId w:val="20"/>
        </w:numPr>
      </w:pPr>
      <w:r>
        <w:t>Single: Die Optimierung kann wählen aus welchem</w:t>
      </w:r>
      <w:r w:rsidR="00D257E9">
        <w:t xml:space="preserve"> der angegebenen</w:t>
      </w:r>
      <w:r>
        <w:t xml:space="preserve"> Werk</w:t>
      </w:r>
      <w:r w:rsidR="00D257E9">
        <w:t>e</w:t>
      </w:r>
      <w:r>
        <w:t xml:space="preserve"> die Lieferungen geliefert werden. </w:t>
      </w:r>
      <w:r w:rsidR="002E26E0">
        <w:t>Alle Lieferungen müssen aber aus dem gleichen Werk geliefert werden.</w:t>
      </w:r>
      <w:r w:rsidR="0008442E">
        <w:t xml:space="preserve"> Wenn bereits eine Lieferung angewiesen ist, besteht also keine Wahlmöglichkeit mehr und das Werk ist fixiert</w:t>
      </w:r>
      <w:r w:rsidR="0072123B">
        <w:t>.</w:t>
      </w:r>
      <w:r w:rsidR="00041119">
        <w:t xml:space="preserve"> Falls ein Nutzer manuell </w:t>
      </w:r>
      <w:r w:rsidR="0013095B">
        <w:t xml:space="preserve">eine Lieferung von einem anderen Werk anweist, gilt für die Optimierung jedoch weiterhin das Werk der ersten Anweisung. </w:t>
      </w:r>
    </w:p>
    <w:p w14:paraId="2BBCFDA6" w14:textId="5D0B6BD7" w:rsidR="00B10E53" w:rsidRDefault="00D257E9" w:rsidP="00411F34">
      <w:pPr>
        <w:pStyle w:val="Listenabsatz"/>
        <w:numPr>
          <w:ilvl w:val="0"/>
          <w:numId w:val="20"/>
        </w:numPr>
      </w:pPr>
      <w:r>
        <w:t xml:space="preserve">Multiple: Die Optimierung kann für jede Lieferung aus </w:t>
      </w:r>
      <w:r w:rsidR="000D2535">
        <w:t>den angegebenen Werken wählen.</w:t>
      </w:r>
    </w:p>
    <w:p w14:paraId="1A34FFB5" w14:textId="67BD800C" w:rsidR="00B0786E" w:rsidRDefault="00B0786E" w:rsidP="00411F34">
      <w:pPr>
        <w:pStyle w:val="Listenabsatz"/>
        <w:numPr>
          <w:ilvl w:val="0"/>
          <w:numId w:val="20"/>
        </w:numPr>
      </w:pPr>
      <w:r w:rsidRPr="00B0786E">
        <w:t>Manual Swap: Es muss g</w:t>
      </w:r>
      <w:r w:rsidRPr="0011266C">
        <w:t>rund</w:t>
      </w:r>
      <w:r>
        <w:t xml:space="preserve">sätzlich vom Hauptwerk geliefert werden. Sobald ein Disponent eine manuelle Anweisung von einem anderen Werk aus macht, müssen alle anderen </w:t>
      </w:r>
      <w:r w:rsidR="00056EAC">
        <w:t>Optimierer Vorschläge</w:t>
      </w:r>
      <w:r>
        <w:t xml:space="preserve"> von diesem Werk</w:t>
      </w:r>
      <w:r w:rsidR="00257847">
        <w:t xml:space="preserve"> </w:t>
      </w:r>
      <w:r>
        <w:t>ausgehen. Die Optimierung hat also keine freie Wahl.</w:t>
      </w:r>
    </w:p>
    <w:p w14:paraId="6BE648F6" w14:textId="11070FEC" w:rsidR="00765CFF" w:rsidRPr="00B0786E" w:rsidRDefault="00765CFF" w:rsidP="00411F34">
      <w:pPr>
        <w:pStyle w:val="Listenabsatz"/>
        <w:numPr>
          <w:ilvl w:val="0"/>
          <w:numId w:val="20"/>
        </w:numPr>
      </w:pPr>
      <w:r>
        <w:t>Es müssen maximal acht alternative Lieferwerke berücksichtigt werden.</w:t>
      </w:r>
    </w:p>
    <w:p w14:paraId="47D6D0CC" w14:textId="74D6BAED" w:rsidR="00B2595F" w:rsidRDefault="007140A9" w:rsidP="008A0FB7">
      <w:pPr>
        <w:pStyle w:val="berschrift4"/>
      </w:pPr>
      <w:r w:rsidRPr="00B0786E">
        <w:t xml:space="preserve"> </w:t>
      </w:r>
      <w:r w:rsidR="0078578B">
        <w:t xml:space="preserve">Splitload and </w:t>
      </w:r>
      <w:r w:rsidR="00B2595F">
        <w:t>Multidrop</w:t>
      </w:r>
    </w:p>
    <w:p w14:paraId="56F27952" w14:textId="3650CC9B" w:rsidR="003657E9" w:rsidRDefault="0078578B" w:rsidP="00B2595F">
      <w:r>
        <w:t>Ein</w:t>
      </w:r>
      <w:r w:rsidR="00F4488C">
        <w:t xml:space="preserve"> One-Shipto-</w:t>
      </w:r>
      <w:r>
        <w:t>Splitload bedeutet in SYNCROTESS eine</w:t>
      </w:r>
      <w:r w:rsidR="0010578C">
        <w:t xml:space="preserve"> zusammenhängende</w:t>
      </w:r>
      <w:r>
        <w:t xml:space="preserve"> </w:t>
      </w:r>
      <w:r w:rsidR="00F4488C">
        <w:t>Menge von Aufträgen</w:t>
      </w:r>
      <w:r w:rsidR="0010578C">
        <w:t xml:space="preserve">, </w:t>
      </w:r>
      <w:r w:rsidR="004C36A0">
        <w:t>bei denen vom gleichen Werk zum gleichen Kunden, unterschiedliche Materialien geliefert werden müssen.</w:t>
      </w:r>
    </w:p>
    <w:p w14:paraId="77A4A74A" w14:textId="1B4EA0DC" w:rsidR="0078578B" w:rsidRDefault="00F4488C" w:rsidP="00B2595F">
      <w:r>
        <w:t xml:space="preserve"> </w:t>
      </w:r>
      <w:r w:rsidR="00F04AB7">
        <w:t xml:space="preserve">Die neue Betonoptimierung muss einen One-Shipto-Splitload als genau eine Lieferung vom Lieferwerk zum Kunden mit verschiedenen Materialien einplanen. Die Dauer der Lade- und Entladezeiten werden summiert.  </w:t>
      </w:r>
    </w:p>
    <w:p w14:paraId="2EFAB5AE" w14:textId="039EE22D" w:rsidR="008B479F" w:rsidRDefault="008B479F" w:rsidP="00B2595F">
      <w:r>
        <w:t xml:space="preserve">Ein Multidrop bedeutet in SYNCROTESS eine zusammenhängende Menge von Aufträgen, bei denen vom gleichen </w:t>
      </w:r>
      <w:r w:rsidR="00AE53EF">
        <w:t xml:space="preserve">Werk zu unterschiedlichen Kunden das gleiche Material geliefert werden muss. </w:t>
      </w:r>
      <w:r w:rsidR="003467C6">
        <w:t xml:space="preserve">Die Abfahrreihenfolge der Kunden ist </w:t>
      </w:r>
      <w:r w:rsidR="00F3793C">
        <w:t xml:space="preserve">fest </w:t>
      </w:r>
      <w:r w:rsidR="003467C6">
        <w:t>vorgegeben.</w:t>
      </w:r>
    </w:p>
    <w:p w14:paraId="01577952" w14:textId="672290FA" w:rsidR="0035120C" w:rsidRDefault="0035120C" w:rsidP="00B2595F">
      <w:r>
        <w:lastRenderedPageBreak/>
        <w:t xml:space="preserve">Die neue Betonoptimierung muss einen Multidrop als genau eine Lieferung vom Lieferwerk zum letzten Kunden der Entladereihenfolge </w:t>
      </w:r>
      <w:r w:rsidR="000624FA">
        <w:t xml:space="preserve">einplanen. Die Fahrtdauer wird aus den einzelnen Fahrzeiten und den Entladezeiten summiert. </w:t>
      </w:r>
    </w:p>
    <w:p w14:paraId="4A9EE5DB" w14:textId="04C1303A" w:rsidR="00777AA8" w:rsidRPr="00777AA8" w:rsidRDefault="00777AA8" w:rsidP="00B2595F">
      <w:pPr>
        <w:rPr>
          <w:b/>
          <w:bCs/>
        </w:rPr>
      </w:pPr>
      <w:r w:rsidRPr="00777AA8">
        <w:rPr>
          <w:b/>
          <w:bCs/>
        </w:rPr>
        <w:t>Umsetzung</w:t>
      </w:r>
    </w:p>
    <w:p w14:paraId="0263C62A" w14:textId="58A6F8BD" w:rsidR="00777AA8" w:rsidRDefault="00777AA8" w:rsidP="00B2595F">
      <w:r w:rsidRPr="00777AA8">
        <w:t>Die Distanz zwischen den Entladeorten der Kunden</w:t>
      </w:r>
      <w:r w:rsidR="00B93650">
        <w:t xml:space="preserve"> bei einem Multidrop</w:t>
      </w:r>
      <w:r w:rsidRPr="00777AA8">
        <w:t xml:space="preserve"> wird mittels Luftlinienkalkulation errechnet (inkl. Durchschnittsgeschwindigkeit und Approximationsfaktor).</w:t>
      </w:r>
    </w:p>
    <w:p w14:paraId="773ED3A3" w14:textId="35FECB43" w:rsidR="003625A6" w:rsidRDefault="003625A6" w:rsidP="008A0FB7">
      <w:pPr>
        <w:pStyle w:val="berschrift4"/>
      </w:pPr>
      <w:r>
        <w:t>Waschzeiten</w:t>
      </w:r>
    </w:p>
    <w:p w14:paraId="747E40F6" w14:textId="5CDE6641" w:rsidR="002348E7" w:rsidRDefault="005515E6" w:rsidP="002348E7">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r w:rsidR="00253E2D">
        <w:t>(</w:t>
      </w:r>
      <w:r w:rsidR="00FF0A14">
        <w:t>Waschen bei Rückkehr zum Werk und vor der Beladung</w:t>
      </w:r>
      <w:r w:rsidR="00253E2D">
        <w:t>)</w:t>
      </w:r>
      <w:r w:rsidR="00FF0A14">
        <w:t xml:space="preserve"> </w:t>
      </w:r>
      <w:r w:rsidR="003625A6">
        <w:t>soll auch in der neuen Optimierung enthalten sein.</w:t>
      </w:r>
      <w:r w:rsidR="00AD2CAA">
        <w:t xml:space="preserve"> Zu Beginn einer Schicht werden die Fahrzeuge stets als sauber angenommen</w:t>
      </w:r>
      <w:r w:rsidR="00387E01">
        <w:t>, ohne dass zum Ende der vorherigen Schicht explizit gewaschen werden muss.</w:t>
      </w:r>
      <w:r w:rsidR="002348E7">
        <w:t xml:space="preserve"> </w:t>
      </w:r>
      <w:r w:rsidR="00CE58A9">
        <w:t>Es darf an jedem Werk gewaschen werden.</w:t>
      </w:r>
      <w:r w:rsidR="00154D49">
        <w:t xml:space="preserve"> Die Cleaning Facility Matrix wird ignoriert. </w:t>
      </w:r>
      <w:r w:rsidR="00CE58A9">
        <w:t xml:space="preserve"> </w:t>
      </w:r>
      <w:r w:rsidR="002348E7">
        <w:t>Die Funktionalität ist wie folgt:</w:t>
      </w:r>
    </w:p>
    <w:p w14:paraId="7E20B147" w14:textId="17385525" w:rsidR="002348E7" w:rsidRDefault="002348E7" w:rsidP="00F763E8">
      <w:pPr>
        <w:pStyle w:val="Listenabsatz"/>
        <w:numPr>
          <w:ilvl w:val="0"/>
          <w:numId w:val="27"/>
        </w:numPr>
      </w:pPr>
      <w:r>
        <w:t>Im System können vier Materialarten hinterlegt werden. Jeder Auftrag enthält eine dieser vier Materialarten.</w:t>
      </w:r>
      <w:r w:rsidR="00F763E8">
        <w:t xml:space="preserve"> Für diese vier Materialarten kann eine 4x4 Matrix hinterlegt werden, in der festgelegt ist wie viel Zeit ein Waschvorgang in Abhängigkeit der Materialarten zwei</w:t>
      </w:r>
      <w:r w:rsidR="00D538B6">
        <w:t>er</w:t>
      </w:r>
      <w:r w:rsidR="00F763E8">
        <w:t xml:space="preserve"> aufeinander folgender Lieferungen benötigt. </w:t>
      </w:r>
    </w:p>
    <w:p w14:paraId="0064DFFA" w14:textId="659E0DE8" w:rsidR="002348E7" w:rsidRDefault="00F763E8" w:rsidP="002348E7">
      <w:pPr>
        <w:pStyle w:val="Listenabsatz"/>
        <w:numPr>
          <w:ilvl w:val="0"/>
          <w:numId w:val="27"/>
        </w:numPr>
      </w:pPr>
      <w:r>
        <w:t>Zusätzlich gibt es f</w:t>
      </w:r>
      <w:r w:rsidR="002348E7">
        <w:t>ür jeden Auftrag eine Produkt ID und eine Rezeptnummer</w:t>
      </w:r>
      <w:r>
        <w:t>. Je nach Systemkonfiguration ist entweder die Rezeptnummer oder die Produkt ID dafür entscheidend</w:t>
      </w:r>
      <w:r w:rsidR="007445EC">
        <w:t>,</w:t>
      </w:r>
      <w:r>
        <w:t xml:space="preserve"> ob zwischen zwei Lieferungen gewaschen werden muss oder nicht.</w:t>
      </w:r>
      <w:r w:rsidR="00F83B44">
        <w:t xml:space="preserve"> Die Entscheidungsregeln sind aber gleich und werden daher am Beispiel der Produkt ID beschrieben:</w:t>
      </w:r>
    </w:p>
    <w:p w14:paraId="6B766356" w14:textId="572A30B3" w:rsidR="00F83B44" w:rsidRDefault="00FF2F09" w:rsidP="00F83B44">
      <w:pPr>
        <w:pStyle w:val="Listenabsatz"/>
        <w:numPr>
          <w:ilvl w:val="1"/>
          <w:numId w:val="27"/>
        </w:numPr>
      </w:pPr>
      <w:r>
        <w:t>Gleiche Produkt ID gleiche Materialart: kein Waschen</w:t>
      </w:r>
      <w:r w:rsidR="007445EC">
        <w:t>.</w:t>
      </w:r>
    </w:p>
    <w:p w14:paraId="7465605A" w14:textId="089B2D48" w:rsidR="00FF2F09" w:rsidRDefault="00FF2F09" w:rsidP="00F83B44">
      <w:pPr>
        <w:pStyle w:val="Listenabsatz"/>
        <w:numPr>
          <w:ilvl w:val="1"/>
          <w:numId w:val="27"/>
        </w:numPr>
      </w:pPr>
      <w:r>
        <w:t>Gleiche Produkt ID unterschiedliche Materialart:</w:t>
      </w:r>
      <w:r w:rsidR="00ED534A">
        <w:t xml:space="preserve"> kein</w:t>
      </w:r>
      <w:r>
        <w:t xml:space="preserve"> Waschen</w:t>
      </w:r>
      <w:r w:rsidR="007445EC">
        <w:t>.</w:t>
      </w:r>
    </w:p>
    <w:p w14:paraId="1EB3D76B" w14:textId="4424C5FF" w:rsidR="00FF2F09" w:rsidRDefault="00FF2F09" w:rsidP="00F83B44">
      <w:pPr>
        <w:pStyle w:val="Listenabsatz"/>
        <w:numPr>
          <w:ilvl w:val="1"/>
          <w:numId w:val="27"/>
        </w:numPr>
      </w:pPr>
      <w:r>
        <w:t>Unterschiedliche Produkt ID gleiche Materialart: Waschen</w:t>
      </w:r>
      <w:r w:rsidR="007445EC">
        <w:t>.</w:t>
      </w:r>
    </w:p>
    <w:p w14:paraId="39DD63C8" w14:textId="51CCB33C" w:rsidR="00FF2F09" w:rsidRDefault="00FF2F09" w:rsidP="00FF2F09">
      <w:pPr>
        <w:pStyle w:val="Listenabsatz"/>
        <w:numPr>
          <w:ilvl w:val="1"/>
          <w:numId w:val="27"/>
        </w:numPr>
      </w:pPr>
      <w:r>
        <w:t>Unterschiedliche Produkt ID unterschiedliche Materialart: Waschen</w:t>
      </w:r>
      <w:r w:rsidR="007445EC">
        <w:t>.</w:t>
      </w:r>
    </w:p>
    <w:p w14:paraId="37308C3E" w14:textId="1E8BEA87" w:rsidR="002348E7" w:rsidRDefault="00A77EC8" w:rsidP="00C20F25">
      <w:pPr>
        <w:pStyle w:val="Listenabsatz"/>
        <w:numPr>
          <w:ilvl w:val="0"/>
          <w:numId w:val="27"/>
        </w:numPr>
      </w:pPr>
      <w:r>
        <w:lastRenderedPageBreak/>
        <w:t>Des Weiteren existiert ein Flag „Contamination allowed“ auf dem Auftrag. Wenn dieses Flag gesetzt ist, muss vor der Ladung einer Lieferung dieses Auftrags nie gewaschen werden</w:t>
      </w:r>
      <w:r w:rsidR="006E13AB">
        <w:t xml:space="preserve"> (unabhängig von den </w:t>
      </w:r>
      <w:r w:rsidR="008D7BAE">
        <w:t>obigen</w:t>
      </w:r>
      <w:r w:rsidR="00AF0D9A">
        <w:t xml:space="preserve"> </w:t>
      </w:r>
      <w:r w:rsidR="006E13AB">
        <w:t>Einstellungen)</w:t>
      </w:r>
      <w:r w:rsidR="00AF0D9A">
        <w:t>.</w:t>
      </w:r>
    </w:p>
    <w:p w14:paraId="78B10233" w14:textId="57802EFC" w:rsidR="00E85456" w:rsidRDefault="00E85456" w:rsidP="00E85456">
      <w:pPr>
        <w:ind w:left="360"/>
      </w:pPr>
      <w:r>
        <w:t>Beim Waschen darf von der FiFo-Regel abgewichen werden, wenn ein</w:t>
      </w:r>
      <w:r w:rsidRPr="00E85456">
        <w:t xml:space="preserve"> Fahrzeug zum Werk</w:t>
      </w:r>
      <w:r>
        <w:t xml:space="preserve"> kommt</w:t>
      </w:r>
      <w:r w:rsidRPr="00E85456">
        <w:t xml:space="preserve"> und erst noch gewaschen werden</w:t>
      </w:r>
      <w:r>
        <w:t xml:space="preserve"> muss</w:t>
      </w:r>
      <w:r w:rsidRPr="00E85456">
        <w:t xml:space="preserve"> bevor es wieder laden kann. Vor Ende des Waschvorgangs kommen neue Fahrzeuge am Werk an, die direkt Laden können. Die Waschzeit fällt nach der Rückkehr am Werk an. Die Dauer ist abhängig von der Lieferung, die einem Fahrzeug als nächstes zugeteilt wird. Das Entscheidungskriterium für den FiFo ist also der Zeitpunkt, an dem das Fahrzeug am Werk eintrifft.</w:t>
      </w:r>
    </w:p>
    <w:p w14:paraId="1E042863" w14:textId="7F904591" w:rsidR="00047749" w:rsidRDefault="00047749" w:rsidP="008A0FB7">
      <w:pPr>
        <w:pStyle w:val="berschrift4"/>
      </w:pPr>
      <w:r>
        <w:t>Predecessor</w:t>
      </w:r>
    </w:p>
    <w:p w14:paraId="5CC9C356" w14:textId="7992A7A4" w:rsidR="00047749" w:rsidRDefault="00047749" w:rsidP="00047749">
      <w:pPr>
        <w:rPr>
          <w:ins w:id="57" w:author="Stefan Jollet" w:date="2022-08-15T13:34:00Z"/>
        </w:rPr>
      </w:pPr>
      <w:r>
        <w:t>Für einen Auftrag A kann</w:t>
      </w:r>
      <w:r w:rsidR="00850E50">
        <w:t xml:space="preserve"> in der Praxis</w:t>
      </w:r>
      <w:r>
        <w:t xml:space="preserve"> ein Vorgängerauftrag B definier</w:t>
      </w:r>
      <w:r w:rsidR="00850E50">
        <w:t>t sein</w:t>
      </w:r>
      <w:r>
        <w:t>, der abgeschlossen sein muss</w:t>
      </w:r>
      <w:r w:rsidR="0016095E">
        <w:t>,</w:t>
      </w:r>
      <w:r>
        <w:t xml:space="preserve"> bevor die Belieferung des eigentlichen Auftrags beginnen kann. Dazu kann man eine Zeitspanne angeben, die zwischen Entladeende der letzten Lieferung von B und Entladestart der ersten Lieferung von A liegen muss. </w:t>
      </w:r>
      <w:r w:rsidR="000E251E">
        <w:t>Falls solch ein Fall vorliegt, darf d</w:t>
      </w:r>
      <w:r w:rsidR="00EF13CD">
        <w:t>ie Optimierung A stets nur nach B einplanen und muss die angegeben</w:t>
      </w:r>
      <w:r w:rsidR="00320642">
        <w:t>e</w:t>
      </w:r>
      <w:r w:rsidR="00EF13CD">
        <w:t xml:space="preserve"> Zeit ebenfalls einbeziehen.</w:t>
      </w:r>
      <w:r w:rsidR="002B7118">
        <w:t xml:space="preserve"> Die Zeitspanne gibt exakt an, wann die erste Lieferung des Auftrags A eingeplant werden muss. Das Lieferzeitfenster wird nicht mehr berücksichtigt.</w:t>
      </w:r>
      <w:r w:rsidR="0016095E">
        <w:t xml:space="preserve"> Die einzelnen Lieferungen der Aufträge A und B bilden also eine gemeinsame Lieferkette.</w:t>
      </w:r>
      <w:r w:rsidR="008351DE">
        <w:t xml:space="preserve"> </w:t>
      </w:r>
    </w:p>
    <w:p w14:paraId="63CCD669" w14:textId="0D76F17D" w:rsidR="004955E0" w:rsidRDefault="004955E0" w:rsidP="00047749">
      <w:ins w:id="58" w:author="Stefan Jollet" w:date="2022-08-15T13:34:00Z">
        <w:r>
          <w:t>TBD</w:t>
        </w:r>
      </w:ins>
      <w:ins w:id="59" w:author="Stefan Jollet" w:date="2022-08-15T13:35:00Z">
        <w:r w:rsidR="00F46957">
          <w:t>:</w:t>
        </w:r>
      </w:ins>
      <w:ins w:id="60" w:author="Stefan Jollet" w:date="2022-08-15T13:34:00Z">
        <w:r>
          <w:t xml:space="preserve"> </w:t>
        </w:r>
      </w:ins>
      <w:ins w:id="61" w:author="Stefan Jollet" w:date="2022-08-15T13:35:00Z">
        <w:r>
          <w:t>abklären</w:t>
        </w:r>
        <w:r w:rsidR="00D908B3">
          <w:t xml:space="preserve"> mit Benedikt</w:t>
        </w:r>
        <w:r>
          <w:t xml:space="preserve">, ob es eine Beschränkung des Zielortes gibt oder nicht. </w:t>
        </w:r>
      </w:ins>
    </w:p>
    <w:p w14:paraId="510DCE71" w14:textId="77777777" w:rsidR="005F2072" w:rsidRDefault="005F2072" w:rsidP="008A0FB7">
      <w:pPr>
        <w:pStyle w:val="berschrift4"/>
      </w:pPr>
      <w:r>
        <w:t>Schichtzeit</w:t>
      </w:r>
    </w:p>
    <w:p w14:paraId="41360941" w14:textId="43BB2FDD"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Flag soll festgelegt werden, ob das Intervall nach hinten überschritten werden darf.</w:t>
      </w:r>
      <w:r w:rsidR="009E5770">
        <w:t xml:space="preserve"> Für die Überschreitung gibt es einen Parameter, der die maximale Überschreitungsdauer angibt. Die Überschreitung der Schichtzeit wird einmal pauschal bestraft. </w:t>
      </w:r>
    </w:p>
    <w:p w14:paraId="664FB67A" w14:textId="608B8CEA" w:rsidR="00A262B6" w:rsidRDefault="00A262B6" w:rsidP="008A0FB7">
      <w:pPr>
        <w:pStyle w:val="berschrift4"/>
      </w:pPr>
      <w:r>
        <w:lastRenderedPageBreak/>
        <w:t>Arbeitszeit</w:t>
      </w:r>
    </w:p>
    <w:p w14:paraId="75571112" w14:textId="14CD7724" w:rsidR="001F05CA" w:rsidRDefault="00417323" w:rsidP="005F2072">
      <w:r>
        <w:t>Der Optimierung wird durch den Fahrzeugkalender eine Dauer als Arbeitszeit übergeben.</w:t>
      </w:r>
      <w:r w:rsidR="007D3E5E">
        <w:t xml:space="preserve"> Die Zeitspanne zwischen Anmeldung und Abmeldung des Fahrzeugs, darf diese Dauer nicht überschreiten.</w:t>
      </w:r>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rsidR="00247521">
        <w:t>Dies gilt auch bei einer erlaubten Überschreitung der Arbeitszeit</w:t>
      </w:r>
      <w:r w:rsidR="00721D98">
        <w:t xml:space="preserve">. </w:t>
      </w:r>
      <w:r>
        <w:t xml:space="preserve">Über ein Flag soll festgelegt werden, ob </w:t>
      </w:r>
      <w:r w:rsidR="00312E70">
        <w:t>die Arbeitszeit</w:t>
      </w:r>
      <w:r>
        <w:t xml:space="preserve"> überschritten werden darf.</w:t>
      </w:r>
      <w:r w:rsidR="002A50F7" w:rsidRPr="002A50F7">
        <w:t xml:space="preserve"> </w:t>
      </w:r>
      <w:r w:rsidR="002A50F7">
        <w:t>Für die Überschreitung gibt es einen Parameter, der die maximale Überschreitungsdauer angibt. Die Überschreitung der Arbeitszeit wird einmal pauschal bestraft.</w:t>
      </w:r>
    </w:p>
    <w:p w14:paraId="40F6F90E" w14:textId="393DFEA4" w:rsidR="007E2339" w:rsidRDefault="001F05CA" w:rsidP="008A0FB7">
      <w:pPr>
        <w:pStyle w:val="berschrift4"/>
      </w:pPr>
      <w:r>
        <w:t>Variable Entladezeit</w:t>
      </w:r>
    </w:p>
    <w:p w14:paraId="3AF1422D" w14:textId="2652AC16" w:rsidR="003B1FCE" w:rsidRDefault="003B1FCE" w:rsidP="000678E1">
      <w:r>
        <w:t>Die Entladezeit einer Lieferung ergibt sich durch folgende Formel:</w:t>
      </w:r>
    </w:p>
    <w:p w14:paraId="4CA099E3" w14:textId="4CF673CA" w:rsidR="003B1FCE" w:rsidRPr="00867B7C" w:rsidRDefault="002C3DCA"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total</m:t>
              </m:r>
            </m:sub>
          </m:sSub>
          <m:r>
            <w:rPr>
              <w:rFonts w:ascii="Cambria Math" w:hAnsi="Cambria Math"/>
            </w:rPr>
            <m:t xml:space="preserve">:= </m:t>
          </m:r>
          <w:bookmarkStart w:id="62" w:name="_Hlk44927542"/>
          <m:sSub>
            <m:sSubPr>
              <m:ctrlPr>
                <w:rPr>
                  <w:rFonts w:ascii="Cambria Math" w:hAnsi="Cambria Math"/>
                  <w:i/>
                </w:rPr>
              </m:ctrlPr>
            </m:sSubPr>
            <m:e>
              <m:r>
                <w:rPr>
                  <w:rFonts w:ascii="Cambria Math" w:hAnsi="Cambria Math"/>
                </w:rPr>
                <m:t>duration</m:t>
              </m:r>
            </m:e>
            <m:sub>
              <m:r>
                <w:rPr>
                  <w:rFonts w:ascii="Cambria Math" w:hAnsi="Cambria Math"/>
                </w:rPr>
                <m:t>var</m:t>
              </m:r>
            </m:sub>
          </m:sSub>
          <w:bookmarkEnd w:id="62"/>
          <m:r>
            <w:rPr>
              <w:rFonts w:ascii="Cambria Math" w:hAnsi="Cambria Math"/>
            </w:rPr>
            <m:t xml:space="preserve">+ </m:t>
          </m:r>
          <m:sSub>
            <m:sSubPr>
              <m:ctrlPr>
                <w:rPr>
                  <w:rFonts w:ascii="Cambria Math" w:hAnsi="Cambria Math"/>
                  <w:i/>
                </w:rPr>
              </m:ctrlPr>
            </m:sSubPr>
            <m:e>
              <m:r>
                <w:rPr>
                  <w:rFonts w:ascii="Cambria Math" w:hAnsi="Cambria Math"/>
                </w:rPr>
                <m:t>duration</m:t>
              </m:r>
            </m:e>
            <m:sub>
              <m:r>
                <w:rPr>
                  <w:rFonts w:ascii="Cambria Math" w:hAnsi="Cambria Math"/>
                </w:rPr>
                <m:t>fix</m:t>
              </m:r>
            </m:sub>
          </m:sSub>
        </m:oMath>
      </m:oMathPara>
    </w:p>
    <w:p w14:paraId="3B454F9D" w14:textId="328B18A4" w:rsidR="003B1FCE" w:rsidRPr="00867B7C" w:rsidRDefault="002C3DCA"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var</m:t>
              </m:r>
            </m:sub>
          </m:sSub>
          <m:r>
            <w:rPr>
              <w:rFonts w:ascii="Cambria Math" w:hAnsi="Cambria Math"/>
            </w:rPr>
            <m:t xml:space="preserve">:= </m:t>
          </m:r>
          <m:sSub>
            <m:sSubPr>
              <m:ctrlPr>
                <w:rPr>
                  <w:rFonts w:ascii="Cambria Math" w:hAnsi="Cambria Math"/>
                  <w:i/>
                </w:rPr>
              </m:ctrlPr>
            </m:sSubPr>
            <m:e>
              <m:r>
                <w:rPr>
                  <w:rFonts w:ascii="Cambria Math" w:hAnsi="Cambria Math"/>
                </w:rPr>
                <m:t>VARUNLDTIME</m:t>
              </m:r>
            </m:e>
            <m:sub>
              <m:r>
                <w:rPr>
                  <w:rFonts w:ascii="Cambria Math" w:hAnsi="Cambria Math"/>
                </w:rPr>
                <m:t>order</m:t>
              </m:r>
            </m:sub>
          </m:sSub>
          <m:r>
            <w:rPr>
              <w:rFonts w:ascii="Cambria Math" w:hAnsi="Cambria Math"/>
            </w:rPr>
            <m:t xml:space="preserve">* </m:t>
          </m:r>
          <m:sSub>
            <m:sSubPr>
              <m:ctrlPr>
                <w:rPr>
                  <w:rFonts w:ascii="Cambria Math" w:hAnsi="Cambria Math"/>
                  <w:i/>
                </w:rPr>
              </m:ctrlPr>
            </m:sSubPr>
            <m:e>
              <m:r>
                <w:rPr>
                  <w:rFonts w:ascii="Cambria Math" w:hAnsi="Cambria Math"/>
                </w:rPr>
                <m:t>quantity</m:t>
              </m:r>
            </m:e>
            <m:sub>
              <m:r>
                <w:rPr>
                  <w:rFonts w:ascii="Cambria Math" w:hAnsi="Cambria Math"/>
                </w:rPr>
                <m:t>delivery</m:t>
              </m:r>
            </m:sub>
          </m:sSub>
        </m:oMath>
      </m:oMathPara>
    </w:p>
    <w:p w14:paraId="7D519E3C" w14:textId="182C118D" w:rsidR="003B1FCE" w:rsidRPr="00867B7C" w:rsidRDefault="002C3DCA"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fix</m:t>
              </m:r>
            </m:sub>
          </m:sSub>
          <m:r>
            <w:rPr>
              <w:rFonts w:ascii="Cambria Math" w:hAnsi="Cambria Math"/>
            </w:rPr>
            <m:t xml:space="preserve">:= </m:t>
          </m:r>
          <m:sSub>
            <m:sSubPr>
              <m:ctrlPr>
                <w:rPr>
                  <w:rFonts w:ascii="Cambria Math" w:hAnsi="Cambria Math"/>
                  <w:i/>
                </w:rPr>
              </m:ctrlPr>
            </m:sSubPr>
            <m:e>
              <m:r>
                <w:rPr>
                  <w:rFonts w:ascii="Cambria Math" w:hAnsi="Cambria Math"/>
                </w:rPr>
                <m:t>UNLDTIME</m:t>
              </m:r>
            </m:e>
            <m:sub>
              <m:r>
                <w:rPr>
                  <w:rFonts w:ascii="Cambria Math" w:hAnsi="Cambria Math"/>
                </w:rPr>
                <m:t>order</m:t>
              </m:r>
            </m:sub>
          </m:sSub>
        </m:oMath>
      </m:oMathPara>
    </w:p>
    <w:p w14:paraId="1A5EBBBD" w14:textId="0964155D" w:rsidR="000F5904" w:rsidRPr="000F5904" w:rsidRDefault="006514DF" w:rsidP="000678E1">
      <w:r>
        <w:t>Die gesamte Entladezeit ist</w:t>
      </w:r>
      <w:r w:rsidR="00935A89">
        <w:t xml:space="preserve"> also</w:t>
      </w:r>
      <w:r>
        <w:t xml:space="preserve"> abhängig vom gewählten Fahrzeug</w:t>
      </w:r>
      <w:r w:rsidR="00935A89">
        <w:t xml:space="preserve"> und somit Teil der Optimierungsentscheidung. Falls sich herausstellt, dass die Optimierung durch diese Anforderung erheblich langsamer oder die Qualität schlechter wird, soll die Anforderung erneut diskutiert werden.</w:t>
      </w:r>
    </w:p>
    <w:p w14:paraId="1F1F0BE6" w14:textId="73CA6EEA" w:rsidR="00726EDD" w:rsidRDefault="00726EDD" w:rsidP="008A0FB7">
      <w:pPr>
        <w:pStyle w:val="berschrift4"/>
      </w:pPr>
      <w:r>
        <w:t>Plusload</w:t>
      </w:r>
    </w:p>
    <w:p w14:paraId="4C703539" w14:textId="19272BE1" w:rsidR="00495922" w:rsidRDefault="00495922" w:rsidP="005E18DF"/>
    <w:p w14:paraId="1EF62DBA" w14:textId="32A0A759" w:rsidR="00495922" w:rsidRDefault="00495922" w:rsidP="00495922">
      <w:r>
        <w:t xml:space="preserve">Plusload bedeutet im Vorplanungsmodus von SYNCROTESS, eine </w:t>
      </w:r>
      <w:r w:rsidR="00A952EF">
        <w:t>Erhöhung der</w:t>
      </w:r>
      <w:r>
        <w:t xml:space="preserve"> Liefer</w:t>
      </w:r>
      <w:r w:rsidR="00A952EF">
        <w:t>m</w:t>
      </w:r>
      <w:r w:rsidR="001C23CA">
        <w:t>enge</w:t>
      </w:r>
      <w:r w:rsidR="002C4F11">
        <w:t xml:space="preserve"> eines Auftrags</w:t>
      </w:r>
      <w:r w:rsidR="00A952EF">
        <w:t>, die</w:t>
      </w:r>
      <w:r w:rsidR="001C23CA">
        <w:t xml:space="preserve"> sich aus der </w:t>
      </w:r>
      <w:r w:rsidR="00C02776">
        <w:t>m</w:t>
      </w:r>
      <w:r w:rsidR="001C23CA">
        <w:t xml:space="preserve">ittleren Volumenkapazität des im Auftrag geforderten Fahrzeugtyps </w:t>
      </w:r>
      <w:r w:rsidR="00C02776">
        <w:t>multipliziert</w:t>
      </w:r>
      <w:r w:rsidR="001C23CA">
        <w:t xml:space="preserve"> mit dem </w:t>
      </w:r>
      <w:r w:rsidR="00C02776">
        <w:t>Faktor</w:t>
      </w:r>
      <w:r w:rsidR="001C23CA">
        <w:t xml:space="preserve"> </w:t>
      </w:r>
      <w:r w:rsidR="00C02776">
        <w:t>„</w:t>
      </w:r>
      <w:r w:rsidR="001C23CA">
        <w:t>Plus Load Percentag</w:t>
      </w:r>
      <w:r w:rsidR="00C02776">
        <w:t>e“</w:t>
      </w:r>
      <w:r w:rsidR="001C23CA">
        <w:t xml:space="preserve"> ergibt und</w:t>
      </w:r>
      <w:r w:rsidR="005D2616">
        <w:t xml:space="preserve"> falls erforderlich</w:t>
      </w:r>
      <w:r w:rsidR="001C23CA">
        <w:t xml:space="preserve"> </w:t>
      </w:r>
      <w:r w:rsidR="00A952EF">
        <w:t>als zusätzliche Lieferung</w:t>
      </w:r>
      <w:r>
        <w:t xml:space="preserve"> am Ende der Lieferkette ohne exaktes Spacing eingeplant </w:t>
      </w:r>
      <w:r w:rsidR="001C23CA">
        <w:t xml:space="preserve">wird. </w:t>
      </w:r>
      <w:r>
        <w:t xml:space="preserve"> </w:t>
      </w:r>
    </w:p>
    <w:p w14:paraId="6D7B4BE6" w14:textId="5EB263D8" w:rsidR="00495922" w:rsidRDefault="00495922" w:rsidP="005E18DF">
      <w:r>
        <w:t>Für einen Auftrag mit Plusload</w:t>
      </w:r>
      <w:r w:rsidR="00A40725">
        <w:t xml:space="preserve"> </w:t>
      </w:r>
      <w:r>
        <w:t xml:space="preserve">Flag muss die neue Betonoptimierung im Vorplanungsmodus </w:t>
      </w:r>
      <w:r w:rsidR="002E5649">
        <w:t>maximal</w:t>
      </w:r>
      <w:r>
        <w:t xml:space="preserve"> eine zusätzliche Lieferung einplanen, deren Start Load </w:t>
      </w:r>
      <w:r>
        <w:lastRenderedPageBreak/>
        <w:t>frühestens zum Zeitpunkt des Finish Load der letzten regulären Lieferung der Lieferkette liegen darf.</w:t>
      </w:r>
    </w:p>
    <w:p w14:paraId="67794A77" w14:textId="62AE1C4D" w:rsidR="00495922" w:rsidRDefault="00D01ACB" w:rsidP="005E18DF">
      <w:r>
        <w:t xml:space="preserve">Wenn die </w:t>
      </w:r>
      <w:r w:rsidR="00B563FA">
        <w:t xml:space="preserve">Menge der </w:t>
      </w:r>
      <w:r>
        <w:t>letzte</w:t>
      </w:r>
      <w:r w:rsidR="002F590C">
        <w:t>n</w:t>
      </w:r>
      <w:r>
        <w:t xml:space="preserve"> Lieferung </w:t>
      </w:r>
      <w:r w:rsidR="00B563FA">
        <w:t xml:space="preserve">eines Auftrags die Kapazität des Fahrzeugs nicht komplett ausfüllt, </w:t>
      </w:r>
      <w:r w:rsidR="002F590C">
        <w:t xml:space="preserve">muss die neue Betonoptimierung die Kapazität des Fahrzeugs mit </w:t>
      </w:r>
      <w:r w:rsidR="005F3BFF">
        <w:t>einer Teilm</w:t>
      </w:r>
      <w:r w:rsidR="002F590C">
        <w:t xml:space="preserve">enge aus der </w:t>
      </w:r>
      <w:r w:rsidR="002E55F4">
        <w:t xml:space="preserve">Lieferung des Plusloads </w:t>
      </w:r>
      <w:r w:rsidR="002F590C">
        <w:t xml:space="preserve">auffüllen. </w:t>
      </w:r>
      <w:r w:rsidR="00345775">
        <w:t>Wird dadurch bereits die zusätzlich erforderliche Menge aus dem Plusload verplant, ist keine weitere Lieferung notwendig.</w:t>
      </w:r>
    </w:p>
    <w:p w14:paraId="1AEEDE8E" w14:textId="555E3241" w:rsidR="00DE7163" w:rsidRDefault="00DE7163" w:rsidP="005E18DF">
      <w:r>
        <w:t>Umsetzung</w:t>
      </w:r>
      <w:r w:rsidR="00EE4CA9">
        <w:t xml:space="preserve"> Vorplanung</w:t>
      </w:r>
      <w:r>
        <w:t>:</w:t>
      </w:r>
    </w:p>
    <w:p w14:paraId="19225C9B" w14:textId="1B189AB7" w:rsidR="00C74EA9" w:rsidRDefault="00C74EA9" w:rsidP="005E18DF">
      <w:r>
        <w:t>Auftragsmenge wird erhöht, wenn diese erfüllt, gibt es keine weitere Lieferung</w:t>
      </w:r>
    </w:p>
    <w:p w14:paraId="35B76B72" w14:textId="3133B76E" w:rsidR="00D2105B" w:rsidRDefault="00DE7163" w:rsidP="005E18DF">
      <w:r>
        <w:t>Lieferzeitfenster</w:t>
      </w:r>
      <w:r w:rsidR="00D2105B">
        <w:t xml:space="preserve"> errechnet</w:t>
      </w:r>
      <w:r w:rsidR="00AC34D1">
        <w:t xml:space="preserve"> aus Ladezeitfenster</w:t>
      </w:r>
      <w:r w:rsidR="00EE4CA9">
        <w:t xml:space="preserve"> und</w:t>
      </w:r>
      <w:r w:rsidR="00D2105B">
        <w:t xml:space="preserve"> </w:t>
      </w:r>
      <w:r w:rsidR="00AC34D1">
        <w:t xml:space="preserve">travel </w:t>
      </w:r>
      <w:r w:rsidR="00D2105B">
        <w:t>vom nächst</w:t>
      </w:r>
      <w:r w:rsidR="00E346AA">
        <w:t>liegenden</w:t>
      </w:r>
      <w:r w:rsidR="00D2105B">
        <w:t xml:space="preserve"> Werk</w:t>
      </w:r>
      <w:r w:rsidR="00886887">
        <w:t xml:space="preserve"> </w:t>
      </w:r>
      <w:r w:rsidR="00AC34D1">
        <w:t xml:space="preserve"> + Toleranz</w:t>
      </w:r>
      <w:r w:rsidR="00886887">
        <w:t xml:space="preserve">. </w:t>
      </w:r>
    </w:p>
    <w:p w14:paraId="6EC82267" w14:textId="77777777" w:rsidR="00EE4CA9" w:rsidRDefault="00EE4CA9" w:rsidP="005E18DF"/>
    <w:p w14:paraId="65E4F9B3" w14:textId="71A55559" w:rsidR="001A7E00" w:rsidRDefault="00A83BF1" w:rsidP="005E18DF">
      <w:r>
        <w:t xml:space="preserve">Im Echtzeit Betrieb wird die Priorität des Auftrags auf 0 gesetzt, wenn die Plusload-Lieferung benötigt wird. </w:t>
      </w:r>
      <w:r w:rsidR="0081797A">
        <w:t>Aktuell wird d</w:t>
      </w:r>
      <w:r>
        <w:t xml:space="preserve">ie Lieferung </w:t>
      </w:r>
      <w:r w:rsidR="0081797A">
        <w:t>dann sofort eingeplant, da sie dem Werk als nächste Lieferung zugeordnet wird. In der neuen Optimierung soll ebenfalls sichergestellt sein, dass eine solche Lieferung als nächstes eingeplant wird.</w:t>
      </w:r>
    </w:p>
    <w:p w14:paraId="4A220344" w14:textId="1D562145" w:rsidR="00A91B4B" w:rsidRDefault="00A91B4B" w:rsidP="005E18DF"/>
    <w:p w14:paraId="718C8A5F" w14:textId="77777777" w:rsidR="002F4816" w:rsidRDefault="002F4816" w:rsidP="002F4816">
      <w:pPr>
        <w:pStyle w:val="berschrift4"/>
      </w:pPr>
      <w:r>
        <w:t>Prioritäten</w:t>
      </w:r>
    </w:p>
    <w:p w14:paraId="37A54C82" w14:textId="77777777" w:rsidR="002F4816" w:rsidRDefault="002F4816" w:rsidP="002F4816">
      <w:r>
        <w:t>Fahrzeugprioritäten werden nicht berücksichtigt.</w:t>
      </w:r>
    </w:p>
    <w:p w14:paraId="5B74E394" w14:textId="1989B7E1" w:rsidR="002F4816" w:rsidRDefault="002F4816" w:rsidP="002F4816">
      <w:r>
        <w:t xml:space="preserve">Auftragsprioritäten </w:t>
      </w:r>
      <w:r w:rsidR="00551F69">
        <w:t>müssen</w:t>
      </w:r>
      <w:r>
        <w:t xml:space="preserve"> berücksichtigt werden. Die Anforderung ist wie folgt:</w:t>
      </w:r>
    </w:p>
    <w:p w14:paraId="2E4B8221" w14:textId="77777777" w:rsidR="002F4816" w:rsidRDefault="002F4816" w:rsidP="002F4816">
      <w:pPr>
        <w:pStyle w:val="Listenabsatz"/>
        <w:numPr>
          <w:ilvl w:val="0"/>
          <w:numId w:val="19"/>
        </w:numPr>
      </w:pPr>
      <w:r>
        <w:t>Das Verspäten eines Auftrags mit Priorität 1 ist „teurer“ als das Verspäten eines Auftrags mit Priorität 2 (Prioritäten 2, 3 analog).</w:t>
      </w:r>
    </w:p>
    <w:p w14:paraId="16405FCA" w14:textId="2E84B46A" w:rsidR="00FF1B9D" w:rsidRDefault="002F4816" w:rsidP="005E18DF">
      <w:pPr>
        <w:pStyle w:val="Listenabsatz"/>
        <w:numPr>
          <w:ilvl w:val="0"/>
          <w:numId w:val="19"/>
        </w:numPr>
      </w:pPr>
      <w:r>
        <w:t>Das Liegenlassen eines Auftrags mit Priorität 1 ist „teurer“ als das Liegenlassen eines Auftrags mit Priorität 2 (Prioritäten 2, 3 analog).</w:t>
      </w:r>
    </w:p>
    <w:p w14:paraId="340A1B07" w14:textId="25F44602" w:rsidR="00B643F4" w:rsidRDefault="00B643F4" w:rsidP="00B643F4">
      <w:pPr>
        <w:pStyle w:val="berschrift4"/>
      </w:pPr>
      <w:r>
        <w:t>Variable Ladezeit</w:t>
      </w:r>
    </w:p>
    <w:p w14:paraId="587BB8F3" w14:textId="3D9C0A66" w:rsidR="00AE4EFD" w:rsidRPr="00B624EB" w:rsidRDefault="001D6918" w:rsidP="00AE4EFD">
      <w:r>
        <w:t>Variable Ladezeit bedeutet, dass die Ladezeit einer Lieferung von der zu ladenden Menge der Lieferung selbst abhängig ist</w:t>
      </w:r>
      <w:r w:rsidR="00854704">
        <w:t xml:space="preserve">. Mittels einer Laderate, die bestimmt wie lange es </w:t>
      </w:r>
      <w:r w:rsidR="00C47955">
        <w:t>dauert,</w:t>
      </w:r>
      <w:r w:rsidR="00854704">
        <w:t xml:space="preserve"> einen Kubikmeter zu laden, wird die Ladedauer einer Lieferung </w:t>
      </w:r>
      <w:r w:rsidR="00854704">
        <w:lastRenderedPageBreak/>
        <w:t>berechnet.</w:t>
      </w:r>
      <w:r>
        <w:t xml:space="preserve"> Die neue Betonoptimierung soll die variable Ladezeit berücksichtigen</w:t>
      </w:r>
      <w:r w:rsidR="00FF38BB">
        <w:t xml:space="preserve"> können</w:t>
      </w:r>
      <w:r>
        <w:t>. Das bedeutet, dass bei Vorschlägen der neuen Betonoptimierung, die Ladezeit immer auf die Größe der Lieferung angepasst ist.</w:t>
      </w:r>
      <w:r w:rsidR="00FF38BB">
        <w:t xml:space="preserve"> Voraussetzung ist, dass das Ladezeitmodell in der Dispatchgruppe entsprechend auf variable eingestellt ist und für das Werk variable Zeiten vorliegen. Ansonsten sollen die fixen Zeiten verwendet werden.</w:t>
      </w:r>
    </w:p>
    <w:p w14:paraId="7DB5FEA1" w14:textId="2493B75D" w:rsidR="005F2072" w:rsidRDefault="008A0FB7" w:rsidP="008A0FB7">
      <w:pPr>
        <w:pStyle w:val="berschrift3"/>
      </w:pPr>
      <w:bookmarkStart w:id="63" w:name="_Toc44923853"/>
      <w:r>
        <w:t>Optionale Anforderungen</w:t>
      </w:r>
      <w:bookmarkEnd w:id="63"/>
    </w:p>
    <w:p w14:paraId="3F6A4DC4" w14:textId="5AEC7758" w:rsidR="008A0FB7" w:rsidRDefault="004D507F" w:rsidP="008A0FB7">
      <w:pPr>
        <w:pStyle w:val="berschrift4"/>
      </w:pPr>
      <w:r>
        <w:t xml:space="preserve"> </w:t>
      </w:r>
      <w:r w:rsidR="00D43FEF">
        <w:t>Bore Pile Jobs</w:t>
      </w:r>
    </w:p>
    <w:p w14:paraId="092C7D4F" w14:textId="4E26B030" w:rsidR="003924E9" w:rsidRDefault="00AE4EFD" w:rsidP="008A0FB7">
      <w:pPr>
        <w:pStyle w:val="Listenabsatz"/>
        <w:numPr>
          <w:ilvl w:val="0"/>
          <w:numId w:val="19"/>
        </w:numPr>
      </w:pPr>
      <w:r>
        <w:t xml:space="preserve">Die Abbildung von so genannten Bore Pile Jobs hat in der FiFo Optimierung nicht gut funktioniert. Zu einem späteren Zeitpunkt muss </w:t>
      </w:r>
      <w:r w:rsidR="00045B92">
        <w:t>analysiert werden, inwiefern die Anforderung, dass manche Aufträge in jedem Fall eingeplant werden müssen</w:t>
      </w:r>
      <w:r w:rsidR="00E17D41">
        <w:t xml:space="preserve"> und der Lieferfluss nicht gebrochen werden darf</w:t>
      </w:r>
      <w:r w:rsidR="00045B92">
        <w:t>, abgebildet werden kann.</w:t>
      </w:r>
    </w:p>
    <w:p w14:paraId="402B84BF" w14:textId="5A34EE57" w:rsidR="00F545D5" w:rsidRDefault="00F545D5" w:rsidP="00F545D5">
      <w:pPr>
        <w:pStyle w:val="berschrift4"/>
      </w:pPr>
      <w:r>
        <w:t xml:space="preserve"> Fahrzeug-Einspar-Modus</w:t>
      </w:r>
    </w:p>
    <w:p w14:paraId="4BE5F6BA" w14:textId="1A5E1613" w:rsidR="004F5221" w:rsidRDefault="008F1106" w:rsidP="0066300E">
      <w:r>
        <w:t>Falls es möglich ist, soll im Preplanning ein</w:t>
      </w:r>
      <w:r w:rsidRPr="008F1106">
        <w:t xml:space="preserve"> Fahrzeug-Einspar-Modus</w:t>
      </w:r>
      <w:r>
        <w:t xml:space="preserve"> aktiviert werden können, der zusätzlich dahingehend optimiert, </w:t>
      </w:r>
      <w:r w:rsidR="00F545D5">
        <w:t>möglichst wenig Fahrzeuge zu benutzen, um das Auftragsbuch erfüllen zu können. Rote und Orange Verspätungen dürfen durch das Einsparen eines Fahrzeuges nicht entstehen. Gelbe Verspätungen sind vertretbar.</w:t>
      </w:r>
    </w:p>
    <w:p w14:paraId="3FDC0D5B" w14:textId="77777777" w:rsidR="003C59D9" w:rsidRPr="00F545D5" w:rsidRDefault="003C59D9" w:rsidP="003C59D9">
      <w:pPr>
        <w:pStyle w:val="berschrift4"/>
      </w:pPr>
      <w:r>
        <w:t xml:space="preserve">Toll Fees </w:t>
      </w:r>
    </w:p>
    <w:p w14:paraId="77F93E70" w14:textId="77777777" w:rsidR="003C59D9" w:rsidRDefault="003C59D9" w:rsidP="003C59D9">
      <w:r>
        <w:t xml:space="preserve">Eine Berücksichtigung von Mautkosten soll in der Zulunft geprüft und die Umsetzbarkeit erörtert werden. </w:t>
      </w:r>
    </w:p>
    <w:p w14:paraId="2FDD3B7C" w14:textId="77777777" w:rsidR="003C59D9" w:rsidRDefault="003C59D9" w:rsidP="003C59D9">
      <w:pPr>
        <w:pStyle w:val="berschrift4"/>
      </w:pPr>
      <w:r>
        <w:t xml:space="preserve"> Parameter Einstellungen</w:t>
      </w:r>
    </w:p>
    <w:p w14:paraId="268186A2" w14:textId="0CB4B036" w:rsidR="003C59D9" w:rsidRDefault="003C59D9" w:rsidP="0066300E">
      <w:r>
        <w:t>Es soll zukünftig möglich sein, mehrere Parametersätze pro Gruppe zu definieren, um die Optimierung an unterschiedliche Datenlagen (z.B. saisonale Unterschiede) anpassen zu können.</w:t>
      </w:r>
    </w:p>
    <w:p w14:paraId="58BD7890" w14:textId="750A0977" w:rsidR="00934F4A" w:rsidRDefault="00934F4A" w:rsidP="005A6F34">
      <w:pPr>
        <w:pStyle w:val="berschrift2"/>
      </w:pPr>
      <w:bookmarkStart w:id="64" w:name="_Toc44923855"/>
      <w:r>
        <w:t>Ausschluss</w:t>
      </w:r>
      <w:r w:rsidR="004A6273">
        <w:t xml:space="preserve"> L</w:t>
      </w:r>
      <w:r>
        <w:t>iste</w:t>
      </w:r>
      <w:bookmarkEnd w:id="64"/>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65" w:name="_Toc44923856"/>
      <w:r>
        <w:lastRenderedPageBreak/>
        <w:t>Preloads</w:t>
      </w:r>
      <w:bookmarkEnd w:id="65"/>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66" w:name="_Toc44923857"/>
      <w:r>
        <w:t>Shunting</w:t>
      </w:r>
      <w:bookmarkEnd w:id="66"/>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67" w:name="_Toc44923858"/>
      <w:r>
        <w:t>Roaming</w:t>
      </w:r>
      <w:bookmarkEnd w:id="67"/>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68" w:name="_Toc44923859"/>
      <w:r>
        <w:t>Predrive</w:t>
      </w:r>
      <w:bookmarkEnd w:id="68"/>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69" w:name="_Toc44923860"/>
      <w:r>
        <w:t>Waste Orders</w:t>
      </w:r>
      <w:bookmarkEnd w:id="69"/>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70" w:name="_Toc44923861"/>
      <w:r>
        <w:t>Customer Managed Assignment (CMA)</w:t>
      </w:r>
      <w:bookmarkEnd w:id="70"/>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71" w:name="_Toc44923862"/>
      <w:r>
        <w:lastRenderedPageBreak/>
        <w:t>Splitloads</w:t>
      </w:r>
      <w:bookmarkEnd w:id="71"/>
      <w:r>
        <w:t xml:space="preserve"> </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r w:rsidR="00F64332">
        <w:t xml:space="preserve"> (</w:t>
      </w:r>
      <w:r w:rsidR="00F64332" w:rsidRPr="00F64332">
        <w:t>Ein Sonderfall von Version 1 ist das Mörtel-Geschäft, bei dem identisches Material geladen wird. Dazu steht weiter oben eine Anforderung</w:t>
      </w:r>
      <w:r w:rsidR="00F64332">
        <w:t>)</w:t>
      </w:r>
      <w:r w:rsidR="003F558D">
        <w:t>.</w:t>
      </w:r>
    </w:p>
    <w:p w14:paraId="052951A6" w14:textId="77777777" w:rsidR="00CB6A8C" w:rsidRDefault="00CB6A8C" w:rsidP="00CB6A8C">
      <w:pPr>
        <w:pStyle w:val="berschrift3"/>
      </w:pPr>
      <w:bookmarkStart w:id="72" w:name="_Toc44923863"/>
      <w:r>
        <w:t>Fahrzeit</w:t>
      </w:r>
      <w:bookmarkEnd w:id="72"/>
    </w:p>
    <w:p w14:paraId="29FA5F5E" w14:textId="4290E7C6" w:rsidR="00CB6A8C" w:rsidRPr="00F92DE7" w:rsidRDefault="00CB6A8C" w:rsidP="00C50647">
      <w:r>
        <w:t>Die reine Fahrzeit eines Trucks soll die Lenkzeit der Fahrer repräsentieren</w:t>
      </w:r>
      <w:r w:rsidR="0061717A">
        <w:t>.</w:t>
      </w:r>
    </w:p>
    <w:p w14:paraId="1FCA9095" w14:textId="400DA379" w:rsidR="00C50647" w:rsidRDefault="00CB6A8C" w:rsidP="00C50647">
      <w:r w:rsidRPr="00B62CCA">
        <w:rPr>
          <w:b/>
          <w:bCs/>
        </w:rPr>
        <w:t>Begründung</w:t>
      </w:r>
      <w:r>
        <w:rPr>
          <w:b/>
          <w:bCs/>
        </w:rPr>
        <w:t xml:space="preserve">: </w:t>
      </w:r>
      <w:r>
        <w:t xml:space="preserve">Konnten bis jetzt weder </w:t>
      </w:r>
      <w:r w:rsidR="003F558D">
        <w:t>Transferoptimierer</w:t>
      </w:r>
      <w:r>
        <w:t xml:space="preserve"> noch Regret, wird von Betonkunden nicht angefragt</w:t>
      </w:r>
      <w:r w:rsidR="003F558D">
        <w:t>.</w:t>
      </w:r>
    </w:p>
    <w:p w14:paraId="2E121E89" w14:textId="55C82831" w:rsidR="00DE7F78" w:rsidRDefault="00DE7F78" w:rsidP="00DE7F78">
      <w:pPr>
        <w:pStyle w:val="berschrift3"/>
      </w:pPr>
      <w:bookmarkStart w:id="73" w:name="_Toc44923864"/>
      <w:r>
        <w:t>Minimum Rip</w:t>
      </w:r>
      <w:bookmarkEnd w:id="73"/>
    </w:p>
    <w:p w14:paraId="496FCE31" w14:textId="35C98E92" w:rsidR="007E6857" w:rsidRDefault="007E6857" w:rsidP="00DE7F78">
      <w:r>
        <w:t>Als Minimum Rip wird eine Menge definiert, die an einem Stück aus dem gleichen Werk geliefert werden muss. Danach dürfen alternative Lieferwerke benutzt werden.</w:t>
      </w:r>
    </w:p>
    <w:p w14:paraId="7E3FE2E6" w14:textId="0E49A429" w:rsidR="00274C5C" w:rsidRDefault="00DE7F78" w:rsidP="00DE7F78">
      <w:r>
        <w:t>Begründung: Die frühere „Minimum Rip“ Funktionalität wird nicht mehr berücksichtigt, da sie nicht genutzt wird.</w:t>
      </w:r>
    </w:p>
    <w:p w14:paraId="49774DC3" w14:textId="4BC92291" w:rsidR="00274C5C" w:rsidRPr="00ED34AA" w:rsidRDefault="00274C5C" w:rsidP="00274C5C">
      <w:pPr>
        <w:pStyle w:val="berschrift3"/>
      </w:pPr>
      <w:r>
        <w:t>Produktionskosten</w:t>
      </w:r>
    </w:p>
    <w:p w14:paraId="2C199189" w14:textId="407E3885" w:rsidR="00DE7F78" w:rsidRDefault="00274C5C" w:rsidP="00DE7F78">
      <w:r>
        <w:t>Für die Produktion von Beton an den verschiedenen Werken können unterschiedliche Kosten anfallen. In der Theorie kann es also günstiger sein für die Auslieferung Umwege in Kauf zu nehmen, da die Produktion an manchen Standorten günstiger ist.</w:t>
      </w:r>
    </w:p>
    <w:p w14:paraId="34BD42EF" w14:textId="6CBBE01C" w:rsidR="00274C5C" w:rsidRDefault="00422826" w:rsidP="00DE7F78">
      <w:r>
        <w:t>Begründung:</w:t>
      </w:r>
      <w:r w:rsidR="00E11E95">
        <w:t xml:space="preserve"> </w:t>
      </w:r>
      <w:r w:rsidR="00420A5F">
        <w:t>Es ist nicht gesichert, dass die Produktionskosten sich de</w:t>
      </w:r>
      <w:r w:rsidR="009F5D63">
        <w:t>r</w:t>
      </w:r>
      <w:r w:rsidR="00420A5F">
        <w:t xml:space="preserve">art stark unterscheiden, dass </w:t>
      </w:r>
      <w:r w:rsidR="003F558D">
        <w:t>s</w:t>
      </w:r>
      <w:r w:rsidR="00420A5F">
        <w:t xml:space="preserve">ignifikante Umwege dafür in Kauf genommen werden. Zusätzlich wird die Komplexität der Optimierung dadurch erheblich erhöht. </w:t>
      </w:r>
      <w:r>
        <w:t xml:space="preserve"> </w:t>
      </w:r>
    </w:p>
    <w:p w14:paraId="6253F77D" w14:textId="5D0E1587" w:rsidR="00175E0F" w:rsidRDefault="00175E0F" w:rsidP="00175E0F">
      <w:pPr>
        <w:pStyle w:val="berschrift3"/>
        <w:rPr>
          <w:lang w:val="en-GB"/>
        </w:rPr>
      </w:pPr>
      <w:r w:rsidRPr="00585723">
        <w:rPr>
          <w:lang w:val="en-GB"/>
        </w:rPr>
        <w:t xml:space="preserve"> </w:t>
      </w:r>
      <w:r w:rsidRPr="00175E0F">
        <w:rPr>
          <w:lang w:val="en-GB"/>
        </w:rPr>
        <w:t>Orders for more than o</w:t>
      </w:r>
      <w:r>
        <w:rPr>
          <w:lang w:val="en-GB"/>
        </w:rPr>
        <w:t>ne Day</w:t>
      </w:r>
    </w:p>
    <w:p w14:paraId="005CBAFB" w14:textId="78A8C082" w:rsidR="00175E0F" w:rsidRDefault="00175E0F" w:rsidP="00175E0F">
      <w:r w:rsidRPr="00175E0F">
        <w:t>Aufträge deren Menge so groß ist, dass Sie innerhalb eines Optim</w:t>
      </w:r>
      <w:r>
        <w:t>ierungsintervalls nicht komplett eingeplant werden können.</w:t>
      </w:r>
      <w:r w:rsidRPr="00175E0F">
        <w:t xml:space="preserve"> </w:t>
      </w:r>
    </w:p>
    <w:p w14:paraId="7CEE247F" w14:textId="6BD89170" w:rsidR="00175E0F" w:rsidRDefault="00175E0F" w:rsidP="00175E0F">
      <w:r>
        <w:t>Begrü</w:t>
      </w:r>
      <w:r w:rsidR="000A3004">
        <w:t>n</w:t>
      </w:r>
      <w:r>
        <w:t>dung</w:t>
      </w:r>
      <w:r w:rsidR="007113F8">
        <w:t>: Gibt es bei den Bestandskunden aktuell nicht im System. Falls das notwendig wird, kann der Auftrag im Interface auf zwei Optimierungsintervalle aufgeteilt werden.</w:t>
      </w:r>
    </w:p>
    <w:p w14:paraId="1F65C1F9" w14:textId="77777777" w:rsidR="005B42B2" w:rsidRDefault="005B42B2" w:rsidP="005B42B2">
      <w:pPr>
        <w:pStyle w:val="berschrift3"/>
        <w:rPr>
          <w:lang w:val="en-GB"/>
        </w:rPr>
      </w:pPr>
      <w:r w:rsidRPr="007B0AED">
        <w:rPr>
          <w:lang w:val="en-GB"/>
        </w:rPr>
        <w:lastRenderedPageBreak/>
        <w:t>Max Number of Trucks/ V</w:t>
      </w:r>
      <w:r>
        <w:rPr>
          <w:lang w:val="en-GB"/>
        </w:rPr>
        <w:t>ehicle List</w:t>
      </w:r>
    </w:p>
    <w:p w14:paraId="6E507357" w14:textId="542F30C4" w:rsidR="005B42B2" w:rsidRDefault="005B42B2" w:rsidP="005B42B2">
      <w:r w:rsidRPr="007B0AED">
        <w:t xml:space="preserve">Ein Auftrag kann </w:t>
      </w:r>
      <w:r>
        <w:t>der Optimierung über das Feld „Max Number of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p>
    <w:p w14:paraId="316EAFA3" w14:textId="4623A832" w:rsidR="005B42B2" w:rsidRPr="00175E0F" w:rsidRDefault="005B42B2" w:rsidP="005B42B2">
      <w:r>
        <w:t xml:space="preserve">Begründung: Wird von der </w:t>
      </w:r>
      <w:r w:rsidR="00645450">
        <w:t>Transfer</w:t>
      </w:r>
      <w:r w:rsidR="004E25D2">
        <w:t>o</w:t>
      </w:r>
      <w:r>
        <w:t>ptimierung nicht unterstützt und das Feld wird in keine</w:t>
      </w:r>
      <w:r w:rsidR="001B67D8">
        <w:t>r</w:t>
      </w:r>
      <w:r>
        <w:t xml:space="preserve"> Gruppe benutzt.</w:t>
      </w:r>
    </w:p>
    <w:p w14:paraId="70331077" w14:textId="7086C117" w:rsidR="00112833" w:rsidRDefault="00112833" w:rsidP="005A6F34">
      <w:pPr>
        <w:pStyle w:val="berschrift2"/>
      </w:pPr>
      <w:bookmarkStart w:id="74" w:name="_Toc44923865"/>
      <w:r>
        <w:t>Optimierungsziele</w:t>
      </w:r>
      <w:bookmarkEnd w:id="74"/>
    </w:p>
    <w:p w14:paraId="2139DE0C" w14:textId="310B2CA0" w:rsidR="00617528" w:rsidRPr="0096739E" w:rsidRDefault="003B4696" w:rsidP="00142784">
      <w:r>
        <w:t>Ziel der Optimierung soll es sein</w:t>
      </w:r>
      <w:r w:rsidR="004A230A">
        <w:t>, neben der Einhaltung der FiFo-Regel,</w:t>
      </w:r>
      <w:r>
        <w:t xml:space="preserve"> die Anzahl der Remainings</w:t>
      </w:r>
      <w:r w:rsidR="009A48BB">
        <w:t>, die zurückgelegte Strecke</w:t>
      </w:r>
      <w:r w:rsidR="0040054F">
        <w:t xml:space="preserve"> </w:t>
      </w:r>
      <w:r w:rsidR="00540403">
        <w:t>(in Zeit und/oder Distanz)</w:t>
      </w:r>
      <w:r w:rsidR="007E3841">
        <w:t xml:space="preserve"> </w:t>
      </w:r>
      <w:r w:rsidR="0040054F">
        <w:t xml:space="preserve">und </w:t>
      </w:r>
      <w:r w:rsidR="00CC0F3A">
        <w:t>das Ausmaß</w:t>
      </w:r>
      <w:r w:rsidR="0040054F">
        <w:t xml:space="preserve"> </w:t>
      </w:r>
      <w:r>
        <w:t>der Verspätungen zu minimieren</w:t>
      </w:r>
      <w:r w:rsidR="007F10B1">
        <w:t>. Die bisherige quadratische Kostenfunktion der Verspätungen soll dabei hinterfragt und andere Abbildungsmöglichkeiten geprüft und verglichen werden.</w:t>
      </w:r>
      <w:r w:rsidR="00FC02C4">
        <w:t>.</w:t>
      </w:r>
      <w:r w:rsidR="009A48BB">
        <w:t xml:space="preserve"> </w:t>
      </w:r>
    </w:p>
    <w:sectPr w:rsidR="00617528" w:rsidRPr="0096739E" w:rsidSect="00574927">
      <w:footerReference w:type="default" r:id="rId16"/>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Timm Ziarnetzky" w:date="2022-08-23T08:04:00Z" w:initials="TZ">
    <w:p w14:paraId="493312A8" w14:textId="30B00DD2" w:rsidR="00603C85" w:rsidRDefault="00603C85" w:rsidP="003D7915">
      <w:pPr>
        <w:pStyle w:val="Kommentartext"/>
        <w:jc w:val="left"/>
      </w:pPr>
      <w:r>
        <w:rPr>
          <w:rStyle w:val="Kommentarzeichen"/>
        </w:rPr>
        <w:annotationRef/>
      </w:r>
      <w:r>
        <w:t xml:space="preserve">Lieferungen werden den Werken wie folgt zugeordnet (Stand Plant Dispatch): Erst wird das Stammwerk ausprobiert, d.h. die Verfügbarkeit des Werkes geprüft. Ist dieses nicht verfügbar, werden die alternativen Werke analog geprüft in der Reihenfolge ihrer Distanz zum Kunden mit dem dichtesten beginnend. </w:t>
      </w:r>
    </w:p>
  </w:comment>
  <w:comment w:id="16" w:author="Stefan Jollet" w:date="2022-08-25T08:58:00Z" w:initials="SJ">
    <w:p w14:paraId="0F061C8C" w14:textId="77777777" w:rsidR="00EF3B40" w:rsidRDefault="00EF3B40">
      <w:pPr>
        <w:pStyle w:val="Kommentartext"/>
        <w:jc w:val="left"/>
      </w:pPr>
      <w:r>
        <w:rPr>
          <w:rStyle w:val="Kommentarzeichen"/>
        </w:rPr>
        <w:annotationRef/>
      </w:r>
      <w:r>
        <w:t xml:space="preserve">Aktuell keine Modi unterschieden. </w:t>
      </w:r>
    </w:p>
    <w:p w14:paraId="5D4A6AE0" w14:textId="77777777" w:rsidR="00EF3B40" w:rsidRDefault="00EF3B40" w:rsidP="001473D2">
      <w:pPr>
        <w:pStyle w:val="Kommentartext"/>
        <w:jc w:val="left"/>
      </w:pPr>
      <w:r>
        <w:t>Auch bei Principal werden alternative Werke genommen</w:t>
      </w:r>
    </w:p>
  </w:comment>
  <w:comment w:id="17" w:author="Stefan Jollet" w:date="2022-08-25T09:00:00Z" w:initials="SJ">
    <w:p w14:paraId="13D0FA95" w14:textId="77777777" w:rsidR="00B843DF" w:rsidRDefault="00B843DF" w:rsidP="004C708D">
      <w:pPr>
        <w:pStyle w:val="Kommentartext"/>
        <w:jc w:val="left"/>
      </w:pPr>
      <w:r>
        <w:rPr>
          <w:rStyle w:val="Kommentarzeichen"/>
        </w:rPr>
        <w:annotationRef/>
      </w:r>
      <w:r>
        <w:t>Nicht nur Verfügbarkeit, es wird auch evrsucht verspätungen zu vermeiden.</w:t>
      </w:r>
    </w:p>
  </w:comment>
  <w:comment w:id="18" w:author="Stefan" w:date="2022-08-25T12:07:00Z" w:initials="S">
    <w:p w14:paraId="37F7416D" w14:textId="77777777" w:rsidR="00541C0A" w:rsidRDefault="00541C0A">
      <w:pPr>
        <w:pStyle w:val="Kommentartext"/>
        <w:jc w:val="left"/>
      </w:pPr>
      <w:r>
        <w:rPr>
          <w:rStyle w:val="Kommentarzeichen"/>
        </w:rPr>
        <w:annotationRef/>
      </w:r>
      <w:r>
        <w:t>Plant Dispatch Multiple: Zuerst Hauptwerk. Es sei denn Verspätung. Dann wird alternative gesucht. Falls alle zu spät , wird geringste Verspätung gewählt.</w:t>
      </w:r>
    </w:p>
    <w:p w14:paraId="2E0E5CDC" w14:textId="77777777" w:rsidR="00541C0A" w:rsidRDefault="00541C0A" w:rsidP="00157BD1">
      <w:pPr>
        <w:pStyle w:val="Kommentartext"/>
        <w:jc w:val="left"/>
      </w:pPr>
      <w:r>
        <w:t xml:space="preserve">Single: noch nicht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3312A8" w15:done="0"/>
  <w15:commentEx w15:paraId="5D4A6AE0" w15:paraIdParent="493312A8" w15:done="0"/>
  <w15:commentEx w15:paraId="13D0FA95" w15:paraIdParent="493312A8" w15:done="0"/>
  <w15:commentEx w15:paraId="2E0E5CDC" w15:paraIdParent="493312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F0897" w16cex:dateUtc="2022-08-23T06:04:00Z"/>
  <w16cex:commentExtensible w16cex:durableId="26B1B81B" w16cex:dateUtc="2022-08-25T06:58:00Z"/>
  <w16cex:commentExtensible w16cex:durableId="26B1B8BF" w16cex:dateUtc="2022-08-25T07:00:00Z"/>
  <w16cex:commentExtensible w16cex:durableId="26B1E47C" w16cex:dateUtc="2022-08-25T1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3312A8" w16cid:durableId="26AF0897"/>
  <w16cid:commentId w16cid:paraId="5D4A6AE0" w16cid:durableId="26B1B81B"/>
  <w16cid:commentId w16cid:paraId="13D0FA95" w16cid:durableId="26B1B8BF"/>
  <w16cid:commentId w16cid:paraId="2E0E5CDC" w16cid:durableId="26B1E4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BA0D9" w14:textId="77777777" w:rsidR="00664402" w:rsidRDefault="00664402" w:rsidP="00011BF5">
      <w:pPr>
        <w:spacing w:after="0" w:line="240" w:lineRule="auto"/>
      </w:pPr>
      <w:r>
        <w:separator/>
      </w:r>
    </w:p>
  </w:endnote>
  <w:endnote w:type="continuationSeparator" w:id="0">
    <w:p w14:paraId="79B1825D" w14:textId="77777777" w:rsidR="00664402" w:rsidRDefault="00664402"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5126530"/>
      <w:docPartObj>
        <w:docPartGallery w:val="Page Numbers (Bottom of Page)"/>
        <w:docPartUnique/>
      </w:docPartObj>
    </w:sdtPr>
    <w:sdtEndPr/>
    <w:sdtContent>
      <w:p w14:paraId="0716E3FB" w14:textId="507A789F" w:rsidR="00F46DF0" w:rsidRDefault="002C3DCA">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6A1B5" w14:textId="77777777" w:rsidR="00664402" w:rsidRDefault="00664402" w:rsidP="00011BF5">
      <w:pPr>
        <w:spacing w:after="0" w:line="240" w:lineRule="auto"/>
      </w:pPr>
      <w:r>
        <w:separator/>
      </w:r>
    </w:p>
  </w:footnote>
  <w:footnote w:type="continuationSeparator" w:id="0">
    <w:p w14:paraId="301FE9F6" w14:textId="77777777" w:rsidR="00664402" w:rsidRDefault="00664402"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3"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733242"/>
    <w:multiLevelType w:val="hybridMultilevel"/>
    <w:tmpl w:val="A30A67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8"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1648002">
    <w:abstractNumId w:val="23"/>
  </w:num>
  <w:num w:numId="2" w16cid:durableId="2116514425">
    <w:abstractNumId w:val="27"/>
  </w:num>
  <w:num w:numId="3" w16cid:durableId="1909269901">
    <w:abstractNumId w:val="16"/>
  </w:num>
  <w:num w:numId="4" w16cid:durableId="462116638">
    <w:abstractNumId w:val="19"/>
  </w:num>
  <w:num w:numId="5" w16cid:durableId="2045321807">
    <w:abstractNumId w:val="7"/>
  </w:num>
  <w:num w:numId="6" w16cid:durableId="676998265">
    <w:abstractNumId w:val="24"/>
  </w:num>
  <w:num w:numId="7" w16cid:durableId="1088187942">
    <w:abstractNumId w:val="1"/>
  </w:num>
  <w:num w:numId="8" w16cid:durableId="171530164">
    <w:abstractNumId w:val="8"/>
  </w:num>
  <w:num w:numId="9" w16cid:durableId="1193375072">
    <w:abstractNumId w:val="21"/>
  </w:num>
  <w:num w:numId="10" w16cid:durableId="1842623595">
    <w:abstractNumId w:val="9"/>
  </w:num>
  <w:num w:numId="11" w16cid:durableId="1368143014">
    <w:abstractNumId w:val="6"/>
  </w:num>
  <w:num w:numId="12" w16cid:durableId="476192532">
    <w:abstractNumId w:val="26"/>
  </w:num>
  <w:num w:numId="13" w16cid:durableId="833183975">
    <w:abstractNumId w:val="0"/>
  </w:num>
  <w:num w:numId="14" w16cid:durableId="501235625">
    <w:abstractNumId w:val="12"/>
  </w:num>
  <w:num w:numId="15" w16cid:durableId="1555503082">
    <w:abstractNumId w:val="22"/>
  </w:num>
  <w:num w:numId="16" w16cid:durableId="733700552">
    <w:abstractNumId w:val="28"/>
  </w:num>
  <w:num w:numId="17" w16cid:durableId="1404135614">
    <w:abstractNumId w:val="14"/>
  </w:num>
  <w:num w:numId="18" w16cid:durableId="1345403954">
    <w:abstractNumId w:val="10"/>
  </w:num>
  <w:num w:numId="19" w16cid:durableId="982082558">
    <w:abstractNumId w:val="18"/>
  </w:num>
  <w:num w:numId="20" w16cid:durableId="2047565218">
    <w:abstractNumId w:val="2"/>
  </w:num>
  <w:num w:numId="21" w16cid:durableId="1134105677">
    <w:abstractNumId w:val="3"/>
  </w:num>
  <w:num w:numId="22" w16cid:durableId="367335327">
    <w:abstractNumId w:val="17"/>
  </w:num>
  <w:num w:numId="23" w16cid:durableId="2028213702">
    <w:abstractNumId w:val="11"/>
  </w:num>
  <w:num w:numId="24" w16cid:durableId="1143810915">
    <w:abstractNumId w:val="15"/>
  </w:num>
  <w:num w:numId="25" w16cid:durableId="1441608936">
    <w:abstractNumId w:val="25"/>
  </w:num>
  <w:num w:numId="26" w16cid:durableId="931624489">
    <w:abstractNumId w:val="13"/>
  </w:num>
  <w:num w:numId="27" w16cid:durableId="1318412318">
    <w:abstractNumId w:val="4"/>
  </w:num>
  <w:num w:numId="28" w16cid:durableId="504320498">
    <w:abstractNumId w:val="5"/>
  </w:num>
  <w:num w:numId="29" w16cid:durableId="18706879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fan Sommer">
    <w15:presenceInfo w15:providerId="AD" w15:userId="S::Stefan.Sommer@inform-software.com::07ca4864-ae20-4d2b-99e5-e0e49953204c"/>
  </w15:person>
  <w15:person w15:author="Timm Ziarnetzky">
    <w15:presenceInfo w15:providerId="AD" w15:userId="S::Timm.Ziarnetzky@inform-software.com::aec35307-a43a-4d63-891b-eec9cbfc423f"/>
  </w15:person>
  <w15:person w15:author="Stefan Jollet">
    <w15:presenceInfo w15:providerId="AD" w15:userId="S::Stefan.Jollet@inform-software.com::07ca4864-ae20-4d2b-99e5-e0e49953204c"/>
  </w15:person>
  <w15:person w15:author="Stefan">
    <w15:presenceInfo w15:providerId="AD" w15:userId="S::Stefan.Jollet@inform-software.com::07ca4864-ae20-4d2b-99e5-e0e499532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08"/>
  <w:hyphenationZone w:val="425"/>
  <w:characterSpacingControl w:val="doNotCompress"/>
  <w:hdrShapeDefaults>
    <o:shapedefaults v:ext="edit" spidmax="675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334C"/>
    <w:rsid w:val="000058B6"/>
    <w:rsid w:val="00005924"/>
    <w:rsid w:val="00005A63"/>
    <w:rsid w:val="00011355"/>
    <w:rsid w:val="00011742"/>
    <w:rsid w:val="00011BF5"/>
    <w:rsid w:val="00012301"/>
    <w:rsid w:val="00014E3E"/>
    <w:rsid w:val="000161E2"/>
    <w:rsid w:val="00020251"/>
    <w:rsid w:val="000206FE"/>
    <w:rsid w:val="0002081C"/>
    <w:rsid w:val="00021E6C"/>
    <w:rsid w:val="00022003"/>
    <w:rsid w:val="000226E2"/>
    <w:rsid w:val="000227B9"/>
    <w:rsid w:val="00022E8F"/>
    <w:rsid w:val="00023826"/>
    <w:rsid w:val="0002606A"/>
    <w:rsid w:val="00031CB1"/>
    <w:rsid w:val="0003500E"/>
    <w:rsid w:val="00037A31"/>
    <w:rsid w:val="00040CED"/>
    <w:rsid w:val="00041119"/>
    <w:rsid w:val="00042902"/>
    <w:rsid w:val="00042E53"/>
    <w:rsid w:val="00043C66"/>
    <w:rsid w:val="00044226"/>
    <w:rsid w:val="00045978"/>
    <w:rsid w:val="00045B92"/>
    <w:rsid w:val="00046E8B"/>
    <w:rsid w:val="00047749"/>
    <w:rsid w:val="0005066C"/>
    <w:rsid w:val="00051175"/>
    <w:rsid w:val="00053B33"/>
    <w:rsid w:val="000546C2"/>
    <w:rsid w:val="00054AC3"/>
    <w:rsid w:val="0005611F"/>
    <w:rsid w:val="0005688B"/>
    <w:rsid w:val="00056EAC"/>
    <w:rsid w:val="00062203"/>
    <w:rsid w:val="000624FA"/>
    <w:rsid w:val="00063C28"/>
    <w:rsid w:val="00064502"/>
    <w:rsid w:val="00064AFE"/>
    <w:rsid w:val="000670F3"/>
    <w:rsid w:val="000678E1"/>
    <w:rsid w:val="00067D67"/>
    <w:rsid w:val="000760A7"/>
    <w:rsid w:val="000767BD"/>
    <w:rsid w:val="00077EAD"/>
    <w:rsid w:val="00080662"/>
    <w:rsid w:val="0008233F"/>
    <w:rsid w:val="0008442E"/>
    <w:rsid w:val="000875F2"/>
    <w:rsid w:val="00091266"/>
    <w:rsid w:val="000941FA"/>
    <w:rsid w:val="00095BBD"/>
    <w:rsid w:val="000975BE"/>
    <w:rsid w:val="0009792D"/>
    <w:rsid w:val="000A0C09"/>
    <w:rsid w:val="000A3004"/>
    <w:rsid w:val="000A3057"/>
    <w:rsid w:val="000B5366"/>
    <w:rsid w:val="000B6F9A"/>
    <w:rsid w:val="000C0CB7"/>
    <w:rsid w:val="000C6DA5"/>
    <w:rsid w:val="000D02EC"/>
    <w:rsid w:val="000D052E"/>
    <w:rsid w:val="000D2535"/>
    <w:rsid w:val="000D35FC"/>
    <w:rsid w:val="000D41B1"/>
    <w:rsid w:val="000D5B7C"/>
    <w:rsid w:val="000D65D8"/>
    <w:rsid w:val="000D7924"/>
    <w:rsid w:val="000E251E"/>
    <w:rsid w:val="000E5F78"/>
    <w:rsid w:val="000E7EE4"/>
    <w:rsid w:val="000F3B5C"/>
    <w:rsid w:val="000F4CB3"/>
    <w:rsid w:val="000F5904"/>
    <w:rsid w:val="000F5A12"/>
    <w:rsid w:val="00103252"/>
    <w:rsid w:val="001047D8"/>
    <w:rsid w:val="0010578C"/>
    <w:rsid w:val="0010742C"/>
    <w:rsid w:val="00111F2A"/>
    <w:rsid w:val="0011266C"/>
    <w:rsid w:val="00112833"/>
    <w:rsid w:val="001141DE"/>
    <w:rsid w:val="00116119"/>
    <w:rsid w:val="00126E65"/>
    <w:rsid w:val="0013095B"/>
    <w:rsid w:val="0013165B"/>
    <w:rsid w:val="001320F5"/>
    <w:rsid w:val="00133FB4"/>
    <w:rsid w:val="0013473C"/>
    <w:rsid w:val="00140550"/>
    <w:rsid w:val="00142784"/>
    <w:rsid w:val="00146AF3"/>
    <w:rsid w:val="00154262"/>
    <w:rsid w:val="00154D49"/>
    <w:rsid w:val="0016095E"/>
    <w:rsid w:val="00164216"/>
    <w:rsid w:val="00165AEC"/>
    <w:rsid w:val="00167FAC"/>
    <w:rsid w:val="00172C84"/>
    <w:rsid w:val="00175E0F"/>
    <w:rsid w:val="00183543"/>
    <w:rsid w:val="00192016"/>
    <w:rsid w:val="001A2F58"/>
    <w:rsid w:val="001A344C"/>
    <w:rsid w:val="001A7E00"/>
    <w:rsid w:val="001B1B26"/>
    <w:rsid w:val="001B2249"/>
    <w:rsid w:val="001B5D55"/>
    <w:rsid w:val="001B67D8"/>
    <w:rsid w:val="001B6C5A"/>
    <w:rsid w:val="001B739D"/>
    <w:rsid w:val="001B7EE1"/>
    <w:rsid w:val="001C1226"/>
    <w:rsid w:val="001C23CA"/>
    <w:rsid w:val="001C25CA"/>
    <w:rsid w:val="001C29A3"/>
    <w:rsid w:val="001C3D20"/>
    <w:rsid w:val="001C5B1C"/>
    <w:rsid w:val="001D0118"/>
    <w:rsid w:val="001D0620"/>
    <w:rsid w:val="001D6918"/>
    <w:rsid w:val="001D6C7C"/>
    <w:rsid w:val="001D6F3C"/>
    <w:rsid w:val="001E1C3D"/>
    <w:rsid w:val="001E1CE9"/>
    <w:rsid w:val="001E56CE"/>
    <w:rsid w:val="001E6B49"/>
    <w:rsid w:val="001F00AF"/>
    <w:rsid w:val="001F05CA"/>
    <w:rsid w:val="001F7C41"/>
    <w:rsid w:val="00200690"/>
    <w:rsid w:val="002006A6"/>
    <w:rsid w:val="00201D5F"/>
    <w:rsid w:val="002023D7"/>
    <w:rsid w:val="002025DF"/>
    <w:rsid w:val="00203262"/>
    <w:rsid w:val="00203C71"/>
    <w:rsid w:val="00207EFD"/>
    <w:rsid w:val="00221221"/>
    <w:rsid w:val="0022249F"/>
    <w:rsid w:val="0022449F"/>
    <w:rsid w:val="00225EE1"/>
    <w:rsid w:val="0023236E"/>
    <w:rsid w:val="00232E47"/>
    <w:rsid w:val="002348E7"/>
    <w:rsid w:val="00236AF5"/>
    <w:rsid w:val="00236F28"/>
    <w:rsid w:val="0024510C"/>
    <w:rsid w:val="00246F1D"/>
    <w:rsid w:val="00247521"/>
    <w:rsid w:val="002476AF"/>
    <w:rsid w:val="00250A23"/>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415D"/>
    <w:rsid w:val="00274C5C"/>
    <w:rsid w:val="00277A60"/>
    <w:rsid w:val="0028073D"/>
    <w:rsid w:val="00282A48"/>
    <w:rsid w:val="00285096"/>
    <w:rsid w:val="00292970"/>
    <w:rsid w:val="00296F5B"/>
    <w:rsid w:val="002A29CB"/>
    <w:rsid w:val="002A3756"/>
    <w:rsid w:val="002A50F7"/>
    <w:rsid w:val="002A6CB0"/>
    <w:rsid w:val="002B5A80"/>
    <w:rsid w:val="002B7118"/>
    <w:rsid w:val="002B71E0"/>
    <w:rsid w:val="002C1A26"/>
    <w:rsid w:val="002C1D31"/>
    <w:rsid w:val="002C3DCA"/>
    <w:rsid w:val="002C4F11"/>
    <w:rsid w:val="002D2681"/>
    <w:rsid w:val="002D3A68"/>
    <w:rsid w:val="002E0FD7"/>
    <w:rsid w:val="002E1AEB"/>
    <w:rsid w:val="002E26E0"/>
    <w:rsid w:val="002E55F4"/>
    <w:rsid w:val="002E5649"/>
    <w:rsid w:val="002E7930"/>
    <w:rsid w:val="002F0FDD"/>
    <w:rsid w:val="002F1ACF"/>
    <w:rsid w:val="002F4816"/>
    <w:rsid w:val="002F590C"/>
    <w:rsid w:val="002F74C9"/>
    <w:rsid w:val="00303262"/>
    <w:rsid w:val="00303DD4"/>
    <w:rsid w:val="00306BF3"/>
    <w:rsid w:val="00307DCB"/>
    <w:rsid w:val="00310001"/>
    <w:rsid w:val="0031049E"/>
    <w:rsid w:val="00312E70"/>
    <w:rsid w:val="003137AB"/>
    <w:rsid w:val="003201F1"/>
    <w:rsid w:val="00320642"/>
    <w:rsid w:val="00320B6A"/>
    <w:rsid w:val="003211C3"/>
    <w:rsid w:val="00321814"/>
    <w:rsid w:val="00322071"/>
    <w:rsid w:val="003224B4"/>
    <w:rsid w:val="003225DC"/>
    <w:rsid w:val="00322684"/>
    <w:rsid w:val="003243D6"/>
    <w:rsid w:val="00325C02"/>
    <w:rsid w:val="00330354"/>
    <w:rsid w:val="0033072E"/>
    <w:rsid w:val="00330B5E"/>
    <w:rsid w:val="00330BCC"/>
    <w:rsid w:val="00331BEA"/>
    <w:rsid w:val="00334EC5"/>
    <w:rsid w:val="00335E03"/>
    <w:rsid w:val="003362D7"/>
    <w:rsid w:val="003364C8"/>
    <w:rsid w:val="00343494"/>
    <w:rsid w:val="00343C24"/>
    <w:rsid w:val="00344B0E"/>
    <w:rsid w:val="00344DEF"/>
    <w:rsid w:val="00345775"/>
    <w:rsid w:val="00345F56"/>
    <w:rsid w:val="003467C6"/>
    <w:rsid w:val="0035120C"/>
    <w:rsid w:val="00353204"/>
    <w:rsid w:val="00357066"/>
    <w:rsid w:val="00357C7E"/>
    <w:rsid w:val="00360920"/>
    <w:rsid w:val="003611EE"/>
    <w:rsid w:val="00362584"/>
    <w:rsid w:val="003625A6"/>
    <w:rsid w:val="00363480"/>
    <w:rsid w:val="00365174"/>
    <w:rsid w:val="003657E9"/>
    <w:rsid w:val="00371856"/>
    <w:rsid w:val="003746E3"/>
    <w:rsid w:val="00376ABD"/>
    <w:rsid w:val="00380EA1"/>
    <w:rsid w:val="003813CB"/>
    <w:rsid w:val="00382BA2"/>
    <w:rsid w:val="00384FA7"/>
    <w:rsid w:val="00387E01"/>
    <w:rsid w:val="0039094D"/>
    <w:rsid w:val="003924E9"/>
    <w:rsid w:val="00394E1E"/>
    <w:rsid w:val="003965D9"/>
    <w:rsid w:val="00396776"/>
    <w:rsid w:val="003A130E"/>
    <w:rsid w:val="003A275D"/>
    <w:rsid w:val="003A4D74"/>
    <w:rsid w:val="003A5204"/>
    <w:rsid w:val="003A56ED"/>
    <w:rsid w:val="003B1FCE"/>
    <w:rsid w:val="003B26EE"/>
    <w:rsid w:val="003B4692"/>
    <w:rsid w:val="003B4696"/>
    <w:rsid w:val="003C1598"/>
    <w:rsid w:val="003C4ACC"/>
    <w:rsid w:val="003C59D9"/>
    <w:rsid w:val="003C7E62"/>
    <w:rsid w:val="003D2885"/>
    <w:rsid w:val="003D756D"/>
    <w:rsid w:val="003D75AA"/>
    <w:rsid w:val="003D79C5"/>
    <w:rsid w:val="003D79EE"/>
    <w:rsid w:val="003E1388"/>
    <w:rsid w:val="003E4223"/>
    <w:rsid w:val="003E6311"/>
    <w:rsid w:val="003E7C5F"/>
    <w:rsid w:val="003F3C19"/>
    <w:rsid w:val="003F558D"/>
    <w:rsid w:val="003F6516"/>
    <w:rsid w:val="0040054F"/>
    <w:rsid w:val="00405C85"/>
    <w:rsid w:val="00406323"/>
    <w:rsid w:val="004064A4"/>
    <w:rsid w:val="00406DB0"/>
    <w:rsid w:val="00411F34"/>
    <w:rsid w:val="00412521"/>
    <w:rsid w:val="00412CFC"/>
    <w:rsid w:val="00413D6A"/>
    <w:rsid w:val="004140C0"/>
    <w:rsid w:val="00415133"/>
    <w:rsid w:val="00415741"/>
    <w:rsid w:val="00417323"/>
    <w:rsid w:val="00417A9C"/>
    <w:rsid w:val="00420A5F"/>
    <w:rsid w:val="00422826"/>
    <w:rsid w:val="00423782"/>
    <w:rsid w:val="00423806"/>
    <w:rsid w:val="00423AC1"/>
    <w:rsid w:val="00426DDD"/>
    <w:rsid w:val="00433D6B"/>
    <w:rsid w:val="00436BD9"/>
    <w:rsid w:val="00437AA4"/>
    <w:rsid w:val="004417E7"/>
    <w:rsid w:val="00442AAE"/>
    <w:rsid w:val="00442B2D"/>
    <w:rsid w:val="0044384B"/>
    <w:rsid w:val="0045088C"/>
    <w:rsid w:val="00454EB2"/>
    <w:rsid w:val="00455E3B"/>
    <w:rsid w:val="00462F8D"/>
    <w:rsid w:val="00463BE5"/>
    <w:rsid w:val="00465CB2"/>
    <w:rsid w:val="00466919"/>
    <w:rsid w:val="0046775D"/>
    <w:rsid w:val="004709D4"/>
    <w:rsid w:val="00473C26"/>
    <w:rsid w:val="0047411D"/>
    <w:rsid w:val="004752D5"/>
    <w:rsid w:val="00480BF1"/>
    <w:rsid w:val="004863F0"/>
    <w:rsid w:val="00486C51"/>
    <w:rsid w:val="00493E0E"/>
    <w:rsid w:val="004955E0"/>
    <w:rsid w:val="00495922"/>
    <w:rsid w:val="004963A9"/>
    <w:rsid w:val="00497695"/>
    <w:rsid w:val="004976F8"/>
    <w:rsid w:val="004A230A"/>
    <w:rsid w:val="004A5D61"/>
    <w:rsid w:val="004A606F"/>
    <w:rsid w:val="004A6273"/>
    <w:rsid w:val="004B0125"/>
    <w:rsid w:val="004B19FE"/>
    <w:rsid w:val="004B3A47"/>
    <w:rsid w:val="004B7492"/>
    <w:rsid w:val="004C0222"/>
    <w:rsid w:val="004C06C2"/>
    <w:rsid w:val="004C36A0"/>
    <w:rsid w:val="004C629B"/>
    <w:rsid w:val="004C66E5"/>
    <w:rsid w:val="004C6B57"/>
    <w:rsid w:val="004D4671"/>
    <w:rsid w:val="004D507F"/>
    <w:rsid w:val="004D5C1B"/>
    <w:rsid w:val="004D63C3"/>
    <w:rsid w:val="004E1BDF"/>
    <w:rsid w:val="004E1D31"/>
    <w:rsid w:val="004E20C6"/>
    <w:rsid w:val="004E25D2"/>
    <w:rsid w:val="004E2FA4"/>
    <w:rsid w:val="004E2FDD"/>
    <w:rsid w:val="004E60E0"/>
    <w:rsid w:val="004F3D62"/>
    <w:rsid w:val="004F5221"/>
    <w:rsid w:val="004F71DF"/>
    <w:rsid w:val="00503176"/>
    <w:rsid w:val="00506C50"/>
    <w:rsid w:val="005113DE"/>
    <w:rsid w:val="005122F9"/>
    <w:rsid w:val="005137A5"/>
    <w:rsid w:val="00513B44"/>
    <w:rsid w:val="005143D8"/>
    <w:rsid w:val="00516A08"/>
    <w:rsid w:val="00516CBB"/>
    <w:rsid w:val="00520BF4"/>
    <w:rsid w:val="0052120B"/>
    <w:rsid w:val="00532494"/>
    <w:rsid w:val="0054021B"/>
    <w:rsid w:val="00540403"/>
    <w:rsid w:val="00541C0A"/>
    <w:rsid w:val="005432E6"/>
    <w:rsid w:val="0054540F"/>
    <w:rsid w:val="005456EE"/>
    <w:rsid w:val="00545DC0"/>
    <w:rsid w:val="00547788"/>
    <w:rsid w:val="00550710"/>
    <w:rsid w:val="005515E6"/>
    <w:rsid w:val="00551F69"/>
    <w:rsid w:val="00552A3B"/>
    <w:rsid w:val="0055377C"/>
    <w:rsid w:val="005562F9"/>
    <w:rsid w:val="005579B1"/>
    <w:rsid w:val="00557EF6"/>
    <w:rsid w:val="00560B5A"/>
    <w:rsid w:val="005629E9"/>
    <w:rsid w:val="00562D1A"/>
    <w:rsid w:val="00567C4A"/>
    <w:rsid w:val="00570FEF"/>
    <w:rsid w:val="00571105"/>
    <w:rsid w:val="00574927"/>
    <w:rsid w:val="005760CB"/>
    <w:rsid w:val="005768B7"/>
    <w:rsid w:val="00577706"/>
    <w:rsid w:val="00584684"/>
    <w:rsid w:val="00585723"/>
    <w:rsid w:val="0058588A"/>
    <w:rsid w:val="0058624F"/>
    <w:rsid w:val="005872CF"/>
    <w:rsid w:val="00592CE8"/>
    <w:rsid w:val="00595504"/>
    <w:rsid w:val="00595DAC"/>
    <w:rsid w:val="005A095A"/>
    <w:rsid w:val="005A2B0F"/>
    <w:rsid w:val="005A5DB0"/>
    <w:rsid w:val="005A6A57"/>
    <w:rsid w:val="005A6F34"/>
    <w:rsid w:val="005A749B"/>
    <w:rsid w:val="005B2DFB"/>
    <w:rsid w:val="005B3348"/>
    <w:rsid w:val="005B42B2"/>
    <w:rsid w:val="005B5C1C"/>
    <w:rsid w:val="005B66FC"/>
    <w:rsid w:val="005C0AC4"/>
    <w:rsid w:val="005C123E"/>
    <w:rsid w:val="005C5B28"/>
    <w:rsid w:val="005C68B4"/>
    <w:rsid w:val="005D126F"/>
    <w:rsid w:val="005D2616"/>
    <w:rsid w:val="005D55C9"/>
    <w:rsid w:val="005D69CE"/>
    <w:rsid w:val="005D6D67"/>
    <w:rsid w:val="005D736C"/>
    <w:rsid w:val="005E18DF"/>
    <w:rsid w:val="005E3788"/>
    <w:rsid w:val="005E3E8E"/>
    <w:rsid w:val="005E5075"/>
    <w:rsid w:val="005E77CE"/>
    <w:rsid w:val="005F2072"/>
    <w:rsid w:val="005F3079"/>
    <w:rsid w:val="005F3BFF"/>
    <w:rsid w:val="005F6632"/>
    <w:rsid w:val="005F6769"/>
    <w:rsid w:val="00600A56"/>
    <w:rsid w:val="00603C85"/>
    <w:rsid w:val="00604A35"/>
    <w:rsid w:val="00610E72"/>
    <w:rsid w:val="00613B67"/>
    <w:rsid w:val="0061717A"/>
    <w:rsid w:val="00617528"/>
    <w:rsid w:val="006220B4"/>
    <w:rsid w:val="00623F42"/>
    <w:rsid w:val="006241BB"/>
    <w:rsid w:val="00626A13"/>
    <w:rsid w:val="006270F0"/>
    <w:rsid w:val="00630E25"/>
    <w:rsid w:val="00631E90"/>
    <w:rsid w:val="00635B81"/>
    <w:rsid w:val="006371DD"/>
    <w:rsid w:val="0063740F"/>
    <w:rsid w:val="00640070"/>
    <w:rsid w:val="00643E89"/>
    <w:rsid w:val="00645450"/>
    <w:rsid w:val="006456A3"/>
    <w:rsid w:val="006512FF"/>
    <w:rsid w:val="006514DF"/>
    <w:rsid w:val="00653FFD"/>
    <w:rsid w:val="00654122"/>
    <w:rsid w:val="00662648"/>
    <w:rsid w:val="0066300E"/>
    <w:rsid w:val="00663FD7"/>
    <w:rsid w:val="00664402"/>
    <w:rsid w:val="0066594A"/>
    <w:rsid w:val="00666D03"/>
    <w:rsid w:val="00666FF0"/>
    <w:rsid w:val="00670917"/>
    <w:rsid w:val="00671037"/>
    <w:rsid w:val="00672959"/>
    <w:rsid w:val="00673116"/>
    <w:rsid w:val="00681930"/>
    <w:rsid w:val="00683013"/>
    <w:rsid w:val="00684BCA"/>
    <w:rsid w:val="006858E4"/>
    <w:rsid w:val="006862E3"/>
    <w:rsid w:val="0068651F"/>
    <w:rsid w:val="006865CE"/>
    <w:rsid w:val="006872D2"/>
    <w:rsid w:val="0069319A"/>
    <w:rsid w:val="006940E1"/>
    <w:rsid w:val="00695C66"/>
    <w:rsid w:val="006A1D80"/>
    <w:rsid w:val="006A2DAD"/>
    <w:rsid w:val="006A574D"/>
    <w:rsid w:val="006A633D"/>
    <w:rsid w:val="006A63AD"/>
    <w:rsid w:val="006A78DB"/>
    <w:rsid w:val="006A7E2A"/>
    <w:rsid w:val="006B1C0B"/>
    <w:rsid w:val="006B4E61"/>
    <w:rsid w:val="006B5AEE"/>
    <w:rsid w:val="006B7F81"/>
    <w:rsid w:val="006C4CF9"/>
    <w:rsid w:val="006C7BA9"/>
    <w:rsid w:val="006D0D8C"/>
    <w:rsid w:val="006D2AD6"/>
    <w:rsid w:val="006E1190"/>
    <w:rsid w:val="006E13AB"/>
    <w:rsid w:val="006E1BED"/>
    <w:rsid w:val="006E2110"/>
    <w:rsid w:val="006F1963"/>
    <w:rsid w:val="006F430A"/>
    <w:rsid w:val="007013BB"/>
    <w:rsid w:val="007057F0"/>
    <w:rsid w:val="00705B46"/>
    <w:rsid w:val="007100D3"/>
    <w:rsid w:val="007113F8"/>
    <w:rsid w:val="00713804"/>
    <w:rsid w:val="007140A9"/>
    <w:rsid w:val="00717E28"/>
    <w:rsid w:val="0072123B"/>
    <w:rsid w:val="00721D98"/>
    <w:rsid w:val="00722DF3"/>
    <w:rsid w:val="0072307E"/>
    <w:rsid w:val="007267F9"/>
    <w:rsid w:val="00726EDD"/>
    <w:rsid w:val="00731CDB"/>
    <w:rsid w:val="00735687"/>
    <w:rsid w:val="0073655B"/>
    <w:rsid w:val="007377C1"/>
    <w:rsid w:val="00741F92"/>
    <w:rsid w:val="007421DE"/>
    <w:rsid w:val="00742475"/>
    <w:rsid w:val="007445EC"/>
    <w:rsid w:val="00751E52"/>
    <w:rsid w:val="00752B07"/>
    <w:rsid w:val="0075544E"/>
    <w:rsid w:val="00765CFF"/>
    <w:rsid w:val="007664D9"/>
    <w:rsid w:val="0077117C"/>
    <w:rsid w:val="00771F68"/>
    <w:rsid w:val="0077408A"/>
    <w:rsid w:val="00777AA8"/>
    <w:rsid w:val="00782366"/>
    <w:rsid w:val="00783D39"/>
    <w:rsid w:val="00784817"/>
    <w:rsid w:val="00784D2E"/>
    <w:rsid w:val="0078578B"/>
    <w:rsid w:val="00790C55"/>
    <w:rsid w:val="00792465"/>
    <w:rsid w:val="007936B9"/>
    <w:rsid w:val="00794C71"/>
    <w:rsid w:val="00795431"/>
    <w:rsid w:val="007965F6"/>
    <w:rsid w:val="007A1626"/>
    <w:rsid w:val="007A65A2"/>
    <w:rsid w:val="007A765F"/>
    <w:rsid w:val="007B0AED"/>
    <w:rsid w:val="007B22C2"/>
    <w:rsid w:val="007B5459"/>
    <w:rsid w:val="007B6B5F"/>
    <w:rsid w:val="007C0FA8"/>
    <w:rsid w:val="007C4237"/>
    <w:rsid w:val="007C5101"/>
    <w:rsid w:val="007C5ADF"/>
    <w:rsid w:val="007C6C54"/>
    <w:rsid w:val="007D2408"/>
    <w:rsid w:val="007D2B07"/>
    <w:rsid w:val="007D3E5E"/>
    <w:rsid w:val="007D5190"/>
    <w:rsid w:val="007D6AB5"/>
    <w:rsid w:val="007E03B6"/>
    <w:rsid w:val="007E05E4"/>
    <w:rsid w:val="007E1AC5"/>
    <w:rsid w:val="007E2339"/>
    <w:rsid w:val="007E2CEE"/>
    <w:rsid w:val="007E3690"/>
    <w:rsid w:val="007E3841"/>
    <w:rsid w:val="007E3C79"/>
    <w:rsid w:val="007E6857"/>
    <w:rsid w:val="007F10B1"/>
    <w:rsid w:val="007F25E5"/>
    <w:rsid w:val="007F4A93"/>
    <w:rsid w:val="007F73C2"/>
    <w:rsid w:val="00801034"/>
    <w:rsid w:val="00804134"/>
    <w:rsid w:val="00804B8C"/>
    <w:rsid w:val="008076F3"/>
    <w:rsid w:val="00807826"/>
    <w:rsid w:val="0081013E"/>
    <w:rsid w:val="00810F48"/>
    <w:rsid w:val="00810F93"/>
    <w:rsid w:val="008174C6"/>
    <w:rsid w:val="008175BC"/>
    <w:rsid w:val="0081797A"/>
    <w:rsid w:val="008207BC"/>
    <w:rsid w:val="00820B35"/>
    <w:rsid w:val="00822449"/>
    <w:rsid w:val="00823A06"/>
    <w:rsid w:val="00823D4D"/>
    <w:rsid w:val="00823F7E"/>
    <w:rsid w:val="00825955"/>
    <w:rsid w:val="008306EC"/>
    <w:rsid w:val="0083333E"/>
    <w:rsid w:val="008342E4"/>
    <w:rsid w:val="00834A32"/>
    <w:rsid w:val="008351DE"/>
    <w:rsid w:val="00837258"/>
    <w:rsid w:val="00840501"/>
    <w:rsid w:val="00843217"/>
    <w:rsid w:val="00844371"/>
    <w:rsid w:val="0084716F"/>
    <w:rsid w:val="00847676"/>
    <w:rsid w:val="00850A9E"/>
    <w:rsid w:val="00850E50"/>
    <w:rsid w:val="00851783"/>
    <w:rsid w:val="00851839"/>
    <w:rsid w:val="00852D6A"/>
    <w:rsid w:val="00854704"/>
    <w:rsid w:val="00854779"/>
    <w:rsid w:val="00855F0C"/>
    <w:rsid w:val="00856A3B"/>
    <w:rsid w:val="00856DD1"/>
    <w:rsid w:val="008576AC"/>
    <w:rsid w:val="00860B62"/>
    <w:rsid w:val="00861C61"/>
    <w:rsid w:val="008648EC"/>
    <w:rsid w:val="00865555"/>
    <w:rsid w:val="00866BEF"/>
    <w:rsid w:val="00867428"/>
    <w:rsid w:val="00867B7C"/>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4C2E"/>
    <w:rsid w:val="0089656C"/>
    <w:rsid w:val="008A00D1"/>
    <w:rsid w:val="008A0FB7"/>
    <w:rsid w:val="008A1758"/>
    <w:rsid w:val="008A1935"/>
    <w:rsid w:val="008A3171"/>
    <w:rsid w:val="008A3414"/>
    <w:rsid w:val="008A51F3"/>
    <w:rsid w:val="008A5A7D"/>
    <w:rsid w:val="008B13B0"/>
    <w:rsid w:val="008B2EB4"/>
    <w:rsid w:val="008B4586"/>
    <w:rsid w:val="008B479F"/>
    <w:rsid w:val="008B783F"/>
    <w:rsid w:val="008B7EB7"/>
    <w:rsid w:val="008C2BD2"/>
    <w:rsid w:val="008C6B05"/>
    <w:rsid w:val="008C74AF"/>
    <w:rsid w:val="008D243A"/>
    <w:rsid w:val="008D349B"/>
    <w:rsid w:val="008D7BAE"/>
    <w:rsid w:val="008E2427"/>
    <w:rsid w:val="008E27CA"/>
    <w:rsid w:val="008E36ED"/>
    <w:rsid w:val="008E4B85"/>
    <w:rsid w:val="008E75AE"/>
    <w:rsid w:val="008F1106"/>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2B1C"/>
    <w:rsid w:val="0092655E"/>
    <w:rsid w:val="009329D5"/>
    <w:rsid w:val="00932E64"/>
    <w:rsid w:val="00933284"/>
    <w:rsid w:val="0093498A"/>
    <w:rsid w:val="00934F4A"/>
    <w:rsid w:val="00935265"/>
    <w:rsid w:val="00935A89"/>
    <w:rsid w:val="00937D8E"/>
    <w:rsid w:val="00944552"/>
    <w:rsid w:val="00951724"/>
    <w:rsid w:val="0095322B"/>
    <w:rsid w:val="00954257"/>
    <w:rsid w:val="009547F3"/>
    <w:rsid w:val="009570B2"/>
    <w:rsid w:val="009610D8"/>
    <w:rsid w:val="00961A0D"/>
    <w:rsid w:val="0096273D"/>
    <w:rsid w:val="0096739E"/>
    <w:rsid w:val="00970832"/>
    <w:rsid w:val="00980222"/>
    <w:rsid w:val="00981B66"/>
    <w:rsid w:val="009835DB"/>
    <w:rsid w:val="00983DD7"/>
    <w:rsid w:val="00985742"/>
    <w:rsid w:val="00986B55"/>
    <w:rsid w:val="00990134"/>
    <w:rsid w:val="00990496"/>
    <w:rsid w:val="00995A89"/>
    <w:rsid w:val="00997F2A"/>
    <w:rsid w:val="009A266B"/>
    <w:rsid w:val="009A32E9"/>
    <w:rsid w:val="009A3698"/>
    <w:rsid w:val="009A3C75"/>
    <w:rsid w:val="009A48BB"/>
    <w:rsid w:val="009B201E"/>
    <w:rsid w:val="009B2691"/>
    <w:rsid w:val="009B5B04"/>
    <w:rsid w:val="009C046D"/>
    <w:rsid w:val="009C6348"/>
    <w:rsid w:val="009C636C"/>
    <w:rsid w:val="009C6A2B"/>
    <w:rsid w:val="009D4710"/>
    <w:rsid w:val="009D79B6"/>
    <w:rsid w:val="009E0C01"/>
    <w:rsid w:val="009E1741"/>
    <w:rsid w:val="009E4AAB"/>
    <w:rsid w:val="009E5770"/>
    <w:rsid w:val="009E6D9D"/>
    <w:rsid w:val="009E71F1"/>
    <w:rsid w:val="009F27B7"/>
    <w:rsid w:val="009F409E"/>
    <w:rsid w:val="009F5D63"/>
    <w:rsid w:val="00A03D39"/>
    <w:rsid w:val="00A0485C"/>
    <w:rsid w:val="00A06363"/>
    <w:rsid w:val="00A0655E"/>
    <w:rsid w:val="00A07D06"/>
    <w:rsid w:val="00A105AE"/>
    <w:rsid w:val="00A113A1"/>
    <w:rsid w:val="00A1302C"/>
    <w:rsid w:val="00A156EA"/>
    <w:rsid w:val="00A20308"/>
    <w:rsid w:val="00A24722"/>
    <w:rsid w:val="00A261A7"/>
    <w:rsid w:val="00A262B6"/>
    <w:rsid w:val="00A30994"/>
    <w:rsid w:val="00A32F0B"/>
    <w:rsid w:val="00A33FA6"/>
    <w:rsid w:val="00A37737"/>
    <w:rsid w:val="00A40167"/>
    <w:rsid w:val="00A40725"/>
    <w:rsid w:val="00A4076E"/>
    <w:rsid w:val="00A41C58"/>
    <w:rsid w:val="00A41D06"/>
    <w:rsid w:val="00A44877"/>
    <w:rsid w:val="00A44BFA"/>
    <w:rsid w:val="00A5345D"/>
    <w:rsid w:val="00A615E2"/>
    <w:rsid w:val="00A61F6F"/>
    <w:rsid w:val="00A64704"/>
    <w:rsid w:val="00A72136"/>
    <w:rsid w:val="00A731D3"/>
    <w:rsid w:val="00A7675D"/>
    <w:rsid w:val="00A77B3A"/>
    <w:rsid w:val="00A77EC8"/>
    <w:rsid w:val="00A82648"/>
    <w:rsid w:val="00A831A8"/>
    <w:rsid w:val="00A83977"/>
    <w:rsid w:val="00A83BF1"/>
    <w:rsid w:val="00A848F6"/>
    <w:rsid w:val="00A90206"/>
    <w:rsid w:val="00A91B4B"/>
    <w:rsid w:val="00A91EF7"/>
    <w:rsid w:val="00A936D3"/>
    <w:rsid w:val="00A9495B"/>
    <w:rsid w:val="00A94ECF"/>
    <w:rsid w:val="00A952EF"/>
    <w:rsid w:val="00AA0CDE"/>
    <w:rsid w:val="00AA1696"/>
    <w:rsid w:val="00AA3E3B"/>
    <w:rsid w:val="00AA47D1"/>
    <w:rsid w:val="00AB006D"/>
    <w:rsid w:val="00AB1833"/>
    <w:rsid w:val="00AB1C7B"/>
    <w:rsid w:val="00AB3396"/>
    <w:rsid w:val="00AB419F"/>
    <w:rsid w:val="00AB4F31"/>
    <w:rsid w:val="00AC0413"/>
    <w:rsid w:val="00AC13FB"/>
    <w:rsid w:val="00AC3325"/>
    <w:rsid w:val="00AC34D1"/>
    <w:rsid w:val="00AC6890"/>
    <w:rsid w:val="00AD2CAA"/>
    <w:rsid w:val="00AD2F6E"/>
    <w:rsid w:val="00AD582D"/>
    <w:rsid w:val="00AE0F96"/>
    <w:rsid w:val="00AE21E3"/>
    <w:rsid w:val="00AE3E0E"/>
    <w:rsid w:val="00AE4081"/>
    <w:rsid w:val="00AE4E92"/>
    <w:rsid w:val="00AE4EFD"/>
    <w:rsid w:val="00AE53EF"/>
    <w:rsid w:val="00AE645A"/>
    <w:rsid w:val="00AE651F"/>
    <w:rsid w:val="00AF0D9A"/>
    <w:rsid w:val="00AF3152"/>
    <w:rsid w:val="00AF32EC"/>
    <w:rsid w:val="00AF35D8"/>
    <w:rsid w:val="00AF3DE0"/>
    <w:rsid w:val="00AF422F"/>
    <w:rsid w:val="00B01325"/>
    <w:rsid w:val="00B023BD"/>
    <w:rsid w:val="00B027E3"/>
    <w:rsid w:val="00B04BBD"/>
    <w:rsid w:val="00B0512E"/>
    <w:rsid w:val="00B05C38"/>
    <w:rsid w:val="00B0786E"/>
    <w:rsid w:val="00B10471"/>
    <w:rsid w:val="00B10E53"/>
    <w:rsid w:val="00B10E98"/>
    <w:rsid w:val="00B13450"/>
    <w:rsid w:val="00B136D4"/>
    <w:rsid w:val="00B16150"/>
    <w:rsid w:val="00B16C3B"/>
    <w:rsid w:val="00B20E76"/>
    <w:rsid w:val="00B23765"/>
    <w:rsid w:val="00B2595F"/>
    <w:rsid w:val="00B31DA2"/>
    <w:rsid w:val="00B33782"/>
    <w:rsid w:val="00B36009"/>
    <w:rsid w:val="00B36B67"/>
    <w:rsid w:val="00B36EE8"/>
    <w:rsid w:val="00B3737D"/>
    <w:rsid w:val="00B41CD2"/>
    <w:rsid w:val="00B42C6F"/>
    <w:rsid w:val="00B42E4D"/>
    <w:rsid w:val="00B434F7"/>
    <w:rsid w:val="00B44659"/>
    <w:rsid w:val="00B47523"/>
    <w:rsid w:val="00B52F53"/>
    <w:rsid w:val="00B552A4"/>
    <w:rsid w:val="00B563FA"/>
    <w:rsid w:val="00B624EB"/>
    <w:rsid w:val="00B62CCA"/>
    <w:rsid w:val="00B63E65"/>
    <w:rsid w:val="00B643F4"/>
    <w:rsid w:val="00B64EC3"/>
    <w:rsid w:val="00B6502A"/>
    <w:rsid w:val="00B65EB0"/>
    <w:rsid w:val="00B70F32"/>
    <w:rsid w:val="00B715A0"/>
    <w:rsid w:val="00B773B7"/>
    <w:rsid w:val="00B77FEE"/>
    <w:rsid w:val="00B82186"/>
    <w:rsid w:val="00B82AF4"/>
    <w:rsid w:val="00B843DF"/>
    <w:rsid w:val="00B84FBF"/>
    <w:rsid w:val="00B855F6"/>
    <w:rsid w:val="00B90C5A"/>
    <w:rsid w:val="00B90D59"/>
    <w:rsid w:val="00B90F61"/>
    <w:rsid w:val="00B93650"/>
    <w:rsid w:val="00B955C9"/>
    <w:rsid w:val="00B95D31"/>
    <w:rsid w:val="00B9745E"/>
    <w:rsid w:val="00BA363C"/>
    <w:rsid w:val="00BA3F1A"/>
    <w:rsid w:val="00BA7F78"/>
    <w:rsid w:val="00BB32EA"/>
    <w:rsid w:val="00BB3E57"/>
    <w:rsid w:val="00BB44F4"/>
    <w:rsid w:val="00BB49AE"/>
    <w:rsid w:val="00BB58B0"/>
    <w:rsid w:val="00BC17F4"/>
    <w:rsid w:val="00BC31DF"/>
    <w:rsid w:val="00BC328B"/>
    <w:rsid w:val="00BC47E8"/>
    <w:rsid w:val="00BD232A"/>
    <w:rsid w:val="00BD2FA7"/>
    <w:rsid w:val="00BD5C70"/>
    <w:rsid w:val="00BD6FE1"/>
    <w:rsid w:val="00BE1B7B"/>
    <w:rsid w:val="00BE244D"/>
    <w:rsid w:val="00BE387E"/>
    <w:rsid w:val="00BF1DBC"/>
    <w:rsid w:val="00BF4A24"/>
    <w:rsid w:val="00BF714C"/>
    <w:rsid w:val="00BF79E3"/>
    <w:rsid w:val="00C0221D"/>
    <w:rsid w:val="00C02776"/>
    <w:rsid w:val="00C05405"/>
    <w:rsid w:val="00C064E0"/>
    <w:rsid w:val="00C159D8"/>
    <w:rsid w:val="00C16DA2"/>
    <w:rsid w:val="00C17D32"/>
    <w:rsid w:val="00C20F25"/>
    <w:rsid w:val="00C21403"/>
    <w:rsid w:val="00C220DF"/>
    <w:rsid w:val="00C307F2"/>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7F05"/>
    <w:rsid w:val="00C7037F"/>
    <w:rsid w:val="00C70E26"/>
    <w:rsid w:val="00C7453E"/>
    <w:rsid w:val="00C74EA9"/>
    <w:rsid w:val="00C75E04"/>
    <w:rsid w:val="00C76E2A"/>
    <w:rsid w:val="00C77689"/>
    <w:rsid w:val="00C804C5"/>
    <w:rsid w:val="00C87AC0"/>
    <w:rsid w:val="00C907C0"/>
    <w:rsid w:val="00CA10C0"/>
    <w:rsid w:val="00CB6A8C"/>
    <w:rsid w:val="00CB6AC7"/>
    <w:rsid w:val="00CB71F4"/>
    <w:rsid w:val="00CC047A"/>
    <w:rsid w:val="00CC0C44"/>
    <w:rsid w:val="00CC0F3A"/>
    <w:rsid w:val="00CC3EA2"/>
    <w:rsid w:val="00CC4640"/>
    <w:rsid w:val="00CC5BDD"/>
    <w:rsid w:val="00CC75A3"/>
    <w:rsid w:val="00CC7D3C"/>
    <w:rsid w:val="00CD3231"/>
    <w:rsid w:val="00CD60F1"/>
    <w:rsid w:val="00CD6E52"/>
    <w:rsid w:val="00CD7A6B"/>
    <w:rsid w:val="00CE03A9"/>
    <w:rsid w:val="00CE572B"/>
    <w:rsid w:val="00CE58A9"/>
    <w:rsid w:val="00CE6F95"/>
    <w:rsid w:val="00CF5829"/>
    <w:rsid w:val="00D01333"/>
    <w:rsid w:val="00D01ACB"/>
    <w:rsid w:val="00D01EAF"/>
    <w:rsid w:val="00D01F22"/>
    <w:rsid w:val="00D06E39"/>
    <w:rsid w:val="00D1264B"/>
    <w:rsid w:val="00D17612"/>
    <w:rsid w:val="00D20729"/>
    <w:rsid w:val="00D2105B"/>
    <w:rsid w:val="00D2176F"/>
    <w:rsid w:val="00D22B7E"/>
    <w:rsid w:val="00D257E9"/>
    <w:rsid w:val="00D2796D"/>
    <w:rsid w:val="00D31EF1"/>
    <w:rsid w:val="00D345B7"/>
    <w:rsid w:val="00D408FF"/>
    <w:rsid w:val="00D43FEF"/>
    <w:rsid w:val="00D45483"/>
    <w:rsid w:val="00D46353"/>
    <w:rsid w:val="00D538B6"/>
    <w:rsid w:val="00D5710E"/>
    <w:rsid w:val="00D572EE"/>
    <w:rsid w:val="00D607DB"/>
    <w:rsid w:val="00D60C3E"/>
    <w:rsid w:val="00D6355D"/>
    <w:rsid w:val="00D64F07"/>
    <w:rsid w:val="00D665AE"/>
    <w:rsid w:val="00D76CBA"/>
    <w:rsid w:val="00D8190F"/>
    <w:rsid w:val="00D823DF"/>
    <w:rsid w:val="00D82E3F"/>
    <w:rsid w:val="00D83B8B"/>
    <w:rsid w:val="00D8421C"/>
    <w:rsid w:val="00D8476D"/>
    <w:rsid w:val="00D857F1"/>
    <w:rsid w:val="00D8748E"/>
    <w:rsid w:val="00D908B3"/>
    <w:rsid w:val="00D94009"/>
    <w:rsid w:val="00D953C0"/>
    <w:rsid w:val="00DA08E2"/>
    <w:rsid w:val="00DA1CFB"/>
    <w:rsid w:val="00DA2BAB"/>
    <w:rsid w:val="00DA5D02"/>
    <w:rsid w:val="00DA5FED"/>
    <w:rsid w:val="00DA716C"/>
    <w:rsid w:val="00DB13D7"/>
    <w:rsid w:val="00DB6BEC"/>
    <w:rsid w:val="00DB7F14"/>
    <w:rsid w:val="00DC7013"/>
    <w:rsid w:val="00DD095A"/>
    <w:rsid w:val="00DD16CB"/>
    <w:rsid w:val="00DD4029"/>
    <w:rsid w:val="00DD433C"/>
    <w:rsid w:val="00DE47F5"/>
    <w:rsid w:val="00DE532B"/>
    <w:rsid w:val="00DE5AAB"/>
    <w:rsid w:val="00DE7163"/>
    <w:rsid w:val="00DE7923"/>
    <w:rsid w:val="00DE7F78"/>
    <w:rsid w:val="00DF10CB"/>
    <w:rsid w:val="00DF23FF"/>
    <w:rsid w:val="00DF33F0"/>
    <w:rsid w:val="00DF523B"/>
    <w:rsid w:val="00DF6FAB"/>
    <w:rsid w:val="00E02C1E"/>
    <w:rsid w:val="00E11E95"/>
    <w:rsid w:val="00E161C5"/>
    <w:rsid w:val="00E1626C"/>
    <w:rsid w:val="00E17D41"/>
    <w:rsid w:val="00E17FAC"/>
    <w:rsid w:val="00E20855"/>
    <w:rsid w:val="00E23031"/>
    <w:rsid w:val="00E25B32"/>
    <w:rsid w:val="00E2713E"/>
    <w:rsid w:val="00E27F53"/>
    <w:rsid w:val="00E32723"/>
    <w:rsid w:val="00E33BA6"/>
    <w:rsid w:val="00E346AA"/>
    <w:rsid w:val="00E35ED0"/>
    <w:rsid w:val="00E36DBE"/>
    <w:rsid w:val="00E41815"/>
    <w:rsid w:val="00E41BDA"/>
    <w:rsid w:val="00E435C4"/>
    <w:rsid w:val="00E43676"/>
    <w:rsid w:val="00E43EAF"/>
    <w:rsid w:val="00E44795"/>
    <w:rsid w:val="00E451BD"/>
    <w:rsid w:val="00E460F5"/>
    <w:rsid w:val="00E4620A"/>
    <w:rsid w:val="00E51EAF"/>
    <w:rsid w:val="00E52618"/>
    <w:rsid w:val="00E555DC"/>
    <w:rsid w:val="00E5642A"/>
    <w:rsid w:val="00E56AF2"/>
    <w:rsid w:val="00E60938"/>
    <w:rsid w:val="00E62A04"/>
    <w:rsid w:val="00E71F38"/>
    <w:rsid w:val="00E74AE6"/>
    <w:rsid w:val="00E75665"/>
    <w:rsid w:val="00E75CC2"/>
    <w:rsid w:val="00E81550"/>
    <w:rsid w:val="00E82DC2"/>
    <w:rsid w:val="00E85456"/>
    <w:rsid w:val="00E86158"/>
    <w:rsid w:val="00E87D2C"/>
    <w:rsid w:val="00E95663"/>
    <w:rsid w:val="00EA0F33"/>
    <w:rsid w:val="00EA13DA"/>
    <w:rsid w:val="00EA14E3"/>
    <w:rsid w:val="00EA5C58"/>
    <w:rsid w:val="00EA7A59"/>
    <w:rsid w:val="00EB201E"/>
    <w:rsid w:val="00EB2566"/>
    <w:rsid w:val="00EB43FD"/>
    <w:rsid w:val="00EC18B0"/>
    <w:rsid w:val="00EC3386"/>
    <w:rsid w:val="00EC5FFE"/>
    <w:rsid w:val="00ED0FA2"/>
    <w:rsid w:val="00ED19C9"/>
    <w:rsid w:val="00ED1F9B"/>
    <w:rsid w:val="00ED2A46"/>
    <w:rsid w:val="00ED34AA"/>
    <w:rsid w:val="00ED4C87"/>
    <w:rsid w:val="00ED4D88"/>
    <w:rsid w:val="00ED534A"/>
    <w:rsid w:val="00EE1D80"/>
    <w:rsid w:val="00EE350F"/>
    <w:rsid w:val="00EE3569"/>
    <w:rsid w:val="00EE4CA9"/>
    <w:rsid w:val="00EE51C8"/>
    <w:rsid w:val="00EE55BB"/>
    <w:rsid w:val="00EF13CD"/>
    <w:rsid w:val="00EF3B40"/>
    <w:rsid w:val="00EF76CC"/>
    <w:rsid w:val="00F00652"/>
    <w:rsid w:val="00F016B9"/>
    <w:rsid w:val="00F03093"/>
    <w:rsid w:val="00F0317A"/>
    <w:rsid w:val="00F0484E"/>
    <w:rsid w:val="00F04AB7"/>
    <w:rsid w:val="00F0674E"/>
    <w:rsid w:val="00F078A9"/>
    <w:rsid w:val="00F1799A"/>
    <w:rsid w:val="00F2258D"/>
    <w:rsid w:val="00F3120B"/>
    <w:rsid w:val="00F31B8C"/>
    <w:rsid w:val="00F33479"/>
    <w:rsid w:val="00F351F7"/>
    <w:rsid w:val="00F3793C"/>
    <w:rsid w:val="00F4488C"/>
    <w:rsid w:val="00F44E15"/>
    <w:rsid w:val="00F46957"/>
    <w:rsid w:val="00F46DF0"/>
    <w:rsid w:val="00F47880"/>
    <w:rsid w:val="00F47F06"/>
    <w:rsid w:val="00F50843"/>
    <w:rsid w:val="00F51E92"/>
    <w:rsid w:val="00F52A95"/>
    <w:rsid w:val="00F542CC"/>
    <w:rsid w:val="00F545D5"/>
    <w:rsid w:val="00F56B99"/>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DE7"/>
    <w:rsid w:val="00F93664"/>
    <w:rsid w:val="00F93DAB"/>
    <w:rsid w:val="00F952D6"/>
    <w:rsid w:val="00F97789"/>
    <w:rsid w:val="00FA2A18"/>
    <w:rsid w:val="00FA67DF"/>
    <w:rsid w:val="00FB0743"/>
    <w:rsid w:val="00FB14BF"/>
    <w:rsid w:val="00FB347E"/>
    <w:rsid w:val="00FB4811"/>
    <w:rsid w:val="00FB5925"/>
    <w:rsid w:val="00FC02C4"/>
    <w:rsid w:val="00FC2699"/>
    <w:rsid w:val="00FC4A17"/>
    <w:rsid w:val="00FC5FDD"/>
    <w:rsid w:val="00FD01D5"/>
    <w:rsid w:val="00FD3DD1"/>
    <w:rsid w:val="00FE2D44"/>
    <w:rsid w:val="00FE42F4"/>
    <w:rsid w:val="00FE53FB"/>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67585"/>
    <o:shapelayout v:ext="edit">
      <o:idmap v:ext="edit" data="1"/>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ind w:left="864"/>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630E25"/>
    <w:pPr>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112833"/>
    <w:pPr>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5456</Words>
  <Characters>34373</Characters>
  <Application>Microsoft Office Word</Application>
  <DocSecurity>0</DocSecurity>
  <Lines>286</Lines>
  <Paragraphs>79</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39750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Sommer</cp:lastModifiedBy>
  <cp:revision>11</cp:revision>
  <dcterms:created xsi:type="dcterms:W3CDTF">2022-10-21T06:49:00Z</dcterms:created>
  <dcterms:modified xsi:type="dcterms:W3CDTF">2022-10-21T11:48:00Z</dcterms:modified>
</cp:coreProperties>
</file>