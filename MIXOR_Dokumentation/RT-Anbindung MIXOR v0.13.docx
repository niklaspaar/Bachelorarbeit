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1C30BFB7" w:rsidR="00E9646D" w:rsidRPr="00CF0DED" w:rsidRDefault="00EF3AED" w:rsidP="005A6F34">
            <w:pPr>
              <w:rPr>
                <w:rFonts w:cs="Arial"/>
                <w:b w:val="0"/>
                <w:bCs w:val="0"/>
                <w:sz w:val="28"/>
                <w:szCs w:val="28"/>
              </w:rPr>
            </w:pPr>
            <w:r>
              <w:rPr>
                <w:rFonts w:cs="Arial"/>
                <w:b w:val="0"/>
                <w:bCs w:val="0"/>
                <w:sz w:val="28"/>
                <w:szCs w:val="28"/>
              </w:rPr>
              <w:t>Stefan Rupp</w:t>
            </w:r>
          </w:p>
        </w:tc>
        <w:tc>
          <w:tcPr>
            <w:tcW w:w="1166" w:type="dxa"/>
          </w:tcPr>
          <w:p w14:paraId="3503880F" w14:textId="16EE12CC" w:rsidR="00E9646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w:t>
            </w:r>
          </w:p>
        </w:tc>
        <w:tc>
          <w:tcPr>
            <w:tcW w:w="4295" w:type="dxa"/>
          </w:tcPr>
          <w:p w14:paraId="638767A9" w14:textId="7E79F13F" w:rsidR="00E9646D" w:rsidRDefault="00CB470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Präzisierung bei Verschiebungen von Pausen</w:t>
            </w:r>
          </w:p>
        </w:tc>
        <w:tc>
          <w:tcPr>
            <w:tcW w:w="1618" w:type="dxa"/>
          </w:tcPr>
          <w:p w14:paraId="5CA0B1C8" w14:textId="3FC4FC28" w:rsidR="00E9646D" w:rsidRDefault="00C843A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r w:rsidR="00EF3AED">
              <w:rPr>
                <w:rFonts w:cs="Arial"/>
                <w:sz w:val="28"/>
                <w:szCs w:val="28"/>
              </w:rPr>
              <w:t>.06.2025</w:t>
            </w:r>
          </w:p>
        </w:tc>
      </w:tr>
      <w:tr w:rsidR="00EF3AED" w:rsidRPr="008C3635" w14:paraId="49CF0E6D"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252E4B6" w14:textId="0CB2254C" w:rsidR="00EF3AED" w:rsidRDefault="00CB4706" w:rsidP="005A6F34">
            <w:pPr>
              <w:rPr>
                <w:rFonts w:cs="Arial"/>
                <w:b w:val="0"/>
                <w:bCs w:val="0"/>
                <w:sz w:val="28"/>
                <w:szCs w:val="28"/>
              </w:rPr>
            </w:pPr>
            <w:r>
              <w:rPr>
                <w:rFonts w:cs="Arial"/>
                <w:b w:val="0"/>
                <w:bCs w:val="0"/>
                <w:sz w:val="28"/>
                <w:szCs w:val="28"/>
              </w:rPr>
              <w:t>Stefan Rupp</w:t>
            </w:r>
          </w:p>
        </w:tc>
        <w:tc>
          <w:tcPr>
            <w:tcW w:w="1166" w:type="dxa"/>
          </w:tcPr>
          <w:p w14:paraId="011CFE27" w14:textId="246D2795"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295" w:type="dxa"/>
          </w:tcPr>
          <w:p w14:paraId="504EBE16" w14:textId="37BDEEF1" w:rsidR="00EF3AED" w:rsidRDefault="00924312"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Break </w:t>
            </w:r>
            <w:proofErr w:type="spellStart"/>
            <w:r>
              <w:rPr>
                <w:rFonts w:cs="Arial"/>
                <w:sz w:val="28"/>
                <w:szCs w:val="28"/>
              </w:rPr>
              <w:t>Assignments</w:t>
            </w:r>
            <w:proofErr w:type="spellEnd"/>
            <w:r>
              <w:rPr>
                <w:rFonts w:cs="Arial"/>
                <w:sz w:val="28"/>
                <w:szCs w:val="28"/>
              </w:rPr>
              <w:t xml:space="preserve"> verfeinert</w:t>
            </w:r>
          </w:p>
        </w:tc>
        <w:tc>
          <w:tcPr>
            <w:tcW w:w="1618" w:type="dxa"/>
          </w:tcPr>
          <w:p w14:paraId="77DF3A5E" w14:textId="3ABB6DF6"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w:t>
            </w:r>
            <w:r w:rsidR="00945FD6">
              <w:rPr>
                <w:rFonts w:cs="Arial"/>
                <w:sz w:val="28"/>
                <w:szCs w:val="28"/>
              </w:rPr>
              <w:t>4</w:t>
            </w:r>
            <w:r>
              <w:rPr>
                <w:rFonts w:cs="Arial"/>
                <w:sz w:val="28"/>
                <w:szCs w:val="28"/>
              </w:rPr>
              <w:t>.07.2025</w:t>
            </w:r>
          </w:p>
        </w:tc>
      </w:tr>
      <w:tr w:rsidR="00EF3AED" w:rsidRPr="008C3635" w14:paraId="662F5234"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75CD211" w14:textId="28C26F6B" w:rsidR="00EF3AED" w:rsidRDefault="00B66E48" w:rsidP="005A6F34">
            <w:pPr>
              <w:rPr>
                <w:rFonts w:cs="Arial"/>
                <w:b w:val="0"/>
                <w:bCs w:val="0"/>
                <w:sz w:val="28"/>
                <w:szCs w:val="28"/>
              </w:rPr>
            </w:pPr>
            <w:r>
              <w:rPr>
                <w:rFonts w:cs="Arial"/>
                <w:b w:val="0"/>
                <w:bCs w:val="0"/>
                <w:sz w:val="28"/>
                <w:szCs w:val="28"/>
              </w:rPr>
              <w:t>Stefan Rupp</w:t>
            </w:r>
          </w:p>
        </w:tc>
        <w:tc>
          <w:tcPr>
            <w:tcW w:w="1166" w:type="dxa"/>
          </w:tcPr>
          <w:p w14:paraId="4EF3A693" w14:textId="293B763C" w:rsidR="00EF3AED" w:rsidRDefault="00B66E4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0.8</w:t>
            </w:r>
          </w:p>
        </w:tc>
        <w:tc>
          <w:tcPr>
            <w:tcW w:w="4295" w:type="dxa"/>
          </w:tcPr>
          <w:p w14:paraId="744A2B6B" w14:textId="4FF74027" w:rsidR="00EF3AED" w:rsidRDefault="0021721C"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Unterscheidung auf Break </w:t>
            </w:r>
            <w:proofErr w:type="gramStart"/>
            <w:r>
              <w:rPr>
                <w:rFonts w:cs="Arial"/>
                <w:sz w:val="28"/>
                <w:szCs w:val="28"/>
              </w:rPr>
              <w:t>durch Disponent</w:t>
            </w:r>
            <w:proofErr w:type="gramEnd"/>
            <w:r>
              <w:rPr>
                <w:rFonts w:cs="Arial"/>
                <w:sz w:val="28"/>
                <w:szCs w:val="28"/>
              </w:rPr>
              <w:t xml:space="preserve"> und Break durch Fahrer</w:t>
            </w:r>
          </w:p>
        </w:tc>
        <w:tc>
          <w:tcPr>
            <w:tcW w:w="1618" w:type="dxa"/>
          </w:tcPr>
          <w:p w14:paraId="5C7095CA" w14:textId="598CD6BF" w:rsidR="00EF3AED" w:rsidRDefault="00217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15.07.2025</w:t>
            </w:r>
          </w:p>
        </w:tc>
      </w:tr>
      <w:tr w:rsidR="00EF3AED" w:rsidRPr="008C3635" w14:paraId="643611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9E0FF66" w14:textId="498EEF4F" w:rsidR="00EF3AED" w:rsidRDefault="00D0086D" w:rsidP="005A6F34">
            <w:pPr>
              <w:rPr>
                <w:rFonts w:cs="Arial"/>
                <w:b w:val="0"/>
                <w:bCs w:val="0"/>
                <w:sz w:val="28"/>
                <w:szCs w:val="28"/>
              </w:rPr>
            </w:pPr>
            <w:r>
              <w:rPr>
                <w:rFonts w:cs="Arial"/>
                <w:b w:val="0"/>
                <w:bCs w:val="0"/>
                <w:sz w:val="28"/>
                <w:szCs w:val="28"/>
              </w:rPr>
              <w:t>Stefan Rupp</w:t>
            </w:r>
          </w:p>
        </w:tc>
        <w:tc>
          <w:tcPr>
            <w:tcW w:w="1166" w:type="dxa"/>
          </w:tcPr>
          <w:p w14:paraId="37B2A2C1" w14:textId="0BA977A4" w:rsidR="00EF3AED" w:rsidRDefault="00D008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p>
        </w:tc>
        <w:tc>
          <w:tcPr>
            <w:tcW w:w="4295" w:type="dxa"/>
          </w:tcPr>
          <w:p w14:paraId="5B1A9084" w14:textId="4DBA35D3" w:rsidR="00EF3AED" w:rsidRPr="004F556C" w:rsidRDefault="00864C71"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lang w:val="en-GB"/>
              </w:rPr>
            </w:pPr>
            <w:r w:rsidRPr="004F556C">
              <w:rPr>
                <w:rFonts w:cs="Arial"/>
                <w:sz w:val="28"/>
                <w:szCs w:val="28"/>
                <w:lang w:val="en-GB"/>
              </w:rPr>
              <w:t xml:space="preserve">Modified the way update schedule </w:t>
            </w:r>
            <w:r>
              <w:rPr>
                <w:rFonts w:cs="Arial"/>
                <w:sz w:val="28"/>
                <w:szCs w:val="28"/>
                <w:lang w:val="en-GB"/>
              </w:rPr>
              <w:t xml:space="preserve">handles </w:t>
            </w:r>
            <w:proofErr w:type="gramStart"/>
            <w:r>
              <w:rPr>
                <w:rFonts w:cs="Arial"/>
                <w:sz w:val="28"/>
                <w:szCs w:val="28"/>
                <w:lang w:val="en-GB"/>
              </w:rPr>
              <w:t>breaks</w:t>
            </w:r>
            <w:proofErr w:type="gramEnd"/>
            <w:r>
              <w:rPr>
                <w:rFonts w:cs="Arial"/>
                <w:sz w:val="28"/>
                <w:szCs w:val="28"/>
                <w:lang w:val="en-GB"/>
              </w:rPr>
              <w:t xml:space="preserve"> in chapter </w:t>
            </w:r>
            <w:r>
              <w:rPr>
                <w:rFonts w:cs="Arial"/>
                <w:sz w:val="28"/>
                <w:szCs w:val="28"/>
                <w:lang w:val="en-GB"/>
              </w:rPr>
              <w:fldChar w:fldCharType="begin"/>
            </w:r>
            <w:r>
              <w:rPr>
                <w:rFonts w:cs="Arial"/>
                <w:sz w:val="28"/>
                <w:szCs w:val="28"/>
                <w:lang w:val="en-GB"/>
              </w:rPr>
              <w:instrText xml:space="preserve"> REF _Ref209097249 \r \h </w:instrText>
            </w:r>
            <w:r>
              <w:rPr>
                <w:rFonts w:cs="Arial"/>
                <w:sz w:val="28"/>
                <w:szCs w:val="28"/>
                <w:lang w:val="en-GB"/>
              </w:rPr>
            </w:r>
            <w:r>
              <w:rPr>
                <w:rFonts w:cs="Arial"/>
                <w:sz w:val="28"/>
                <w:szCs w:val="28"/>
                <w:lang w:val="en-GB"/>
              </w:rPr>
              <w:fldChar w:fldCharType="separate"/>
            </w:r>
            <w:r>
              <w:rPr>
                <w:rFonts w:cs="Arial"/>
                <w:sz w:val="28"/>
                <w:szCs w:val="28"/>
                <w:lang w:val="en-GB"/>
              </w:rPr>
              <w:t>5</w:t>
            </w:r>
            <w:r>
              <w:rPr>
                <w:rFonts w:cs="Arial"/>
                <w:sz w:val="28"/>
                <w:szCs w:val="28"/>
                <w:lang w:val="en-GB"/>
              </w:rPr>
              <w:fldChar w:fldCharType="end"/>
            </w:r>
          </w:p>
        </w:tc>
        <w:tc>
          <w:tcPr>
            <w:tcW w:w="1618" w:type="dxa"/>
          </w:tcPr>
          <w:p w14:paraId="2526FFF5" w14:textId="4F69662E" w:rsidR="00EF3AED" w:rsidRDefault="00864C7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18.09.2025</w:t>
            </w:r>
          </w:p>
        </w:tc>
      </w:tr>
      <w:tr w:rsidR="00EF3AED" w:rsidRPr="008C3635" w14:paraId="2F90DE43"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1DE7243" w14:textId="0691D99D" w:rsidR="00EF3AED" w:rsidRDefault="006E577B" w:rsidP="005A6F34">
            <w:pPr>
              <w:rPr>
                <w:rFonts w:cs="Arial"/>
                <w:b w:val="0"/>
                <w:bCs w:val="0"/>
                <w:sz w:val="28"/>
                <w:szCs w:val="28"/>
              </w:rPr>
            </w:pPr>
            <w:ins w:id="0" w:author="Stefan Rupp" w:date="2025-12-09T10:25:00Z" w16du:dateUtc="2025-12-09T09:25:00Z">
              <w:r>
                <w:rPr>
                  <w:rFonts w:cs="Arial"/>
                  <w:b w:val="0"/>
                  <w:bCs w:val="0"/>
                  <w:sz w:val="28"/>
                  <w:szCs w:val="28"/>
                </w:rPr>
                <w:t>Stefan Rupp</w:t>
              </w:r>
            </w:ins>
          </w:p>
        </w:tc>
        <w:tc>
          <w:tcPr>
            <w:tcW w:w="1166" w:type="dxa"/>
          </w:tcPr>
          <w:p w14:paraId="3DD25286" w14:textId="0475B433" w:rsidR="00EF3AED" w:rsidRDefault="006E577B"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1" w:author="Stefan Rupp" w:date="2025-12-09T10:25:00Z" w16du:dateUtc="2025-12-09T09:25:00Z">
              <w:r>
                <w:rPr>
                  <w:rFonts w:cs="Arial"/>
                  <w:sz w:val="28"/>
                  <w:szCs w:val="28"/>
                </w:rPr>
                <w:t>0.10</w:t>
              </w:r>
            </w:ins>
          </w:p>
        </w:tc>
        <w:tc>
          <w:tcPr>
            <w:tcW w:w="4295" w:type="dxa"/>
          </w:tcPr>
          <w:p w14:paraId="2F24414F" w14:textId="00C431CF" w:rsidR="00EF3AED" w:rsidRPr="00453598" w:rsidRDefault="00453598" w:rsidP="00E9646D">
            <w:pPr>
              <w:jc w:val="left"/>
              <w:cnfStyle w:val="000000000000" w:firstRow="0" w:lastRow="0" w:firstColumn="0" w:lastColumn="0" w:oddVBand="0" w:evenVBand="0" w:oddHBand="0" w:evenHBand="0" w:firstRowFirstColumn="0" w:firstRowLastColumn="0" w:lastRowFirstColumn="0" w:lastRowLastColumn="0"/>
              <w:rPr>
                <w:ins w:id="2" w:author="Stefan Rupp" w:date="2025-12-09T11:22:00Z" w16du:dateUtc="2025-12-09T10:22:00Z"/>
                <w:rFonts w:cs="Arial"/>
                <w:sz w:val="28"/>
                <w:szCs w:val="28"/>
                <w:rPrChange w:id="3" w:author="Stefan Rupp" w:date="2025-12-09T11:24:00Z" w16du:dateUtc="2025-12-09T10:24:00Z">
                  <w:rPr>
                    <w:ins w:id="4" w:author="Stefan Rupp" w:date="2025-12-09T11:22:00Z" w16du:dateUtc="2025-12-09T10:22:00Z"/>
                    <w:rFonts w:cs="Arial"/>
                    <w:sz w:val="28"/>
                    <w:szCs w:val="28"/>
                    <w:lang w:val="en-GB"/>
                  </w:rPr>
                </w:rPrChange>
              </w:rPr>
            </w:pPr>
            <w:ins w:id="5" w:author="Stefan Rupp" w:date="2025-12-09T11:24:00Z" w16du:dateUtc="2025-12-09T10:24:00Z">
              <w:r w:rsidRPr="00453598">
                <w:rPr>
                  <w:rFonts w:cs="Arial"/>
                  <w:sz w:val="28"/>
                  <w:szCs w:val="28"/>
                  <w:rPrChange w:id="6" w:author="Stefan Rupp" w:date="2025-12-09T11:24:00Z" w16du:dateUtc="2025-12-09T10:24:00Z">
                    <w:rPr>
                      <w:rFonts w:cs="Arial"/>
                      <w:sz w:val="28"/>
                      <w:szCs w:val="28"/>
                      <w:lang w:val="en-GB"/>
                    </w:rPr>
                  </w:rPrChange>
                </w:rPr>
                <w:t xml:space="preserve">Möglichkeit </w:t>
              </w:r>
              <w:r>
                <w:rPr>
                  <w:rFonts w:cs="Arial"/>
                  <w:sz w:val="28"/>
                  <w:szCs w:val="28"/>
                </w:rPr>
                <w:t xml:space="preserve">der Anweisung eines </w:t>
              </w:r>
              <w:proofErr w:type="spellStart"/>
              <w:r>
                <w:rPr>
                  <w:rFonts w:cs="Arial"/>
                  <w:sz w:val="28"/>
                  <w:szCs w:val="28"/>
                </w:rPr>
                <w:t>Folgepropsals</w:t>
              </w:r>
              <w:proofErr w:type="spellEnd"/>
              <w:r>
                <w:rPr>
                  <w:rFonts w:cs="Arial"/>
                  <w:sz w:val="28"/>
                  <w:szCs w:val="28"/>
                </w:rPr>
                <w:t xml:space="preserve"> zusammen mit einer vorangehenden Pause in </w:t>
              </w:r>
            </w:ins>
            <w:ins w:id="7" w:author="Stefan Rupp" w:date="2025-12-09T11:23:00Z" w16du:dateUtc="2025-12-09T10:23:00Z">
              <w:r w:rsidRPr="00453598">
                <w:rPr>
                  <w:rFonts w:cs="Arial"/>
                  <w:sz w:val="28"/>
                  <w:szCs w:val="28"/>
                  <w:rPrChange w:id="8" w:author="Stefan Rupp" w:date="2025-12-09T11:24:00Z" w16du:dateUtc="2025-12-09T10:24:00Z">
                    <w:rPr>
                      <w:rFonts w:cs="Arial"/>
                      <w:sz w:val="28"/>
                      <w:szCs w:val="28"/>
                      <w:lang w:val="en-GB"/>
                    </w:rPr>
                  </w:rPrChange>
                </w:rPr>
                <w:t>S</w:t>
              </w:r>
            </w:ins>
            <w:ins w:id="9" w:author="Stefan Rupp" w:date="2025-12-09T10:32:00Z" w16du:dateUtc="2025-12-09T09:32:00Z">
              <w:r w:rsidR="006E577B" w:rsidRPr="00453598">
                <w:rPr>
                  <w:rFonts w:cs="Arial"/>
                  <w:sz w:val="28"/>
                  <w:szCs w:val="28"/>
                </w:rPr>
                <w:t>e</w:t>
              </w:r>
            </w:ins>
            <w:ins w:id="10" w:author="Stefan Rupp" w:date="2025-12-09T11:23:00Z" w16du:dateUtc="2025-12-09T10:23:00Z">
              <w:r w:rsidRPr="00453598">
                <w:rPr>
                  <w:rFonts w:cs="Arial"/>
                  <w:sz w:val="28"/>
                  <w:szCs w:val="28"/>
                  <w:rPrChange w:id="11" w:author="Stefan Rupp" w:date="2025-12-09T11:24:00Z" w16du:dateUtc="2025-12-09T10:24:00Z">
                    <w:rPr>
                      <w:rFonts w:cs="Arial"/>
                      <w:sz w:val="28"/>
                      <w:szCs w:val="28"/>
                      <w:lang w:val="en-GB"/>
                    </w:rPr>
                  </w:rPrChange>
                </w:rPr>
                <w:t>k</w:t>
              </w:r>
            </w:ins>
            <w:ins w:id="12" w:author="Stefan Rupp" w:date="2025-12-09T10:32:00Z" w16du:dateUtc="2025-12-09T09:32:00Z">
              <w:r w:rsidR="006E577B" w:rsidRPr="00453598">
                <w:rPr>
                  <w:rFonts w:cs="Arial"/>
                  <w:sz w:val="28"/>
                  <w:szCs w:val="28"/>
                </w:rPr>
                <w:t xml:space="preserve">tion </w:t>
              </w:r>
            </w:ins>
            <w:ins w:id="13" w:author="Stefan Rupp" w:date="2025-12-09T10:34:00Z" w16du:dateUtc="2025-12-09T09:34:00Z">
              <w:r w:rsidR="006E577B">
                <w:rPr>
                  <w:rFonts w:cs="Arial"/>
                  <w:sz w:val="28"/>
                  <w:szCs w:val="28"/>
                  <w:lang w:val="en-GB"/>
                </w:rPr>
                <w:fldChar w:fldCharType="begin"/>
              </w:r>
              <w:r w:rsidR="006E577B" w:rsidRPr="00453598">
                <w:rPr>
                  <w:rFonts w:cs="Arial"/>
                  <w:sz w:val="28"/>
                  <w:szCs w:val="28"/>
                  <w:rPrChange w:id="14" w:author="Stefan Rupp" w:date="2025-12-09T11:24:00Z" w16du:dateUtc="2025-12-09T10:24:00Z">
                    <w:rPr>
                      <w:rFonts w:cs="Arial"/>
                      <w:sz w:val="28"/>
                      <w:szCs w:val="28"/>
                      <w:lang w:val="en-GB"/>
                    </w:rPr>
                  </w:rPrChange>
                </w:rPr>
                <w:instrText xml:space="preserve"> REF _Ref216168887 \r \h </w:instrText>
              </w:r>
            </w:ins>
            <w:r w:rsidR="006E577B">
              <w:rPr>
                <w:rFonts w:cs="Arial"/>
                <w:sz w:val="28"/>
                <w:szCs w:val="28"/>
                <w:lang w:val="en-GB"/>
              </w:rPr>
            </w:r>
            <w:r w:rsidR="006E577B">
              <w:rPr>
                <w:rFonts w:cs="Arial"/>
                <w:sz w:val="28"/>
                <w:szCs w:val="28"/>
                <w:lang w:val="en-GB"/>
              </w:rPr>
              <w:fldChar w:fldCharType="separate"/>
            </w:r>
            <w:ins w:id="15" w:author="Stefan Rupp" w:date="2025-12-09T10:34:00Z" w16du:dateUtc="2025-12-09T09:34:00Z">
              <w:r w:rsidR="006E577B" w:rsidRPr="00453598">
                <w:rPr>
                  <w:rFonts w:cs="Arial"/>
                  <w:sz w:val="28"/>
                  <w:szCs w:val="28"/>
                  <w:rPrChange w:id="16" w:author="Stefan Rupp" w:date="2025-12-09T11:24:00Z" w16du:dateUtc="2025-12-09T10:24:00Z">
                    <w:rPr>
                      <w:rFonts w:cs="Arial"/>
                      <w:sz w:val="28"/>
                      <w:szCs w:val="28"/>
                      <w:lang w:val="en-GB"/>
                    </w:rPr>
                  </w:rPrChange>
                </w:rPr>
                <w:t>2.2.2.1</w:t>
              </w:r>
              <w:r w:rsidR="006E577B">
                <w:rPr>
                  <w:rFonts w:cs="Arial"/>
                  <w:sz w:val="28"/>
                  <w:szCs w:val="28"/>
                  <w:lang w:val="en-GB"/>
                </w:rPr>
                <w:fldChar w:fldCharType="end"/>
              </w:r>
            </w:ins>
            <w:ins w:id="17" w:author="Stefan Rupp" w:date="2025-12-09T10:26:00Z" w16du:dateUtc="2025-12-09T09:26:00Z">
              <w:r w:rsidR="006E577B" w:rsidRPr="00453598">
                <w:rPr>
                  <w:rFonts w:cs="Arial"/>
                  <w:sz w:val="28"/>
                  <w:szCs w:val="28"/>
                </w:rPr>
                <w:t xml:space="preserve"> </w:t>
              </w:r>
            </w:ins>
            <w:ins w:id="18" w:author="Stefan Rupp" w:date="2025-12-09T11:24:00Z" w16du:dateUtc="2025-12-09T10:24:00Z">
              <w:r>
                <w:rPr>
                  <w:rFonts w:cs="Arial"/>
                  <w:sz w:val="28"/>
                  <w:szCs w:val="28"/>
                </w:rPr>
                <w:t>entfernt</w:t>
              </w:r>
            </w:ins>
          </w:p>
          <w:p w14:paraId="48B4C4E2" w14:textId="53C99D5C" w:rsidR="00453598" w:rsidRPr="00453598" w:rsidRDefault="00453598"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ins w:id="19" w:author="Stefan Rupp" w:date="2025-12-09T11:22:00Z" w16du:dateUtc="2025-12-09T10:22:00Z">
              <w:r w:rsidRPr="00453598">
                <w:rPr>
                  <w:rFonts w:cs="Arial"/>
                  <w:sz w:val="28"/>
                  <w:szCs w:val="28"/>
                  <w:rPrChange w:id="20" w:author="Stefan Rupp" w:date="2025-12-09T11:23:00Z" w16du:dateUtc="2025-12-09T10:23:00Z">
                    <w:rPr>
                      <w:rFonts w:cs="Arial"/>
                      <w:sz w:val="28"/>
                      <w:szCs w:val="28"/>
                      <w:lang w:val="en-GB"/>
                    </w:rPr>
                  </w:rPrChange>
                </w:rPr>
                <w:t>Präzisierung d</w:t>
              </w:r>
            </w:ins>
            <w:ins w:id="21" w:author="Stefan Rupp" w:date="2025-12-09T11:23:00Z" w16du:dateUtc="2025-12-09T10:23:00Z">
              <w:r w:rsidRPr="00453598">
                <w:rPr>
                  <w:rFonts w:cs="Arial"/>
                  <w:sz w:val="28"/>
                  <w:szCs w:val="28"/>
                  <w:rPrChange w:id="22" w:author="Stefan Rupp" w:date="2025-12-09T11:23:00Z" w16du:dateUtc="2025-12-09T10:23:00Z">
                    <w:rPr>
                      <w:rFonts w:cs="Arial"/>
                      <w:sz w:val="28"/>
                      <w:szCs w:val="28"/>
                      <w:lang w:val="en-GB"/>
                    </w:rPr>
                  </w:rPrChange>
                </w:rPr>
                <w:t>er GUI-Elemente i</w:t>
              </w:r>
              <w:r>
                <w:rPr>
                  <w:rFonts w:cs="Arial"/>
                  <w:sz w:val="28"/>
                  <w:szCs w:val="28"/>
                </w:rPr>
                <w:t xml:space="preserve">n Sektion </w:t>
              </w:r>
              <w:r>
                <w:rPr>
                  <w:rFonts w:cs="Arial"/>
                  <w:sz w:val="28"/>
                  <w:szCs w:val="28"/>
                </w:rPr>
                <w:fldChar w:fldCharType="begin"/>
              </w:r>
              <w:r>
                <w:rPr>
                  <w:rFonts w:cs="Arial"/>
                  <w:sz w:val="28"/>
                  <w:szCs w:val="28"/>
                </w:rPr>
                <w:instrText xml:space="preserve"> REF _Ref216171833 \r \h </w:instrText>
              </w:r>
            </w:ins>
            <w:r>
              <w:rPr>
                <w:rFonts w:cs="Arial"/>
                <w:sz w:val="28"/>
                <w:szCs w:val="28"/>
              </w:rPr>
            </w:r>
            <w:r>
              <w:rPr>
                <w:rFonts w:cs="Arial"/>
                <w:sz w:val="28"/>
                <w:szCs w:val="28"/>
              </w:rPr>
              <w:fldChar w:fldCharType="separate"/>
            </w:r>
            <w:ins w:id="23" w:author="Stefan Rupp" w:date="2025-12-09T11:23:00Z" w16du:dateUtc="2025-12-09T10:23:00Z">
              <w:r>
                <w:rPr>
                  <w:rFonts w:cs="Arial"/>
                  <w:sz w:val="28"/>
                  <w:szCs w:val="28"/>
                </w:rPr>
                <w:t>2.2.3.3</w:t>
              </w:r>
              <w:r>
                <w:rPr>
                  <w:rFonts w:cs="Arial"/>
                  <w:sz w:val="28"/>
                  <w:szCs w:val="28"/>
                </w:rPr>
                <w:fldChar w:fldCharType="end"/>
              </w:r>
            </w:ins>
          </w:p>
        </w:tc>
        <w:tc>
          <w:tcPr>
            <w:tcW w:w="1618" w:type="dxa"/>
          </w:tcPr>
          <w:p w14:paraId="59F1E2A6" w14:textId="11D513C3" w:rsidR="00EF3AED" w:rsidRDefault="006E577B"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24" w:author="Stefan Rupp" w:date="2025-12-09T10:25:00Z" w16du:dateUtc="2025-12-09T09:25:00Z">
              <w:r>
                <w:rPr>
                  <w:rFonts w:cs="Arial"/>
                  <w:sz w:val="28"/>
                  <w:szCs w:val="28"/>
                </w:rPr>
                <w:t>09.12.202</w:t>
              </w:r>
            </w:ins>
            <w:ins w:id="25" w:author="Stefan Rupp" w:date="2025-12-09T10:26:00Z" w16du:dateUtc="2025-12-09T09:26:00Z">
              <w:r>
                <w:rPr>
                  <w:rFonts w:cs="Arial"/>
                  <w:sz w:val="28"/>
                  <w:szCs w:val="28"/>
                </w:rPr>
                <w:t>5</w:t>
              </w:r>
            </w:ins>
          </w:p>
        </w:tc>
      </w:tr>
      <w:tr w:rsidR="006E577B" w:rsidRPr="008C3635" w14:paraId="1A708C1F" w14:textId="77777777" w:rsidTr="00613B67">
        <w:trPr>
          <w:ins w:id="26" w:author="Stefan Rupp" w:date="2025-12-09T10:25:00Z"/>
        </w:trPr>
        <w:tc>
          <w:tcPr>
            <w:cnfStyle w:val="001000000000" w:firstRow="0" w:lastRow="0" w:firstColumn="1" w:lastColumn="0" w:oddVBand="0" w:evenVBand="0" w:oddHBand="0" w:evenHBand="0" w:firstRowFirstColumn="0" w:firstRowLastColumn="0" w:lastRowFirstColumn="0" w:lastRowLastColumn="0"/>
            <w:tcW w:w="2272" w:type="dxa"/>
          </w:tcPr>
          <w:p w14:paraId="49705463" w14:textId="0753DA0B" w:rsidR="006E577B" w:rsidRDefault="00FB2AF0" w:rsidP="005A6F34">
            <w:pPr>
              <w:rPr>
                <w:ins w:id="27" w:author="Stefan Rupp" w:date="2025-12-09T10:25:00Z" w16du:dateUtc="2025-12-09T09:25:00Z"/>
                <w:rFonts w:cs="Arial"/>
                <w:b w:val="0"/>
                <w:bCs w:val="0"/>
                <w:sz w:val="28"/>
                <w:szCs w:val="28"/>
              </w:rPr>
            </w:pPr>
            <w:ins w:id="28" w:author="Stefan Rupp" w:date="2025-12-10T12:23:00Z" w16du:dateUtc="2025-12-10T11:23:00Z">
              <w:r>
                <w:rPr>
                  <w:rFonts w:cs="Arial"/>
                  <w:b w:val="0"/>
                  <w:bCs w:val="0"/>
                  <w:sz w:val="28"/>
                  <w:szCs w:val="28"/>
                </w:rPr>
                <w:lastRenderedPageBreak/>
                <w:t>Stefan Rupp</w:t>
              </w:r>
            </w:ins>
          </w:p>
        </w:tc>
        <w:tc>
          <w:tcPr>
            <w:tcW w:w="1166" w:type="dxa"/>
          </w:tcPr>
          <w:p w14:paraId="756244A9" w14:textId="61FA9B85" w:rsidR="006E577B" w:rsidRDefault="00FB2AF0" w:rsidP="005A6F34">
            <w:pPr>
              <w:cnfStyle w:val="000000000000" w:firstRow="0" w:lastRow="0" w:firstColumn="0" w:lastColumn="0" w:oddVBand="0" w:evenVBand="0" w:oddHBand="0" w:evenHBand="0" w:firstRowFirstColumn="0" w:firstRowLastColumn="0" w:lastRowFirstColumn="0" w:lastRowLastColumn="0"/>
              <w:rPr>
                <w:ins w:id="29" w:author="Stefan Rupp" w:date="2025-12-09T10:25:00Z" w16du:dateUtc="2025-12-09T09:25:00Z"/>
                <w:rFonts w:cs="Arial"/>
                <w:sz w:val="28"/>
                <w:szCs w:val="28"/>
              </w:rPr>
            </w:pPr>
            <w:ins w:id="30" w:author="Stefan Rupp" w:date="2025-12-10T12:23:00Z" w16du:dateUtc="2025-12-10T11:23:00Z">
              <w:r>
                <w:rPr>
                  <w:rFonts w:cs="Arial"/>
                  <w:sz w:val="28"/>
                  <w:szCs w:val="28"/>
                </w:rPr>
                <w:t>0.11</w:t>
              </w:r>
            </w:ins>
          </w:p>
        </w:tc>
        <w:tc>
          <w:tcPr>
            <w:tcW w:w="4295" w:type="dxa"/>
          </w:tcPr>
          <w:p w14:paraId="55F0FA69" w14:textId="5835F257" w:rsidR="006E577B" w:rsidRDefault="00B370CE" w:rsidP="00E9646D">
            <w:pPr>
              <w:jc w:val="left"/>
              <w:cnfStyle w:val="000000000000" w:firstRow="0" w:lastRow="0" w:firstColumn="0" w:lastColumn="0" w:oddVBand="0" w:evenVBand="0" w:oddHBand="0" w:evenHBand="0" w:firstRowFirstColumn="0" w:firstRowLastColumn="0" w:lastRowFirstColumn="0" w:lastRowLastColumn="0"/>
              <w:rPr>
                <w:ins w:id="31" w:author="Stefan Rupp" w:date="2025-12-09T10:25:00Z" w16du:dateUtc="2025-12-09T09:25:00Z"/>
                <w:rFonts w:cs="Arial"/>
                <w:sz w:val="28"/>
                <w:szCs w:val="28"/>
              </w:rPr>
            </w:pPr>
            <w:ins w:id="32" w:author="Stefan Rupp" w:date="2025-12-10T12:58:00Z" w16du:dateUtc="2025-12-10T11:58:00Z">
              <w:r>
                <w:rPr>
                  <w:rFonts w:cs="Arial"/>
                  <w:sz w:val="28"/>
                  <w:szCs w:val="28"/>
                </w:rPr>
                <w:t>Präzisierung zu den Buttons „</w:t>
              </w:r>
              <w:proofErr w:type="spellStart"/>
              <w:r>
                <w:rPr>
                  <w:rFonts w:cs="Arial"/>
                  <w:sz w:val="28"/>
                  <w:szCs w:val="28"/>
                </w:rPr>
                <w:t>Assign</w:t>
              </w:r>
              <w:proofErr w:type="spellEnd"/>
              <w:r>
                <w:rPr>
                  <w:rFonts w:cs="Arial"/>
                  <w:sz w:val="28"/>
                  <w:szCs w:val="28"/>
                </w:rPr>
                <w:t xml:space="preserve"> Best“ und „</w:t>
              </w:r>
              <w:proofErr w:type="spellStart"/>
              <w:r>
                <w:rPr>
                  <w:rFonts w:cs="Arial"/>
                  <w:sz w:val="28"/>
                  <w:szCs w:val="28"/>
                </w:rPr>
                <w:t>Assign</w:t>
              </w:r>
              <w:proofErr w:type="spellEnd"/>
              <w:r>
                <w:rPr>
                  <w:rFonts w:cs="Arial"/>
                  <w:sz w:val="28"/>
                  <w:szCs w:val="28"/>
                </w:rPr>
                <w:t xml:space="preserve"> </w:t>
              </w:r>
            </w:ins>
            <w:ins w:id="33" w:author="Stefan Rupp" w:date="2025-12-10T12:59:00Z" w16du:dateUtc="2025-12-10T11:59:00Z">
              <w:r>
                <w:rPr>
                  <w:rFonts w:cs="Arial"/>
                  <w:sz w:val="28"/>
                  <w:szCs w:val="28"/>
                </w:rPr>
                <w:t>Break“</w:t>
              </w:r>
            </w:ins>
            <w:ins w:id="34" w:author="Stefan Rupp" w:date="2025-12-10T14:12:00Z" w16du:dateUtc="2025-12-10T13:12:00Z">
              <w:r w:rsidR="00D95E8A">
                <w:rPr>
                  <w:rFonts w:cs="Arial"/>
                  <w:sz w:val="28"/>
                  <w:szCs w:val="28"/>
                </w:rPr>
                <w:br/>
              </w:r>
            </w:ins>
            <w:ins w:id="35" w:author="Stefan Rupp" w:date="2025-12-10T14:13:00Z" w16du:dateUtc="2025-12-10T13:13:00Z">
              <w:r w:rsidR="00D95E8A">
                <w:rPr>
                  <w:rFonts w:cs="Arial"/>
                  <w:sz w:val="28"/>
                  <w:szCs w:val="28"/>
                </w:rPr>
                <w:t>Entscheidung über Tassensymbol als Overlay</w:t>
              </w:r>
            </w:ins>
            <w:ins w:id="36" w:author="Stefan Rupp" w:date="2025-12-10T14:14:00Z" w16du:dateUtc="2025-12-10T13:14:00Z">
              <w:r w:rsidR="00D95E8A">
                <w:rPr>
                  <w:rFonts w:cs="Arial"/>
                  <w:sz w:val="28"/>
                  <w:szCs w:val="28"/>
                </w:rPr>
                <w:t xml:space="preserve"> in Abschnitt </w:t>
              </w:r>
              <w:r w:rsidR="00D95E8A">
                <w:rPr>
                  <w:rFonts w:cs="Arial"/>
                  <w:sz w:val="28"/>
                  <w:szCs w:val="28"/>
                </w:rPr>
                <w:fldChar w:fldCharType="begin"/>
              </w:r>
              <w:r w:rsidR="00D95E8A">
                <w:rPr>
                  <w:rFonts w:cs="Arial"/>
                  <w:sz w:val="28"/>
                  <w:szCs w:val="28"/>
                </w:rPr>
                <w:instrText xml:space="preserve"> REF _Ref216268471 \r \h </w:instrText>
              </w:r>
            </w:ins>
            <w:r w:rsidR="00D95E8A">
              <w:rPr>
                <w:rFonts w:cs="Arial"/>
                <w:sz w:val="28"/>
                <w:szCs w:val="28"/>
              </w:rPr>
            </w:r>
            <w:r w:rsidR="00D95E8A">
              <w:rPr>
                <w:rFonts w:cs="Arial"/>
                <w:sz w:val="28"/>
                <w:szCs w:val="28"/>
              </w:rPr>
              <w:fldChar w:fldCharType="separate"/>
            </w:r>
            <w:ins w:id="37" w:author="Stefan Rupp" w:date="2025-12-10T14:14:00Z" w16du:dateUtc="2025-12-10T13:14:00Z">
              <w:r w:rsidR="00D95E8A">
                <w:rPr>
                  <w:rFonts w:cs="Arial"/>
                  <w:sz w:val="28"/>
                  <w:szCs w:val="28"/>
                </w:rPr>
                <w:t>2.1.2</w:t>
              </w:r>
              <w:r w:rsidR="00D95E8A">
                <w:rPr>
                  <w:rFonts w:cs="Arial"/>
                  <w:sz w:val="28"/>
                  <w:szCs w:val="28"/>
                </w:rPr>
                <w:fldChar w:fldCharType="end"/>
              </w:r>
            </w:ins>
          </w:p>
        </w:tc>
        <w:tc>
          <w:tcPr>
            <w:tcW w:w="1618" w:type="dxa"/>
          </w:tcPr>
          <w:p w14:paraId="18C36118" w14:textId="7D7C94A5" w:rsidR="006E577B" w:rsidRDefault="00FB2AF0" w:rsidP="005A6F34">
            <w:pPr>
              <w:cnfStyle w:val="000000000000" w:firstRow="0" w:lastRow="0" w:firstColumn="0" w:lastColumn="0" w:oddVBand="0" w:evenVBand="0" w:oddHBand="0" w:evenHBand="0" w:firstRowFirstColumn="0" w:firstRowLastColumn="0" w:lastRowFirstColumn="0" w:lastRowLastColumn="0"/>
              <w:rPr>
                <w:ins w:id="38" w:author="Stefan Rupp" w:date="2025-12-09T10:25:00Z" w16du:dateUtc="2025-12-09T09:25:00Z"/>
                <w:rFonts w:cs="Arial"/>
                <w:sz w:val="28"/>
                <w:szCs w:val="28"/>
              </w:rPr>
            </w:pPr>
            <w:ins w:id="39" w:author="Stefan Rupp" w:date="2025-12-10T12:23:00Z" w16du:dateUtc="2025-12-10T11:23:00Z">
              <w:r>
                <w:rPr>
                  <w:rFonts w:cs="Arial"/>
                  <w:sz w:val="28"/>
                  <w:szCs w:val="28"/>
                </w:rPr>
                <w:t>10.12.2025</w:t>
              </w:r>
            </w:ins>
          </w:p>
        </w:tc>
      </w:tr>
      <w:tr w:rsidR="00FB2AF0" w:rsidRPr="008C3635" w14:paraId="0C2A0190" w14:textId="77777777" w:rsidTr="00613B67">
        <w:trPr>
          <w:ins w:id="40" w:author="Stefan Rupp" w:date="2025-12-10T12:23:00Z"/>
        </w:trPr>
        <w:tc>
          <w:tcPr>
            <w:cnfStyle w:val="001000000000" w:firstRow="0" w:lastRow="0" w:firstColumn="1" w:lastColumn="0" w:oddVBand="0" w:evenVBand="0" w:oddHBand="0" w:evenHBand="0" w:firstRowFirstColumn="0" w:firstRowLastColumn="0" w:lastRowFirstColumn="0" w:lastRowLastColumn="0"/>
            <w:tcW w:w="2272" w:type="dxa"/>
          </w:tcPr>
          <w:p w14:paraId="1557DD4C" w14:textId="143667D3" w:rsidR="00FB2AF0" w:rsidRDefault="0084363C" w:rsidP="005A6F34">
            <w:pPr>
              <w:rPr>
                <w:ins w:id="41" w:author="Stefan Rupp" w:date="2025-12-10T12:23:00Z" w16du:dateUtc="2025-12-10T11:23:00Z"/>
                <w:rFonts w:cs="Arial"/>
                <w:b w:val="0"/>
                <w:bCs w:val="0"/>
                <w:sz w:val="28"/>
                <w:szCs w:val="28"/>
              </w:rPr>
            </w:pPr>
            <w:ins w:id="42" w:author="Stefan Rupp" w:date="2025-12-10T16:33:00Z" w16du:dateUtc="2025-12-10T15:33:00Z">
              <w:r>
                <w:rPr>
                  <w:rFonts w:cs="Arial"/>
                  <w:b w:val="0"/>
                  <w:bCs w:val="0"/>
                  <w:sz w:val="28"/>
                  <w:szCs w:val="28"/>
                </w:rPr>
                <w:t>Stefan Rupp</w:t>
              </w:r>
            </w:ins>
          </w:p>
        </w:tc>
        <w:tc>
          <w:tcPr>
            <w:tcW w:w="1166" w:type="dxa"/>
          </w:tcPr>
          <w:p w14:paraId="66D173DD" w14:textId="1BD315A6" w:rsidR="00FB2AF0" w:rsidRDefault="004D6D90" w:rsidP="005A6F34">
            <w:pPr>
              <w:cnfStyle w:val="000000000000" w:firstRow="0" w:lastRow="0" w:firstColumn="0" w:lastColumn="0" w:oddVBand="0" w:evenVBand="0" w:oddHBand="0" w:evenHBand="0" w:firstRowFirstColumn="0" w:firstRowLastColumn="0" w:lastRowFirstColumn="0" w:lastRowLastColumn="0"/>
              <w:rPr>
                <w:ins w:id="43" w:author="Stefan Rupp" w:date="2025-12-10T12:23:00Z" w16du:dateUtc="2025-12-10T11:23:00Z"/>
                <w:rFonts w:cs="Arial"/>
                <w:sz w:val="28"/>
                <w:szCs w:val="28"/>
              </w:rPr>
            </w:pPr>
            <w:ins w:id="44" w:author="Timm Ziarnetzky" w:date="2026-01-07T12:53:00Z" w16du:dateUtc="2026-01-07T11:53:00Z">
              <w:r>
                <w:rPr>
                  <w:rFonts w:cs="Arial"/>
                  <w:sz w:val="28"/>
                  <w:szCs w:val="28"/>
                </w:rPr>
                <w:t>0.12</w:t>
              </w:r>
            </w:ins>
          </w:p>
        </w:tc>
        <w:tc>
          <w:tcPr>
            <w:tcW w:w="4295" w:type="dxa"/>
          </w:tcPr>
          <w:p w14:paraId="0C56DB87" w14:textId="07E08552" w:rsidR="00FB2AF0" w:rsidRPr="0084363C" w:rsidRDefault="0084363C" w:rsidP="00E9646D">
            <w:pPr>
              <w:jc w:val="left"/>
              <w:cnfStyle w:val="000000000000" w:firstRow="0" w:lastRow="0" w:firstColumn="0" w:lastColumn="0" w:oddVBand="0" w:evenVBand="0" w:oddHBand="0" w:evenHBand="0" w:firstRowFirstColumn="0" w:firstRowLastColumn="0" w:lastRowFirstColumn="0" w:lastRowLastColumn="0"/>
              <w:rPr>
                <w:ins w:id="45" w:author="Stefan Rupp" w:date="2025-12-10T12:23:00Z" w16du:dateUtc="2025-12-10T11:23:00Z"/>
                <w:rFonts w:cs="Arial"/>
                <w:sz w:val="28"/>
                <w:szCs w:val="28"/>
              </w:rPr>
            </w:pPr>
            <w:ins w:id="46" w:author="Stefan Rupp" w:date="2025-12-10T16:34:00Z" w16du:dateUtc="2025-12-10T15:34:00Z">
              <w:r w:rsidRPr="0084363C">
                <w:rPr>
                  <w:rFonts w:cs="Arial"/>
                  <w:sz w:val="28"/>
                  <w:szCs w:val="28"/>
                  <w:rPrChange w:id="47" w:author="Stefan Rupp" w:date="2025-12-10T16:34:00Z" w16du:dateUtc="2025-12-10T15:34:00Z">
                    <w:rPr>
                      <w:rFonts w:cs="Arial"/>
                      <w:sz w:val="28"/>
                      <w:szCs w:val="28"/>
                      <w:lang w:val="en-GB"/>
                    </w:rPr>
                  </w:rPrChange>
                </w:rPr>
                <w:t>Behandlung von Non-</w:t>
              </w:r>
              <w:proofErr w:type="spellStart"/>
              <w:r w:rsidRPr="0084363C">
                <w:rPr>
                  <w:rFonts w:cs="Arial"/>
                  <w:sz w:val="28"/>
                  <w:szCs w:val="28"/>
                  <w:rPrChange w:id="48" w:author="Stefan Rupp" w:date="2025-12-10T16:34:00Z" w16du:dateUtc="2025-12-10T15:34:00Z">
                    <w:rPr>
                      <w:rFonts w:cs="Arial"/>
                      <w:sz w:val="28"/>
                      <w:szCs w:val="28"/>
                      <w:lang w:val="en-GB"/>
                    </w:rPr>
                  </w:rPrChange>
                </w:rPr>
                <w:t>Telematic</w:t>
              </w:r>
              <w:proofErr w:type="spellEnd"/>
              <w:r w:rsidRPr="0084363C">
                <w:rPr>
                  <w:rFonts w:cs="Arial"/>
                  <w:sz w:val="28"/>
                  <w:szCs w:val="28"/>
                  <w:rPrChange w:id="49" w:author="Stefan Rupp" w:date="2025-12-10T16:34:00Z" w16du:dateUtc="2025-12-10T15:34:00Z">
                    <w:rPr>
                      <w:rFonts w:cs="Arial"/>
                      <w:sz w:val="28"/>
                      <w:szCs w:val="28"/>
                      <w:lang w:val="en-GB"/>
                    </w:rPr>
                  </w:rPrChange>
                </w:rPr>
                <w:t>-T</w:t>
              </w:r>
              <w:r>
                <w:rPr>
                  <w:rFonts w:cs="Arial"/>
                  <w:sz w:val="28"/>
                  <w:szCs w:val="28"/>
                </w:rPr>
                <w:t xml:space="preserve">rucks in Abschnitt </w:t>
              </w:r>
            </w:ins>
            <w:ins w:id="50" w:author="Stefan Rupp" w:date="2025-12-10T16:35:00Z" w16du:dateUtc="2025-12-10T15:35:00Z">
              <w:r>
                <w:rPr>
                  <w:rFonts w:cs="Arial"/>
                  <w:sz w:val="28"/>
                  <w:szCs w:val="28"/>
                </w:rPr>
                <w:fldChar w:fldCharType="begin"/>
              </w:r>
              <w:r>
                <w:rPr>
                  <w:rFonts w:cs="Arial"/>
                  <w:sz w:val="28"/>
                  <w:szCs w:val="28"/>
                </w:rPr>
                <w:instrText xml:space="preserve"> REF _Ref216276918 \r \h </w:instrText>
              </w:r>
            </w:ins>
            <w:r>
              <w:rPr>
                <w:rFonts w:cs="Arial"/>
                <w:sz w:val="28"/>
                <w:szCs w:val="28"/>
              </w:rPr>
            </w:r>
            <w:r>
              <w:rPr>
                <w:rFonts w:cs="Arial"/>
                <w:sz w:val="28"/>
                <w:szCs w:val="28"/>
              </w:rPr>
              <w:fldChar w:fldCharType="separate"/>
            </w:r>
            <w:ins w:id="51" w:author="Stefan Rupp" w:date="2025-12-10T16:35:00Z" w16du:dateUtc="2025-12-10T15:35:00Z">
              <w:r>
                <w:rPr>
                  <w:rFonts w:cs="Arial"/>
                  <w:sz w:val="28"/>
                  <w:szCs w:val="28"/>
                </w:rPr>
                <w:t>2.2.4.1</w:t>
              </w:r>
              <w:r>
                <w:rPr>
                  <w:rFonts w:cs="Arial"/>
                  <w:sz w:val="28"/>
                  <w:szCs w:val="28"/>
                </w:rPr>
                <w:fldChar w:fldCharType="end"/>
              </w:r>
            </w:ins>
            <w:ins w:id="52" w:author="Stefan Rupp" w:date="2025-12-10T16:34:00Z" w16du:dateUtc="2025-12-10T15:34:00Z">
              <w:r>
                <w:rPr>
                  <w:rFonts w:cs="Arial"/>
                  <w:sz w:val="28"/>
                  <w:szCs w:val="28"/>
                </w:rPr>
                <w:t xml:space="preserve"> angepasst</w:t>
              </w:r>
            </w:ins>
          </w:p>
        </w:tc>
        <w:tc>
          <w:tcPr>
            <w:tcW w:w="1618" w:type="dxa"/>
          </w:tcPr>
          <w:p w14:paraId="7B306F47" w14:textId="4AB1AB95" w:rsidR="00FB2AF0" w:rsidRDefault="0084363C" w:rsidP="005A6F34">
            <w:pPr>
              <w:cnfStyle w:val="000000000000" w:firstRow="0" w:lastRow="0" w:firstColumn="0" w:lastColumn="0" w:oddVBand="0" w:evenVBand="0" w:oddHBand="0" w:evenHBand="0" w:firstRowFirstColumn="0" w:firstRowLastColumn="0" w:lastRowFirstColumn="0" w:lastRowLastColumn="0"/>
              <w:rPr>
                <w:ins w:id="53" w:author="Stefan Rupp" w:date="2025-12-10T12:23:00Z" w16du:dateUtc="2025-12-10T11:23:00Z"/>
                <w:rFonts w:cs="Arial"/>
                <w:sz w:val="28"/>
                <w:szCs w:val="28"/>
              </w:rPr>
            </w:pPr>
            <w:ins w:id="54" w:author="Stefan Rupp" w:date="2025-12-10T16:33:00Z" w16du:dateUtc="2025-12-10T15:33:00Z">
              <w:r>
                <w:rPr>
                  <w:rFonts w:cs="Arial"/>
                  <w:sz w:val="28"/>
                  <w:szCs w:val="28"/>
                </w:rPr>
                <w:t>10.12.2025</w:t>
              </w:r>
            </w:ins>
          </w:p>
        </w:tc>
      </w:tr>
      <w:tr w:rsidR="0084363C" w:rsidRPr="00F81258" w14:paraId="15E06533" w14:textId="77777777" w:rsidTr="00613B67">
        <w:trPr>
          <w:ins w:id="55" w:author="Stefan Rupp" w:date="2025-12-10T16:35:00Z"/>
        </w:trPr>
        <w:tc>
          <w:tcPr>
            <w:cnfStyle w:val="001000000000" w:firstRow="0" w:lastRow="0" w:firstColumn="1" w:lastColumn="0" w:oddVBand="0" w:evenVBand="0" w:oddHBand="0" w:evenHBand="0" w:firstRowFirstColumn="0" w:firstRowLastColumn="0" w:lastRowFirstColumn="0" w:lastRowLastColumn="0"/>
            <w:tcW w:w="2272" w:type="dxa"/>
          </w:tcPr>
          <w:p w14:paraId="6EEE2938" w14:textId="439F08C5" w:rsidR="0084363C" w:rsidRDefault="00F81258" w:rsidP="005A6F34">
            <w:pPr>
              <w:rPr>
                <w:ins w:id="56" w:author="Stefan Rupp" w:date="2025-12-10T16:35:00Z" w16du:dateUtc="2025-12-10T15:35:00Z"/>
                <w:rFonts w:cs="Arial"/>
                <w:b w:val="0"/>
                <w:bCs w:val="0"/>
                <w:sz w:val="28"/>
                <w:szCs w:val="28"/>
              </w:rPr>
            </w:pPr>
            <w:ins w:id="57" w:author="Timm Ziarnetzky" w:date="2026-01-07T13:28:00Z" w16du:dateUtc="2026-01-07T12:28:00Z">
              <w:r>
                <w:rPr>
                  <w:rFonts w:cs="Arial"/>
                  <w:b w:val="0"/>
                  <w:bCs w:val="0"/>
                  <w:sz w:val="28"/>
                  <w:szCs w:val="28"/>
                </w:rPr>
                <w:t>Stefan Rupp/ Timm Ziarnetzky</w:t>
              </w:r>
            </w:ins>
          </w:p>
        </w:tc>
        <w:tc>
          <w:tcPr>
            <w:tcW w:w="1166" w:type="dxa"/>
          </w:tcPr>
          <w:p w14:paraId="41B0358A" w14:textId="537A6574" w:rsidR="0084363C" w:rsidRDefault="00F81258" w:rsidP="005A6F34">
            <w:pPr>
              <w:cnfStyle w:val="000000000000" w:firstRow="0" w:lastRow="0" w:firstColumn="0" w:lastColumn="0" w:oddVBand="0" w:evenVBand="0" w:oddHBand="0" w:evenHBand="0" w:firstRowFirstColumn="0" w:firstRowLastColumn="0" w:lastRowFirstColumn="0" w:lastRowLastColumn="0"/>
              <w:rPr>
                <w:ins w:id="58" w:author="Stefan Rupp" w:date="2025-12-10T16:35:00Z" w16du:dateUtc="2025-12-10T15:35:00Z"/>
                <w:rFonts w:cs="Arial"/>
                <w:sz w:val="28"/>
                <w:szCs w:val="28"/>
              </w:rPr>
            </w:pPr>
            <w:ins w:id="59" w:author="Timm Ziarnetzky" w:date="2026-01-07T13:29:00Z" w16du:dateUtc="2026-01-07T12:29:00Z">
              <w:r>
                <w:rPr>
                  <w:rFonts w:cs="Arial"/>
                  <w:sz w:val="28"/>
                  <w:szCs w:val="28"/>
                </w:rPr>
                <w:t>0.13</w:t>
              </w:r>
            </w:ins>
          </w:p>
        </w:tc>
        <w:tc>
          <w:tcPr>
            <w:tcW w:w="4295" w:type="dxa"/>
          </w:tcPr>
          <w:p w14:paraId="2002D410" w14:textId="7EB12B13" w:rsidR="0084363C" w:rsidRPr="00F81258" w:rsidRDefault="00F81258" w:rsidP="00E9646D">
            <w:pPr>
              <w:jc w:val="left"/>
              <w:cnfStyle w:val="000000000000" w:firstRow="0" w:lastRow="0" w:firstColumn="0" w:lastColumn="0" w:oddVBand="0" w:evenVBand="0" w:oddHBand="0" w:evenHBand="0" w:firstRowFirstColumn="0" w:firstRowLastColumn="0" w:lastRowFirstColumn="0" w:lastRowLastColumn="0"/>
              <w:rPr>
                <w:ins w:id="60" w:author="Stefan Rupp" w:date="2025-12-10T16:35:00Z" w16du:dateUtc="2025-12-10T15:35:00Z"/>
                <w:rFonts w:cs="Arial"/>
                <w:sz w:val="28"/>
                <w:szCs w:val="28"/>
                <w:lang w:val="en-US"/>
                <w:rPrChange w:id="61" w:author="Timm Ziarnetzky" w:date="2026-01-07T13:29:00Z" w16du:dateUtc="2026-01-07T12:29:00Z">
                  <w:rPr>
                    <w:ins w:id="62" w:author="Stefan Rupp" w:date="2025-12-10T16:35:00Z" w16du:dateUtc="2025-12-10T15:35:00Z"/>
                    <w:rFonts w:cs="Arial"/>
                    <w:sz w:val="28"/>
                    <w:szCs w:val="28"/>
                  </w:rPr>
                </w:rPrChange>
              </w:rPr>
            </w:pPr>
            <w:ins w:id="63" w:author="Timm Ziarnetzky" w:date="2026-01-07T13:29:00Z" w16du:dateUtc="2026-01-07T12:29:00Z">
              <w:r w:rsidRPr="00F81258">
                <w:rPr>
                  <w:rFonts w:cs="Arial"/>
                  <w:sz w:val="28"/>
                  <w:szCs w:val="28"/>
                  <w:lang w:val="en-US"/>
                  <w:rPrChange w:id="64" w:author="Timm Ziarnetzky" w:date="2026-01-07T13:29:00Z" w16du:dateUtc="2026-01-07T12:29:00Z">
                    <w:rPr>
                      <w:rFonts w:cs="Arial"/>
                      <w:sz w:val="28"/>
                      <w:szCs w:val="28"/>
                    </w:rPr>
                  </w:rPrChange>
                </w:rPr>
                <w:t xml:space="preserve">Manual Break Adjustment </w:t>
              </w:r>
              <w:proofErr w:type="spellStart"/>
              <w:r w:rsidRPr="00F81258">
                <w:rPr>
                  <w:rFonts w:cs="Arial"/>
                  <w:sz w:val="28"/>
                  <w:szCs w:val="28"/>
                  <w:lang w:val="en-US"/>
                  <w:rPrChange w:id="65" w:author="Timm Ziarnetzky" w:date="2026-01-07T13:29:00Z" w16du:dateUtc="2026-01-07T12:29:00Z">
                    <w:rPr>
                      <w:rFonts w:cs="Arial"/>
                      <w:sz w:val="28"/>
                      <w:szCs w:val="28"/>
                    </w:rPr>
                  </w:rPrChange>
                </w:rPr>
                <w:t>angepasst</w:t>
              </w:r>
              <w:proofErr w:type="spellEnd"/>
              <w:r w:rsidRPr="00F81258">
                <w:rPr>
                  <w:rFonts w:cs="Arial"/>
                  <w:sz w:val="28"/>
                  <w:szCs w:val="28"/>
                  <w:lang w:val="en-US"/>
                  <w:rPrChange w:id="66" w:author="Timm Ziarnetzky" w:date="2026-01-07T13:29:00Z" w16du:dateUtc="2026-01-07T12:29:00Z">
                    <w:rPr>
                      <w:rFonts w:cs="Arial"/>
                      <w:sz w:val="28"/>
                      <w:szCs w:val="28"/>
                    </w:rPr>
                  </w:rPrChange>
                </w:rPr>
                <w:t xml:space="preserve"> </w:t>
              </w:r>
              <w:r>
                <w:rPr>
                  <w:rFonts w:cs="Arial"/>
                  <w:sz w:val="28"/>
                  <w:szCs w:val="28"/>
                  <w:lang w:val="en-US"/>
                </w:rPr>
                <w:t xml:space="preserve">in </w:t>
              </w:r>
              <w:proofErr w:type="spellStart"/>
              <w:r>
                <w:rPr>
                  <w:rFonts w:cs="Arial"/>
                  <w:sz w:val="28"/>
                  <w:szCs w:val="28"/>
                  <w:lang w:val="en-US"/>
                </w:rPr>
                <w:t>Abschnitt</w:t>
              </w:r>
              <w:proofErr w:type="spellEnd"/>
              <w:r>
                <w:rPr>
                  <w:rFonts w:cs="Arial"/>
                  <w:sz w:val="28"/>
                  <w:szCs w:val="28"/>
                  <w:lang w:val="en-US"/>
                </w:rPr>
                <w:t xml:space="preserve"> </w:t>
              </w:r>
            </w:ins>
            <w:ins w:id="67" w:author="Timm Ziarnetzky" w:date="2026-01-07T13:30:00Z" w16du:dateUtc="2026-01-07T12:30:00Z">
              <w:r>
                <w:rPr>
                  <w:rFonts w:cs="Arial"/>
                  <w:sz w:val="28"/>
                  <w:szCs w:val="28"/>
                  <w:lang w:val="en-US"/>
                </w:rPr>
                <w:fldChar w:fldCharType="begin"/>
              </w:r>
              <w:r>
                <w:rPr>
                  <w:rFonts w:cs="Arial"/>
                  <w:sz w:val="28"/>
                  <w:szCs w:val="28"/>
                  <w:lang w:val="en-US"/>
                </w:rPr>
                <w:instrText xml:space="preserve"> REF _Ref203482267 \r \h </w:instrText>
              </w:r>
            </w:ins>
            <w:r>
              <w:rPr>
                <w:rFonts w:cs="Arial"/>
                <w:sz w:val="28"/>
                <w:szCs w:val="28"/>
                <w:lang w:val="en-US"/>
              </w:rPr>
            </w:r>
            <w:r>
              <w:rPr>
                <w:rFonts w:cs="Arial"/>
                <w:sz w:val="28"/>
                <w:szCs w:val="28"/>
                <w:lang w:val="en-US"/>
              </w:rPr>
              <w:fldChar w:fldCharType="separate"/>
            </w:r>
            <w:ins w:id="68" w:author="Timm Ziarnetzky" w:date="2026-01-07T13:30:00Z" w16du:dateUtc="2026-01-07T12:30:00Z">
              <w:r>
                <w:rPr>
                  <w:rFonts w:cs="Arial"/>
                  <w:sz w:val="28"/>
                  <w:szCs w:val="28"/>
                  <w:lang w:val="en-US"/>
                </w:rPr>
                <w:t>2.3</w:t>
              </w:r>
              <w:r>
                <w:rPr>
                  <w:rFonts w:cs="Arial"/>
                  <w:sz w:val="28"/>
                  <w:szCs w:val="28"/>
                  <w:lang w:val="en-US"/>
                </w:rPr>
                <w:fldChar w:fldCharType="end"/>
              </w:r>
            </w:ins>
          </w:p>
        </w:tc>
        <w:tc>
          <w:tcPr>
            <w:tcW w:w="1618" w:type="dxa"/>
          </w:tcPr>
          <w:p w14:paraId="278E36FE" w14:textId="1841A8F0" w:rsidR="0084363C" w:rsidRPr="00F81258" w:rsidRDefault="00E5231F" w:rsidP="005A6F34">
            <w:pPr>
              <w:cnfStyle w:val="000000000000" w:firstRow="0" w:lastRow="0" w:firstColumn="0" w:lastColumn="0" w:oddVBand="0" w:evenVBand="0" w:oddHBand="0" w:evenHBand="0" w:firstRowFirstColumn="0" w:firstRowLastColumn="0" w:lastRowFirstColumn="0" w:lastRowLastColumn="0"/>
              <w:rPr>
                <w:ins w:id="69" w:author="Stefan Rupp" w:date="2025-12-10T16:35:00Z" w16du:dateUtc="2025-12-10T15:35:00Z"/>
                <w:rFonts w:cs="Arial"/>
                <w:sz w:val="28"/>
                <w:szCs w:val="28"/>
                <w:lang w:val="en-US"/>
                <w:rPrChange w:id="70" w:author="Timm Ziarnetzky" w:date="2026-01-07T13:29:00Z" w16du:dateUtc="2026-01-07T12:29:00Z">
                  <w:rPr>
                    <w:ins w:id="71" w:author="Stefan Rupp" w:date="2025-12-10T16:35:00Z" w16du:dateUtc="2025-12-10T15:35:00Z"/>
                    <w:rFonts w:cs="Arial"/>
                    <w:sz w:val="28"/>
                    <w:szCs w:val="28"/>
                  </w:rPr>
                </w:rPrChange>
              </w:rPr>
            </w:pPr>
            <w:ins w:id="72" w:author="Timm Ziarnetzky" w:date="2026-01-07T13:32:00Z" w16du:dateUtc="2026-01-07T12:32:00Z">
              <w:r>
                <w:rPr>
                  <w:rFonts w:cs="Arial"/>
                  <w:sz w:val="28"/>
                  <w:szCs w:val="28"/>
                  <w:lang w:val="en-US"/>
                </w:rPr>
                <w:t>07.01.2026</w:t>
              </w:r>
            </w:ins>
          </w:p>
        </w:tc>
      </w:tr>
      <w:tr w:rsidR="0084363C" w:rsidRPr="00F81258" w14:paraId="2F3B12C3" w14:textId="77777777" w:rsidTr="00613B67">
        <w:trPr>
          <w:ins w:id="73" w:author="Stefan Rupp" w:date="2025-12-10T16:35:00Z"/>
        </w:trPr>
        <w:tc>
          <w:tcPr>
            <w:cnfStyle w:val="001000000000" w:firstRow="0" w:lastRow="0" w:firstColumn="1" w:lastColumn="0" w:oddVBand="0" w:evenVBand="0" w:oddHBand="0" w:evenHBand="0" w:firstRowFirstColumn="0" w:firstRowLastColumn="0" w:lastRowFirstColumn="0" w:lastRowLastColumn="0"/>
            <w:tcW w:w="2272" w:type="dxa"/>
          </w:tcPr>
          <w:p w14:paraId="3DD3E054" w14:textId="77777777" w:rsidR="0084363C" w:rsidRPr="00F81258" w:rsidRDefault="0084363C" w:rsidP="005A6F34">
            <w:pPr>
              <w:rPr>
                <w:ins w:id="74" w:author="Stefan Rupp" w:date="2025-12-10T16:35:00Z" w16du:dateUtc="2025-12-10T15:35:00Z"/>
                <w:rFonts w:cs="Arial"/>
                <w:b w:val="0"/>
                <w:bCs w:val="0"/>
                <w:sz w:val="28"/>
                <w:szCs w:val="28"/>
                <w:lang w:val="en-US"/>
                <w:rPrChange w:id="75" w:author="Timm Ziarnetzky" w:date="2026-01-07T13:29:00Z" w16du:dateUtc="2026-01-07T12:29:00Z">
                  <w:rPr>
                    <w:ins w:id="76" w:author="Stefan Rupp" w:date="2025-12-10T16:35:00Z" w16du:dateUtc="2025-12-10T15:35:00Z"/>
                    <w:rFonts w:cs="Arial"/>
                    <w:b w:val="0"/>
                    <w:bCs w:val="0"/>
                    <w:sz w:val="28"/>
                    <w:szCs w:val="28"/>
                  </w:rPr>
                </w:rPrChange>
              </w:rPr>
            </w:pPr>
          </w:p>
        </w:tc>
        <w:tc>
          <w:tcPr>
            <w:tcW w:w="1166" w:type="dxa"/>
          </w:tcPr>
          <w:p w14:paraId="0451D54E" w14:textId="77777777" w:rsidR="0084363C" w:rsidRPr="00F81258" w:rsidRDefault="0084363C" w:rsidP="005A6F34">
            <w:pPr>
              <w:cnfStyle w:val="000000000000" w:firstRow="0" w:lastRow="0" w:firstColumn="0" w:lastColumn="0" w:oddVBand="0" w:evenVBand="0" w:oddHBand="0" w:evenHBand="0" w:firstRowFirstColumn="0" w:firstRowLastColumn="0" w:lastRowFirstColumn="0" w:lastRowLastColumn="0"/>
              <w:rPr>
                <w:ins w:id="77" w:author="Stefan Rupp" w:date="2025-12-10T16:35:00Z" w16du:dateUtc="2025-12-10T15:35:00Z"/>
                <w:rFonts w:cs="Arial"/>
                <w:sz w:val="28"/>
                <w:szCs w:val="28"/>
                <w:lang w:val="en-US"/>
                <w:rPrChange w:id="78" w:author="Timm Ziarnetzky" w:date="2026-01-07T13:29:00Z" w16du:dateUtc="2026-01-07T12:29:00Z">
                  <w:rPr>
                    <w:ins w:id="79" w:author="Stefan Rupp" w:date="2025-12-10T16:35:00Z" w16du:dateUtc="2025-12-10T15:35:00Z"/>
                    <w:rFonts w:cs="Arial"/>
                    <w:sz w:val="28"/>
                    <w:szCs w:val="28"/>
                  </w:rPr>
                </w:rPrChange>
              </w:rPr>
            </w:pPr>
          </w:p>
        </w:tc>
        <w:tc>
          <w:tcPr>
            <w:tcW w:w="4295" w:type="dxa"/>
          </w:tcPr>
          <w:p w14:paraId="5270BC32" w14:textId="77777777" w:rsidR="0084363C" w:rsidRPr="00F81258" w:rsidRDefault="0084363C" w:rsidP="00E9646D">
            <w:pPr>
              <w:jc w:val="left"/>
              <w:cnfStyle w:val="000000000000" w:firstRow="0" w:lastRow="0" w:firstColumn="0" w:lastColumn="0" w:oddVBand="0" w:evenVBand="0" w:oddHBand="0" w:evenHBand="0" w:firstRowFirstColumn="0" w:firstRowLastColumn="0" w:lastRowFirstColumn="0" w:lastRowLastColumn="0"/>
              <w:rPr>
                <w:ins w:id="80" w:author="Stefan Rupp" w:date="2025-12-10T16:35:00Z" w16du:dateUtc="2025-12-10T15:35:00Z"/>
                <w:rFonts w:cs="Arial"/>
                <w:sz w:val="28"/>
                <w:szCs w:val="28"/>
                <w:lang w:val="en-US"/>
                <w:rPrChange w:id="81" w:author="Timm Ziarnetzky" w:date="2026-01-07T13:29:00Z" w16du:dateUtc="2026-01-07T12:29:00Z">
                  <w:rPr>
                    <w:ins w:id="82" w:author="Stefan Rupp" w:date="2025-12-10T16:35:00Z" w16du:dateUtc="2025-12-10T15:35:00Z"/>
                    <w:rFonts w:cs="Arial"/>
                    <w:sz w:val="28"/>
                    <w:szCs w:val="28"/>
                  </w:rPr>
                </w:rPrChange>
              </w:rPr>
            </w:pPr>
          </w:p>
        </w:tc>
        <w:tc>
          <w:tcPr>
            <w:tcW w:w="1618" w:type="dxa"/>
          </w:tcPr>
          <w:p w14:paraId="49F0A01B" w14:textId="77777777" w:rsidR="0084363C" w:rsidRPr="00F81258" w:rsidRDefault="0084363C" w:rsidP="005A6F34">
            <w:pPr>
              <w:cnfStyle w:val="000000000000" w:firstRow="0" w:lastRow="0" w:firstColumn="0" w:lastColumn="0" w:oddVBand="0" w:evenVBand="0" w:oddHBand="0" w:evenHBand="0" w:firstRowFirstColumn="0" w:firstRowLastColumn="0" w:lastRowFirstColumn="0" w:lastRowLastColumn="0"/>
              <w:rPr>
                <w:ins w:id="83" w:author="Stefan Rupp" w:date="2025-12-10T16:35:00Z" w16du:dateUtc="2025-12-10T15:35:00Z"/>
                <w:rFonts w:cs="Arial"/>
                <w:sz w:val="28"/>
                <w:szCs w:val="28"/>
                <w:lang w:val="en-US"/>
                <w:rPrChange w:id="84" w:author="Timm Ziarnetzky" w:date="2026-01-07T13:29:00Z" w16du:dateUtc="2026-01-07T12:29:00Z">
                  <w:rPr>
                    <w:ins w:id="85" w:author="Stefan Rupp" w:date="2025-12-10T16:35:00Z" w16du:dateUtc="2025-12-10T15:35:00Z"/>
                    <w:rFonts w:cs="Arial"/>
                    <w:sz w:val="28"/>
                    <w:szCs w:val="28"/>
                  </w:rPr>
                </w:rPrChange>
              </w:rPr>
            </w:pPr>
          </w:p>
        </w:tc>
      </w:tr>
    </w:tbl>
    <w:p w14:paraId="26C180BF" w14:textId="79E697F9" w:rsidR="00EC3386" w:rsidRPr="00F81258" w:rsidRDefault="00EC3386" w:rsidP="005A6F34">
      <w:pPr>
        <w:rPr>
          <w:rFonts w:cs="Arial"/>
          <w:b/>
          <w:bCs/>
          <w:sz w:val="28"/>
          <w:szCs w:val="28"/>
          <w:lang w:val="en-US"/>
          <w:rPrChange w:id="86" w:author="Timm Ziarnetzky" w:date="2026-01-07T13:29:00Z" w16du:dateUtc="2026-01-07T12:29:00Z">
            <w:rPr>
              <w:rFonts w:cs="Arial"/>
              <w:b/>
              <w:bCs/>
              <w:sz w:val="28"/>
              <w:szCs w:val="28"/>
            </w:rPr>
          </w:rPrChange>
        </w:rPr>
      </w:pPr>
    </w:p>
    <w:p w14:paraId="1E612E82" w14:textId="77777777" w:rsidR="00EC3386" w:rsidRPr="00F81258" w:rsidRDefault="00EC3386" w:rsidP="005A6F34">
      <w:pPr>
        <w:rPr>
          <w:rFonts w:cs="Arial"/>
          <w:b/>
          <w:bCs/>
          <w:sz w:val="28"/>
          <w:szCs w:val="28"/>
          <w:lang w:val="en-US"/>
          <w:rPrChange w:id="87" w:author="Timm Ziarnetzky" w:date="2026-01-07T13:29:00Z" w16du:dateUtc="2026-01-07T12:29:00Z">
            <w:rPr>
              <w:rFonts w:cs="Arial"/>
              <w:b/>
              <w:bCs/>
              <w:sz w:val="28"/>
              <w:szCs w:val="28"/>
            </w:rPr>
          </w:rPrChange>
        </w:rPr>
      </w:pPr>
      <w:r w:rsidRPr="00F81258">
        <w:rPr>
          <w:rFonts w:cs="Arial"/>
          <w:b/>
          <w:bCs/>
          <w:sz w:val="28"/>
          <w:szCs w:val="28"/>
          <w:lang w:val="en-US"/>
          <w:rPrChange w:id="88" w:author="Timm Ziarnetzky" w:date="2026-01-07T13:29:00Z" w16du:dateUtc="2026-01-07T12:29:00Z">
            <w:rPr>
              <w:rFonts w:cs="Arial"/>
              <w:b/>
              <w:bCs/>
              <w:sz w:val="28"/>
              <w:szCs w:val="28"/>
            </w:rPr>
          </w:rPrChange>
        </w:rPr>
        <w:br w:type="page"/>
      </w:r>
    </w:p>
    <w:p w14:paraId="1DC34CB4" w14:textId="0B047348" w:rsidR="00BD2FA7" w:rsidRPr="00F81258" w:rsidRDefault="00BD2FA7" w:rsidP="005A6F34">
      <w:pPr>
        <w:rPr>
          <w:rFonts w:cs="Arial"/>
          <w:b/>
          <w:bCs/>
          <w:sz w:val="28"/>
          <w:szCs w:val="28"/>
          <w:lang w:val="en-US"/>
          <w:rPrChange w:id="89" w:author="Timm Ziarnetzky" w:date="2026-01-07T13:29:00Z" w16du:dateUtc="2026-01-07T12:29:00Z">
            <w:rPr>
              <w:rFonts w:cs="Arial"/>
              <w:b/>
              <w:bCs/>
              <w:sz w:val="28"/>
              <w:szCs w:val="28"/>
            </w:rPr>
          </w:rPrChange>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BCA5789" w14:textId="118DAC17" w:rsidR="0084363C" w:rsidRDefault="00112833">
          <w:pPr>
            <w:pStyle w:val="Verzeichnis1"/>
            <w:rPr>
              <w:ins w:id="90" w:author="Stefan Rupp" w:date="2025-12-10T16:35:00Z" w16du:dateUtc="2025-12-10T15:35:00Z"/>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ins w:id="91" w:author="Stefan Rupp" w:date="2025-12-10T16:35:00Z" w16du:dateUtc="2025-12-10T15:35:00Z">
            <w:r w:rsidR="0084363C" w:rsidRPr="001E3FA0">
              <w:rPr>
                <w:rStyle w:val="Hyperlink"/>
                <w:noProof/>
              </w:rPr>
              <w:fldChar w:fldCharType="begin"/>
            </w:r>
            <w:r w:rsidR="0084363C" w:rsidRPr="001E3FA0">
              <w:rPr>
                <w:rStyle w:val="Hyperlink"/>
                <w:noProof/>
              </w:rPr>
              <w:instrText xml:space="preserve"> </w:instrText>
            </w:r>
            <w:r w:rsidR="0084363C">
              <w:rPr>
                <w:noProof/>
              </w:rPr>
              <w:instrText>HYPERLINK \l "_Toc216276945"</w:instrText>
            </w:r>
            <w:r w:rsidR="0084363C" w:rsidRPr="001E3FA0">
              <w:rPr>
                <w:rStyle w:val="Hyperlink"/>
                <w:noProof/>
              </w:rPr>
              <w:instrText xml:space="preserve"> </w:instrText>
            </w:r>
            <w:r w:rsidR="0084363C" w:rsidRPr="001E3FA0">
              <w:rPr>
                <w:rStyle w:val="Hyperlink"/>
                <w:noProof/>
              </w:rPr>
            </w:r>
            <w:r w:rsidR="0084363C" w:rsidRPr="001E3FA0">
              <w:rPr>
                <w:rStyle w:val="Hyperlink"/>
                <w:noProof/>
              </w:rPr>
              <w:fldChar w:fldCharType="separate"/>
            </w:r>
            <w:r w:rsidR="0084363C" w:rsidRPr="001E3FA0">
              <w:rPr>
                <w:rStyle w:val="Hyperlink"/>
                <w:noProof/>
              </w:rPr>
              <w:t>1</w:t>
            </w:r>
            <w:r w:rsidR="0084363C">
              <w:rPr>
                <w:rFonts w:asciiTheme="minorHAnsi" w:eastAsiaTheme="minorEastAsia" w:hAnsiTheme="minorHAnsi"/>
                <w:noProof/>
                <w:kern w:val="2"/>
                <w:szCs w:val="24"/>
                <w:lang w:eastAsia="de-DE"/>
                <w14:ligatures w14:val="standardContextual"/>
              </w:rPr>
              <w:tab/>
            </w:r>
            <w:r w:rsidR="0084363C" w:rsidRPr="001E3FA0">
              <w:rPr>
                <w:rStyle w:val="Hyperlink"/>
                <w:noProof/>
              </w:rPr>
              <w:t>Offene Fragen</w:t>
            </w:r>
            <w:r w:rsidR="0084363C">
              <w:rPr>
                <w:noProof/>
                <w:webHidden/>
              </w:rPr>
              <w:tab/>
            </w:r>
            <w:r w:rsidR="0084363C">
              <w:rPr>
                <w:noProof/>
                <w:webHidden/>
              </w:rPr>
              <w:fldChar w:fldCharType="begin"/>
            </w:r>
            <w:r w:rsidR="0084363C">
              <w:rPr>
                <w:noProof/>
                <w:webHidden/>
              </w:rPr>
              <w:instrText xml:space="preserve"> PAGEREF _Toc216276945 \h </w:instrText>
            </w:r>
          </w:ins>
          <w:r w:rsidR="0084363C">
            <w:rPr>
              <w:noProof/>
              <w:webHidden/>
            </w:rPr>
          </w:r>
          <w:ins w:id="92" w:author="Stefan Rupp" w:date="2025-12-10T16:35:00Z" w16du:dateUtc="2025-12-10T15:35:00Z">
            <w:r w:rsidR="0084363C">
              <w:rPr>
                <w:noProof/>
                <w:webHidden/>
              </w:rPr>
              <w:fldChar w:fldCharType="separate"/>
            </w:r>
            <w:r w:rsidR="0084363C">
              <w:rPr>
                <w:noProof/>
                <w:webHidden/>
              </w:rPr>
              <w:t>1</w:t>
            </w:r>
            <w:r w:rsidR="0084363C">
              <w:rPr>
                <w:noProof/>
                <w:webHidden/>
              </w:rPr>
              <w:fldChar w:fldCharType="end"/>
            </w:r>
            <w:r w:rsidR="0084363C" w:rsidRPr="001E3FA0">
              <w:rPr>
                <w:rStyle w:val="Hyperlink"/>
                <w:noProof/>
              </w:rPr>
              <w:fldChar w:fldCharType="end"/>
            </w:r>
          </w:ins>
        </w:p>
        <w:p w14:paraId="1C8D2CB8" w14:textId="0A44741B" w:rsidR="0084363C" w:rsidRDefault="0084363C">
          <w:pPr>
            <w:pStyle w:val="Verzeichnis1"/>
            <w:rPr>
              <w:ins w:id="93" w:author="Stefan Rupp" w:date="2025-12-10T16:35:00Z" w16du:dateUtc="2025-12-10T15:35:00Z"/>
              <w:rFonts w:asciiTheme="minorHAnsi" w:eastAsiaTheme="minorEastAsia" w:hAnsiTheme="minorHAnsi"/>
              <w:noProof/>
              <w:kern w:val="2"/>
              <w:szCs w:val="24"/>
              <w:lang w:eastAsia="de-DE"/>
              <w14:ligatures w14:val="standardContextual"/>
            </w:rPr>
          </w:pPr>
          <w:ins w:id="94"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"_Toc216276946"</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w:t>
            </w:r>
            <w:r>
              <w:rPr>
                <w:rFonts w:asciiTheme="minorHAnsi" w:eastAsiaTheme="minorEastAsia" w:hAnsiTheme="minorHAnsi"/>
                <w:noProof/>
                <w:kern w:val="2"/>
                <w:szCs w:val="24"/>
                <w:lang w:eastAsia="de-DE"/>
                <w14:ligatures w14:val="standardContextual"/>
              </w:rPr>
              <w:tab/>
            </w:r>
            <w:r w:rsidRPr="001E3FA0">
              <w:rPr>
                <w:rStyle w:val="Hyperlink"/>
                <w:noProof/>
              </w:rPr>
              <w:t>Pausenkonzept</w:t>
            </w:r>
            <w:r>
              <w:rPr>
                <w:noProof/>
                <w:webHidden/>
              </w:rPr>
              <w:tab/>
            </w:r>
            <w:r>
              <w:rPr>
                <w:noProof/>
                <w:webHidden/>
              </w:rPr>
              <w:fldChar w:fldCharType="begin"/>
            </w:r>
            <w:r>
              <w:rPr>
                <w:noProof/>
                <w:webHidden/>
              </w:rPr>
              <w:instrText xml:space="preserve"> PAGEREF _Toc216276946 \h </w:instrText>
            </w:r>
          </w:ins>
          <w:r>
            <w:rPr>
              <w:noProof/>
              <w:webHidden/>
            </w:rPr>
          </w:r>
          <w:ins w:id="95" w:author="Stefan Rupp" w:date="2025-12-10T16:35:00Z" w16du:dateUtc="2025-12-10T15:35:00Z">
            <w:r>
              <w:rPr>
                <w:noProof/>
                <w:webHidden/>
              </w:rPr>
              <w:fldChar w:fldCharType="separate"/>
            </w:r>
            <w:r>
              <w:rPr>
                <w:noProof/>
                <w:webHidden/>
              </w:rPr>
              <w:t>1</w:t>
            </w:r>
            <w:r>
              <w:rPr>
                <w:noProof/>
                <w:webHidden/>
              </w:rPr>
              <w:fldChar w:fldCharType="end"/>
            </w:r>
            <w:r w:rsidRPr="001E3FA0">
              <w:rPr>
                <w:rStyle w:val="Hyperlink"/>
                <w:noProof/>
              </w:rPr>
              <w:fldChar w:fldCharType="end"/>
            </w:r>
          </w:ins>
        </w:p>
        <w:p w14:paraId="6EF94251" w14:textId="122F4D16" w:rsidR="0084363C" w:rsidRDefault="0084363C">
          <w:pPr>
            <w:pStyle w:val="Verzeichnis2"/>
            <w:tabs>
              <w:tab w:val="left" w:pos="960"/>
              <w:tab w:val="right" w:leader="dot" w:pos="9062"/>
            </w:tabs>
            <w:rPr>
              <w:ins w:id="96" w:author="Stefan Rupp" w:date="2025-12-10T16:35:00Z" w16du:dateUtc="2025-12-10T15:35:00Z"/>
              <w:rFonts w:asciiTheme="minorHAnsi" w:eastAsiaTheme="minorEastAsia" w:hAnsiTheme="minorHAnsi"/>
              <w:noProof/>
              <w:kern w:val="2"/>
              <w:szCs w:val="24"/>
              <w:lang w:eastAsia="de-DE"/>
              <w14:ligatures w14:val="standardContextual"/>
            </w:rPr>
          </w:pPr>
          <w:ins w:id="97"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"_Toc216276947"</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2.1</w:t>
            </w:r>
            <w:r>
              <w:rPr>
                <w:rFonts w:asciiTheme="minorHAnsi" w:eastAsiaTheme="minorEastAsia" w:hAnsiTheme="minorHAnsi"/>
                <w:noProof/>
                <w:kern w:val="2"/>
                <w:szCs w:val="24"/>
                <w:lang w:eastAsia="de-DE"/>
                <w14:ligatures w14:val="standardContextual"/>
              </w:rPr>
              <w:tab/>
            </w:r>
            <w:r w:rsidRPr="001E3FA0">
              <w:rPr>
                <w:rStyle w:val="Hyperlink"/>
                <w:noProof/>
              </w:rPr>
              <w:t>Darstellung von Pausen in der Gui</w:t>
            </w:r>
            <w:r>
              <w:rPr>
                <w:noProof/>
                <w:webHidden/>
              </w:rPr>
              <w:tab/>
            </w:r>
            <w:r>
              <w:rPr>
                <w:noProof/>
                <w:webHidden/>
              </w:rPr>
              <w:fldChar w:fldCharType="begin"/>
            </w:r>
            <w:r>
              <w:rPr>
                <w:noProof/>
                <w:webHidden/>
              </w:rPr>
              <w:instrText xml:space="preserve"> PAGEREF _Toc216276947 \h </w:instrText>
            </w:r>
          </w:ins>
          <w:r>
            <w:rPr>
              <w:noProof/>
              <w:webHidden/>
            </w:rPr>
          </w:r>
          <w:ins w:id="98" w:author="Stefan Rupp" w:date="2025-12-10T16:35:00Z" w16du:dateUtc="2025-12-10T15:35:00Z">
            <w:r>
              <w:rPr>
                <w:noProof/>
                <w:webHidden/>
              </w:rPr>
              <w:fldChar w:fldCharType="separate"/>
            </w:r>
            <w:r>
              <w:rPr>
                <w:noProof/>
                <w:webHidden/>
              </w:rPr>
              <w:t>1</w:t>
            </w:r>
            <w:r>
              <w:rPr>
                <w:noProof/>
                <w:webHidden/>
              </w:rPr>
              <w:fldChar w:fldCharType="end"/>
            </w:r>
            <w:r w:rsidRPr="001E3FA0">
              <w:rPr>
                <w:rStyle w:val="Hyperlink"/>
                <w:noProof/>
              </w:rPr>
              <w:fldChar w:fldCharType="end"/>
            </w:r>
          </w:ins>
        </w:p>
        <w:p w14:paraId="6B721575" w14:textId="747D3402" w:rsidR="0084363C" w:rsidRDefault="0084363C">
          <w:pPr>
            <w:pStyle w:val="Verzeichnis3"/>
            <w:rPr>
              <w:ins w:id="99" w:author="Stefan Rupp" w:date="2025-12-10T16:35:00Z" w16du:dateUtc="2025-12-10T15:35:00Z"/>
              <w:rFonts w:asciiTheme="minorHAnsi" w:eastAsiaTheme="minorEastAsia" w:hAnsiTheme="minorHAnsi"/>
              <w:noProof/>
              <w:kern w:val="2"/>
              <w:szCs w:val="24"/>
              <w:lang w:eastAsia="de-DE"/>
              <w14:ligatures w14:val="standardContextual"/>
            </w:rPr>
          </w:pPr>
          <w:ins w:id="100"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"_Toc216276948"</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2.1.1</w:t>
            </w:r>
            <w:r>
              <w:rPr>
                <w:rFonts w:asciiTheme="minorHAnsi" w:eastAsiaTheme="minorEastAsia" w:hAnsiTheme="minorHAnsi"/>
                <w:noProof/>
                <w:kern w:val="2"/>
                <w:szCs w:val="24"/>
                <w:lang w:eastAsia="de-DE"/>
                <w14:ligatures w14:val="standardContextual"/>
              </w:rPr>
              <w:tab/>
            </w:r>
            <w:r w:rsidRPr="001E3FA0">
              <w:rPr>
                <w:rStyle w:val="Hyperlink"/>
                <w:noProof/>
              </w:rPr>
              <w:t>Im Gantt</w:t>
            </w:r>
            <w:r>
              <w:rPr>
                <w:noProof/>
                <w:webHidden/>
              </w:rPr>
              <w:tab/>
            </w:r>
            <w:r>
              <w:rPr>
                <w:noProof/>
                <w:webHidden/>
              </w:rPr>
              <w:fldChar w:fldCharType="begin"/>
            </w:r>
            <w:r>
              <w:rPr>
                <w:noProof/>
                <w:webHidden/>
              </w:rPr>
              <w:instrText xml:space="preserve"> PAGEREF _Toc216276948 \h </w:instrText>
            </w:r>
          </w:ins>
          <w:r>
            <w:rPr>
              <w:noProof/>
              <w:webHidden/>
            </w:rPr>
          </w:r>
          <w:ins w:id="101" w:author="Stefan Rupp" w:date="2025-12-10T16:35:00Z" w16du:dateUtc="2025-12-10T15:35:00Z">
            <w:r>
              <w:rPr>
                <w:noProof/>
                <w:webHidden/>
              </w:rPr>
              <w:fldChar w:fldCharType="separate"/>
            </w:r>
            <w:r>
              <w:rPr>
                <w:noProof/>
                <w:webHidden/>
              </w:rPr>
              <w:t>1</w:t>
            </w:r>
            <w:r>
              <w:rPr>
                <w:noProof/>
                <w:webHidden/>
              </w:rPr>
              <w:fldChar w:fldCharType="end"/>
            </w:r>
            <w:r w:rsidRPr="001E3FA0">
              <w:rPr>
                <w:rStyle w:val="Hyperlink"/>
                <w:noProof/>
              </w:rPr>
              <w:fldChar w:fldCharType="end"/>
            </w:r>
          </w:ins>
        </w:p>
        <w:p w14:paraId="12AE2969" w14:textId="15981EE8" w:rsidR="0084363C" w:rsidRDefault="0084363C">
          <w:pPr>
            <w:pStyle w:val="Verzeichnis3"/>
            <w:rPr>
              <w:ins w:id="102" w:author="Stefan Rupp" w:date="2025-12-10T16:35:00Z" w16du:dateUtc="2025-12-10T15:35:00Z"/>
              <w:rFonts w:asciiTheme="minorHAnsi" w:eastAsiaTheme="minorEastAsia" w:hAnsiTheme="minorHAnsi"/>
              <w:noProof/>
              <w:kern w:val="2"/>
              <w:szCs w:val="24"/>
              <w:lang w:eastAsia="de-DE"/>
              <w14:ligatures w14:val="standardContextual"/>
            </w:rPr>
          </w:pPr>
          <w:ins w:id="103"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"_Toc216276949"</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2.1.2</w:t>
            </w:r>
            <w:r>
              <w:rPr>
                <w:rFonts w:asciiTheme="minorHAnsi" w:eastAsiaTheme="minorEastAsia" w:hAnsiTheme="minorHAnsi"/>
                <w:noProof/>
                <w:kern w:val="2"/>
                <w:szCs w:val="24"/>
                <w:lang w:eastAsia="de-DE"/>
                <w14:ligatures w14:val="standardContextual"/>
              </w:rPr>
              <w:tab/>
            </w:r>
            <w:r w:rsidRPr="001E3FA0">
              <w:rPr>
                <w:rStyle w:val="Hyperlink"/>
                <w:noProof/>
              </w:rPr>
              <w:t>Im Report &amp; Assign-Fenster</w:t>
            </w:r>
            <w:r>
              <w:rPr>
                <w:noProof/>
                <w:webHidden/>
              </w:rPr>
              <w:tab/>
            </w:r>
            <w:r>
              <w:rPr>
                <w:noProof/>
                <w:webHidden/>
              </w:rPr>
              <w:fldChar w:fldCharType="begin"/>
            </w:r>
            <w:r>
              <w:rPr>
                <w:noProof/>
                <w:webHidden/>
              </w:rPr>
              <w:instrText xml:space="preserve"> PAGEREF _Toc216276949 \h </w:instrText>
            </w:r>
          </w:ins>
          <w:r>
            <w:rPr>
              <w:noProof/>
              <w:webHidden/>
            </w:rPr>
          </w:r>
          <w:ins w:id="104" w:author="Stefan Rupp" w:date="2025-12-10T16:35:00Z" w16du:dateUtc="2025-12-10T15:35:00Z">
            <w:r>
              <w:rPr>
                <w:noProof/>
                <w:webHidden/>
              </w:rPr>
              <w:fldChar w:fldCharType="separate"/>
            </w:r>
            <w:r>
              <w:rPr>
                <w:noProof/>
                <w:webHidden/>
              </w:rPr>
              <w:t>2</w:t>
            </w:r>
            <w:r>
              <w:rPr>
                <w:noProof/>
                <w:webHidden/>
              </w:rPr>
              <w:fldChar w:fldCharType="end"/>
            </w:r>
            <w:r w:rsidRPr="001E3FA0">
              <w:rPr>
                <w:rStyle w:val="Hyperlink"/>
                <w:noProof/>
              </w:rPr>
              <w:fldChar w:fldCharType="end"/>
            </w:r>
          </w:ins>
        </w:p>
        <w:p w14:paraId="3E775705" w14:textId="2D42D1A9" w:rsidR="0084363C" w:rsidRDefault="0084363C">
          <w:pPr>
            <w:pStyle w:val="Verzeichnis2"/>
            <w:tabs>
              <w:tab w:val="left" w:pos="960"/>
              <w:tab w:val="right" w:leader="dot" w:pos="9062"/>
            </w:tabs>
            <w:rPr>
              <w:ins w:id="105" w:author="Stefan Rupp" w:date="2025-12-10T16:35:00Z" w16du:dateUtc="2025-12-10T15:35:00Z"/>
              <w:rFonts w:asciiTheme="minorHAnsi" w:eastAsiaTheme="minorEastAsia" w:hAnsiTheme="minorHAnsi"/>
              <w:noProof/>
              <w:kern w:val="2"/>
              <w:szCs w:val="24"/>
              <w:lang w:eastAsia="de-DE"/>
              <w14:ligatures w14:val="standardContextual"/>
            </w:rPr>
          </w:pPr>
          <w:ins w:id="106"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"_Toc216276950"</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w:t>
            </w:r>
            <w:r>
              <w:rPr>
                <w:rFonts w:asciiTheme="minorHAnsi" w:eastAsiaTheme="minorEastAsia" w:hAnsiTheme="minorHAnsi"/>
                <w:noProof/>
                <w:kern w:val="2"/>
                <w:szCs w:val="24"/>
                <w:lang w:eastAsia="de-DE"/>
                <w14:ligatures w14:val="standardContextual"/>
              </w:rPr>
              <w:tab/>
            </w:r>
            <w:r w:rsidRPr="001E3FA0">
              <w:rPr>
                <w:rStyle w:val="Hyperlink"/>
                <w:noProof/>
              </w:rPr>
              <w:t>Assignment von Pausen</w:t>
            </w:r>
            <w:r>
              <w:rPr>
                <w:noProof/>
                <w:webHidden/>
              </w:rPr>
              <w:tab/>
            </w:r>
            <w:r>
              <w:rPr>
                <w:noProof/>
                <w:webHidden/>
              </w:rPr>
              <w:fldChar w:fldCharType="begin"/>
            </w:r>
            <w:r>
              <w:rPr>
                <w:noProof/>
                <w:webHidden/>
              </w:rPr>
              <w:instrText xml:space="preserve"> PAGEREF _Toc216276950 \h </w:instrText>
            </w:r>
          </w:ins>
          <w:r>
            <w:rPr>
              <w:noProof/>
              <w:webHidden/>
            </w:rPr>
          </w:r>
          <w:ins w:id="107" w:author="Stefan Rupp" w:date="2025-12-10T16:35:00Z" w16du:dateUtc="2025-12-10T15:35:00Z">
            <w:r>
              <w:rPr>
                <w:noProof/>
                <w:webHidden/>
              </w:rPr>
              <w:fldChar w:fldCharType="separate"/>
            </w:r>
            <w:r>
              <w:rPr>
                <w:noProof/>
                <w:webHidden/>
              </w:rPr>
              <w:t>3</w:t>
            </w:r>
            <w:r>
              <w:rPr>
                <w:noProof/>
                <w:webHidden/>
              </w:rPr>
              <w:fldChar w:fldCharType="end"/>
            </w:r>
            <w:r w:rsidRPr="001E3FA0">
              <w:rPr>
                <w:rStyle w:val="Hyperlink"/>
                <w:noProof/>
              </w:rPr>
              <w:fldChar w:fldCharType="end"/>
            </w:r>
          </w:ins>
        </w:p>
        <w:p w14:paraId="0352254D" w14:textId="6BE469D1" w:rsidR="0084363C" w:rsidRDefault="0084363C">
          <w:pPr>
            <w:pStyle w:val="Verzeichnis3"/>
            <w:rPr>
              <w:ins w:id="108" w:author="Stefan Rupp" w:date="2025-12-10T16:35:00Z" w16du:dateUtc="2025-12-10T15:35:00Z"/>
              <w:rFonts w:asciiTheme="minorHAnsi" w:eastAsiaTheme="minorEastAsia" w:hAnsiTheme="minorHAnsi"/>
              <w:noProof/>
              <w:kern w:val="2"/>
              <w:szCs w:val="24"/>
              <w:lang w:eastAsia="de-DE"/>
              <w14:ligatures w14:val="standardContextual"/>
            </w:rPr>
          </w:pPr>
          <w:ins w:id="109"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"_Toc216276951"</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2.2.1</w:t>
            </w:r>
            <w:r>
              <w:rPr>
                <w:rFonts w:asciiTheme="minorHAnsi" w:eastAsiaTheme="minorEastAsia" w:hAnsiTheme="minorHAnsi"/>
                <w:noProof/>
                <w:kern w:val="2"/>
                <w:szCs w:val="24"/>
                <w:lang w:eastAsia="de-DE"/>
                <w14:ligatures w14:val="standardContextual"/>
              </w:rPr>
              <w:tab/>
            </w:r>
            <w:r w:rsidRPr="001E3FA0">
              <w:rPr>
                <w:rStyle w:val="Hyperlink"/>
                <w:noProof/>
              </w:rPr>
              <w:t>Unterscheidung mehrere Fälle der Pausenbehandlung</w:t>
            </w:r>
            <w:r>
              <w:rPr>
                <w:noProof/>
                <w:webHidden/>
              </w:rPr>
              <w:tab/>
            </w:r>
            <w:r>
              <w:rPr>
                <w:noProof/>
                <w:webHidden/>
              </w:rPr>
              <w:fldChar w:fldCharType="begin"/>
            </w:r>
            <w:r>
              <w:rPr>
                <w:noProof/>
                <w:webHidden/>
              </w:rPr>
              <w:instrText xml:space="preserve"> PAGEREF _Toc216276951 \h </w:instrText>
            </w:r>
          </w:ins>
          <w:r>
            <w:rPr>
              <w:noProof/>
              <w:webHidden/>
            </w:rPr>
          </w:r>
          <w:ins w:id="110" w:author="Stefan Rupp" w:date="2025-12-10T16:35:00Z" w16du:dateUtc="2025-12-10T15:35:00Z">
            <w:r>
              <w:rPr>
                <w:noProof/>
                <w:webHidden/>
              </w:rPr>
              <w:fldChar w:fldCharType="separate"/>
            </w:r>
            <w:r>
              <w:rPr>
                <w:noProof/>
                <w:webHidden/>
              </w:rPr>
              <w:t>3</w:t>
            </w:r>
            <w:r>
              <w:rPr>
                <w:noProof/>
                <w:webHidden/>
              </w:rPr>
              <w:fldChar w:fldCharType="end"/>
            </w:r>
            <w:r w:rsidRPr="001E3FA0">
              <w:rPr>
                <w:rStyle w:val="Hyperlink"/>
                <w:noProof/>
              </w:rPr>
              <w:fldChar w:fldCharType="end"/>
            </w:r>
          </w:ins>
        </w:p>
        <w:p w14:paraId="016D9D38" w14:textId="3A5E9F53" w:rsidR="0084363C" w:rsidRDefault="0084363C">
          <w:pPr>
            <w:pStyle w:val="Verzeichnis3"/>
            <w:rPr>
              <w:ins w:id="111" w:author="Stefan Rupp" w:date="2025-12-10T16:35:00Z" w16du:dateUtc="2025-12-10T15:35:00Z"/>
              <w:rFonts w:asciiTheme="minorHAnsi" w:eastAsiaTheme="minorEastAsia" w:hAnsiTheme="minorHAnsi"/>
              <w:noProof/>
              <w:kern w:val="2"/>
              <w:szCs w:val="24"/>
              <w:lang w:eastAsia="de-DE"/>
              <w14:ligatures w14:val="standardContextual"/>
            </w:rPr>
          </w:pPr>
          <w:ins w:id="112"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"_Toc216276952"</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2.2.2</w:t>
            </w:r>
            <w:r>
              <w:rPr>
                <w:rFonts w:asciiTheme="minorHAnsi" w:eastAsiaTheme="minorEastAsia" w:hAnsiTheme="minorHAnsi"/>
                <w:noProof/>
                <w:kern w:val="2"/>
                <w:szCs w:val="24"/>
                <w:lang w:eastAsia="de-DE"/>
                <w14:ligatures w14:val="standardContextual"/>
              </w:rPr>
              <w:tab/>
            </w:r>
            <w:r w:rsidRPr="001E3FA0">
              <w:rPr>
                <w:rStyle w:val="Hyperlink"/>
                <w:noProof/>
              </w:rPr>
              <w:t>Automatisches Pausen-Assignment</w:t>
            </w:r>
            <w:r>
              <w:rPr>
                <w:noProof/>
                <w:webHidden/>
              </w:rPr>
              <w:tab/>
            </w:r>
            <w:r>
              <w:rPr>
                <w:noProof/>
                <w:webHidden/>
              </w:rPr>
              <w:fldChar w:fldCharType="begin"/>
            </w:r>
            <w:r>
              <w:rPr>
                <w:noProof/>
                <w:webHidden/>
              </w:rPr>
              <w:instrText xml:space="preserve"> PAGEREF _Toc216276952 \h </w:instrText>
            </w:r>
          </w:ins>
          <w:r>
            <w:rPr>
              <w:noProof/>
              <w:webHidden/>
            </w:rPr>
          </w:r>
          <w:ins w:id="113" w:author="Stefan Rupp" w:date="2025-12-10T16:35:00Z" w16du:dateUtc="2025-12-10T15:35:00Z">
            <w:r>
              <w:rPr>
                <w:noProof/>
                <w:webHidden/>
              </w:rPr>
              <w:fldChar w:fldCharType="separate"/>
            </w:r>
            <w:r>
              <w:rPr>
                <w:noProof/>
                <w:webHidden/>
              </w:rPr>
              <w:t>4</w:t>
            </w:r>
            <w:r>
              <w:rPr>
                <w:noProof/>
                <w:webHidden/>
              </w:rPr>
              <w:fldChar w:fldCharType="end"/>
            </w:r>
            <w:r w:rsidRPr="001E3FA0">
              <w:rPr>
                <w:rStyle w:val="Hyperlink"/>
                <w:noProof/>
              </w:rPr>
              <w:fldChar w:fldCharType="end"/>
            </w:r>
          </w:ins>
        </w:p>
        <w:p w14:paraId="65352132" w14:textId="0647CE0B" w:rsidR="0084363C" w:rsidRDefault="0084363C">
          <w:pPr>
            <w:pStyle w:val="Verzeichnis3"/>
            <w:rPr>
              <w:ins w:id="114" w:author="Stefan Rupp" w:date="2025-12-10T16:35:00Z" w16du:dateUtc="2025-12-10T15:35:00Z"/>
              <w:rFonts w:asciiTheme="minorHAnsi" w:eastAsiaTheme="minorEastAsia" w:hAnsiTheme="minorHAnsi"/>
              <w:noProof/>
              <w:kern w:val="2"/>
              <w:szCs w:val="24"/>
              <w:lang w:eastAsia="de-DE"/>
              <w14:ligatures w14:val="standardContextual"/>
            </w:rPr>
          </w:pPr>
          <w:ins w:id="115"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"_Toc216276953"</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2.2.3</w:t>
            </w:r>
            <w:r>
              <w:rPr>
                <w:rFonts w:asciiTheme="minorHAnsi" w:eastAsiaTheme="minorEastAsia" w:hAnsiTheme="minorHAnsi"/>
                <w:noProof/>
                <w:kern w:val="2"/>
                <w:szCs w:val="24"/>
                <w:lang w:eastAsia="de-DE"/>
                <w14:ligatures w14:val="standardContextual"/>
              </w:rPr>
              <w:tab/>
            </w:r>
            <w:r w:rsidRPr="001E3FA0">
              <w:rPr>
                <w:rStyle w:val="Hyperlink"/>
                <w:noProof/>
              </w:rPr>
              <w:t>Anweisen einer vorgeschlagenen Pause</w:t>
            </w:r>
            <w:r>
              <w:rPr>
                <w:noProof/>
                <w:webHidden/>
              </w:rPr>
              <w:tab/>
            </w:r>
            <w:r>
              <w:rPr>
                <w:noProof/>
                <w:webHidden/>
              </w:rPr>
              <w:fldChar w:fldCharType="begin"/>
            </w:r>
            <w:r>
              <w:rPr>
                <w:noProof/>
                <w:webHidden/>
              </w:rPr>
              <w:instrText xml:space="preserve"> PAGEREF _Toc216276953 \h </w:instrText>
            </w:r>
          </w:ins>
          <w:r>
            <w:rPr>
              <w:noProof/>
              <w:webHidden/>
            </w:rPr>
          </w:r>
          <w:ins w:id="116" w:author="Stefan Rupp" w:date="2025-12-10T16:35:00Z" w16du:dateUtc="2025-12-10T15:35:00Z">
            <w:r>
              <w:rPr>
                <w:noProof/>
                <w:webHidden/>
              </w:rPr>
              <w:fldChar w:fldCharType="separate"/>
            </w:r>
            <w:r>
              <w:rPr>
                <w:noProof/>
                <w:webHidden/>
              </w:rPr>
              <w:t>8</w:t>
            </w:r>
            <w:r>
              <w:rPr>
                <w:noProof/>
                <w:webHidden/>
              </w:rPr>
              <w:fldChar w:fldCharType="end"/>
            </w:r>
            <w:r w:rsidRPr="001E3FA0">
              <w:rPr>
                <w:rStyle w:val="Hyperlink"/>
                <w:noProof/>
              </w:rPr>
              <w:fldChar w:fldCharType="end"/>
            </w:r>
          </w:ins>
        </w:p>
        <w:p w14:paraId="42476050" w14:textId="32B77581" w:rsidR="0084363C" w:rsidRDefault="0084363C">
          <w:pPr>
            <w:pStyle w:val="Verzeichnis3"/>
            <w:rPr>
              <w:ins w:id="117" w:author="Stefan Rupp" w:date="2025-12-10T16:35:00Z" w16du:dateUtc="2025-12-10T15:35:00Z"/>
              <w:rFonts w:asciiTheme="minorHAnsi" w:eastAsiaTheme="minorEastAsia" w:hAnsiTheme="minorHAnsi"/>
              <w:noProof/>
              <w:kern w:val="2"/>
              <w:szCs w:val="24"/>
              <w:lang w:eastAsia="de-DE"/>
              <w14:ligatures w14:val="standardContextual"/>
            </w:rPr>
          </w:pPr>
          <w:ins w:id="118"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"_Toc216276955"</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lang w:val="en-GB"/>
              </w:rPr>
              <w:t>2.2.4</w:t>
            </w:r>
            <w:r>
              <w:rPr>
                <w:rFonts w:asciiTheme="minorHAnsi" w:eastAsiaTheme="minorEastAsia" w:hAnsiTheme="minorHAnsi"/>
                <w:noProof/>
                <w:kern w:val="2"/>
                <w:szCs w:val="24"/>
                <w:lang w:eastAsia="de-DE"/>
                <w14:ligatures w14:val="standardContextual"/>
              </w:rPr>
              <w:tab/>
            </w:r>
            <w:r w:rsidRPr="001E3FA0">
              <w:rPr>
                <w:rStyle w:val="Hyperlink"/>
                <w:noProof/>
                <w:lang w:val="en-GB"/>
              </w:rPr>
              <w:t>Break-Assignment beim Assign-Best (Non-Telematik)</w:t>
            </w:r>
            <w:r>
              <w:rPr>
                <w:noProof/>
                <w:webHidden/>
              </w:rPr>
              <w:tab/>
            </w:r>
            <w:r>
              <w:rPr>
                <w:noProof/>
                <w:webHidden/>
              </w:rPr>
              <w:fldChar w:fldCharType="begin"/>
            </w:r>
            <w:r>
              <w:rPr>
                <w:noProof/>
                <w:webHidden/>
              </w:rPr>
              <w:instrText xml:space="preserve"> PAGEREF _Toc216276955 \h </w:instrText>
            </w:r>
          </w:ins>
          <w:r>
            <w:rPr>
              <w:noProof/>
              <w:webHidden/>
            </w:rPr>
          </w:r>
          <w:ins w:id="119" w:author="Stefan Rupp" w:date="2025-12-10T16:35:00Z" w16du:dateUtc="2025-12-10T15:35:00Z">
            <w:r>
              <w:rPr>
                <w:noProof/>
                <w:webHidden/>
              </w:rPr>
              <w:fldChar w:fldCharType="separate"/>
            </w:r>
            <w:r>
              <w:rPr>
                <w:noProof/>
                <w:webHidden/>
              </w:rPr>
              <w:t>15</w:t>
            </w:r>
            <w:r>
              <w:rPr>
                <w:noProof/>
                <w:webHidden/>
              </w:rPr>
              <w:fldChar w:fldCharType="end"/>
            </w:r>
            <w:r w:rsidRPr="001E3FA0">
              <w:rPr>
                <w:rStyle w:val="Hyperlink"/>
                <w:noProof/>
              </w:rPr>
              <w:fldChar w:fldCharType="end"/>
            </w:r>
          </w:ins>
        </w:p>
        <w:p w14:paraId="4746AC09" w14:textId="474FA9A5" w:rsidR="0084363C" w:rsidRDefault="0084363C">
          <w:pPr>
            <w:pStyle w:val="Verzeichnis3"/>
            <w:rPr>
              <w:ins w:id="120" w:author="Stefan Rupp" w:date="2025-12-10T16:35:00Z" w16du:dateUtc="2025-12-10T15:35:00Z"/>
              <w:rFonts w:asciiTheme="minorHAnsi" w:eastAsiaTheme="minorEastAsia" w:hAnsiTheme="minorHAnsi"/>
              <w:noProof/>
              <w:kern w:val="2"/>
              <w:szCs w:val="24"/>
              <w:lang w:eastAsia="de-DE"/>
              <w14:ligatures w14:val="standardContextual"/>
            </w:rPr>
          </w:pPr>
          <w:ins w:id="121"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"_Toc216276956"</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2.2.5</w:t>
            </w:r>
            <w:r>
              <w:rPr>
                <w:rFonts w:asciiTheme="minorHAnsi" w:eastAsiaTheme="minorEastAsia" w:hAnsiTheme="minorHAnsi"/>
                <w:noProof/>
                <w:kern w:val="2"/>
                <w:szCs w:val="24"/>
                <w:lang w:eastAsia="de-DE"/>
                <w14:ligatures w14:val="standardContextual"/>
              </w:rPr>
              <w:tab/>
            </w:r>
            <w:r w:rsidRPr="001E3FA0">
              <w:rPr>
                <w:rStyle w:val="Hyperlink"/>
                <w:noProof/>
              </w:rPr>
              <w:t>Telematik-Integration von Pausen-Assignments</w:t>
            </w:r>
            <w:r>
              <w:rPr>
                <w:noProof/>
                <w:webHidden/>
              </w:rPr>
              <w:tab/>
            </w:r>
            <w:r>
              <w:rPr>
                <w:noProof/>
                <w:webHidden/>
              </w:rPr>
              <w:fldChar w:fldCharType="begin"/>
            </w:r>
            <w:r>
              <w:rPr>
                <w:noProof/>
                <w:webHidden/>
              </w:rPr>
              <w:instrText xml:space="preserve"> PAGEREF _Toc216276956 \h </w:instrText>
            </w:r>
          </w:ins>
          <w:r>
            <w:rPr>
              <w:noProof/>
              <w:webHidden/>
            </w:rPr>
          </w:r>
          <w:ins w:id="122" w:author="Stefan Rupp" w:date="2025-12-10T16:35:00Z" w16du:dateUtc="2025-12-10T15:35:00Z">
            <w:r>
              <w:rPr>
                <w:noProof/>
                <w:webHidden/>
              </w:rPr>
              <w:fldChar w:fldCharType="separate"/>
            </w:r>
            <w:r>
              <w:rPr>
                <w:noProof/>
                <w:webHidden/>
              </w:rPr>
              <w:t>16</w:t>
            </w:r>
            <w:r>
              <w:rPr>
                <w:noProof/>
                <w:webHidden/>
              </w:rPr>
              <w:fldChar w:fldCharType="end"/>
            </w:r>
            <w:r w:rsidRPr="001E3FA0">
              <w:rPr>
                <w:rStyle w:val="Hyperlink"/>
                <w:noProof/>
              </w:rPr>
              <w:fldChar w:fldCharType="end"/>
            </w:r>
          </w:ins>
        </w:p>
        <w:p w14:paraId="7D42C057" w14:textId="710AB5C8" w:rsidR="0084363C" w:rsidRDefault="0084363C">
          <w:pPr>
            <w:pStyle w:val="Verzeichnis2"/>
            <w:tabs>
              <w:tab w:val="left" w:pos="960"/>
              <w:tab w:val="right" w:leader="dot" w:pos="9062"/>
            </w:tabs>
            <w:rPr>
              <w:ins w:id="123" w:author="Stefan Rupp" w:date="2025-12-10T16:35:00Z" w16du:dateUtc="2025-12-10T15:35:00Z"/>
              <w:rFonts w:asciiTheme="minorHAnsi" w:eastAsiaTheme="minorEastAsia" w:hAnsiTheme="minorHAnsi"/>
              <w:noProof/>
              <w:kern w:val="2"/>
              <w:szCs w:val="24"/>
              <w:lang w:eastAsia="de-DE"/>
              <w14:ligatures w14:val="standardContextual"/>
            </w:rPr>
          </w:pPr>
          <w:ins w:id="124"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"_Toc216276957"</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lang w:val="en-GB"/>
              </w:rPr>
              <w:t>2.3</w:t>
            </w:r>
            <w:r>
              <w:rPr>
                <w:rFonts w:asciiTheme="minorHAnsi" w:eastAsiaTheme="minorEastAsia" w:hAnsiTheme="minorHAnsi"/>
                <w:noProof/>
                <w:kern w:val="2"/>
                <w:szCs w:val="24"/>
                <w:lang w:eastAsia="de-DE"/>
                <w14:ligatures w14:val="standardContextual"/>
              </w:rPr>
              <w:tab/>
            </w:r>
            <w:r w:rsidRPr="001E3FA0">
              <w:rPr>
                <w:rStyle w:val="Hyperlink"/>
                <w:noProof/>
                <w:lang w:val="en-GB"/>
              </w:rPr>
              <w:t>Manual Adjustment of Break Planning</w:t>
            </w:r>
            <w:r>
              <w:rPr>
                <w:noProof/>
                <w:webHidden/>
              </w:rPr>
              <w:tab/>
            </w:r>
            <w:r>
              <w:rPr>
                <w:noProof/>
                <w:webHidden/>
              </w:rPr>
              <w:fldChar w:fldCharType="begin"/>
            </w:r>
            <w:r>
              <w:rPr>
                <w:noProof/>
                <w:webHidden/>
              </w:rPr>
              <w:instrText xml:space="preserve"> PAGEREF _Toc216276957 \h </w:instrText>
            </w:r>
          </w:ins>
          <w:r>
            <w:rPr>
              <w:noProof/>
              <w:webHidden/>
            </w:rPr>
          </w:r>
          <w:ins w:id="125" w:author="Stefan Rupp" w:date="2025-12-10T16:35:00Z" w16du:dateUtc="2025-12-10T15:35:00Z">
            <w:r>
              <w:rPr>
                <w:noProof/>
                <w:webHidden/>
              </w:rPr>
              <w:fldChar w:fldCharType="separate"/>
            </w:r>
            <w:r>
              <w:rPr>
                <w:noProof/>
                <w:webHidden/>
              </w:rPr>
              <w:t>17</w:t>
            </w:r>
            <w:r>
              <w:rPr>
                <w:noProof/>
                <w:webHidden/>
              </w:rPr>
              <w:fldChar w:fldCharType="end"/>
            </w:r>
            <w:r w:rsidRPr="001E3FA0">
              <w:rPr>
                <w:rStyle w:val="Hyperlink"/>
                <w:noProof/>
              </w:rPr>
              <w:fldChar w:fldCharType="end"/>
            </w:r>
          </w:ins>
        </w:p>
        <w:p w14:paraId="04D9B91A" w14:textId="0C27BB54" w:rsidR="0084363C" w:rsidRDefault="0084363C">
          <w:pPr>
            <w:pStyle w:val="Verzeichnis2"/>
            <w:tabs>
              <w:tab w:val="left" w:pos="960"/>
              <w:tab w:val="right" w:leader="dot" w:pos="9062"/>
            </w:tabs>
            <w:rPr>
              <w:ins w:id="126" w:author="Stefan Rupp" w:date="2025-12-10T16:35:00Z" w16du:dateUtc="2025-12-10T15:35:00Z"/>
              <w:rFonts w:asciiTheme="minorHAnsi" w:eastAsiaTheme="minorEastAsia" w:hAnsiTheme="minorHAnsi"/>
              <w:noProof/>
              <w:kern w:val="2"/>
              <w:szCs w:val="24"/>
              <w:lang w:eastAsia="de-DE"/>
              <w14:ligatures w14:val="standardContextual"/>
            </w:rPr>
          </w:pPr>
          <w:ins w:id="127"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"_Toc216276958"</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2.4</w:t>
            </w:r>
            <w:r>
              <w:rPr>
                <w:rFonts w:asciiTheme="minorHAnsi" w:eastAsiaTheme="minorEastAsia" w:hAnsiTheme="minorHAnsi"/>
                <w:noProof/>
                <w:kern w:val="2"/>
                <w:szCs w:val="24"/>
                <w:lang w:eastAsia="de-DE"/>
                <w14:ligatures w14:val="standardContextual"/>
              </w:rPr>
              <w:tab/>
            </w:r>
            <w:r w:rsidRPr="001E3FA0">
              <w:rPr>
                <w:rStyle w:val="Hyperlink"/>
                <w:noProof/>
              </w:rPr>
              <w:t>Breaks per Optimization Mode</w:t>
            </w:r>
            <w:r>
              <w:rPr>
                <w:noProof/>
                <w:webHidden/>
              </w:rPr>
              <w:tab/>
            </w:r>
            <w:r>
              <w:rPr>
                <w:noProof/>
                <w:webHidden/>
              </w:rPr>
              <w:fldChar w:fldCharType="begin"/>
            </w:r>
            <w:r>
              <w:rPr>
                <w:noProof/>
                <w:webHidden/>
              </w:rPr>
              <w:instrText xml:space="preserve"> PAGEREF _Toc216276958 \h </w:instrText>
            </w:r>
          </w:ins>
          <w:r>
            <w:rPr>
              <w:noProof/>
              <w:webHidden/>
            </w:rPr>
          </w:r>
          <w:ins w:id="128" w:author="Stefan Rupp" w:date="2025-12-10T16:35:00Z" w16du:dateUtc="2025-12-10T15:35:00Z">
            <w:r>
              <w:rPr>
                <w:noProof/>
                <w:webHidden/>
              </w:rPr>
              <w:fldChar w:fldCharType="separate"/>
            </w:r>
            <w:r>
              <w:rPr>
                <w:noProof/>
                <w:webHidden/>
              </w:rPr>
              <w:t>17</w:t>
            </w:r>
            <w:r>
              <w:rPr>
                <w:noProof/>
                <w:webHidden/>
              </w:rPr>
              <w:fldChar w:fldCharType="end"/>
            </w:r>
            <w:r w:rsidRPr="001E3FA0">
              <w:rPr>
                <w:rStyle w:val="Hyperlink"/>
                <w:noProof/>
              </w:rPr>
              <w:fldChar w:fldCharType="end"/>
            </w:r>
          </w:ins>
        </w:p>
        <w:p w14:paraId="2F9ED8B6" w14:textId="1A0053DF" w:rsidR="0084363C" w:rsidRDefault="0084363C">
          <w:pPr>
            <w:pStyle w:val="Verzeichnis2"/>
            <w:tabs>
              <w:tab w:val="left" w:pos="960"/>
              <w:tab w:val="right" w:leader="dot" w:pos="9062"/>
            </w:tabs>
            <w:rPr>
              <w:ins w:id="129" w:author="Stefan Rupp" w:date="2025-12-10T16:35:00Z" w16du:dateUtc="2025-12-10T15:35:00Z"/>
              <w:rFonts w:asciiTheme="minorHAnsi" w:eastAsiaTheme="minorEastAsia" w:hAnsiTheme="minorHAnsi"/>
              <w:noProof/>
              <w:kern w:val="2"/>
              <w:szCs w:val="24"/>
              <w:lang w:eastAsia="de-DE"/>
              <w14:ligatures w14:val="standardContextual"/>
            </w:rPr>
          </w:pPr>
          <w:ins w:id="130"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"_Toc216276959"</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2.5</w:t>
            </w:r>
            <w:r>
              <w:rPr>
                <w:rFonts w:asciiTheme="minorHAnsi" w:eastAsiaTheme="minorEastAsia" w:hAnsiTheme="minorHAnsi"/>
                <w:noProof/>
                <w:kern w:val="2"/>
                <w:szCs w:val="24"/>
                <w:lang w:eastAsia="de-DE"/>
                <w14:ligatures w14:val="standardContextual"/>
              </w:rPr>
              <w:tab/>
            </w:r>
            <w:r w:rsidRPr="001E3FA0">
              <w:rPr>
                <w:rStyle w:val="Hyperlink"/>
                <w:noProof/>
              </w:rPr>
              <w:t>Display Approach left-aligned</w:t>
            </w:r>
            <w:r>
              <w:rPr>
                <w:noProof/>
                <w:webHidden/>
              </w:rPr>
              <w:tab/>
            </w:r>
            <w:r>
              <w:rPr>
                <w:noProof/>
                <w:webHidden/>
              </w:rPr>
              <w:fldChar w:fldCharType="begin"/>
            </w:r>
            <w:r>
              <w:rPr>
                <w:noProof/>
                <w:webHidden/>
              </w:rPr>
              <w:instrText xml:space="preserve"> PAGEREF _Toc216276959 \h </w:instrText>
            </w:r>
          </w:ins>
          <w:r>
            <w:rPr>
              <w:noProof/>
              <w:webHidden/>
            </w:rPr>
          </w:r>
          <w:ins w:id="131" w:author="Stefan Rupp" w:date="2025-12-10T16:35:00Z" w16du:dateUtc="2025-12-10T15:35:00Z">
            <w:r>
              <w:rPr>
                <w:noProof/>
                <w:webHidden/>
              </w:rPr>
              <w:fldChar w:fldCharType="separate"/>
            </w:r>
            <w:r>
              <w:rPr>
                <w:noProof/>
                <w:webHidden/>
              </w:rPr>
              <w:t>18</w:t>
            </w:r>
            <w:r>
              <w:rPr>
                <w:noProof/>
                <w:webHidden/>
              </w:rPr>
              <w:fldChar w:fldCharType="end"/>
            </w:r>
            <w:r w:rsidRPr="001E3FA0">
              <w:rPr>
                <w:rStyle w:val="Hyperlink"/>
                <w:noProof/>
              </w:rPr>
              <w:fldChar w:fldCharType="end"/>
            </w:r>
          </w:ins>
        </w:p>
        <w:p w14:paraId="7BEC95C8" w14:textId="678661F6" w:rsidR="0084363C" w:rsidRDefault="0084363C">
          <w:pPr>
            <w:pStyle w:val="Verzeichnis2"/>
            <w:tabs>
              <w:tab w:val="left" w:pos="960"/>
              <w:tab w:val="right" w:leader="dot" w:pos="9062"/>
            </w:tabs>
            <w:rPr>
              <w:ins w:id="132" w:author="Stefan Rupp" w:date="2025-12-10T16:35:00Z" w16du:dateUtc="2025-12-10T15:35:00Z"/>
              <w:rFonts w:asciiTheme="minorHAnsi" w:eastAsiaTheme="minorEastAsia" w:hAnsiTheme="minorHAnsi"/>
              <w:noProof/>
              <w:kern w:val="2"/>
              <w:szCs w:val="24"/>
              <w:lang w:eastAsia="de-DE"/>
              <w14:ligatures w14:val="standardContextual"/>
            </w:rPr>
          </w:pPr>
          <w:ins w:id="133"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"_Toc216276960"</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lang w:val="en-GB"/>
              </w:rPr>
              <w:t>2.6</w:t>
            </w:r>
            <w:r>
              <w:rPr>
                <w:rFonts w:asciiTheme="minorHAnsi" w:eastAsiaTheme="minorEastAsia" w:hAnsiTheme="minorHAnsi"/>
                <w:noProof/>
                <w:kern w:val="2"/>
                <w:szCs w:val="24"/>
                <w:lang w:eastAsia="de-DE"/>
                <w14:ligatures w14:val="standardContextual"/>
              </w:rPr>
              <w:tab/>
            </w:r>
            <w:r w:rsidRPr="001E3FA0">
              <w:rPr>
                <w:rStyle w:val="Hyperlink"/>
                <w:noProof/>
                <w:lang w:val="en-GB"/>
              </w:rPr>
              <w:t>Display Breaks in Tour Schedule</w:t>
            </w:r>
            <w:r>
              <w:rPr>
                <w:noProof/>
                <w:webHidden/>
              </w:rPr>
              <w:tab/>
            </w:r>
            <w:r>
              <w:rPr>
                <w:noProof/>
                <w:webHidden/>
              </w:rPr>
              <w:fldChar w:fldCharType="begin"/>
            </w:r>
            <w:r>
              <w:rPr>
                <w:noProof/>
                <w:webHidden/>
              </w:rPr>
              <w:instrText xml:space="preserve"> PAGEREF _Toc216276960 \h </w:instrText>
            </w:r>
          </w:ins>
          <w:r>
            <w:rPr>
              <w:noProof/>
              <w:webHidden/>
            </w:rPr>
          </w:r>
          <w:ins w:id="134" w:author="Stefan Rupp" w:date="2025-12-10T16:35:00Z" w16du:dateUtc="2025-12-10T15:35:00Z">
            <w:r>
              <w:rPr>
                <w:noProof/>
                <w:webHidden/>
              </w:rPr>
              <w:fldChar w:fldCharType="separate"/>
            </w:r>
            <w:r>
              <w:rPr>
                <w:noProof/>
                <w:webHidden/>
              </w:rPr>
              <w:t>18</w:t>
            </w:r>
            <w:r>
              <w:rPr>
                <w:noProof/>
                <w:webHidden/>
              </w:rPr>
              <w:fldChar w:fldCharType="end"/>
            </w:r>
            <w:r w:rsidRPr="001E3FA0">
              <w:rPr>
                <w:rStyle w:val="Hyperlink"/>
                <w:noProof/>
              </w:rPr>
              <w:fldChar w:fldCharType="end"/>
            </w:r>
          </w:ins>
        </w:p>
        <w:p w14:paraId="3E3B076D" w14:textId="3BA3D8F6" w:rsidR="0084363C" w:rsidRDefault="0084363C">
          <w:pPr>
            <w:pStyle w:val="Verzeichnis2"/>
            <w:tabs>
              <w:tab w:val="left" w:pos="960"/>
              <w:tab w:val="right" w:leader="dot" w:pos="9062"/>
            </w:tabs>
            <w:rPr>
              <w:ins w:id="135" w:author="Stefan Rupp" w:date="2025-12-10T16:35:00Z" w16du:dateUtc="2025-12-10T15:35:00Z"/>
              <w:rFonts w:asciiTheme="minorHAnsi" w:eastAsiaTheme="minorEastAsia" w:hAnsiTheme="minorHAnsi"/>
              <w:noProof/>
              <w:kern w:val="2"/>
              <w:szCs w:val="24"/>
              <w:lang w:eastAsia="de-DE"/>
              <w14:ligatures w14:val="standardContextual"/>
            </w:rPr>
          </w:pPr>
          <w:ins w:id="136"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"_Toc216276961"</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lang w:val="en-GB"/>
              </w:rPr>
              <w:t>2.7</w:t>
            </w:r>
            <w:r>
              <w:rPr>
                <w:rFonts w:asciiTheme="minorHAnsi" w:eastAsiaTheme="minorEastAsia" w:hAnsiTheme="minorHAnsi"/>
                <w:noProof/>
                <w:kern w:val="2"/>
                <w:szCs w:val="24"/>
                <w:lang w:eastAsia="de-DE"/>
                <w14:ligatures w14:val="standardContextual"/>
              </w:rPr>
              <w:tab/>
            </w:r>
            <w:r w:rsidRPr="001E3FA0">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_Toc216276961 \h </w:instrText>
            </w:r>
          </w:ins>
          <w:r>
            <w:rPr>
              <w:noProof/>
              <w:webHidden/>
            </w:rPr>
          </w:r>
          <w:ins w:id="137" w:author="Stefan Rupp" w:date="2025-12-10T16:35:00Z" w16du:dateUtc="2025-12-10T15:35:00Z">
            <w:r>
              <w:rPr>
                <w:noProof/>
                <w:webHidden/>
              </w:rPr>
              <w:fldChar w:fldCharType="separate"/>
            </w:r>
            <w:r>
              <w:rPr>
                <w:noProof/>
                <w:webHidden/>
              </w:rPr>
              <w:t>19</w:t>
            </w:r>
            <w:r>
              <w:rPr>
                <w:noProof/>
                <w:webHidden/>
              </w:rPr>
              <w:fldChar w:fldCharType="end"/>
            </w:r>
            <w:r w:rsidRPr="001E3FA0">
              <w:rPr>
                <w:rStyle w:val="Hyperlink"/>
                <w:noProof/>
              </w:rPr>
              <w:fldChar w:fldCharType="end"/>
            </w:r>
          </w:ins>
        </w:p>
        <w:p w14:paraId="7998BE7B" w14:textId="4BE43E89" w:rsidR="0084363C" w:rsidRDefault="0084363C">
          <w:pPr>
            <w:pStyle w:val="Verzeichnis2"/>
            <w:tabs>
              <w:tab w:val="left" w:pos="960"/>
              <w:tab w:val="right" w:leader="dot" w:pos="9062"/>
            </w:tabs>
            <w:rPr>
              <w:ins w:id="138" w:author="Stefan Rupp" w:date="2025-12-10T16:35:00Z" w16du:dateUtc="2025-12-10T15:35:00Z"/>
              <w:rFonts w:asciiTheme="minorHAnsi" w:eastAsiaTheme="minorEastAsia" w:hAnsiTheme="minorHAnsi"/>
              <w:noProof/>
              <w:kern w:val="2"/>
              <w:szCs w:val="24"/>
              <w:lang w:eastAsia="de-DE"/>
              <w14:ligatures w14:val="standardContextual"/>
            </w:rPr>
          </w:pPr>
          <w:ins w:id="139"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"_Toc216276962"</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2.8</w:t>
            </w:r>
            <w:r>
              <w:rPr>
                <w:rFonts w:asciiTheme="minorHAnsi" w:eastAsiaTheme="minorEastAsia" w:hAnsiTheme="minorHAnsi"/>
                <w:noProof/>
                <w:kern w:val="2"/>
                <w:szCs w:val="24"/>
                <w:lang w:eastAsia="de-DE"/>
                <w14:ligatures w14:val="standardContextual"/>
              </w:rPr>
              <w:tab/>
            </w:r>
            <w:r w:rsidRPr="001E3FA0">
              <w:rPr>
                <w:rStyle w:val="Hyperlink"/>
                <w:noProof/>
              </w:rPr>
              <w:t>Manuelle Transaktionen</w:t>
            </w:r>
            <w:r>
              <w:rPr>
                <w:noProof/>
                <w:webHidden/>
              </w:rPr>
              <w:tab/>
            </w:r>
            <w:r>
              <w:rPr>
                <w:noProof/>
                <w:webHidden/>
              </w:rPr>
              <w:fldChar w:fldCharType="begin"/>
            </w:r>
            <w:r>
              <w:rPr>
                <w:noProof/>
                <w:webHidden/>
              </w:rPr>
              <w:instrText xml:space="preserve"> PAGEREF _Toc216276962 \h </w:instrText>
            </w:r>
          </w:ins>
          <w:r>
            <w:rPr>
              <w:noProof/>
              <w:webHidden/>
            </w:rPr>
          </w:r>
          <w:ins w:id="140"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73D0655F" w14:textId="43072FF7" w:rsidR="0084363C" w:rsidRDefault="0084363C">
          <w:pPr>
            <w:pStyle w:val="Verzeichnis3"/>
            <w:rPr>
              <w:ins w:id="141" w:author="Stefan Rupp" w:date="2025-12-10T16:35:00Z" w16du:dateUtc="2025-12-10T15:35:00Z"/>
              <w:rFonts w:asciiTheme="minorHAnsi" w:eastAsiaTheme="minorEastAsia" w:hAnsiTheme="minorHAnsi"/>
              <w:noProof/>
              <w:kern w:val="2"/>
              <w:szCs w:val="24"/>
              <w:lang w:eastAsia="de-DE"/>
              <w14:ligatures w14:val="standardContextual"/>
            </w:rPr>
          </w:pPr>
          <w:ins w:id="142"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"_Toc216276963"</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2.8.1</w:t>
            </w:r>
            <w:r>
              <w:rPr>
                <w:rFonts w:asciiTheme="minorHAnsi" w:eastAsiaTheme="minorEastAsia" w:hAnsiTheme="minorHAnsi"/>
                <w:noProof/>
                <w:kern w:val="2"/>
                <w:szCs w:val="24"/>
                <w:lang w:eastAsia="de-DE"/>
                <w14:ligatures w14:val="standardContextual"/>
              </w:rPr>
              <w:tab/>
            </w:r>
            <w:r w:rsidRPr="001E3FA0">
              <w:rPr>
                <w:rStyle w:val="Hyperlink"/>
                <w:noProof/>
              </w:rPr>
              <w:t>Assignment</w:t>
            </w:r>
            <w:r>
              <w:rPr>
                <w:noProof/>
                <w:webHidden/>
              </w:rPr>
              <w:tab/>
            </w:r>
            <w:r>
              <w:rPr>
                <w:noProof/>
                <w:webHidden/>
              </w:rPr>
              <w:fldChar w:fldCharType="begin"/>
            </w:r>
            <w:r>
              <w:rPr>
                <w:noProof/>
                <w:webHidden/>
              </w:rPr>
              <w:instrText xml:space="preserve"> PAGEREF _Toc216276963 \h </w:instrText>
            </w:r>
          </w:ins>
          <w:r>
            <w:rPr>
              <w:noProof/>
              <w:webHidden/>
            </w:rPr>
          </w:r>
          <w:ins w:id="143"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1CCDF4E9" w14:textId="65058472" w:rsidR="0084363C" w:rsidRDefault="0084363C">
          <w:pPr>
            <w:pStyle w:val="Verzeichnis3"/>
            <w:rPr>
              <w:ins w:id="144" w:author="Stefan Rupp" w:date="2025-12-10T16:35:00Z" w16du:dateUtc="2025-12-10T15:35:00Z"/>
              <w:rFonts w:asciiTheme="minorHAnsi" w:eastAsiaTheme="minorEastAsia" w:hAnsiTheme="minorHAnsi"/>
              <w:noProof/>
              <w:kern w:val="2"/>
              <w:szCs w:val="24"/>
              <w:lang w:eastAsia="de-DE"/>
              <w14:ligatures w14:val="standardContextual"/>
            </w:rPr>
          </w:pPr>
          <w:ins w:id="145"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"_Toc216276964"</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2.8.2</w:t>
            </w:r>
            <w:r>
              <w:rPr>
                <w:rFonts w:asciiTheme="minorHAnsi" w:eastAsiaTheme="minorEastAsia" w:hAnsiTheme="minorHAnsi"/>
                <w:noProof/>
                <w:kern w:val="2"/>
                <w:szCs w:val="24"/>
                <w:lang w:eastAsia="de-DE"/>
                <w14:ligatures w14:val="standardContextual"/>
              </w:rPr>
              <w:tab/>
            </w:r>
            <w:r w:rsidRPr="001E3FA0">
              <w:rPr>
                <w:rStyle w:val="Hyperlink"/>
                <w:noProof/>
              </w:rPr>
              <w:t>Time Extensions</w:t>
            </w:r>
            <w:r>
              <w:rPr>
                <w:noProof/>
                <w:webHidden/>
              </w:rPr>
              <w:tab/>
            </w:r>
            <w:r>
              <w:rPr>
                <w:noProof/>
                <w:webHidden/>
              </w:rPr>
              <w:fldChar w:fldCharType="begin"/>
            </w:r>
            <w:r>
              <w:rPr>
                <w:noProof/>
                <w:webHidden/>
              </w:rPr>
              <w:instrText xml:space="preserve"> PAGEREF _Toc216276964 \h </w:instrText>
            </w:r>
          </w:ins>
          <w:r>
            <w:rPr>
              <w:noProof/>
              <w:webHidden/>
            </w:rPr>
          </w:r>
          <w:ins w:id="146"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24394AD0" w14:textId="4B1E4DE6" w:rsidR="0084363C" w:rsidRDefault="0084363C">
          <w:pPr>
            <w:pStyle w:val="Verzeichnis1"/>
            <w:rPr>
              <w:ins w:id="147" w:author="Stefan Rupp" w:date="2025-12-10T16:35:00Z" w16du:dateUtc="2025-12-10T15:35:00Z"/>
              <w:rFonts w:asciiTheme="minorHAnsi" w:eastAsiaTheme="minorEastAsia" w:hAnsiTheme="minorHAnsi"/>
              <w:noProof/>
              <w:kern w:val="2"/>
              <w:szCs w:val="24"/>
              <w:lang w:eastAsia="de-DE"/>
              <w14:ligatures w14:val="standardContextual"/>
            </w:rPr>
          </w:pPr>
          <w:ins w:id="148"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"_Toc216276965"</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w:t>
            </w:r>
            <w:r>
              <w:rPr>
                <w:rFonts w:asciiTheme="minorHAnsi" w:eastAsiaTheme="minorEastAsia" w:hAnsiTheme="minorHAnsi"/>
                <w:noProof/>
                <w:kern w:val="2"/>
                <w:szCs w:val="24"/>
                <w:lang w:eastAsia="de-DE"/>
                <w14:ligatures w14:val="standardContextual"/>
              </w:rPr>
              <w:tab/>
            </w:r>
            <w:r w:rsidRPr="001E3FA0">
              <w:rPr>
                <w:rStyle w:val="Hyperlink"/>
                <w:noProof/>
              </w:rPr>
              <w:t>Zurückschreiben von Optimierungs-Ergebnissen</w:t>
            </w:r>
            <w:r>
              <w:rPr>
                <w:noProof/>
                <w:webHidden/>
              </w:rPr>
              <w:tab/>
            </w:r>
            <w:r>
              <w:rPr>
                <w:noProof/>
                <w:webHidden/>
              </w:rPr>
              <w:fldChar w:fldCharType="begin"/>
            </w:r>
            <w:r>
              <w:rPr>
                <w:noProof/>
                <w:webHidden/>
              </w:rPr>
              <w:instrText xml:space="preserve"> PAGEREF _Toc216276965 \h </w:instrText>
            </w:r>
          </w:ins>
          <w:r>
            <w:rPr>
              <w:noProof/>
              <w:webHidden/>
            </w:rPr>
          </w:r>
          <w:ins w:id="149"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44F7E1EF" w14:textId="4ED60C46" w:rsidR="0084363C" w:rsidRDefault="0084363C">
          <w:pPr>
            <w:pStyle w:val="Verzeichnis2"/>
            <w:tabs>
              <w:tab w:val="left" w:pos="960"/>
              <w:tab w:val="right" w:leader="dot" w:pos="9062"/>
            </w:tabs>
            <w:rPr>
              <w:ins w:id="150" w:author="Stefan Rupp" w:date="2025-12-10T16:35:00Z" w16du:dateUtc="2025-12-10T15:35:00Z"/>
              <w:rFonts w:asciiTheme="minorHAnsi" w:eastAsiaTheme="minorEastAsia" w:hAnsiTheme="minorHAnsi"/>
              <w:noProof/>
              <w:kern w:val="2"/>
              <w:szCs w:val="24"/>
              <w:lang w:eastAsia="de-DE"/>
              <w14:ligatures w14:val="standardContextual"/>
            </w:rPr>
          </w:pPr>
          <w:ins w:id="151"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"_Toc216276966"</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3.1</w:t>
            </w:r>
            <w:r>
              <w:rPr>
                <w:rFonts w:asciiTheme="minorHAnsi" w:eastAsiaTheme="minorEastAsia" w:hAnsiTheme="minorHAnsi"/>
                <w:noProof/>
                <w:kern w:val="2"/>
                <w:szCs w:val="24"/>
                <w:lang w:eastAsia="de-DE"/>
                <w14:ligatures w14:val="standardContextual"/>
              </w:rPr>
              <w:tab/>
            </w:r>
            <w:r w:rsidRPr="001E3FA0">
              <w:rPr>
                <w:rStyle w:val="Hyperlink"/>
                <w:noProof/>
              </w:rPr>
              <w:t>Zurückschreiben von RT-Optimierungsergebnissen mit Hilfe des Optim-Schedules (OS)</w:t>
            </w:r>
            <w:r>
              <w:rPr>
                <w:noProof/>
                <w:webHidden/>
              </w:rPr>
              <w:tab/>
            </w:r>
            <w:r>
              <w:rPr>
                <w:noProof/>
                <w:webHidden/>
              </w:rPr>
              <w:fldChar w:fldCharType="begin"/>
            </w:r>
            <w:r>
              <w:rPr>
                <w:noProof/>
                <w:webHidden/>
              </w:rPr>
              <w:instrText xml:space="preserve"> PAGEREF _Toc216276966 \h </w:instrText>
            </w:r>
          </w:ins>
          <w:r>
            <w:rPr>
              <w:noProof/>
              <w:webHidden/>
            </w:rPr>
          </w:r>
          <w:ins w:id="152"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74A35587" w14:textId="4DE80763" w:rsidR="0084363C" w:rsidRDefault="0084363C">
          <w:pPr>
            <w:pStyle w:val="Verzeichnis3"/>
            <w:rPr>
              <w:ins w:id="153" w:author="Stefan Rupp" w:date="2025-12-10T16:35:00Z" w16du:dateUtc="2025-12-10T15:35:00Z"/>
              <w:rFonts w:asciiTheme="minorHAnsi" w:eastAsiaTheme="minorEastAsia" w:hAnsiTheme="minorHAnsi"/>
              <w:noProof/>
              <w:kern w:val="2"/>
              <w:szCs w:val="24"/>
              <w:lang w:eastAsia="de-DE"/>
              <w14:ligatures w14:val="standardContextual"/>
            </w:rPr>
          </w:pPr>
          <w:ins w:id="154"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"_Toc216276967"</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3.1.1</w:t>
            </w:r>
            <w:r>
              <w:rPr>
                <w:rFonts w:asciiTheme="minorHAnsi" w:eastAsiaTheme="minorEastAsia" w:hAnsiTheme="minorHAnsi"/>
                <w:noProof/>
                <w:kern w:val="2"/>
                <w:szCs w:val="24"/>
                <w:lang w:eastAsia="de-DE"/>
                <w14:ligatures w14:val="standardContextual"/>
              </w:rPr>
              <w:tab/>
            </w:r>
            <w:r w:rsidRPr="001E3FA0">
              <w:rPr>
                <w:rStyle w:val="Hyperlink"/>
                <w:noProof/>
              </w:rPr>
              <w:t>Verweben des OS mit dem TS</w:t>
            </w:r>
            <w:r>
              <w:rPr>
                <w:noProof/>
                <w:webHidden/>
              </w:rPr>
              <w:tab/>
            </w:r>
            <w:r>
              <w:rPr>
                <w:noProof/>
                <w:webHidden/>
              </w:rPr>
              <w:fldChar w:fldCharType="begin"/>
            </w:r>
            <w:r>
              <w:rPr>
                <w:noProof/>
                <w:webHidden/>
              </w:rPr>
              <w:instrText xml:space="preserve"> PAGEREF _Toc216276967 \h </w:instrText>
            </w:r>
          </w:ins>
          <w:r>
            <w:rPr>
              <w:noProof/>
              <w:webHidden/>
            </w:rPr>
          </w:r>
          <w:ins w:id="155"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391515BA" w14:textId="44446336" w:rsidR="0084363C" w:rsidRDefault="0084363C">
          <w:pPr>
            <w:pStyle w:val="Verzeichnis3"/>
            <w:rPr>
              <w:ins w:id="156" w:author="Stefan Rupp" w:date="2025-12-10T16:35:00Z" w16du:dateUtc="2025-12-10T15:35:00Z"/>
              <w:rFonts w:asciiTheme="minorHAnsi" w:eastAsiaTheme="minorEastAsia" w:hAnsiTheme="minorHAnsi"/>
              <w:noProof/>
              <w:kern w:val="2"/>
              <w:szCs w:val="24"/>
              <w:lang w:eastAsia="de-DE"/>
              <w14:ligatures w14:val="standardContextual"/>
            </w:rPr>
          </w:pPr>
          <w:ins w:id="157"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"_Toc216276968"</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3.1.2</w:t>
            </w:r>
            <w:r>
              <w:rPr>
                <w:rFonts w:asciiTheme="minorHAnsi" w:eastAsiaTheme="minorEastAsia" w:hAnsiTheme="minorHAnsi"/>
                <w:noProof/>
                <w:kern w:val="2"/>
                <w:szCs w:val="24"/>
                <w:lang w:eastAsia="de-DE"/>
                <w14:ligatures w14:val="standardContextual"/>
              </w:rPr>
              <w:tab/>
            </w:r>
            <w:r w:rsidRPr="001E3FA0">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_Toc216276968 \h </w:instrText>
            </w:r>
          </w:ins>
          <w:r>
            <w:rPr>
              <w:noProof/>
              <w:webHidden/>
            </w:rPr>
          </w:r>
          <w:ins w:id="158" w:author="Stefan Rupp" w:date="2025-12-10T16:35:00Z" w16du:dateUtc="2025-12-10T15:35:00Z">
            <w:r>
              <w:rPr>
                <w:noProof/>
                <w:webHidden/>
              </w:rPr>
              <w:fldChar w:fldCharType="separate"/>
            </w:r>
            <w:r>
              <w:rPr>
                <w:noProof/>
                <w:webHidden/>
              </w:rPr>
              <w:t>21</w:t>
            </w:r>
            <w:r>
              <w:rPr>
                <w:noProof/>
                <w:webHidden/>
              </w:rPr>
              <w:fldChar w:fldCharType="end"/>
            </w:r>
            <w:r w:rsidRPr="001E3FA0">
              <w:rPr>
                <w:rStyle w:val="Hyperlink"/>
                <w:noProof/>
              </w:rPr>
              <w:fldChar w:fldCharType="end"/>
            </w:r>
          </w:ins>
        </w:p>
        <w:p w14:paraId="78EF59CF" w14:textId="013D22B2" w:rsidR="0084363C" w:rsidRDefault="0084363C">
          <w:pPr>
            <w:pStyle w:val="Verzeichnis2"/>
            <w:tabs>
              <w:tab w:val="left" w:pos="960"/>
              <w:tab w:val="right" w:leader="dot" w:pos="9062"/>
            </w:tabs>
            <w:rPr>
              <w:ins w:id="159" w:author="Stefan Rupp" w:date="2025-12-10T16:35:00Z" w16du:dateUtc="2025-12-10T15:35:00Z"/>
              <w:rFonts w:asciiTheme="minorHAnsi" w:eastAsiaTheme="minorEastAsia" w:hAnsiTheme="minorHAnsi"/>
              <w:noProof/>
              <w:kern w:val="2"/>
              <w:szCs w:val="24"/>
              <w:lang w:eastAsia="de-DE"/>
              <w14:ligatures w14:val="standardContextual"/>
            </w:rPr>
          </w:pPr>
          <w:ins w:id="160" w:author="Stefan Rupp" w:date="2025-12-10T16:35:00Z" w16du:dateUtc="2025-12-10T15:35:00Z">
            <w:r w:rsidRPr="001E3FA0">
              <w:rPr>
                <w:rStyle w:val="Hyperlink"/>
                <w:noProof/>
              </w:rPr>
              <w:lastRenderedPageBreak/>
              <w:fldChar w:fldCharType="begin"/>
            </w:r>
            <w:r w:rsidRPr="001E3FA0">
              <w:rPr>
                <w:rStyle w:val="Hyperlink"/>
                <w:noProof/>
              </w:rPr>
              <w:instrText xml:space="preserve"> </w:instrText>
            </w:r>
            <w:r>
              <w:rPr>
                <w:noProof/>
              </w:rPr>
              <w:instrText>HYPERLINK \l "_Toc216276969"</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3.2</w:t>
            </w:r>
            <w:r>
              <w:rPr>
                <w:rFonts w:asciiTheme="minorHAnsi" w:eastAsiaTheme="minorEastAsia" w:hAnsiTheme="minorHAnsi"/>
                <w:noProof/>
                <w:kern w:val="2"/>
                <w:szCs w:val="24"/>
                <w:lang w:eastAsia="de-DE"/>
                <w14:ligatures w14:val="standardContextual"/>
              </w:rPr>
              <w:tab/>
            </w:r>
            <w:r w:rsidRPr="001E3FA0">
              <w:rPr>
                <w:rStyle w:val="Hyperlink"/>
                <w:noProof/>
              </w:rPr>
              <w:t>Zurückschreiben von OEV-Schedules</w:t>
            </w:r>
            <w:r>
              <w:rPr>
                <w:noProof/>
                <w:webHidden/>
              </w:rPr>
              <w:tab/>
            </w:r>
            <w:r>
              <w:rPr>
                <w:noProof/>
                <w:webHidden/>
              </w:rPr>
              <w:fldChar w:fldCharType="begin"/>
            </w:r>
            <w:r>
              <w:rPr>
                <w:noProof/>
                <w:webHidden/>
              </w:rPr>
              <w:instrText xml:space="preserve"> PAGEREF _Toc216276969 \h </w:instrText>
            </w:r>
          </w:ins>
          <w:r>
            <w:rPr>
              <w:noProof/>
              <w:webHidden/>
            </w:rPr>
          </w:r>
          <w:ins w:id="161" w:author="Stefan Rupp" w:date="2025-12-10T16:35:00Z" w16du:dateUtc="2025-12-10T15:35:00Z">
            <w:r>
              <w:rPr>
                <w:noProof/>
                <w:webHidden/>
              </w:rPr>
              <w:fldChar w:fldCharType="separate"/>
            </w:r>
            <w:r>
              <w:rPr>
                <w:noProof/>
                <w:webHidden/>
              </w:rPr>
              <w:t>22</w:t>
            </w:r>
            <w:r>
              <w:rPr>
                <w:noProof/>
                <w:webHidden/>
              </w:rPr>
              <w:fldChar w:fldCharType="end"/>
            </w:r>
            <w:r w:rsidRPr="001E3FA0">
              <w:rPr>
                <w:rStyle w:val="Hyperlink"/>
                <w:noProof/>
              </w:rPr>
              <w:fldChar w:fldCharType="end"/>
            </w:r>
          </w:ins>
        </w:p>
        <w:p w14:paraId="115540DB" w14:textId="4C20ED13" w:rsidR="0084363C" w:rsidRDefault="0084363C">
          <w:pPr>
            <w:pStyle w:val="Verzeichnis2"/>
            <w:tabs>
              <w:tab w:val="left" w:pos="960"/>
              <w:tab w:val="right" w:leader="dot" w:pos="9062"/>
            </w:tabs>
            <w:rPr>
              <w:ins w:id="162" w:author="Stefan Rupp" w:date="2025-12-10T16:35:00Z" w16du:dateUtc="2025-12-10T15:35:00Z"/>
              <w:rFonts w:asciiTheme="minorHAnsi" w:eastAsiaTheme="minorEastAsia" w:hAnsiTheme="minorHAnsi"/>
              <w:noProof/>
              <w:kern w:val="2"/>
              <w:szCs w:val="24"/>
              <w:lang w:eastAsia="de-DE"/>
              <w14:ligatures w14:val="standardContextual"/>
            </w:rPr>
          </w:pPr>
          <w:ins w:id="163"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"_Toc216276970"</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3.3</w:t>
            </w:r>
            <w:r>
              <w:rPr>
                <w:rFonts w:asciiTheme="minorHAnsi" w:eastAsiaTheme="minorEastAsia" w:hAnsiTheme="minorHAnsi"/>
                <w:noProof/>
                <w:kern w:val="2"/>
                <w:szCs w:val="24"/>
                <w:lang w:eastAsia="de-DE"/>
                <w14:ligatures w14:val="standardContextual"/>
              </w:rPr>
              <w:tab/>
            </w:r>
            <w:r w:rsidRPr="001E3FA0">
              <w:rPr>
                <w:rStyle w:val="Hyperlink"/>
                <w:noProof/>
              </w:rPr>
              <w:t>Vermeidung überflüssiger Updates</w:t>
            </w:r>
            <w:r>
              <w:rPr>
                <w:noProof/>
                <w:webHidden/>
              </w:rPr>
              <w:tab/>
            </w:r>
            <w:r>
              <w:rPr>
                <w:noProof/>
                <w:webHidden/>
              </w:rPr>
              <w:fldChar w:fldCharType="begin"/>
            </w:r>
            <w:r>
              <w:rPr>
                <w:noProof/>
                <w:webHidden/>
              </w:rPr>
              <w:instrText xml:space="preserve"> PAGEREF _Toc216276970 \h </w:instrText>
            </w:r>
          </w:ins>
          <w:r>
            <w:rPr>
              <w:noProof/>
              <w:webHidden/>
            </w:rPr>
          </w:r>
          <w:ins w:id="164" w:author="Stefan Rupp" w:date="2025-12-10T16:35:00Z" w16du:dateUtc="2025-12-10T15:35:00Z">
            <w:r>
              <w:rPr>
                <w:noProof/>
                <w:webHidden/>
              </w:rPr>
              <w:fldChar w:fldCharType="separate"/>
            </w:r>
            <w:r>
              <w:rPr>
                <w:noProof/>
                <w:webHidden/>
              </w:rPr>
              <w:t>22</w:t>
            </w:r>
            <w:r>
              <w:rPr>
                <w:noProof/>
                <w:webHidden/>
              </w:rPr>
              <w:fldChar w:fldCharType="end"/>
            </w:r>
            <w:r w:rsidRPr="001E3FA0">
              <w:rPr>
                <w:rStyle w:val="Hyperlink"/>
                <w:noProof/>
              </w:rPr>
              <w:fldChar w:fldCharType="end"/>
            </w:r>
          </w:ins>
        </w:p>
        <w:p w14:paraId="0EA5BF58" w14:textId="2DD545E2" w:rsidR="0084363C" w:rsidRDefault="0084363C">
          <w:pPr>
            <w:pStyle w:val="Verzeichnis2"/>
            <w:tabs>
              <w:tab w:val="left" w:pos="960"/>
              <w:tab w:val="right" w:leader="dot" w:pos="9062"/>
            </w:tabs>
            <w:rPr>
              <w:ins w:id="165" w:author="Stefan Rupp" w:date="2025-12-10T16:35:00Z" w16du:dateUtc="2025-12-10T15:35:00Z"/>
              <w:rFonts w:asciiTheme="minorHAnsi" w:eastAsiaTheme="minorEastAsia" w:hAnsiTheme="minorHAnsi"/>
              <w:noProof/>
              <w:kern w:val="2"/>
              <w:szCs w:val="24"/>
              <w:lang w:eastAsia="de-DE"/>
              <w14:ligatures w14:val="standardContextual"/>
            </w:rPr>
          </w:pPr>
          <w:ins w:id="166"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"_Toc216276971"</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3.4</w:t>
            </w:r>
            <w:r>
              <w:rPr>
                <w:rFonts w:asciiTheme="minorHAnsi" w:eastAsiaTheme="minorEastAsia" w:hAnsiTheme="minorHAnsi"/>
                <w:noProof/>
                <w:kern w:val="2"/>
                <w:szCs w:val="24"/>
                <w:lang w:eastAsia="de-DE"/>
                <w14:ligatures w14:val="standardContextual"/>
              </w:rPr>
              <w:tab/>
            </w:r>
            <w:r w:rsidRPr="001E3FA0">
              <w:rPr>
                <w:rStyle w:val="Hyperlink"/>
                <w:noProof/>
              </w:rPr>
              <w:t>Zurückschreiben von Pausen</w:t>
            </w:r>
            <w:r>
              <w:rPr>
                <w:noProof/>
                <w:webHidden/>
              </w:rPr>
              <w:tab/>
            </w:r>
            <w:r>
              <w:rPr>
                <w:noProof/>
                <w:webHidden/>
              </w:rPr>
              <w:fldChar w:fldCharType="begin"/>
            </w:r>
            <w:r>
              <w:rPr>
                <w:noProof/>
                <w:webHidden/>
              </w:rPr>
              <w:instrText xml:space="preserve"> PAGEREF _Toc216276971 \h </w:instrText>
            </w:r>
          </w:ins>
          <w:r>
            <w:rPr>
              <w:noProof/>
              <w:webHidden/>
            </w:rPr>
          </w:r>
          <w:ins w:id="167" w:author="Stefan Rupp" w:date="2025-12-10T16:35:00Z" w16du:dateUtc="2025-12-10T15:35:00Z">
            <w:r>
              <w:rPr>
                <w:noProof/>
                <w:webHidden/>
              </w:rPr>
              <w:fldChar w:fldCharType="separate"/>
            </w:r>
            <w:r>
              <w:rPr>
                <w:noProof/>
                <w:webHidden/>
              </w:rPr>
              <w:t>22</w:t>
            </w:r>
            <w:r>
              <w:rPr>
                <w:noProof/>
                <w:webHidden/>
              </w:rPr>
              <w:fldChar w:fldCharType="end"/>
            </w:r>
            <w:r w:rsidRPr="001E3FA0">
              <w:rPr>
                <w:rStyle w:val="Hyperlink"/>
                <w:noProof/>
              </w:rPr>
              <w:fldChar w:fldCharType="end"/>
            </w:r>
          </w:ins>
        </w:p>
        <w:p w14:paraId="07AA45C6" w14:textId="535BF261" w:rsidR="0084363C" w:rsidRDefault="0084363C">
          <w:pPr>
            <w:pStyle w:val="Verzeichnis1"/>
            <w:rPr>
              <w:ins w:id="168" w:author="Stefan Rupp" w:date="2025-12-10T16:35:00Z" w16du:dateUtc="2025-12-10T15:35:00Z"/>
              <w:rFonts w:asciiTheme="minorHAnsi" w:eastAsiaTheme="minorEastAsia" w:hAnsiTheme="minorHAnsi"/>
              <w:noProof/>
              <w:kern w:val="2"/>
              <w:szCs w:val="24"/>
              <w:lang w:eastAsia="de-DE"/>
              <w14:ligatures w14:val="standardContextual"/>
            </w:rPr>
          </w:pPr>
          <w:ins w:id="169"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"_Toc216276972"</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4</w:t>
            </w:r>
            <w:r>
              <w:rPr>
                <w:rFonts w:asciiTheme="minorHAnsi" w:eastAsiaTheme="minorEastAsia" w:hAnsiTheme="minorHAnsi"/>
                <w:noProof/>
                <w:kern w:val="2"/>
                <w:szCs w:val="24"/>
                <w:lang w:eastAsia="de-DE"/>
                <w14:ligatures w14:val="standardContextual"/>
              </w:rPr>
              <w:tab/>
            </w:r>
            <w:r w:rsidRPr="001E3FA0">
              <w:rPr>
                <w:rStyle w:val="Hyperlink"/>
                <w:noProof/>
              </w:rPr>
              <w:t>Statistik und KPIs</w:t>
            </w:r>
            <w:r>
              <w:rPr>
                <w:noProof/>
                <w:webHidden/>
              </w:rPr>
              <w:tab/>
            </w:r>
            <w:r>
              <w:rPr>
                <w:noProof/>
                <w:webHidden/>
              </w:rPr>
              <w:fldChar w:fldCharType="begin"/>
            </w:r>
            <w:r>
              <w:rPr>
                <w:noProof/>
                <w:webHidden/>
              </w:rPr>
              <w:instrText xml:space="preserve"> PAGEREF _Toc216276972 \h </w:instrText>
            </w:r>
          </w:ins>
          <w:r>
            <w:rPr>
              <w:noProof/>
              <w:webHidden/>
            </w:rPr>
          </w:r>
          <w:ins w:id="170" w:author="Stefan Rupp" w:date="2025-12-10T16:35:00Z" w16du:dateUtc="2025-12-10T15:35:00Z">
            <w:r>
              <w:rPr>
                <w:noProof/>
                <w:webHidden/>
              </w:rPr>
              <w:fldChar w:fldCharType="separate"/>
            </w:r>
            <w:r>
              <w:rPr>
                <w:noProof/>
                <w:webHidden/>
              </w:rPr>
              <w:t>23</w:t>
            </w:r>
            <w:r>
              <w:rPr>
                <w:noProof/>
                <w:webHidden/>
              </w:rPr>
              <w:fldChar w:fldCharType="end"/>
            </w:r>
            <w:r w:rsidRPr="001E3FA0">
              <w:rPr>
                <w:rStyle w:val="Hyperlink"/>
                <w:noProof/>
              </w:rPr>
              <w:fldChar w:fldCharType="end"/>
            </w:r>
          </w:ins>
        </w:p>
        <w:p w14:paraId="2A437640" w14:textId="6AB4A5B9" w:rsidR="0084363C" w:rsidRDefault="0084363C">
          <w:pPr>
            <w:pStyle w:val="Verzeichnis1"/>
            <w:rPr>
              <w:ins w:id="171" w:author="Stefan Rupp" w:date="2025-12-10T16:35:00Z" w16du:dateUtc="2025-12-10T15:35:00Z"/>
              <w:rFonts w:asciiTheme="minorHAnsi" w:eastAsiaTheme="minorEastAsia" w:hAnsiTheme="minorHAnsi"/>
              <w:noProof/>
              <w:kern w:val="2"/>
              <w:szCs w:val="24"/>
              <w:lang w:eastAsia="de-DE"/>
              <w14:ligatures w14:val="standardContextual"/>
            </w:rPr>
          </w:pPr>
          <w:ins w:id="172"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"_Toc216276973"</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5</w:t>
            </w:r>
            <w:r>
              <w:rPr>
                <w:rFonts w:asciiTheme="minorHAnsi" w:eastAsiaTheme="minorEastAsia" w:hAnsiTheme="minorHAnsi"/>
                <w:noProof/>
                <w:kern w:val="2"/>
                <w:szCs w:val="24"/>
                <w:lang w:eastAsia="de-DE"/>
                <w14:ligatures w14:val="standardContextual"/>
              </w:rPr>
              <w:tab/>
            </w:r>
            <w:r w:rsidRPr="001E3FA0">
              <w:rPr>
                <w:rStyle w:val="Hyperlink"/>
                <w:noProof/>
              </w:rPr>
              <w:t>Update Schedules Handler</w:t>
            </w:r>
            <w:r>
              <w:rPr>
                <w:noProof/>
                <w:webHidden/>
              </w:rPr>
              <w:tab/>
            </w:r>
            <w:r>
              <w:rPr>
                <w:noProof/>
                <w:webHidden/>
              </w:rPr>
              <w:fldChar w:fldCharType="begin"/>
            </w:r>
            <w:r>
              <w:rPr>
                <w:noProof/>
                <w:webHidden/>
              </w:rPr>
              <w:instrText xml:space="preserve"> PAGEREF _Toc216276973 \h </w:instrText>
            </w:r>
          </w:ins>
          <w:r>
            <w:rPr>
              <w:noProof/>
              <w:webHidden/>
            </w:rPr>
          </w:r>
          <w:ins w:id="173" w:author="Stefan Rupp" w:date="2025-12-10T16:35:00Z" w16du:dateUtc="2025-12-10T15:35:00Z">
            <w:r>
              <w:rPr>
                <w:noProof/>
                <w:webHidden/>
              </w:rPr>
              <w:fldChar w:fldCharType="separate"/>
            </w:r>
            <w:r>
              <w:rPr>
                <w:noProof/>
                <w:webHidden/>
              </w:rPr>
              <w:t>23</w:t>
            </w:r>
            <w:r>
              <w:rPr>
                <w:noProof/>
                <w:webHidden/>
              </w:rPr>
              <w:fldChar w:fldCharType="end"/>
            </w:r>
            <w:r w:rsidRPr="001E3FA0">
              <w:rPr>
                <w:rStyle w:val="Hyperlink"/>
                <w:noProof/>
              </w:rPr>
              <w:fldChar w:fldCharType="end"/>
            </w:r>
          </w:ins>
        </w:p>
        <w:p w14:paraId="791C4D5D" w14:textId="448015C4" w:rsidR="0084363C" w:rsidRDefault="0084363C">
          <w:pPr>
            <w:pStyle w:val="Verzeichnis1"/>
            <w:rPr>
              <w:ins w:id="174" w:author="Stefan Rupp" w:date="2025-12-10T16:35:00Z" w16du:dateUtc="2025-12-10T15:35:00Z"/>
              <w:rFonts w:asciiTheme="minorHAnsi" w:eastAsiaTheme="minorEastAsia" w:hAnsiTheme="minorHAnsi"/>
              <w:noProof/>
              <w:kern w:val="2"/>
              <w:szCs w:val="24"/>
              <w:lang w:eastAsia="de-DE"/>
              <w14:ligatures w14:val="standardContextual"/>
            </w:rPr>
          </w:pPr>
          <w:ins w:id="175"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"_Toc216276974"</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6</w:t>
            </w:r>
            <w:r>
              <w:rPr>
                <w:rFonts w:asciiTheme="minorHAnsi" w:eastAsiaTheme="minorEastAsia" w:hAnsiTheme="minorHAnsi"/>
                <w:noProof/>
                <w:kern w:val="2"/>
                <w:szCs w:val="24"/>
                <w:lang w:eastAsia="de-DE"/>
                <w14:ligatures w14:val="standardContextual"/>
              </w:rPr>
              <w:tab/>
            </w:r>
            <w:r w:rsidRPr="001E3FA0">
              <w:rPr>
                <w:rStyle w:val="Hyperlink"/>
                <w:noProof/>
              </w:rPr>
              <w:t>GUI</w:t>
            </w:r>
            <w:r>
              <w:rPr>
                <w:noProof/>
                <w:webHidden/>
              </w:rPr>
              <w:tab/>
            </w:r>
            <w:r>
              <w:rPr>
                <w:noProof/>
                <w:webHidden/>
              </w:rPr>
              <w:fldChar w:fldCharType="begin"/>
            </w:r>
            <w:r>
              <w:rPr>
                <w:noProof/>
                <w:webHidden/>
              </w:rPr>
              <w:instrText xml:space="preserve"> PAGEREF _Toc216276974 \h </w:instrText>
            </w:r>
          </w:ins>
          <w:r>
            <w:rPr>
              <w:noProof/>
              <w:webHidden/>
            </w:rPr>
          </w:r>
          <w:ins w:id="176" w:author="Stefan Rupp" w:date="2025-12-10T16:35:00Z" w16du:dateUtc="2025-12-10T15:35:00Z">
            <w:r>
              <w:rPr>
                <w:noProof/>
                <w:webHidden/>
              </w:rPr>
              <w:fldChar w:fldCharType="separate"/>
            </w:r>
            <w:r>
              <w:rPr>
                <w:noProof/>
                <w:webHidden/>
              </w:rPr>
              <w:t>24</w:t>
            </w:r>
            <w:r>
              <w:rPr>
                <w:noProof/>
                <w:webHidden/>
              </w:rPr>
              <w:fldChar w:fldCharType="end"/>
            </w:r>
            <w:r w:rsidRPr="001E3FA0">
              <w:rPr>
                <w:rStyle w:val="Hyperlink"/>
                <w:noProof/>
              </w:rPr>
              <w:fldChar w:fldCharType="end"/>
            </w:r>
          </w:ins>
        </w:p>
        <w:p w14:paraId="4DD0DA00" w14:textId="40852E53" w:rsidR="0084363C" w:rsidRDefault="0084363C">
          <w:pPr>
            <w:pStyle w:val="Verzeichnis1"/>
            <w:rPr>
              <w:ins w:id="177" w:author="Stefan Rupp" w:date="2025-12-10T16:35:00Z" w16du:dateUtc="2025-12-10T15:35:00Z"/>
              <w:rFonts w:asciiTheme="minorHAnsi" w:eastAsiaTheme="minorEastAsia" w:hAnsiTheme="minorHAnsi"/>
              <w:noProof/>
              <w:kern w:val="2"/>
              <w:szCs w:val="24"/>
              <w:lang w:eastAsia="de-DE"/>
              <w14:ligatures w14:val="standardContextual"/>
            </w:rPr>
          </w:pPr>
          <w:ins w:id="178"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"_Toc216276975"</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7</w:t>
            </w:r>
            <w:r>
              <w:rPr>
                <w:rFonts w:asciiTheme="minorHAnsi" w:eastAsiaTheme="minorEastAsia" w:hAnsiTheme="minorHAnsi"/>
                <w:noProof/>
                <w:kern w:val="2"/>
                <w:szCs w:val="24"/>
                <w:lang w:eastAsia="de-DE"/>
                <w14:ligatures w14:val="standardContextual"/>
              </w:rPr>
              <w:tab/>
            </w:r>
            <w:r w:rsidRPr="001E3FA0">
              <w:rPr>
                <w:rStyle w:val="Hyperlink"/>
                <w:noProof/>
              </w:rPr>
              <w:t>DepotViewer</w:t>
            </w:r>
            <w:r>
              <w:rPr>
                <w:noProof/>
                <w:webHidden/>
              </w:rPr>
              <w:tab/>
            </w:r>
            <w:r>
              <w:rPr>
                <w:noProof/>
                <w:webHidden/>
              </w:rPr>
              <w:fldChar w:fldCharType="begin"/>
            </w:r>
            <w:r>
              <w:rPr>
                <w:noProof/>
                <w:webHidden/>
              </w:rPr>
              <w:instrText xml:space="preserve"> PAGEREF _Toc216276975 \h </w:instrText>
            </w:r>
          </w:ins>
          <w:r>
            <w:rPr>
              <w:noProof/>
              <w:webHidden/>
            </w:rPr>
          </w:r>
          <w:ins w:id="179" w:author="Stefan Rupp" w:date="2025-12-10T16:35:00Z" w16du:dateUtc="2025-12-10T15:35:00Z">
            <w:r>
              <w:rPr>
                <w:noProof/>
                <w:webHidden/>
              </w:rPr>
              <w:fldChar w:fldCharType="separate"/>
            </w:r>
            <w:r>
              <w:rPr>
                <w:noProof/>
                <w:webHidden/>
              </w:rPr>
              <w:t>24</w:t>
            </w:r>
            <w:r>
              <w:rPr>
                <w:noProof/>
                <w:webHidden/>
              </w:rPr>
              <w:fldChar w:fldCharType="end"/>
            </w:r>
            <w:r w:rsidRPr="001E3FA0">
              <w:rPr>
                <w:rStyle w:val="Hyperlink"/>
                <w:noProof/>
              </w:rPr>
              <w:fldChar w:fldCharType="end"/>
            </w:r>
          </w:ins>
        </w:p>
        <w:p w14:paraId="60481D85" w14:textId="00EAD9FC" w:rsidR="0084363C" w:rsidRDefault="0084363C">
          <w:pPr>
            <w:pStyle w:val="Verzeichnis1"/>
            <w:rPr>
              <w:ins w:id="180" w:author="Stefan Rupp" w:date="2025-12-10T16:35:00Z" w16du:dateUtc="2025-12-10T15:35:00Z"/>
              <w:rFonts w:asciiTheme="minorHAnsi" w:eastAsiaTheme="minorEastAsia" w:hAnsiTheme="minorHAnsi"/>
              <w:noProof/>
              <w:kern w:val="2"/>
              <w:szCs w:val="24"/>
              <w:lang w:eastAsia="de-DE"/>
              <w14:ligatures w14:val="standardContextual"/>
            </w:rPr>
          </w:pPr>
          <w:ins w:id="181"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"_Toc216276976"</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8</w:t>
            </w:r>
            <w:r>
              <w:rPr>
                <w:rFonts w:asciiTheme="minorHAnsi" w:eastAsiaTheme="minorEastAsia" w:hAnsiTheme="minorHAnsi"/>
                <w:noProof/>
                <w:kern w:val="2"/>
                <w:szCs w:val="24"/>
                <w:lang w:eastAsia="de-DE"/>
                <w14:ligatures w14:val="standardContextual"/>
              </w:rPr>
              <w:tab/>
            </w:r>
            <w:r w:rsidRPr="001E3FA0">
              <w:rPr>
                <w:rStyle w:val="Hyperlink"/>
                <w:noProof/>
              </w:rPr>
              <w:t>Festlegungen</w:t>
            </w:r>
            <w:r>
              <w:rPr>
                <w:noProof/>
                <w:webHidden/>
              </w:rPr>
              <w:tab/>
            </w:r>
            <w:r>
              <w:rPr>
                <w:noProof/>
                <w:webHidden/>
              </w:rPr>
              <w:fldChar w:fldCharType="begin"/>
            </w:r>
            <w:r>
              <w:rPr>
                <w:noProof/>
                <w:webHidden/>
              </w:rPr>
              <w:instrText xml:space="preserve"> PAGEREF _Toc216276976 \h </w:instrText>
            </w:r>
          </w:ins>
          <w:r>
            <w:rPr>
              <w:noProof/>
              <w:webHidden/>
            </w:rPr>
          </w:r>
          <w:ins w:id="182" w:author="Stefan Rupp" w:date="2025-12-10T16:35:00Z" w16du:dateUtc="2025-12-10T15:35:00Z">
            <w:r>
              <w:rPr>
                <w:noProof/>
                <w:webHidden/>
              </w:rPr>
              <w:fldChar w:fldCharType="separate"/>
            </w:r>
            <w:r>
              <w:rPr>
                <w:noProof/>
                <w:webHidden/>
              </w:rPr>
              <w:t>25</w:t>
            </w:r>
            <w:r>
              <w:rPr>
                <w:noProof/>
                <w:webHidden/>
              </w:rPr>
              <w:fldChar w:fldCharType="end"/>
            </w:r>
            <w:r w:rsidRPr="001E3FA0">
              <w:rPr>
                <w:rStyle w:val="Hyperlink"/>
                <w:noProof/>
              </w:rPr>
              <w:fldChar w:fldCharType="end"/>
            </w:r>
          </w:ins>
        </w:p>
        <w:p w14:paraId="49A16A42" w14:textId="7A16C5D3" w:rsidR="0084363C" w:rsidRDefault="0084363C">
          <w:pPr>
            <w:pStyle w:val="Verzeichnis2"/>
            <w:tabs>
              <w:tab w:val="left" w:pos="960"/>
              <w:tab w:val="right" w:leader="dot" w:pos="9062"/>
            </w:tabs>
            <w:rPr>
              <w:ins w:id="183" w:author="Stefan Rupp" w:date="2025-12-10T16:35:00Z" w16du:dateUtc="2025-12-10T15:35:00Z"/>
              <w:rFonts w:asciiTheme="minorHAnsi" w:eastAsiaTheme="minorEastAsia" w:hAnsiTheme="minorHAnsi"/>
              <w:noProof/>
              <w:kern w:val="2"/>
              <w:szCs w:val="24"/>
              <w:lang w:eastAsia="de-DE"/>
              <w14:ligatures w14:val="standardContextual"/>
            </w:rPr>
          </w:pPr>
          <w:ins w:id="184"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"_Toc216276977"</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8.1</w:t>
            </w:r>
            <w:r>
              <w:rPr>
                <w:rFonts w:asciiTheme="minorHAnsi" w:eastAsiaTheme="minorEastAsia" w:hAnsiTheme="minorHAnsi"/>
                <w:noProof/>
                <w:kern w:val="2"/>
                <w:szCs w:val="24"/>
                <w:lang w:eastAsia="de-DE"/>
                <w14:ligatures w14:val="standardContextual"/>
              </w:rPr>
              <w:tab/>
            </w:r>
            <w:r w:rsidRPr="001E3FA0">
              <w:rPr>
                <w:rStyle w:val="Hyperlink"/>
                <w:noProof/>
              </w:rPr>
              <w:t>Festlegungen zum Pausenkonzept</w:t>
            </w:r>
            <w:r>
              <w:rPr>
                <w:noProof/>
                <w:webHidden/>
              </w:rPr>
              <w:tab/>
            </w:r>
            <w:r>
              <w:rPr>
                <w:noProof/>
                <w:webHidden/>
              </w:rPr>
              <w:fldChar w:fldCharType="begin"/>
            </w:r>
            <w:r>
              <w:rPr>
                <w:noProof/>
                <w:webHidden/>
              </w:rPr>
              <w:instrText xml:space="preserve"> PAGEREF _Toc216276977 \h </w:instrText>
            </w:r>
          </w:ins>
          <w:r>
            <w:rPr>
              <w:noProof/>
              <w:webHidden/>
            </w:rPr>
          </w:r>
          <w:ins w:id="185" w:author="Stefan Rupp" w:date="2025-12-10T16:35:00Z" w16du:dateUtc="2025-12-10T15:35:00Z">
            <w:r>
              <w:rPr>
                <w:noProof/>
                <w:webHidden/>
              </w:rPr>
              <w:fldChar w:fldCharType="separate"/>
            </w:r>
            <w:r>
              <w:rPr>
                <w:noProof/>
                <w:webHidden/>
              </w:rPr>
              <w:t>25</w:t>
            </w:r>
            <w:r>
              <w:rPr>
                <w:noProof/>
                <w:webHidden/>
              </w:rPr>
              <w:fldChar w:fldCharType="end"/>
            </w:r>
            <w:r w:rsidRPr="001E3FA0">
              <w:rPr>
                <w:rStyle w:val="Hyperlink"/>
                <w:noProof/>
              </w:rPr>
              <w:fldChar w:fldCharType="end"/>
            </w:r>
          </w:ins>
        </w:p>
        <w:p w14:paraId="5C577E11" w14:textId="507631E1"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186" w:name="_Toc216276945"/>
      <w:r>
        <w:lastRenderedPageBreak/>
        <w:t>Offene Fragen</w:t>
      </w:r>
      <w:bookmarkEnd w:id="186"/>
    </w:p>
    <w:p w14:paraId="7D52F16B" w14:textId="6CFA2DB6" w:rsidR="00CB4706" w:rsidRDefault="0021721C" w:rsidP="0021721C">
      <w:pPr>
        <w:pStyle w:val="Listenabsatz"/>
        <w:numPr>
          <w:ilvl w:val="0"/>
          <w:numId w:val="9"/>
        </w:numPr>
      </w:pPr>
      <w:bookmarkStart w:id="187" w:name="_Hlk201129062"/>
      <w:r>
        <w:t>Wie sollen angewiesene und vorgeschlagene Pausen im</w:t>
      </w:r>
      <w:r w:rsidR="00CB4706">
        <w:t xml:space="preserve"> </w:t>
      </w:r>
      <w:proofErr w:type="spellStart"/>
      <w:r w:rsidR="00CB4706">
        <w:t>DepotViewer</w:t>
      </w:r>
      <w:proofErr w:type="spellEnd"/>
      <w:r w:rsidR="00CB4706">
        <w:t xml:space="preserve"> ange</w:t>
      </w:r>
      <w:r>
        <w:t>zeigt werden?</w:t>
      </w:r>
    </w:p>
    <w:p w14:paraId="47DC3485" w14:textId="2FDC75A8" w:rsidR="0021721C" w:rsidRPr="0021721C" w:rsidRDefault="0021721C" w:rsidP="0021721C">
      <w:pPr>
        <w:pStyle w:val="Listenabsatz"/>
        <w:numPr>
          <w:ilvl w:val="1"/>
          <w:numId w:val="9"/>
        </w:numPr>
      </w:pPr>
      <w:r w:rsidRPr="0021721C">
        <w:t xml:space="preserve">Wirken sich </w:t>
      </w:r>
      <w:proofErr w:type="spellStart"/>
      <w:r w:rsidRPr="0021721C">
        <w:t>Arrive</w:t>
      </w:r>
      <w:proofErr w:type="spellEnd"/>
      <w:r w:rsidRPr="0021721C">
        <w:t>/</w:t>
      </w:r>
      <w:proofErr w:type="spellStart"/>
      <w:r w:rsidRPr="0021721C">
        <w:t>Leave</w:t>
      </w:r>
      <w:proofErr w:type="spellEnd"/>
      <w:r w:rsidRPr="0021721C">
        <w:t>-</w:t>
      </w:r>
      <w:proofErr w:type="gramStart"/>
      <w:r w:rsidRPr="0021721C">
        <w:t>Buttons irgendwie</w:t>
      </w:r>
      <w:proofErr w:type="gramEnd"/>
      <w:r w:rsidRPr="0021721C">
        <w:t xml:space="preserve"> au</w:t>
      </w:r>
      <w:r>
        <w:t>s?</w:t>
      </w:r>
    </w:p>
    <w:p w14:paraId="68806C23" w14:textId="072D426A" w:rsidR="00CB4706" w:rsidRDefault="00CB4706" w:rsidP="00CB4706">
      <w:pPr>
        <w:pStyle w:val="Listenabsatz"/>
        <w:numPr>
          <w:ilvl w:val="0"/>
          <w:numId w:val="9"/>
        </w:numPr>
      </w:pPr>
      <w:r>
        <w:t>Manuelle Transaktionen</w:t>
      </w:r>
    </w:p>
    <w:p w14:paraId="7F6B0BE5" w14:textId="2EE37F3F" w:rsidR="00CB4706" w:rsidRDefault="00CB4706" w:rsidP="00CB4706">
      <w:pPr>
        <w:pStyle w:val="Listenabsatz"/>
        <w:numPr>
          <w:ilvl w:val="1"/>
          <w:numId w:val="9"/>
        </w:numPr>
      </w:pPr>
      <w:r>
        <w:t xml:space="preserve">Eine </w:t>
      </w:r>
      <w:proofErr w:type="spellStart"/>
      <w:r>
        <w:t>TimeExtension</w:t>
      </w:r>
      <w:proofErr w:type="spellEnd"/>
      <w:r>
        <w:t xml:space="preserve"> kann eine geplante oder angewiesene Pause schieben. Gibt es weitere Transaktionen, die </w:t>
      </w:r>
      <w:proofErr w:type="gramStart"/>
      <w:r>
        <w:t>das bewirken</w:t>
      </w:r>
      <w:proofErr w:type="gramEnd"/>
      <w:r>
        <w:t>?</w:t>
      </w:r>
    </w:p>
    <w:p w14:paraId="7F8FA299" w14:textId="7785F468" w:rsidR="00B66E48" w:rsidRDefault="00B66E48" w:rsidP="00B66E48">
      <w:r>
        <w:t>TODO:</w:t>
      </w:r>
    </w:p>
    <w:p w14:paraId="7CC9A14B" w14:textId="6A67856D" w:rsidR="00B66E48" w:rsidRDefault="00B66E48" w:rsidP="00B66E48">
      <w:pPr>
        <w:pStyle w:val="Listenabsatz"/>
        <w:numPr>
          <w:ilvl w:val="0"/>
          <w:numId w:val="16"/>
        </w:numPr>
      </w:pPr>
      <w:proofErr w:type="spellStart"/>
      <w:r>
        <w:t>Optim</w:t>
      </w:r>
      <w:proofErr w:type="spellEnd"/>
      <w:r>
        <w:t>-Objekte für FTL</w:t>
      </w:r>
    </w:p>
    <w:p w14:paraId="022C20AF" w14:textId="029C6AEE" w:rsidR="00B66E48" w:rsidRDefault="00B66E48" w:rsidP="00B66E48">
      <w:pPr>
        <w:pStyle w:val="Listenabsatz"/>
        <w:numPr>
          <w:ilvl w:val="1"/>
          <w:numId w:val="16"/>
        </w:numPr>
      </w:pPr>
      <w:r>
        <w:t xml:space="preserve">Modell </w:t>
      </w:r>
      <w:proofErr w:type="spellStart"/>
      <w:r>
        <w:t>LTLOptim</w:t>
      </w:r>
      <w:proofErr w:type="spellEnd"/>
      <w:r>
        <w:t xml:space="preserve"> umbenennen</w:t>
      </w:r>
    </w:p>
    <w:p w14:paraId="4399AEC8" w14:textId="2C5EF58A" w:rsidR="00B66E48" w:rsidRDefault="00B66E48" w:rsidP="00B66E48">
      <w:pPr>
        <w:pStyle w:val="Listenabsatz"/>
        <w:numPr>
          <w:ilvl w:val="0"/>
          <w:numId w:val="16"/>
        </w:numPr>
      </w:pPr>
      <w:r>
        <w:t>Zurückschreiben OS -&gt; TS kann Truck für Truck erfolgen</w:t>
      </w:r>
    </w:p>
    <w:p w14:paraId="2A612695" w14:textId="6ECA54EA" w:rsidR="00B66E48" w:rsidRDefault="00B66E48" w:rsidP="00B66E48">
      <w:pPr>
        <w:pStyle w:val="Listenabsatz"/>
        <w:numPr>
          <w:ilvl w:val="0"/>
          <w:numId w:val="16"/>
        </w:numPr>
      </w:pPr>
      <w:r>
        <w:t>Updates sparen schon beim Schreiben in OEV* und OS (nicht erst beim Übertragen vom OS in den TS)</w:t>
      </w:r>
    </w:p>
    <w:p w14:paraId="01EA5D8A" w14:textId="653C4A18" w:rsidR="00B66E48" w:rsidRDefault="00B66E48" w:rsidP="00B66E48">
      <w:pPr>
        <w:pStyle w:val="Listenabsatz"/>
        <w:numPr>
          <w:ilvl w:val="0"/>
          <w:numId w:val="16"/>
        </w:numPr>
      </w:pPr>
      <w:r>
        <w:t xml:space="preserve">Adam: Wie </w:t>
      </w:r>
      <w:proofErr w:type="spellStart"/>
      <w:r>
        <w:t>DigitalFleet</w:t>
      </w:r>
      <w:proofErr w:type="spellEnd"/>
      <w:r>
        <w:t xml:space="preserve"> Integration?</w:t>
      </w:r>
    </w:p>
    <w:p w14:paraId="17CE8ECD" w14:textId="0C79B10D" w:rsidR="00B66E48" w:rsidRDefault="0021721C" w:rsidP="00B66E48">
      <w:pPr>
        <w:pStyle w:val="Listenabsatz"/>
        <w:numPr>
          <w:ilvl w:val="0"/>
          <w:numId w:val="16"/>
        </w:numPr>
      </w:pPr>
      <w:r>
        <w:t>A-Time-Berechnung prüfen bei</w:t>
      </w:r>
    </w:p>
    <w:p w14:paraId="507443FB" w14:textId="3E899A4F" w:rsidR="0021721C" w:rsidRDefault="0021721C" w:rsidP="0021721C">
      <w:pPr>
        <w:pStyle w:val="Listenabsatz"/>
        <w:numPr>
          <w:ilvl w:val="1"/>
          <w:numId w:val="16"/>
        </w:numPr>
      </w:pPr>
      <w:r>
        <w:t>Vorgeschlagenen Pausen</w:t>
      </w:r>
    </w:p>
    <w:p w14:paraId="36343FF1" w14:textId="7CB752EF" w:rsidR="0021721C" w:rsidRDefault="0021721C" w:rsidP="0021721C">
      <w:pPr>
        <w:pStyle w:val="Listenabsatz"/>
        <w:numPr>
          <w:ilvl w:val="1"/>
          <w:numId w:val="16"/>
        </w:numPr>
      </w:pPr>
      <w:r>
        <w:t>Linksbündigem Approach</w:t>
      </w:r>
    </w:p>
    <w:p w14:paraId="3411DBD5" w14:textId="1D3ADBFD" w:rsidR="00664BC8" w:rsidRDefault="00664BC8" w:rsidP="00664BC8">
      <w:pPr>
        <w:pStyle w:val="Listenabsatz"/>
        <w:numPr>
          <w:ilvl w:val="0"/>
          <w:numId w:val="16"/>
        </w:numPr>
      </w:pPr>
      <w:r>
        <w:t>Behandlung von nicht-genommenen Pausen</w:t>
      </w:r>
    </w:p>
    <w:p w14:paraId="4E0D53FB" w14:textId="35D40496" w:rsidR="00664BC8" w:rsidRDefault="00664BC8" w:rsidP="00664BC8">
      <w:pPr>
        <w:pStyle w:val="Listenabsatz"/>
        <w:numPr>
          <w:ilvl w:val="1"/>
          <w:numId w:val="16"/>
        </w:numPr>
      </w:pPr>
      <w:r>
        <w:t xml:space="preserve">Wie soll sich der </w:t>
      </w:r>
      <w:proofErr w:type="spellStart"/>
      <w:r>
        <w:t>Mixor</w:t>
      </w:r>
      <w:proofErr w:type="spellEnd"/>
      <w:r>
        <w:t xml:space="preserve"> verhalten, wenn eine Pause in einem Intervall nicht </w:t>
      </w:r>
      <w:proofErr w:type="spellStart"/>
      <w:r>
        <w:t>reportet</w:t>
      </w:r>
      <w:proofErr w:type="spellEnd"/>
      <w:r>
        <w:t xml:space="preserve"> worden ist?</w:t>
      </w:r>
    </w:p>
    <w:p w14:paraId="7B901986" w14:textId="039ACC98" w:rsidR="00664BC8" w:rsidRDefault="00664BC8" w:rsidP="00664BC8">
      <w:pPr>
        <w:pStyle w:val="Listenabsatz"/>
        <w:numPr>
          <w:ilvl w:val="2"/>
          <w:numId w:val="16"/>
        </w:numPr>
      </w:pPr>
      <w:r>
        <w:t xml:space="preserve">Weiterhin </w:t>
      </w:r>
      <w:commentRangeStart w:id="188"/>
      <w:r>
        <w:t>vorschlagen</w:t>
      </w:r>
      <w:commentRangeEnd w:id="188"/>
      <w:r w:rsidR="00DF258A">
        <w:rPr>
          <w:rStyle w:val="Kommentarzeichen"/>
        </w:rPr>
        <w:commentReference w:id="188"/>
      </w:r>
    </w:p>
    <w:p w14:paraId="0C17CEBB" w14:textId="6649951C" w:rsidR="00664BC8" w:rsidRPr="00A7058B" w:rsidRDefault="00664BC8" w:rsidP="00664BC8">
      <w:pPr>
        <w:pStyle w:val="Listenabsatz"/>
        <w:numPr>
          <w:ilvl w:val="2"/>
          <w:numId w:val="16"/>
        </w:numPr>
      </w:pPr>
      <w:r>
        <w:t>Ignorieren</w:t>
      </w:r>
    </w:p>
    <w:bookmarkEnd w:id="187"/>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189" w:name="_Toc216276946"/>
      <w:r>
        <w:t>Pausenkonzept</w:t>
      </w:r>
      <w:bookmarkEnd w:id="189"/>
    </w:p>
    <w:p w14:paraId="52356645" w14:textId="4EC45ADF" w:rsidR="00B55C66" w:rsidRPr="00A81E72" w:rsidRDefault="00CC30EA" w:rsidP="00B55C66">
      <w:r>
        <w:t xml:space="preserve">Generelle Todos sind schon in </w:t>
      </w:r>
      <w:hyperlink r:id="rId15"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190" w:name="_Toc216276947"/>
      <w:r>
        <w:t>Darstellung von Pausen</w:t>
      </w:r>
      <w:r w:rsidR="00A96D6C">
        <w:t xml:space="preserve"> </w:t>
      </w:r>
      <w:r w:rsidR="00CC1F3B">
        <w:t xml:space="preserve">in der </w:t>
      </w:r>
      <w:proofErr w:type="spellStart"/>
      <w:r w:rsidR="00CC1F3B">
        <w:t>Gui</w:t>
      </w:r>
      <w:bookmarkEnd w:id="190"/>
      <w:proofErr w:type="spellEnd"/>
    </w:p>
    <w:p w14:paraId="0008D66A" w14:textId="2FB4E6F0" w:rsidR="007270BF" w:rsidRDefault="00CC1F3B" w:rsidP="00CC1F3B">
      <w:pPr>
        <w:pStyle w:val="berschrift3"/>
      </w:pPr>
      <w:bookmarkStart w:id="191" w:name="_Toc216276948"/>
      <w:r>
        <w:t>I</w:t>
      </w:r>
      <w:r w:rsidR="00A96D6C">
        <w:t>m Gantt</w:t>
      </w:r>
      <w:bookmarkEnd w:id="191"/>
    </w:p>
    <w:p w14:paraId="0E6E8FCF" w14:textId="628F56ED" w:rsidR="007270BF" w:rsidRDefault="007270BF" w:rsidP="007270BF">
      <w:bookmarkStart w:id="192" w:name="_Hlk216432177"/>
      <w:r>
        <w:t xml:space="preserve">In der </w:t>
      </w:r>
      <w:proofErr w:type="spellStart"/>
      <w:r>
        <w:t>Gui</w:t>
      </w:r>
      <w:proofErr w:type="spellEnd"/>
      <w:r>
        <w:t xml:space="preserve"> muss ersichtlich sein, ob eine Pause vorgeschlagen ist, angewiesen oder </w:t>
      </w:r>
      <w:r w:rsidR="00A96D6C">
        <w:t>bereits fertig.</w:t>
      </w:r>
    </w:p>
    <w:p w14:paraId="097F0D84" w14:textId="249156EE" w:rsidR="00A96D6C" w:rsidRDefault="00A96D6C" w:rsidP="007270BF">
      <w:r>
        <w:lastRenderedPageBreak/>
        <w:t>Dazu soll die Farbgebung im Gantt angepasst werden: Im TS sollen die Pausen grün, im AS blau und im PS grau dargestellt werden (ITMS-754).</w:t>
      </w:r>
    </w:p>
    <w:bookmarkEnd w:id="192"/>
    <w:p w14:paraId="6F98F000" w14:textId="0CD447AA" w:rsidR="00D15955" w:rsidRDefault="00051715" w:rsidP="007270BF">
      <w:r>
        <w:t xml:space="preserve">Ursprünglicher </w:t>
      </w:r>
      <w:r w:rsidR="00D15955">
        <w:t>HLE: 3 Tage</w:t>
      </w:r>
    </w:p>
    <w:p w14:paraId="5950AFAF" w14:textId="39FD98EB" w:rsidR="0098325A" w:rsidRDefault="0098325A" w:rsidP="007270BF">
      <w:bookmarkStart w:id="193" w:name="_Hlk216432217"/>
      <w:r>
        <w:t xml:space="preserve">Die Pause kann auch „außerhalb“ einer Phase liegen. Das kann passieren, wenn Approach-Phasen „linksbündig“ hinter der Entladephase des Vorgängers angezeigt werden, die Pause aber danach genommen werden soll. Die </w:t>
      </w:r>
      <w:proofErr w:type="spellStart"/>
      <w:r>
        <w:t>Gui</w:t>
      </w:r>
      <w:proofErr w:type="spellEnd"/>
      <w:r>
        <w:t xml:space="preserve"> muss das berücksichtigen.</w:t>
      </w:r>
      <w:bookmarkEnd w:id="193"/>
    </w:p>
    <w:p w14:paraId="041A8576" w14:textId="76CEBF76"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w:t>
      </w:r>
      <w:r w:rsidR="00DF258A">
        <w:t>t</w:t>
      </w:r>
      <w:r w:rsidR="003D2B7B">
        <w:t xml:space="preserve"> auch keine Pause geschrieben (und damit angezeigt) werden.</w:t>
      </w:r>
    </w:p>
    <w:p w14:paraId="55F174DF" w14:textId="75C387C6" w:rsidR="00CC1F3B" w:rsidRDefault="00CC1F3B" w:rsidP="008E3DE5">
      <w:pPr>
        <w:pStyle w:val="berschrift3"/>
      </w:pPr>
      <w:bookmarkStart w:id="194" w:name="_Ref216268471"/>
      <w:bookmarkStart w:id="195" w:name="_Toc216276949"/>
      <w:r>
        <w:t xml:space="preserve">Im Report &amp; </w:t>
      </w:r>
      <w:proofErr w:type="spellStart"/>
      <w:r>
        <w:t>Assign</w:t>
      </w:r>
      <w:proofErr w:type="spellEnd"/>
      <w:r>
        <w:t>-Fenster</w:t>
      </w:r>
      <w:bookmarkEnd w:id="194"/>
      <w:bookmarkEnd w:id="195"/>
    </w:p>
    <w:p w14:paraId="76DB2785" w14:textId="7CFF1113" w:rsidR="00CC1F3B" w:rsidRDefault="00CC1F3B" w:rsidP="00CC1F3B">
      <w:bookmarkStart w:id="196" w:name="_Hlk216432243"/>
      <w:r>
        <w:t>Im R&amp;A-Fenster müssen Pausen im TS auf einen Blick erkennbar sein</w:t>
      </w:r>
      <w:r w:rsidR="000E1AEB">
        <w:t xml:space="preserve"> (ITMS-788).</w:t>
      </w:r>
    </w:p>
    <w:bookmarkEnd w:id="196"/>
    <w:p w14:paraId="05AF94F8" w14:textId="7E44D0A8" w:rsidR="00D3144E" w:rsidRDefault="00D3144E" w:rsidP="00CC1F3B">
      <w:r>
        <w:t xml:space="preserve">Idee: Da im TS keine Punktphasen außer </w:t>
      </w:r>
      <w:proofErr w:type="spellStart"/>
      <w:r>
        <w:t>SignOn</w:t>
      </w:r>
      <w:proofErr w:type="spellEnd"/>
      <w:r>
        <w:t xml:space="preserve"> und </w:t>
      </w:r>
      <w:proofErr w:type="spellStart"/>
      <w:r>
        <w:t>SignOff</w:t>
      </w:r>
      <w:proofErr w:type="spellEnd"/>
      <w:r>
        <w:t xml:space="preserve"> vorkommen können, werden </w:t>
      </w:r>
      <w:bookmarkStart w:id="197" w:name="_Hlk216432301"/>
      <w:r w:rsidR="0021721C">
        <w:t>P</w:t>
      </w:r>
      <w:r>
        <w:t xml:space="preserve">ausen im TS als Zeitstempel </w:t>
      </w:r>
      <w:proofErr w:type="spellStart"/>
      <w:r>
        <w:t>thePauseStart</w:t>
      </w:r>
      <w:proofErr w:type="spellEnd"/>
      <w:r>
        <w:t xml:space="preserve"> und </w:t>
      </w:r>
      <w:proofErr w:type="spellStart"/>
      <w:r>
        <w:t>thePauseEnd</w:t>
      </w:r>
      <w:proofErr w:type="spellEnd"/>
      <w:r>
        <w:t xml:space="preserve"> im zugehörigen SE modelliert. Im R&amp;A Fenster </w:t>
      </w:r>
      <w:r w:rsidR="0021721C">
        <w:t>soll</w:t>
      </w:r>
      <w:r>
        <w:t xml:space="preserve"> jede Zeile, die diese beiden Zeitstempel gesetzt ha</w:t>
      </w:r>
      <w:r w:rsidR="0021721C">
        <w:t>t</w:t>
      </w:r>
      <w:r>
        <w:t xml:space="preserve">, mit einem </w:t>
      </w:r>
      <w:r w:rsidR="0021721C">
        <w:t xml:space="preserve">gelben </w:t>
      </w:r>
      <w:r>
        <w:t xml:space="preserve">Tassen-Symbol gekennzeichnet werden, das in der ersten Spalte des „Planned“-Grids </w:t>
      </w:r>
      <w:ins w:id="198" w:author="Stefan Rupp" w:date="2025-12-10T14:13:00Z" w16du:dateUtc="2025-12-10T13:13:00Z">
        <w:r w:rsidR="00D95E8A">
          <w:t xml:space="preserve">als „Overlay“ </w:t>
        </w:r>
      </w:ins>
      <w:r>
        <w:t xml:space="preserve">über dem Text steht (vergleichbar mit dem </w:t>
      </w:r>
      <w:proofErr w:type="spellStart"/>
      <w:r>
        <w:t>Notification</w:t>
      </w:r>
      <w:proofErr w:type="spellEnd"/>
      <w:r w:rsidR="0021721C">
        <w:t>-</w:t>
      </w:r>
      <w:r>
        <w:t>Icon im Truck-</w:t>
      </w:r>
      <w:proofErr w:type="spellStart"/>
      <w:r>
        <w:t>Grid</w:t>
      </w:r>
      <w:proofErr w:type="spellEnd"/>
      <w:r>
        <w:t>):</w:t>
      </w:r>
    </w:p>
    <w:p w14:paraId="63A3D1C6" w14:textId="2E2B5CD2" w:rsidR="00620D00" w:rsidRDefault="00D3144E" w:rsidP="00CC1F3B">
      <w:r w:rsidRPr="00D3144E">
        <w:rPr>
          <w:noProof/>
        </w:rPr>
        <w:drawing>
          <wp:inline distT="0" distB="0" distL="0" distR="0" wp14:anchorId="5094B7AF" wp14:editId="6A0A257D">
            <wp:extent cx="5759450" cy="2263140"/>
            <wp:effectExtent l="0" t="0" r="0" b="3810"/>
            <wp:docPr id="1357488747"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747" name="Grafik 1" descr="Ein Bild, das Text, Zahl, Schrift, Reihe enthält.&#10;&#10;KI-generierte Inhalte können fehlerhaft sein."/>
                    <pic:cNvPicPr/>
                  </pic:nvPicPr>
                  <pic:blipFill>
                    <a:blip r:embed="rId16"/>
                    <a:stretch>
                      <a:fillRect/>
                    </a:stretch>
                  </pic:blipFill>
                  <pic:spPr>
                    <a:xfrm>
                      <a:off x="0" y="0"/>
                      <a:ext cx="5759450" cy="2263140"/>
                    </a:xfrm>
                    <a:prstGeom prst="rect">
                      <a:avLst/>
                    </a:prstGeom>
                  </pic:spPr>
                </pic:pic>
              </a:graphicData>
            </a:graphic>
          </wp:inline>
        </w:drawing>
      </w:r>
    </w:p>
    <w:p w14:paraId="4D48AEB5" w14:textId="0AF41569" w:rsidR="00D3144E" w:rsidRDefault="00D3144E" w:rsidP="00CC1F3B">
      <w:pPr>
        <w:rPr>
          <w:ins w:id="199" w:author="Stefan Rupp" w:date="2025-12-10T13:53:00Z" w16du:dateUtc="2025-12-10T12:53:00Z"/>
        </w:rPr>
      </w:pPr>
      <w:bookmarkStart w:id="200" w:name="_Hlk216432340"/>
      <w:bookmarkEnd w:id="197"/>
      <w:r>
        <w:t>Bewegt man den Mauszeiger über ein solches Tassensymbol, kann im Tooltipp die vorgeschlagene Pausenzeit eingeblendet werden</w:t>
      </w:r>
      <w:ins w:id="201" w:author="Stefan Rupp" w:date="2025-12-10T14:08:00Z" w16du:dateUtc="2025-12-10T13:08:00Z">
        <w:r w:rsidR="00D95E8A">
          <w:t xml:space="preserve"> (mit Start - End)</w:t>
        </w:r>
      </w:ins>
      <w:ins w:id="202" w:author="Stefan Rupp" w:date="2025-12-10T13:52:00Z" w16du:dateUtc="2025-12-10T12:52:00Z">
        <w:r w:rsidR="00DA7A93">
          <w:t>:</w:t>
        </w:r>
      </w:ins>
      <w:del w:id="203" w:author="Stefan Rupp" w:date="2025-12-10T13:52:00Z" w16du:dateUtc="2025-12-10T12:52:00Z">
        <w:r w:rsidDel="00DA7A93">
          <w:delText>.</w:delText>
        </w:r>
      </w:del>
    </w:p>
    <w:p w14:paraId="50139059" w14:textId="1534ADB8" w:rsidR="00DA7A93" w:rsidRDefault="00DA7A93" w:rsidP="00CC1F3B">
      <w:pPr>
        <w:rPr>
          <w:ins w:id="204" w:author="Stefan Rupp" w:date="2025-12-10T13:44:00Z" w16du:dateUtc="2025-12-10T12:44:00Z"/>
        </w:rPr>
      </w:pPr>
      <w:ins w:id="205" w:author="Stefan Rupp" w:date="2025-12-10T13:53:00Z" w16du:dateUtc="2025-12-10T12:53:00Z">
        <w:r>
          <w:rPr>
            <w:noProof/>
          </w:rPr>
          <w:lastRenderedPageBreak/>
          <w:drawing>
            <wp:inline distT="0" distB="0" distL="0" distR="0" wp14:anchorId="082E8B40" wp14:editId="705C04E5">
              <wp:extent cx="2927350" cy="340995"/>
              <wp:effectExtent l="0" t="0" r="6350" b="1905"/>
              <wp:docPr id="1315666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7350" cy="340995"/>
                      </a:xfrm>
                      <a:prstGeom prst="rect">
                        <a:avLst/>
                      </a:prstGeom>
                      <a:noFill/>
                      <a:ln>
                        <a:noFill/>
                      </a:ln>
                    </pic:spPr>
                  </pic:pic>
                </a:graphicData>
              </a:graphic>
            </wp:inline>
          </w:drawing>
        </w:r>
      </w:ins>
    </w:p>
    <w:p w14:paraId="0F83109A" w14:textId="67EB36BB" w:rsidR="006A6ED1" w:rsidRPr="006A6ED1" w:rsidRDefault="006A6ED1" w:rsidP="00CC1F3B">
      <w:pPr>
        <w:rPr>
          <w:ins w:id="206" w:author="Stefan Rupp" w:date="2025-12-10T13:59:00Z" w16du:dateUtc="2025-12-10T12:59:00Z"/>
          <w:rPrChange w:id="207" w:author="Stefan Rupp" w:date="2025-12-10T13:59:00Z" w16du:dateUtc="2025-12-10T12:59:00Z">
            <w:rPr>
              <w:ins w:id="208" w:author="Stefan Rupp" w:date="2025-12-10T13:59:00Z" w16du:dateUtc="2025-12-10T12:59:00Z"/>
              <w:lang w:val="en-GB"/>
            </w:rPr>
          </w:rPrChange>
        </w:rPr>
      </w:pPr>
      <w:ins w:id="209" w:author="Stefan Rupp" w:date="2025-12-10T13:59:00Z" w16du:dateUtc="2025-12-10T12:59:00Z">
        <w:r w:rsidRPr="006A6ED1">
          <w:rPr>
            <w:rPrChange w:id="210" w:author="Stefan Rupp" w:date="2025-12-10T13:59:00Z" w16du:dateUtc="2025-12-10T12:59:00Z">
              <w:rPr>
                <w:lang w:val="en-GB"/>
              </w:rPr>
            </w:rPrChange>
          </w:rPr>
          <w:t>Ist die erste Spalte i</w:t>
        </w:r>
        <w:r>
          <w:t xml:space="preserve">n dem </w:t>
        </w:r>
        <w:proofErr w:type="spellStart"/>
        <w:r>
          <w:t>Proposed-Grid</w:t>
        </w:r>
        <w:proofErr w:type="spellEnd"/>
        <w:r>
          <w:t xml:space="preserve"> die Status-Icon-Spalte, </w:t>
        </w:r>
      </w:ins>
      <w:ins w:id="211" w:author="Stefan Rupp" w:date="2025-12-10T14:02:00Z" w16du:dateUtc="2025-12-10T13:02:00Z">
        <w:r>
          <w:t xml:space="preserve">gibt es bereits jetzt einen Tooltipp, </w:t>
        </w:r>
      </w:ins>
      <w:ins w:id="212" w:author="Stefan Rupp" w:date="2025-12-10T14:03:00Z" w16du:dateUtc="2025-12-10T13:03:00Z">
        <w:r>
          <w:t xml:space="preserve">in dem </w:t>
        </w:r>
      </w:ins>
      <w:ins w:id="213" w:author="Stefan Rupp" w:date="2025-12-10T13:59:00Z" w16du:dateUtc="2025-12-10T12:59:00Z">
        <w:r>
          <w:t>der Statuswert</w:t>
        </w:r>
      </w:ins>
      <w:ins w:id="214" w:author="Stefan Rupp" w:date="2025-12-10T14:00:00Z" w16du:dateUtc="2025-12-10T13:00:00Z">
        <w:r>
          <w:t xml:space="preserve"> als Erklärung angezeigt wird</w:t>
        </w:r>
      </w:ins>
      <w:ins w:id="215" w:author="Stefan Rupp" w:date="2025-12-10T14:03:00Z" w16du:dateUtc="2025-12-10T13:03:00Z">
        <w:r>
          <w:t>. Damit diese Information nicht verloren geht, soll dieser Statuswert als weitere Zeile in den neuen Tooltip</w:t>
        </w:r>
      </w:ins>
      <w:ins w:id="216" w:author="Stefan Rupp" w:date="2025-12-10T14:04:00Z" w16du:dateUtc="2025-12-10T13:04:00Z">
        <w:r>
          <w:t xml:space="preserve">p </w:t>
        </w:r>
      </w:ins>
      <w:ins w:id="217" w:author="Stefan Rupp" w:date="2025-12-10T14:07:00Z" w16du:dateUtc="2025-12-10T13:07:00Z">
        <w:r w:rsidR="00D95E8A">
          <w:t>aufgenommen werden:</w:t>
        </w:r>
      </w:ins>
    </w:p>
    <w:p w14:paraId="4841F185" w14:textId="4714D699" w:rsidR="00DA7A93" w:rsidRPr="00DA7A93" w:rsidRDefault="006A6ED1" w:rsidP="00CC1F3B">
      <w:pPr>
        <w:rPr>
          <w:lang w:val="en-GB"/>
          <w:rPrChange w:id="218" w:author="Stefan Rupp" w:date="2025-12-10T13:53:00Z" w16du:dateUtc="2025-12-10T12:53:00Z">
            <w:rPr/>
          </w:rPrChange>
        </w:rPr>
      </w:pPr>
      <w:ins w:id="219" w:author="Stefan Rupp" w:date="2025-12-10T13:58:00Z" w16du:dateUtc="2025-12-10T12:58:00Z">
        <w:r>
          <w:rPr>
            <w:noProof/>
            <w:lang w:val="en-GB"/>
          </w:rPr>
          <w:drawing>
            <wp:inline distT="0" distB="0" distL="0" distR="0" wp14:anchorId="368B40A6" wp14:editId="31774167">
              <wp:extent cx="2927350" cy="525145"/>
              <wp:effectExtent l="0" t="0" r="6350" b="8255"/>
              <wp:docPr id="23113829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7350" cy="525145"/>
                      </a:xfrm>
                      <a:prstGeom prst="rect">
                        <a:avLst/>
                      </a:prstGeom>
                      <a:noFill/>
                      <a:ln>
                        <a:noFill/>
                      </a:ln>
                    </pic:spPr>
                  </pic:pic>
                </a:graphicData>
              </a:graphic>
            </wp:inline>
          </w:drawing>
        </w:r>
      </w:ins>
    </w:p>
    <w:p w14:paraId="410A33FA" w14:textId="3BA1CB41" w:rsidR="00A96D6C" w:rsidRDefault="0021721C" w:rsidP="00CC1F3B">
      <w:pPr>
        <w:pStyle w:val="berschrift2"/>
      </w:pPr>
      <w:bookmarkStart w:id="220" w:name="_Toc216276950"/>
      <w:bookmarkEnd w:id="200"/>
      <w:proofErr w:type="spellStart"/>
      <w:r>
        <w:t>A</w:t>
      </w:r>
      <w:r w:rsidR="00CC1F3B">
        <w:t>ssignment</w:t>
      </w:r>
      <w:proofErr w:type="spellEnd"/>
      <w:r w:rsidR="00CC1F3B">
        <w:t xml:space="preserve"> von </w:t>
      </w:r>
      <w:r w:rsidR="008E3DE5">
        <w:t>Pausen</w:t>
      </w:r>
      <w:bookmarkEnd w:id="220"/>
    </w:p>
    <w:p w14:paraId="6065D181" w14:textId="44C3BF3E" w:rsidR="004E3BD5" w:rsidRDefault="004E3BD5" w:rsidP="004E3BD5">
      <w:r w:rsidRPr="00A7058B">
        <w:t>Wenn hier von Pausen-</w:t>
      </w:r>
      <w:proofErr w:type="spellStart"/>
      <w:r w:rsidRPr="00A7058B">
        <w:t>Assignment</w:t>
      </w:r>
      <w:proofErr w:type="spellEnd"/>
      <w:r w:rsidRPr="00A7058B">
        <w:t xml:space="preserve"> gesprochen wird, soll das stets so behandelt werden wie eine „</w:t>
      </w:r>
      <w:proofErr w:type="spellStart"/>
      <w:r w:rsidRPr="00A7058B">
        <w:t>Scheduled</w:t>
      </w:r>
      <w:proofErr w:type="spellEnd"/>
      <w:r w:rsidRPr="00A7058B">
        <w:t xml:space="preserve"> Break“.</w:t>
      </w:r>
    </w:p>
    <w:p w14:paraId="549B5173" w14:textId="66F6407E" w:rsidR="00D1260F" w:rsidRDefault="00D1260F" w:rsidP="00D1260F">
      <w:pPr>
        <w:pStyle w:val="berschrift3"/>
      </w:pPr>
      <w:bookmarkStart w:id="221" w:name="_Toc216276951"/>
      <w:r>
        <w:t>Unterscheidung mehrere Fälle</w:t>
      </w:r>
      <w:r w:rsidR="006A3E73">
        <w:t xml:space="preserve"> der Pausenbehandlung</w:t>
      </w:r>
      <w:bookmarkEnd w:id="221"/>
    </w:p>
    <w:p w14:paraId="1E6FFC74" w14:textId="7687D8F6" w:rsidR="00C14D3E" w:rsidRDefault="0021721C" w:rsidP="004E3BD5">
      <w:r>
        <w:t>Es wird SYNCROTESS-Installationen geben, bei denen Pausen durch die Optimierung vorgeschlagen und durch den Disponenten angewiesen werden können</w:t>
      </w:r>
      <w:r w:rsidR="00E40365">
        <w:t xml:space="preserve"> (Fall 1)</w:t>
      </w:r>
      <w:r>
        <w:t xml:space="preserve">. </w:t>
      </w:r>
      <w:r w:rsidR="00C14D3E">
        <w:t xml:space="preserve">Hierbei können Pausen in bestimmten Szenarien auch automatisiert angewiesen werden. </w:t>
      </w:r>
      <w:r>
        <w:t>Es wird aber ebenso Installationen geben, bei denen die Pausen durch die Optimierung zwar vorgeschlagen werden, um „Platz“ im Plan dafür zu reservieren, der Disponent aber keine Pausen-Anweisungen macht, weil der Fahrer selbst dafür verantwortlich ist</w:t>
      </w:r>
      <w:r w:rsidR="00E40365">
        <w:t xml:space="preserve"> (Fall 2)</w:t>
      </w:r>
      <w:r>
        <w:t>. Hier sollen auch keine automatischen Pausen-Anweisungen erfolgen (siehe unten). Und es wird Installationen geben, bei denen die Op</w:t>
      </w:r>
      <w:r w:rsidR="00C14D3E">
        <w:t>timierung keine Pausen vorschlägt</w:t>
      </w:r>
      <w:r w:rsidR="00E40365">
        <w:t xml:space="preserve"> (Fall 3)</w:t>
      </w:r>
      <w:r w:rsidR="00C14D3E">
        <w:t>.</w:t>
      </w:r>
      <w:r w:rsidR="00E40365">
        <w:t xml:space="preserve"> Über Fall 3 brauchen wir nicht weiter zu reden.</w:t>
      </w:r>
    </w:p>
    <w:p w14:paraId="69006D37" w14:textId="64BBCF97" w:rsidR="00051715" w:rsidRDefault="00051715" w:rsidP="004E3BD5">
      <w:r>
        <w:t xml:space="preserve">Die Unterscheidung, ob Pausen angewiesen werden können oder nicht, erfolgt über </w:t>
      </w:r>
      <w:r w:rsidR="00D1260F">
        <w:t>eine Kombination der</w:t>
      </w:r>
      <w:r>
        <w:t xml:space="preserve"> </w:t>
      </w:r>
      <w:proofErr w:type="spellStart"/>
      <w:r>
        <w:t>Dispatchgroup</w:t>
      </w:r>
      <w:proofErr w:type="spellEnd"/>
      <w:r>
        <w:t>-Schalter „</w:t>
      </w:r>
      <w:proofErr w:type="spellStart"/>
      <w:r w:rsidRPr="00867CA3">
        <w:t>Scheduled</w:t>
      </w:r>
      <w:proofErr w:type="spellEnd"/>
      <w:r w:rsidR="00D1260F">
        <w:t xml:space="preserve"> </w:t>
      </w:r>
      <w:r w:rsidRPr="00867CA3">
        <w:t>Break</w:t>
      </w:r>
      <w:r>
        <w:t>“</w:t>
      </w:r>
      <w:r w:rsidR="00D1260F">
        <w:t xml:space="preserve"> und „Break Handling“</w:t>
      </w:r>
      <w:r>
        <w:t xml:space="preserve">. </w:t>
      </w:r>
      <w:r w:rsidR="00D1260F">
        <w:t>Der Schalter „</w:t>
      </w:r>
      <w:proofErr w:type="spellStart"/>
      <w:r w:rsidR="00D1260F">
        <w:t>Scheduled</w:t>
      </w:r>
      <w:proofErr w:type="spellEnd"/>
      <w:r w:rsidR="00D1260F">
        <w:t xml:space="preserve"> Break“</w:t>
      </w:r>
      <w:r>
        <w:t xml:space="preserve"> ist 3-wertig:</w:t>
      </w:r>
    </w:p>
    <w:p w14:paraId="76D95983" w14:textId="171D5563" w:rsidR="00051715" w:rsidRDefault="00D1260F" w:rsidP="004E3BD5">
      <w:r w:rsidRPr="00D1260F">
        <w:rPr>
          <w:noProof/>
        </w:rPr>
        <w:drawing>
          <wp:inline distT="0" distB="0" distL="0" distR="0" wp14:anchorId="5B617814" wp14:editId="0644D4B3">
            <wp:extent cx="2601376" cy="1057703"/>
            <wp:effectExtent l="0" t="0" r="0" b="9525"/>
            <wp:docPr id="210598456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4561" name="Grafik 1" descr="Ein Bild, das Text, Screenshot, Schrift, Reihe enthält.&#10;&#10;KI-generierte Inhalte können fehlerhaft sein."/>
                    <pic:cNvPicPr/>
                  </pic:nvPicPr>
                  <pic:blipFill>
                    <a:blip r:embed="rId19"/>
                    <a:stretch>
                      <a:fillRect/>
                    </a:stretch>
                  </pic:blipFill>
                  <pic:spPr>
                    <a:xfrm>
                      <a:off x="0" y="0"/>
                      <a:ext cx="2601376" cy="1057703"/>
                    </a:xfrm>
                    <a:prstGeom prst="rect">
                      <a:avLst/>
                    </a:prstGeom>
                  </pic:spPr>
                </pic:pic>
              </a:graphicData>
            </a:graphic>
          </wp:inline>
        </w:drawing>
      </w:r>
    </w:p>
    <w:p w14:paraId="41A8C91C" w14:textId="668DB092" w:rsidR="00D1260F" w:rsidRDefault="00D1260F" w:rsidP="004E3BD5">
      <w:r>
        <w:lastRenderedPageBreak/>
        <w:t>Steht der Schalter auf entweder „</w:t>
      </w:r>
      <w:proofErr w:type="spellStart"/>
      <w:r>
        <w:t>Driving</w:t>
      </w:r>
      <w:proofErr w:type="spellEnd"/>
      <w:r>
        <w:t>“ oder „At Plant“, so liegt Fall 1 vor: Der Disponent darf (und soll) Pausen anweisen. Steht der Schalter auf „None“, liegt Fall 2 vor: Der Disponent darf keine Pausen anweisen.</w:t>
      </w:r>
    </w:p>
    <w:p w14:paraId="6AB28D1C" w14:textId="50ED9B93" w:rsidR="00D1260F" w:rsidRDefault="00D1260F" w:rsidP="004E3BD5">
      <w:r>
        <w:t>Fall 3, der Optimierer schlägt keine Pausen vor, wird über den Schalter „Break Handling“ gesteuert:</w:t>
      </w:r>
    </w:p>
    <w:p w14:paraId="202172DA" w14:textId="7AFEC15C" w:rsidR="00D1260F" w:rsidRDefault="00D1260F" w:rsidP="00D1260F">
      <w:pPr>
        <w:jc w:val="left"/>
      </w:pPr>
      <w:r w:rsidRPr="00D1260F">
        <w:rPr>
          <w:noProof/>
        </w:rPr>
        <w:drawing>
          <wp:inline distT="0" distB="0" distL="0" distR="0" wp14:anchorId="1A4CE86D" wp14:editId="4A768DBF">
            <wp:extent cx="4878772" cy="600318"/>
            <wp:effectExtent l="0" t="0" r="0" b="9525"/>
            <wp:docPr id="133995047"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20"/>
                    <a:stretch>
                      <a:fillRect/>
                    </a:stretch>
                  </pic:blipFill>
                  <pic:spPr>
                    <a:xfrm>
                      <a:off x="0" y="0"/>
                      <a:ext cx="4878772" cy="600318"/>
                    </a:xfrm>
                    <a:prstGeom prst="rect">
                      <a:avLst/>
                    </a:prstGeom>
                  </pic:spPr>
                </pic:pic>
              </a:graphicData>
            </a:graphic>
          </wp:inline>
        </w:drawing>
      </w:r>
    </w:p>
    <w:p w14:paraId="3EB2915E" w14:textId="3A2BC57A" w:rsidR="00D1260F" w:rsidRDefault="00D1260F" w:rsidP="00D1260F">
      <w:pPr>
        <w:jc w:val="left"/>
      </w:pPr>
      <w:r>
        <w:t>Ist das Break-Handling für RT inaktiv, so schlägt der RT-Optimierer keine Pausen vor, es können also auch keine Pausen automatisch angewiesen werden. Steht darüber hinaus der Schalter „</w:t>
      </w:r>
      <w:proofErr w:type="spellStart"/>
      <w:r w:rsidRPr="00867CA3">
        <w:t>Scheduled</w:t>
      </w:r>
      <w:proofErr w:type="spellEnd"/>
      <w:r>
        <w:t xml:space="preserve"> </w:t>
      </w:r>
      <w:r w:rsidRPr="00867CA3">
        <w:t>Break</w:t>
      </w:r>
      <w:r>
        <w:t>“ auf „None“, kann der Disponent auch manuell keine Pausen anweisen.</w:t>
      </w:r>
    </w:p>
    <w:p w14:paraId="6FFB82F5" w14:textId="40ED9C09" w:rsidR="00D1260F" w:rsidRPr="00A7058B" w:rsidRDefault="00D1260F" w:rsidP="00D1260F">
      <w:pPr>
        <w:jc w:val="left"/>
      </w:pPr>
      <w:r>
        <w:t>Die Einstellung für die anderen Optimierer-Typen (OEV, PP und RT-OEV) sind für den Realtime-Betrieb unerheblich.</w:t>
      </w:r>
    </w:p>
    <w:p w14:paraId="63BD5970" w14:textId="7A8E890E" w:rsidR="008E3DE5" w:rsidRDefault="008E3DE5" w:rsidP="008E3DE5">
      <w:pPr>
        <w:pStyle w:val="berschrift3"/>
      </w:pPr>
      <w:bookmarkStart w:id="222" w:name="_Toc216276952"/>
      <w:r>
        <w:t>Automatisches Pausen-</w:t>
      </w:r>
      <w:proofErr w:type="spellStart"/>
      <w:r>
        <w:t>Assignment</w:t>
      </w:r>
      <w:bookmarkEnd w:id="222"/>
      <w:proofErr w:type="spellEnd"/>
    </w:p>
    <w:p w14:paraId="59A55291" w14:textId="028837A8" w:rsidR="00E40365" w:rsidRDefault="00E40365" w:rsidP="00E40365">
      <w:pPr>
        <w:pStyle w:val="berschrift4"/>
      </w:pPr>
      <w:r>
        <w:t xml:space="preserve"> </w:t>
      </w:r>
      <w:bookmarkStart w:id="223" w:name="_Ref216168887"/>
      <w:r>
        <w:t>Fall 1: Pausen-Anweisung durch Disponenten</w:t>
      </w:r>
      <w:bookmarkEnd w:id="223"/>
    </w:p>
    <w:p w14:paraId="53A77791" w14:textId="215875A1" w:rsidR="00C14D3E" w:rsidRDefault="00C14D3E" w:rsidP="008E3DE5">
      <w:r>
        <w:t>Für den Fall, dass die Optimierung Pausen vorschlägt und der Disponent diese anweisen kann:</w:t>
      </w:r>
    </w:p>
    <w:p w14:paraId="78DAD269" w14:textId="18991592" w:rsidR="00070CCF" w:rsidRDefault="008E3DE5" w:rsidP="008E3DE5">
      <w:bookmarkStart w:id="224" w:name="_Hlk216432751"/>
      <w:r>
        <w:t>Wenn ein</w:t>
      </w:r>
      <w:r w:rsidR="0098325A">
        <w:t>em</w:t>
      </w:r>
      <w:r>
        <w:t xml:space="preserve"> Truck nach dem Abladen automatisch ein </w:t>
      </w:r>
      <w:proofErr w:type="spellStart"/>
      <w:r w:rsidR="0098325A">
        <w:t>r</w:t>
      </w:r>
      <w:r>
        <w:t>eturnRun</w:t>
      </w:r>
      <w:proofErr w:type="spellEnd"/>
      <w:r>
        <w:t xml:space="preserve"> angewiesen wird und der Optimierer für diese Phase eine Pause vorgeschlagen hatte (in dem Approach des Folge-</w:t>
      </w:r>
      <w:proofErr w:type="spellStart"/>
      <w:r>
        <w:t>Proposals</w:t>
      </w:r>
      <w:proofErr w:type="spellEnd"/>
      <w:r>
        <w:t>)</w:t>
      </w:r>
      <w:r w:rsidR="00070CCF">
        <w:t>:</w:t>
      </w:r>
    </w:p>
    <w:p w14:paraId="0547A247" w14:textId="57B6AA4A" w:rsidR="00237D42" w:rsidRDefault="00070CCF" w:rsidP="008E3DE5">
      <w:r w:rsidRPr="00070CCF">
        <w:rPr>
          <w:noProof/>
        </w:rPr>
        <w:drawing>
          <wp:inline distT="0" distB="0" distL="0" distR="0" wp14:anchorId="37874074" wp14:editId="6BF319EC">
            <wp:extent cx="5759450" cy="1660525"/>
            <wp:effectExtent l="0" t="0" r="0" b="0"/>
            <wp:docPr id="14632399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21"/>
                    <a:stretch>
                      <a:fillRect/>
                    </a:stretch>
                  </pic:blipFill>
                  <pic:spPr>
                    <a:xfrm>
                      <a:off x="0" y="0"/>
                      <a:ext cx="5759450" cy="1660525"/>
                    </a:xfrm>
                    <a:prstGeom prst="rect">
                      <a:avLst/>
                    </a:prstGeom>
                  </pic:spPr>
                </pic:pic>
              </a:graphicData>
            </a:graphic>
          </wp:inline>
        </w:drawing>
      </w:r>
      <w:r>
        <w:t xml:space="preserve">dann </w:t>
      </w:r>
      <w:r w:rsidR="008E3DE5">
        <w:t xml:space="preserve">soll die Pause in dem automatischen </w:t>
      </w:r>
      <w:proofErr w:type="spellStart"/>
      <w:r w:rsidR="0098325A">
        <w:t>r</w:t>
      </w:r>
      <w:r w:rsidR="008E3DE5">
        <w:t>eturnRun-Assignment</w:t>
      </w:r>
      <w:proofErr w:type="spellEnd"/>
      <w:r w:rsidR="008E3DE5">
        <w:t xml:space="preserve"> mit angewiesen </w:t>
      </w:r>
      <w:r w:rsidR="008E3DE5">
        <w:lastRenderedPageBreak/>
        <w:t>werden</w:t>
      </w:r>
      <w:r w:rsidR="00B55C66">
        <w:t>, sofern in der Dispatch Gruppe Pausen</w:t>
      </w:r>
      <w:r w:rsidR="00B24DB3">
        <w:t xml:space="preserve"> schon</w:t>
      </w:r>
      <w:r w:rsidR="00B55C66">
        <w:t xml:space="preserve"> während der Travel-Phase genommen werden können (</w:t>
      </w:r>
      <w:proofErr w:type="spellStart"/>
      <w:r w:rsidR="00B55C66" w:rsidRPr="00867CA3">
        <w:t>ScheduledBreakVariant</w:t>
      </w:r>
      <w:proofErr w:type="spellEnd"/>
      <w:r w:rsidR="00B55C66">
        <w:t xml:space="preserve"> = </w:t>
      </w:r>
      <w:proofErr w:type="spellStart"/>
      <w:r w:rsidR="00B55C66">
        <w:t>Driving</w:t>
      </w:r>
      <w:proofErr w:type="spellEnd"/>
      <w:r w:rsidR="00B55C66">
        <w:t>).</w:t>
      </w:r>
    </w:p>
    <w:bookmarkEnd w:id="224"/>
    <w:p w14:paraId="0BF29237" w14:textId="77689DF9" w:rsidR="00070CCF" w:rsidRDefault="00070CCF" w:rsidP="008E3DE5">
      <w:r w:rsidRPr="00070CCF">
        <w:rPr>
          <w:noProof/>
        </w:rPr>
        <w:drawing>
          <wp:inline distT="0" distB="0" distL="0" distR="0" wp14:anchorId="0381468E" wp14:editId="55F84D44">
            <wp:extent cx="5759450" cy="1662430"/>
            <wp:effectExtent l="0" t="0" r="0" b="0"/>
            <wp:docPr id="61175116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1160" name="Grafik 1" descr="Ein Bild, das Text, Screenshot, Schrift, Reihe enthält.&#10;&#10;KI-generierte Inhalte können fehlerhaft sein."/>
                    <pic:cNvPicPr/>
                  </pic:nvPicPr>
                  <pic:blipFill>
                    <a:blip r:embed="rId22"/>
                    <a:stretch>
                      <a:fillRect/>
                    </a:stretch>
                  </pic:blipFill>
                  <pic:spPr>
                    <a:xfrm>
                      <a:off x="0" y="0"/>
                      <a:ext cx="5759450" cy="1662430"/>
                    </a:xfrm>
                    <a:prstGeom prst="rect">
                      <a:avLst/>
                    </a:prstGeom>
                  </pic:spPr>
                </pic:pic>
              </a:graphicData>
            </a:graphic>
          </wp:inline>
        </w:drawing>
      </w:r>
    </w:p>
    <w:p w14:paraId="0017094F" w14:textId="77777777" w:rsidR="00070CCF" w:rsidRDefault="00B55C66" w:rsidP="008E3DE5">
      <w:r>
        <w:t>Werden in der Dispatch Gruppe Pausen immer erst am Werk genommen (</w:t>
      </w:r>
      <w:proofErr w:type="spellStart"/>
      <w:r w:rsidRPr="00867CA3">
        <w:t>ScheduledBreakVariant</w:t>
      </w:r>
      <w:proofErr w:type="spellEnd"/>
      <w:r>
        <w:t xml:space="preserve"> = </w:t>
      </w:r>
      <w:bookmarkStart w:id="225" w:name="_Hlk216432869"/>
      <w:r>
        <w:t>At Plant</w:t>
      </w:r>
      <w:bookmarkEnd w:id="225"/>
      <w:r>
        <w:t>)</w:t>
      </w:r>
      <w:r w:rsidR="00070CCF">
        <w:t>:</w:t>
      </w:r>
    </w:p>
    <w:p w14:paraId="67BFC8F2" w14:textId="23F29A96" w:rsidR="00070CCF" w:rsidRDefault="00070CCF" w:rsidP="008E3DE5">
      <w:r w:rsidRPr="00070CCF">
        <w:rPr>
          <w:noProof/>
        </w:rPr>
        <w:drawing>
          <wp:inline distT="0" distB="0" distL="0" distR="0" wp14:anchorId="2D213C24" wp14:editId="3CD843A2">
            <wp:extent cx="5759450" cy="1675130"/>
            <wp:effectExtent l="0" t="0" r="0" b="1270"/>
            <wp:docPr id="110009837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8372" name="Grafik 1" descr="Ein Bild, das Text, Screenshot, Schrift, Reihe enthält.&#10;&#10;KI-generierte Inhalte können fehlerhaft sein."/>
                    <pic:cNvPicPr/>
                  </pic:nvPicPr>
                  <pic:blipFill>
                    <a:blip r:embed="rId23"/>
                    <a:stretch>
                      <a:fillRect/>
                    </a:stretch>
                  </pic:blipFill>
                  <pic:spPr>
                    <a:xfrm>
                      <a:off x="0" y="0"/>
                      <a:ext cx="5759450" cy="1675130"/>
                    </a:xfrm>
                    <a:prstGeom prst="rect">
                      <a:avLst/>
                    </a:prstGeom>
                  </pic:spPr>
                </pic:pic>
              </a:graphicData>
            </a:graphic>
          </wp:inline>
        </w:drawing>
      </w:r>
    </w:p>
    <w:p w14:paraId="63264A28" w14:textId="20AD29F9" w:rsidR="00237D42" w:rsidRDefault="00070CCF" w:rsidP="008E3DE5">
      <w:r>
        <w:t>dann</w:t>
      </w:r>
      <w:r w:rsidR="00B55C66">
        <w:t xml:space="preserve"> soll die Pause </w:t>
      </w:r>
      <w:r w:rsidR="00160663">
        <w:t xml:space="preserve">ebenfalls </w:t>
      </w:r>
      <w:r w:rsidR="00B55C66">
        <w:t>mit angewiesen werden</w:t>
      </w:r>
      <w:r w:rsidR="00160663">
        <w:t xml:space="preserve">, sofern sie </w:t>
      </w:r>
      <w:bookmarkStart w:id="226" w:name="_Hlk216432918"/>
      <w:r w:rsidR="00160663">
        <w:t>unmittelbar an die Ankunft am Werk anschließen kann</w:t>
      </w:r>
      <w:bookmarkEnd w:id="226"/>
      <w:r>
        <w:t>:</w:t>
      </w:r>
    </w:p>
    <w:p w14:paraId="0F17A6FF" w14:textId="0517ED4C" w:rsidR="00070CCF" w:rsidRDefault="00070CCF" w:rsidP="008E3DE5">
      <w:r w:rsidRPr="00070CCF">
        <w:rPr>
          <w:noProof/>
        </w:rPr>
        <w:drawing>
          <wp:inline distT="0" distB="0" distL="0" distR="0" wp14:anchorId="01F73256" wp14:editId="2F003C60">
            <wp:extent cx="5759450" cy="1662430"/>
            <wp:effectExtent l="0" t="0" r="0" b="0"/>
            <wp:docPr id="37406986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9865" name="Grafik 1" descr="Ein Bild, das Text, Screenshot, Schrift, Reihe enthält.&#10;&#10;KI-generierte Inhalte können fehlerhaft sein."/>
                    <pic:cNvPicPr/>
                  </pic:nvPicPr>
                  <pic:blipFill>
                    <a:blip r:embed="rId24"/>
                    <a:stretch>
                      <a:fillRect/>
                    </a:stretch>
                  </pic:blipFill>
                  <pic:spPr>
                    <a:xfrm>
                      <a:off x="0" y="0"/>
                      <a:ext cx="5759450" cy="1662430"/>
                    </a:xfrm>
                    <a:prstGeom prst="rect">
                      <a:avLst/>
                    </a:prstGeom>
                  </pic:spPr>
                </pic:pic>
              </a:graphicData>
            </a:graphic>
          </wp:inline>
        </w:drawing>
      </w:r>
    </w:p>
    <w:p w14:paraId="71C6CCAB" w14:textId="77777777" w:rsidR="00070CCF" w:rsidRDefault="00160663" w:rsidP="008E3DE5">
      <w:r>
        <w:t>Ist zwischen der geplanten Ankunft am Werk und dem Beginn der Pause eine Lücke</w:t>
      </w:r>
      <w:r w:rsidR="00070CCF">
        <w:t>:</w:t>
      </w:r>
    </w:p>
    <w:p w14:paraId="24BDDABA" w14:textId="73060551" w:rsidR="0017313C" w:rsidRDefault="0017313C" w:rsidP="008E3DE5">
      <w:r w:rsidRPr="0017313C">
        <w:rPr>
          <w:noProof/>
        </w:rPr>
        <w:lastRenderedPageBreak/>
        <w:drawing>
          <wp:inline distT="0" distB="0" distL="0" distR="0" wp14:anchorId="4906DFDF" wp14:editId="717BF3B5">
            <wp:extent cx="5759450" cy="1677035"/>
            <wp:effectExtent l="0" t="0" r="0" b="0"/>
            <wp:docPr id="21260410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1043" name="Grafik 1" descr="Ein Bild, das Text, Screenshot, Schrift, Reihe enthält.&#10;&#10;KI-generierte Inhalte können fehlerhaft sein."/>
                    <pic:cNvPicPr/>
                  </pic:nvPicPr>
                  <pic:blipFill>
                    <a:blip r:embed="rId25"/>
                    <a:stretch>
                      <a:fillRect/>
                    </a:stretch>
                  </pic:blipFill>
                  <pic:spPr>
                    <a:xfrm>
                      <a:off x="0" y="0"/>
                      <a:ext cx="5759450" cy="1677035"/>
                    </a:xfrm>
                    <a:prstGeom prst="rect">
                      <a:avLst/>
                    </a:prstGeom>
                  </pic:spPr>
                </pic:pic>
              </a:graphicData>
            </a:graphic>
          </wp:inline>
        </w:drawing>
      </w:r>
    </w:p>
    <w:p w14:paraId="10A5BA41" w14:textId="3B4156FF" w:rsidR="008E3DE5" w:rsidRDefault="00160663" w:rsidP="008E3DE5">
      <w:bookmarkStart w:id="227" w:name="_Hlk216433099"/>
      <w:r>
        <w:t xml:space="preserve">so soll die Pause </w:t>
      </w:r>
      <w:r w:rsidRPr="00B24DB3">
        <w:rPr>
          <w:u w:val="single"/>
        </w:rPr>
        <w:t>nicht</w:t>
      </w:r>
      <w:r>
        <w:t xml:space="preserve"> mit angewiesen werden. </w:t>
      </w:r>
      <w:r w:rsidR="00B55C66">
        <w:t>Sie bleibt Teil des Folge-</w:t>
      </w:r>
      <w:proofErr w:type="spellStart"/>
      <w:r w:rsidR="00B55C66">
        <w:t>Proposals</w:t>
      </w:r>
      <w:proofErr w:type="spellEnd"/>
      <w:r w:rsidR="00B55C66">
        <w:t xml:space="preserve">, zwischen dem gerade angewiesenen </w:t>
      </w:r>
      <w:proofErr w:type="spellStart"/>
      <w:r w:rsidR="00B55C66">
        <w:t>returnRun</w:t>
      </w:r>
      <w:proofErr w:type="spellEnd"/>
      <w:r w:rsidR="00B55C66">
        <w:t xml:space="preserve"> (der den Approach aus dem </w:t>
      </w:r>
      <w:proofErr w:type="spellStart"/>
      <w:r w:rsidR="00B55C66">
        <w:t>Proposal</w:t>
      </w:r>
      <w:proofErr w:type="spellEnd"/>
      <w:r w:rsidR="00B55C66">
        <w:t xml:space="preserve"> ersetzt) und der weiterhin vorgeschlagenen Lieferung, bestehend aus Plus- und Minusphase (ITMS-756)</w:t>
      </w:r>
      <w:r w:rsidR="00070CCF">
        <w:t>:</w:t>
      </w:r>
    </w:p>
    <w:p w14:paraId="7E6BE944" w14:textId="50271BCE" w:rsidR="0017313C" w:rsidRDefault="0017313C" w:rsidP="008E3DE5">
      <w:r w:rsidRPr="0017313C">
        <w:rPr>
          <w:noProof/>
        </w:rPr>
        <w:drawing>
          <wp:inline distT="0" distB="0" distL="0" distR="0" wp14:anchorId="07628069" wp14:editId="450D423D">
            <wp:extent cx="5759450" cy="1666875"/>
            <wp:effectExtent l="0" t="0" r="0" b="9525"/>
            <wp:docPr id="16349244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449" name="Grafik 1" descr="Ein Bild, das Text, Screenshot, Schrift, Reihe enthält.&#10;&#10;KI-generierte Inhalte können fehlerhaft sein."/>
                    <pic:cNvPicPr/>
                  </pic:nvPicPr>
                  <pic:blipFill>
                    <a:blip r:embed="rId26"/>
                    <a:stretch>
                      <a:fillRect/>
                    </a:stretch>
                  </pic:blipFill>
                  <pic:spPr>
                    <a:xfrm>
                      <a:off x="0" y="0"/>
                      <a:ext cx="5759450" cy="1666875"/>
                    </a:xfrm>
                    <a:prstGeom prst="rect">
                      <a:avLst/>
                    </a:prstGeom>
                  </pic:spPr>
                </pic:pic>
              </a:graphicData>
            </a:graphic>
          </wp:inline>
        </w:drawing>
      </w:r>
    </w:p>
    <w:p w14:paraId="11119C0C" w14:textId="1993ED2D" w:rsidR="00237D42" w:rsidRDefault="00237D42" w:rsidP="008E3DE5">
      <w:bookmarkStart w:id="228" w:name="_Hlk216433152"/>
      <w:bookmarkEnd w:id="227"/>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 xml:space="preserve">im Zustand </w:t>
      </w:r>
      <w:proofErr w:type="spellStart"/>
      <w:r w:rsidRPr="00237D42">
        <w:t>unloading</w:t>
      </w:r>
      <w:proofErr w:type="spellEnd"/>
      <w:r w:rsidRPr="00237D42">
        <w:t xml:space="preserve"> mit unmittelbar anschließendem Folge-</w:t>
      </w:r>
      <w:proofErr w:type="spellStart"/>
      <w:r w:rsidRPr="00237D42">
        <w:t>Proposal</w:t>
      </w:r>
      <w:proofErr w:type="spellEnd"/>
      <w:r w:rsidRPr="00237D42">
        <w:t xml:space="preserve"> incl. Pause nach Ankunft am Werk. Jetzt meldet sich der Truck z.B.</w:t>
      </w:r>
      <w:r>
        <w:t xml:space="preserve"> zwei</w:t>
      </w:r>
      <w:r w:rsidRPr="00237D42">
        <w:t xml:space="preserve"> Minuten vorzeitig frei (Finish Unload bzw. </w:t>
      </w:r>
      <w:proofErr w:type="spellStart"/>
      <w:r w:rsidRPr="00237D42">
        <w:t>Leave</w:t>
      </w:r>
      <w:proofErr w:type="spellEnd"/>
      <w:r w:rsidRPr="00237D42">
        <w:t xml:space="preserve"> Site). Dadurch entsteht </w:t>
      </w:r>
      <w:r>
        <w:t>(</w:t>
      </w:r>
      <w:r w:rsidRPr="00237D42">
        <w:t>bis zur nächsten Optimierung</w:t>
      </w:r>
      <w:r>
        <w:t>)</w:t>
      </w:r>
      <w:r w:rsidRPr="00237D42">
        <w:t xml:space="preserve"> eine 2-minütige Lücke. Diese Lücke darf nicht dazu führen, dass die Pause nicht mit angewiesen wird.</w:t>
      </w:r>
      <w:bookmarkEnd w:id="228"/>
    </w:p>
    <w:p w14:paraId="3494DF4B" w14:textId="2965CAFF" w:rsidR="006F57A7" w:rsidRDefault="00C14D3E" w:rsidP="008E3DE5">
      <w:proofErr w:type="spellStart"/>
      <w:r>
        <w:t>Urspünglicher</w:t>
      </w:r>
      <w:proofErr w:type="spellEnd"/>
      <w:r>
        <w:t xml:space="preserve"> </w:t>
      </w:r>
      <w:r w:rsidR="00B55C66">
        <w:t>HLE: 5 Tage</w:t>
      </w:r>
    </w:p>
    <w:p w14:paraId="4C0758C0" w14:textId="2FB82C4F" w:rsidR="00E40365" w:rsidRDefault="00E40365" w:rsidP="00E40365">
      <w:pPr>
        <w:pStyle w:val="berschrift4"/>
      </w:pPr>
      <w:r>
        <w:t xml:space="preserve"> Fall 2: Keine Pausen-Anweisung durch Disponenten</w:t>
      </w:r>
    </w:p>
    <w:p w14:paraId="21A4E8FB" w14:textId="5F3E7212" w:rsidR="00C14D3E" w:rsidRDefault="00C14D3E" w:rsidP="00C14D3E">
      <w:r>
        <w:t>Für den Fall, dass die Optimierung Pausen vorschlägt, der Disponent diese jedoch nicht anweisen kann:</w:t>
      </w:r>
    </w:p>
    <w:p w14:paraId="1C5EAA05" w14:textId="50CC918E" w:rsidR="0017313C" w:rsidRDefault="0017313C" w:rsidP="00C14D3E">
      <w:bookmarkStart w:id="229" w:name="_Hlk216433225"/>
      <w:r>
        <w:t xml:space="preserve">Ist ein Truck im Zustand </w:t>
      </w:r>
      <w:proofErr w:type="spellStart"/>
      <w:r>
        <w:t>unloading</w:t>
      </w:r>
      <w:proofErr w:type="spellEnd"/>
      <w:r>
        <w:t xml:space="preserve"> und hat im Approach des </w:t>
      </w:r>
      <w:proofErr w:type="spellStart"/>
      <w:r>
        <w:t>Folgeproposals</w:t>
      </w:r>
      <w:proofErr w:type="spellEnd"/>
      <w:r>
        <w:t xml:space="preserve"> eine vorgeschlagene Pause:</w:t>
      </w:r>
    </w:p>
    <w:p w14:paraId="310ADB21" w14:textId="08854C98" w:rsidR="0017313C" w:rsidRDefault="0017313C" w:rsidP="00C14D3E">
      <w:r w:rsidRPr="00070CCF">
        <w:rPr>
          <w:noProof/>
        </w:rPr>
        <w:lastRenderedPageBreak/>
        <w:drawing>
          <wp:inline distT="0" distB="0" distL="0" distR="0" wp14:anchorId="7CD82142" wp14:editId="3BF12444">
            <wp:extent cx="5759450" cy="1660525"/>
            <wp:effectExtent l="0" t="0" r="0" b="0"/>
            <wp:docPr id="173971479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21"/>
                    <a:stretch>
                      <a:fillRect/>
                    </a:stretch>
                  </pic:blipFill>
                  <pic:spPr>
                    <a:xfrm>
                      <a:off x="0" y="0"/>
                      <a:ext cx="5759450" cy="1660525"/>
                    </a:xfrm>
                    <a:prstGeom prst="rect">
                      <a:avLst/>
                    </a:prstGeom>
                  </pic:spPr>
                </pic:pic>
              </a:graphicData>
            </a:graphic>
          </wp:inline>
        </w:drawing>
      </w:r>
    </w:p>
    <w:p w14:paraId="1D448EA8" w14:textId="3CD4FD67" w:rsidR="00EF6F00" w:rsidRDefault="005975CB" w:rsidP="00C14D3E">
      <w:r>
        <w:t>s</w:t>
      </w:r>
      <w:r w:rsidR="0017313C">
        <w:t>o soll d</w:t>
      </w:r>
      <w:r w:rsidR="00C14D3E">
        <w:t xml:space="preserve">ie automatische Anweisung des </w:t>
      </w:r>
      <w:proofErr w:type="spellStart"/>
      <w:r w:rsidR="00C14D3E">
        <w:t>returnRuns</w:t>
      </w:r>
      <w:proofErr w:type="spellEnd"/>
      <w:r w:rsidR="00C14D3E">
        <w:t xml:space="preserve"> zum Ende des Abladens nur den </w:t>
      </w:r>
      <w:proofErr w:type="spellStart"/>
      <w:r w:rsidR="00C14D3E">
        <w:t>returnRun</w:t>
      </w:r>
      <w:proofErr w:type="spellEnd"/>
      <w:r w:rsidR="00C14D3E">
        <w:t xml:space="preserve"> an</w:t>
      </w:r>
      <w:r w:rsidR="0017313C">
        <w:t>weisen</w:t>
      </w:r>
      <w:r w:rsidR="00C14D3E">
        <w:t xml:space="preserve">, egal, ob dieser eine Pause enthielt oder nicht. </w:t>
      </w:r>
      <w:bookmarkEnd w:id="229"/>
      <w:r w:rsidR="00C14D3E">
        <w:t xml:space="preserve">Durch die Anweisung des </w:t>
      </w:r>
      <w:proofErr w:type="spellStart"/>
      <w:r w:rsidR="00C14D3E">
        <w:t>returnRuns</w:t>
      </w:r>
      <w:proofErr w:type="spellEnd"/>
      <w:r w:rsidR="00C14D3E">
        <w:t xml:space="preserve"> ver</w:t>
      </w:r>
      <w:r>
        <w:t>sch</w:t>
      </w:r>
      <w:r w:rsidR="00C14D3E">
        <w:t>windet zunächst eine eventuell zuvor vorgeschlagene Pause aus dem Plan</w:t>
      </w:r>
      <w:r>
        <w:t>:</w:t>
      </w:r>
    </w:p>
    <w:p w14:paraId="2535D813" w14:textId="565548FD" w:rsidR="00EF6F00" w:rsidRDefault="00EF6F00" w:rsidP="00C14D3E">
      <w:r w:rsidRPr="00EF6F00">
        <w:rPr>
          <w:noProof/>
        </w:rPr>
        <w:drawing>
          <wp:inline distT="0" distB="0" distL="0" distR="0" wp14:anchorId="20DDEF93" wp14:editId="2CCF89FC">
            <wp:extent cx="5759450" cy="1663700"/>
            <wp:effectExtent l="0" t="0" r="0" b="0"/>
            <wp:docPr id="190326230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2302" name="Grafik 1" descr="Ein Bild, das Text, Screenshot, Schrift, Reihe enthält.&#10;&#10;KI-generierte Inhalte können fehlerhaft sein."/>
                    <pic:cNvPicPr/>
                  </pic:nvPicPr>
                  <pic:blipFill>
                    <a:blip r:embed="rId27"/>
                    <a:stretch>
                      <a:fillRect/>
                    </a:stretch>
                  </pic:blipFill>
                  <pic:spPr>
                    <a:xfrm>
                      <a:off x="0" y="0"/>
                      <a:ext cx="5759450" cy="1663700"/>
                    </a:xfrm>
                    <a:prstGeom prst="rect">
                      <a:avLst/>
                    </a:prstGeom>
                  </pic:spPr>
                </pic:pic>
              </a:graphicData>
            </a:graphic>
          </wp:inline>
        </w:drawing>
      </w:r>
    </w:p>
    <w:p w14:paraId="54EDDAFC" w14:textId="23D62A4F" w:rsidR="008C7CA7" w:rsidRDefault="005975CB" w:rsidP="00C14D3E">
      <w:r>
        <w:t>D</w:t>
      </w:r>
      <w:r w:rsidR="00C14D3E">
        <w:t>ie nächste Optimierung</w:t>
      </w:r>
      <w:r>
        <w:t xml:space="preserve"> greift</w:t>
      </w:r>
      <w:r w:rsidR="00C14D3E">
        <w:t xml:space="preserve"> die neue Situation auf und </w:t>
      </w:r>
      <w:r>
        <w:t xml:space="preserve">kann </w:t>
      </w:r>
      <w:r w:rsidR="00C14D3E">
        <w:t>situationsabhängig eine Pause wieder vorschl</w:t>
      </w:r>
      <w:r>
        <w:t>a</w:t>
      </w:r>
      <w:r w:rsidR="00C14D3E">
        <w:t>g</w:t>
      </w:r>
      <w:r>
        <w:t>en</w:t>
      </w:r>
      <w:r w:rsidR="00C14D3E">
        <w:t xml:space="preserve"> oder nicht</w:t>
      </w:r>
      <w:r w:rsidR="008C7CA7">
        <w:t>:</w:t>
      </w:r>
    </w:p>
    <w:p w14:paraId="76A3A246" w14:textId="77777777" w:rsidR="008C7CA7" w:rsidRDefault="008C7CA7" w:rsidP="00C14D3E">
      <w:r w:rsidRPr="008C7CA7">
        <w:rPr>
          <w:noProof/>
        </w:rPr>
        <w:drawing>
          <wp:inline distT="0" distB="0" distL="0" distR="0" wp14:anchorId="27CB2350" wp14:editId="7E95456C">
            <wp:extent cx="5759450" cy="1677035"/>
            <wp:effectExtent l="0" t="0" r="0" b="0"/>
            <wp:docPr id="2081269985"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9985" name="Grafik 1" descr="Ein Bild, das Text, Screenshot, Reihe, Schrift enthält.&#10;&#10;KI-generierte Inhalte können fehlerhaft sein."/>
                    <pic:cNvPicPr/>
                  </pic:nvPicPr>
                  <pic:blipFill>
                    <a:blip r:embed="rId28"/>
                    <a:stretch>
                      <a:fillRect/>
                    </a:stretch>
                  </pic:blipFill>
                  <pic:spPr>
                    <a:xfrm>
                      <a:off x="0" y="0"/>
                      <a:ext cx="5759450" cy="1677035"/>
                    </a:xfrm>
                    <a:prstGeom prst="rect">
                      <a:avLst/>
                    </a:prstGeom>
                  </pic:spPr>
                </pic:pic>
              </a:graphicData>
            </a:graphic>
          </wp:inline>
        </w:drawing>
      </w:r>
    </w:p>
    <w:p w14:paraId="647A8C0B" w14:textId="3E2DCE1D" w:rsidR="00E40365" w:rsidRDefault="00C14D3E" w:rsidP="00C14D3E">
      <w:r>
        <w:t xml:space="preserve">Meldet sich das Fahrzeug später </w:t>
      </w:r>
      <w:r w:rsidR="000C60B7">
        <w:t xml:space="preserve">durch ein ARVPLNT am Werk, so wird es </w:t>
      </w:r>
      <w:proofErr w:type="spellStart"/>
      <w:r w:rsidR="000C60B7">
        <w:t>idle</w:t>
      </w:r>
      <w:proofErr w:type="spellEnd"/>
      <w:r w:rsidR="000C60B7">
        <w:t>. Die Optimierung kann weiterhin als erstes eine Pause für das Fahrzeug vorschlagen, wenn das nach Pausenregel sinnvoll ist</w:t>
      </w:r>
      <w:r w:rsidR="005975CB">
        <w:t>:</w:t>
      </w:r>
    </w:p>
    <w:p w14:paraId="275D032F" w14:textId="4892C0CF" w:rsidR="008C7CA7" w:rsidRDefault="008C7CA7" w:rsidP="00C14D3E">
      <w:r w:rsidRPr="008C7CA7">
        <w:rPr>
          <w:noProof/>
        </w:rPr>
        <w:lastRenderedPageBreak/>
        <w:drawing>
          <wp:inline distT="0" distB="0" distL="0" distR="0" wp14:anchorId="40FB9E24" wp14:editId="0D1A6663">
            <wp:extent cx="5759450" cy="1652270"/>
            <wp:effectExtent l="0" t="0" r="0" b="5080"/>
            <wp:docPr id="124161769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7692" name="Grafik 1" descr="Ein Bild, das Text, Screenshot, Schrift, Reihe enthält.&#10;&#10;KI-generierte Inhalte können fehlerhaft sein."/>
                    <pic:cNvPicPr/>
                  </pic:nvPicPr>
                  <pic:blipFill>
                    <a:blip r:embed="rId29"/>
                    <a:stretch>
                      <a:fillRect/>
                    </a:stretch>
                  </pic:blipFill>
                  <pic:spPr>
                    <a:xfrm>
                      <a:off x="0" y="0"/>
                      <a:ext cx="5759450" cy="1652270"/>
                    </a:xfrm>
                    <a:prstGeom prst="rect">
                      <a:avLst/>
                    </a:prstGeom>
                  </pic:spPr>
                </pic:pic>
              </a:graphicData>
            </a:graphic>
          </wp:inline>
        </w:drawing>
      </w:r>
    </w:p>
    <w:p w14:paraId="7E28E682" w14:textId="79631965" w:rsidR="005975CB" w:rsidRDefault="005975CB" w:rsidP="005975CB">
      <w:r>
        <w:t xml:space="preserve">Damit entsteht eine Situation wie in Abschnitt </w:t>
      </w:r>
      <w:r>
        <w:fldChar w:fldCharType="begin"/>
      </w:r>
      <w:r>
        <w:instrText xml:space="preserve"> REF _Ref203476671 \r \h </w:instrText>
      </w:r>
      <w:r>
        <w:fldChar w:fldCharType="separate"/>
      </w:r>
      <w:r w:rsidR="007B4B39">
        <w:t>2.2.3.2</w:t>
      </w:r>
      <w:r>
        <w:fldChar w:fldCharType="end"/>
      </w:r>
      <w:r>
        <w:t xml:space="preserve"> weiter unten.</w:t>
      </w:r>
    </w:p>
    <w:p w14:paraId="1586D23C" w14:textId="4031C79D" w:rsidR="00A63AF4" w:rsidRDefault="00A63AF4" w:rsidP="00DB3DEB">
      <w:pPr>
        <w:pStyle w:val="berschrift3"/>
      </w:pPr>
      <w:bookmarkStart w:id="230" w:name="_Toc216276953"/>
      <w:r>
        <w:t>Anweisen einer vorgeschlagenen Pause</w:t>
      </w:r>
      <w:bookmarkEnd w:id="230"/>
    </w:p>
    <w:p w14:paraId="4F05753F" w14:textId="0B6EC7FB" w:rsidR="00E40365" w:rsidRDefault="00E40365" w:rsidP="00E40365">
      <w:pPr>
        <w:pStyle w:val="berschrift4"/>
      </w:pPr>
      <w:r>
        <w:t xml:space="preserve"> </w:t>
      </w:r>
      <w:bookmarkStart w:id="231" w:name="_Ref216277364"/>
      <w:r>
        <w:t>Fall 1: Pausen-Anweisung durch Disponenten</w:t>
      </w:r>
      <w:bookmarkEnd w:id="231"/>
    </w:p>
    <w:p w14:paraId="1F6FDA0A" w14:textId="77777777" w:rsidR="00E40365" w:rsidRDefault="00E40365" w:rsidP="00E40365">
      <w:r>
        <w:t>Für den Fall, dass die Optimierung Pausen vorschlägt und der Disponent diese anweisen kann:</w:t>
      </w:r>
    </w:p>
    <w:p w14:paraId="260E0011" w14:textId="77777777" w:rsidR="00653A5E" w:rsidRDefault="00A63AF4" w:rsidP="00A63AF4">
      <w:pPr>
        <w:rPr>
          <w:ins w:id="232" w:author="Stefan Rupp" w:date="2025-12-09T10:39:00Z" w16du:dateUtc="2025-12-09T09:39:00Z"/>
        </w:rPr>
      </w:pPr>
      <w:r>
        <w:t>Beginnt der Tour Schedule eines Fahrzeugs mit einer vorgeschlagenen Pause</w:t>
      </w:r>
      <w:r w:rsidR="00D003DB">
        <w:t>,</w:t>
      </w:r>
      <w:r>
        <w:t xml:space="preserve"> so soll es möglich sein, diese auf Knopfdruck anzuweisen.</w:t>
      </w:r>
    </w:p>
    <w:p w14:paraId="45622325" w14:textId="319220D5" w:rsidR="00A63AF4" w:rsidRDefault="00BD3874" w:rsidP="00A63AF4">
      <w:del w:id="233" w:author="Stefan Rupp" w:date="2025-12-09T10:39:00Z" w16du:dateUtc="2025-12-09T09:39:00Z">
        <w:r w:rsidDel="00653A5E">
          <w:delText xml:space="preserve"> </w:delText>
        </w:r>
      </w:del>
      <w:ins w:id="234" w:author="Stefan Rupp" w:date="2025-12-09T10:35:00Z" w16du:dateUtc="2025-12-09T09:35:00Z">
        <w:r w:rsidR="00653A5E">
          <w:t xml:space="preserve">Dabei ist zu beachten, dass es </w:t>
        </w:r>
      </w:ins>
      <w:ins w:id="235" w:author="Stefan Rupp" w:date="2025-12-09T10:39:00Z" w16du:dateUtc="2025-12-09T09:39:00Z">
        <w:r w:rsidR="00653A5E">
          <w:t>(</w:t>
        </w:r>
      </w:ins>
      <w:ins w:id="236" w:author="Stefan Rupp" w:date="2025-12-09T10:40:00Z" w16du:dateUtc="2025-12-09T09:40:00Z">
        <w:r w:rsidR="00653A5E">
          <w:t>entgegen der ursprünglichen Umsetzungsplanung</w:t>
        </w:r>
      </w:ins>
      <w:ins w:id="237" w:author="Stefan Rupp" w:date="2025-12-09T10:39:00Z" w16du:dateUtc="2025-12-09T09:39:00Z">
        <w:r w:rsidR="00653A5E">
          <w:t xml:space="preserve">) </w:t>
        </w:r>
      </w:ins>
      <w:ins w:id="238" w:author="Stefan Rupp" w:date="2025-12-09T10:35:00Z" w16du:dateUtc="2025-12-09T09:35:00Z">
        <w:r w:rsidR="00653A5E">
          <w:t>nicht möglich ist, Pause und Lieferung gleichzeitig anzuweisen, da SYNCRO</w:t>
        </w:r>
      </w:ins>
      <w:ins w:id="239" w:author="Stefan Rupp" w:date="2025-12-09T10:36:00Z" w16du:dateUtc="2025-12-09T09:36:00Z">
        <w:r w:rsidR="00653A5E">
          <w:t xml:space="preserve">TESS es nicht zulässt, einem </w:t>
        </w:r>
      </w:ins>
      <w:ins w:id="240" w:author="Stefan Rupp" w:date="2025-12-09T10:40:00Z" w16du:dateUtc="2025-12-09T09:40:00Z">
        <w:r w:rsidR="00653A5E">
          <w:t>(</w:t>
        </w:r>
      </w:ins>
      <w:ins w:id="241" w:author="Stefan Rupp" w:date="2025-12-09T10:36:00Z" w16du:dateUtc="2025-12-09T09:36:00Z">
        <w:r w:rsidR="00653A5E">
          <w:t>Telematik-</w:t>
        </w:r>
      </w:ins>
      <w:ins w:id="242" w:author="Stefan Rupp" w:date="2025-12-09T10:40:00Z" w16du:dateUtc="2025-12-09T09:40:00Z">
        <w:r w:rsidR="00653A5E">
          <w:t xml:space="preserve">) </w:t>
        </w:r>
      </w:ins>
      <w:ins w:id="243" w:author="Stefan Rupp" w:date="2025-12-09T10:36:00Z" w16du:dateUtc="2025-12-09T09:36:00Z">
        <w:r w:rsidR="00653A5E">
          <w:t xml:space="preserve">Fahrzeug etwas hinter einer angewiesenen Pause anzuweisen, solange die Pause nicht gestartet wurde. Das ist </w:t>
        </w:r>
      </w:ins>
      <w:ins w:id="244" w:author="Stefan Rupp" w:date="2025-12-09T10:40:00Z" w16du:dateUtc="2025-12-09T09:40:00Z">
        <w:r w:rsidR="00653A5E">
          <w:t>allerdings keine große Einschränkung, da die minimale Pause</w:t>
        </w:r>
      </w:ins>
      <w:ins w:id="245" w:author="Stefan Rupp" w:date="2025-12-09T10:41:00Z" w16du:dateUtc="2025-12-09T09:41:00Z">
        <w:r w:rsidR="00653A5E">
          <w:t>n</w:t>
        </w:r>
      </w:ins>
      <w:ins w:id="246" w:author="Stefan Rupp" w:date="2025-12-09T10:40:00Z" w16du:dateUtc="2025-12-09T09:40:00Z">
        <w:r w:rsidR="00653A5E">
          <w:t>länge in der Optimierung 1</w:t>
        </w:r>
      </w:ins>
      <w:ins w:id="247" w:author="Stefan Rupp" w:date="2025-12-09T10:41:00Z" w16du:dateUtc="2025-12-09T09:41:00Z">
        <w:r w:rsidR="00653A5E">
          <w:t xml:space="preserve">5 Minuten beträgt, eine solche Anweisung einer Lieferung ohnehin also erst &gt; 15 Minuten in der Zukunft mit dem Laden beginnen könnte. </w:t>
        </w:r>
      </w:ins>
      <w:ins w:id="248" w:author="Stefan Rupp" w:date="2025-12-09T10:42:00Z" w16du:dateUtc="2025-12-09T09:42:00Z">
        <w:r w:rsidR="00653A5E">
          <w:t>So weit in die Zukunft werden Lieferungen i.A. nicht angewiesen. Eine Anweisung nur der Pause zu diesem Zeitpunkt ist also keine wirkliche Einschränkung.</w:t>
        </w:r>
      </w:ins>
    </w:p>
    <w:p w14:paraId="3BF64C34" w14:textId="513A4734" w:rsidR="00B441D3" w:rsidRDefault="00D003DB" w:rsidP="00A63AF4">
      <w:r>
        <w:t>Vier</w:t>
      </w:r>
      <w:r w:rsidR="00B441D3">
        <w:t xml:space="preserve"> Szenarien müssen unterschieden werden:</w:t>
      </w:r>
    </w:p>
    <w:p w14:paraId="05BB8CC2" w14:textId="77777777" w:rsidR="00D003DB" w:rsidRPr="009E6904" w:rsidRDefault="00D003DB" w:rsidP="009D6031">
      <w:pPr>
        <w:pStyle w:val="Listenabsatz"/>
        <w:numPr>
          <w:ilvl w:val="0"/>
          <w:numId w:val="15"/>
        </w:numPr>
        <w:rPr>
          <w:b/>
          <w:bCs/>
        </w:rPr>
      </w:pPr>
      <w:bookmarkStart w:id="249" w:name="_Hlk216433474"/>
      <w:r w:rsidRPr="009E6904">
        <w:rPr>
          <w:b/>
          <w:bCs/>
        </w:rPr>
        <w:t xml:space="preserve">Pausenvorschlag hinter bereits angewiesenem </w:t>
      </w:r>
      <w:proofErr w:type="spellStart"/>
      <w:r w:rsidRPr="009E6904">
        <w:rPr>
          <w:b/>
          <w:bCs/>
        </w:rPr>
        <w:t>ReturnRun</w:t>
      </w:r>
      <w:proofErr w:type="spellEnd"/>
    </w:p>
    <w:bookmarkEnd w:id="249"/>
    <w:p w14:paraId="77B3A9EC" w14:textId="428ABB4B" w:rsidR="00D003DB" w:rsidRDefault="00D003DB" w:rsidP="00D003DB">
      <w:r w:rsidRPr="00B441D3">
        <w:rPr>
          <w:noProof/>
        </w:rPr>
        <w:lastRenderedPageBreak/>
        <w:drawing>
          <wp:inline distT="0" distB="0" distL="0" distR="0" wp14:anchorId="5F401020" wp14:editId="7BFCDC1A">
            <wp:extent cx="5759450" cy="1668145"/>
            <wp:effectExtent l="0" t="0" r="0" b="8255"/>
            <wp:docPr id="24335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07" name="Grafik 1" descr="Ein Bild, das Text, Screenshot, Schrift, Reihe enthält.&#10;&#10;KI-generierte Inhalte können fehlerhaft sein."/>
                    <pic:cNvPicPr/>
                  </pic:nvPicPr>
                  <pic:blipFill>
                    <a:blip r:embed="rId30"/>
                    <a:stretch>
                      <a:fillRect/>
                    </a:stretch>
                  </pic:blipFill>
                  <pic:spPr>
                    <a:xfrm>
                      <a:off x="0" y="0"/>
                      <a:ext cx="5759450" cy="1668145"/>
                    </a:xfrm>
                    <a:prstGeom prst="rect">
                      <a:avLst/>
                    </a:prstGeom>
                  </pic:spPr>
                </pic:pic>
              </a:graphicData>
            </a:graphic>
          </wp:inline>
        </w:drawing>
      </w:r>
    </w:p>
    <w:p w14:paraId="0F2270AC" w14:textId="28725E8B" w:rsidR="00FB2AF0" w:rsidRPr="00FB2AF0" w:rsidRDefault="00FB2AF0" w:rsidP="00D003DB">
      <w:pPr>
        <w:rPr>
          <w:ins w:id="250" w:author="Stefan Rupp" w:date="2025-12-10T12:25:00Z" w16du:dateUtc="2025-12-10T11:25:00Z"/>
        </w:rPr>
      </w:pPr>
      <w:bookmarkStart w:id="251" w:name="_Hlk216433579"/>
      <w:ins w:id="252" w:author="Stefan Rupp" w:date="2025-12-10T12:25:00Z" w16du:dateUtc="2025-12-10T11:25:00Z">
        <w:r w:rsidRPr="00FB2AF0">
          <w:t>Der „</w:t>
        </w:r>
        <w:proofErr w:type="spellStart"/>
        <w:r w:rsidRPr="00FB2AF0">
          <w:t>Assign</w:t>
        </w:r>
        <w:proofErr w:type="spellEnd"/>
        <w:r w:rsidRPr="00FB2AF0">
          <w:t xml:space="preserve"> Best“-Button i</w:t>
        </w:r>
        <w:r w:rsidRPr="00FB2AF0">
          <w:rPr>
            <w:rPrChange w:id="253" w:author="Stefan Rupp" w:date="2025-12-10T12:25:00Z" w16du:dateUtc="2025-12-10T11:25:00Z">
              <w:rPr>
                <w:lang w:val="en-GB"/>
              </w:rPr>
            </w:rPrChange>
          </w:rPr>
          <w:t>st in die</w:t>
        </w:r>
        <w:r>
          <w:t xml:space="preserve">sem Fall inaktiv. Stattdessen ist </w:t>
        </w:r>
      </w:ins>
      <w:ins w:id="254" w:author="Stefan Rupp" w:date="2025-12-10T12:26:00Z" w16du:dateUtc="2025-12-10T11:26:00Z">
        <w:r>
          <w:t>ein</w:t>
        </w:r>
      </w:ins>
      <w:ins w:id="255" w:author="Stefan Rupp" w:date="2025-12-10T12:25:00Z" w16du:dateUtc="2025-12-10T11:25:00Z">
        <w:r>
          <w:t xml:space="preserve"> neue</w:t>
        </w:r>
      </w:ins>
      <w:ins w:id="256" w:author="Timm Ziarnetzky" w:date="2025-12-12T12:03:00Z" w16du:dateUtc="2025-12-12T11:03:00Z">
        <w:r w:rsidR="00C42926">
          <w:t>r</w:t>
        </w:r>
      </w:ins>
      <w:ins w:id="257" w:author="Stefan Rupp" w:date="2025-12-10T12:25:00Z" w16du:dateUtc="2025-12-10T11:25:00Z">
        <w:r>
          <w:t xml:space="preserve"> „</w:t>
        </w:r>
        <w:proofErr w:type="spellStart"/>
        <w:r>
          <w:t>Assign</w:t>
        </w:r>
        <w:proofErr w:type="spellEnd"/>
        <w:r>
          <w:t xml:space="preserve"> Break“-Button </w:t>
        </w:r>
      </w:ins>
      <w:ins w:id="258" w:author="Stefan Rupp" w:date="2025-12-10T12:26:00Z" w16du:dateUtc="2025-12-10T11:26:00Z">
        <w:r>
          <w:t xml:space="preserve">aktiv (siehe auch Abschnitt </w:t>
        </w:r>
      </w:ins>
      <w:ins w:id="259" w:author="Stefan Rupp" w:date="2025-12-10T12:27:00Z" w16du:dateUtc="2025-12-10T11:27:00Z">
        <w:r>
          <w:fldChar w:fldCharType="begin"/>
        </w:r>
        <w:r>
          <w:instrText xml:space="preserve"> REF _Ref216171833 \r \h </w:instrText>
        </w:r>
      </w:ins>
      <w:r>
        <w:fldChar w:fldCharType="separate"/>
      </w:r>
      <w:ins w:id="260" w:author="Stefan Rupp" w:date="2025-12-10T12:27:00Z" w16du:dateUtc="2025-12-10T11:27:00Z">
        <w:r>
          <w:t>2.2.3.3</w:t>
        </w:r>
        <w:r>
          <w:fldChar w:fldCharType="end"/>
        </w:r>
        <w:r>
          <w:t>).</w:t>
        </w:r>
      </w:ins>
    </w:p>
    <w:p w14:paraId="7F28230C" w14:textId="5883A31C" w:rsidR="00E1116E" w:rsidRDefault="00DB3DEB" w:rsidP="00D003DB">
      <w:pPr>
        <w:rPr>
          <w:ins w:id="261" w:author="Stefan Rupp" w:date="2025-12-09T10:50:00Z" w16du:dateUtc="2025-12-09T09:50:00Z"/>
        </w:rPr>
      </w:pPr>
      <w:r>
        <w:t xml:space="preserve">Ein Klick auf </w:t>
      </w:r>
      <w:ins w:id="262" w:author="Stefan Rupp" w:date="2025-12-10T12:27:00Z" w16du:dateUtc="2025-12-10T11:27:00Z">
        <w:r w:rsidR="00FB2AF0">
          <w:t>den neuen „</w:t>
        </w:r>
      </w:ins>
      <w:proofErr w:type="spellStart"/>
      <w:r>
        <w:t>Assign</w:t>
      </w:r>
      <w:proofErr w:type="spellEnd"/>
      <w:r>
        <w:t xml:space="preserve"> </w:t>
      </w:r>
      <w:del w:id="263" w:author="Stefan Rupp" w:date="2025-12-10T12:27:00Z" w16du:dateUtc="2025-12-10T11:27:00Z">
        <w:r w:rsidDel="00FB2AF0">
          <w:delText xml:space="preserve">Best </w:delText>
        </w:r>
      </w:del>
      <w:ins w:id="264" w:author="Stefan Rupp" w:date="2025-12-10T12:27:00Z" w16du:dateUtc="2025-12-10T11:27:00Z">
        <w:r w:rsidR="00FB2AF0">
          <w:t xml:space="preserve">Break“-Button </w:t>
        </w:r>
      </w:ins>
      <w:r>
        <w:t xml:space="preserve">wird </w:t>
      </w:r>
      <w:ins w:id="265" w:author="Stefan Rupp" w:date="2025-12-09T10:43:00Z" w16du:dateUtc="2025-12-09T09:43:00Z">
        <w:r w:rsidR="00653A5E">
          <w:t xml:space="preserve">nur </w:t>
        </w:r>
      </w:ins>
      <w:del w:id="266" w:author="Stefan Rupp" w:date="2025-12-09T10:43:00Z" w16du:dateUtc="2025-12-09T09:43:00Z">
        <w:r w:rsidDel="00653A5E">
          <w:delText xml:space="preserve">das Folgeproposal incl. </w:delText>
        </w:r>
      </w:del>
      <w:ins w:id="267" w:author="Stefan Rupp" w:date="2025-12-09T10:43:00Z" w16du:dateUtc="2025-12-09T09:43:00Z">
        <w:r w:rsidR="00653A5E">
          <w:t xml:space="preserve">die </w:t>
        </w:r>
      </w:ins>
      <w:r>
        <w:t>Pause anweisen</w:t>
      </w:r>
      <w:ins w:id="268" w:author="Stefan Rupp" w:date="2025-12-09T10:43:00Z" w16du:dateUtc="2025-12-09T09:43:00Z">
        <w:r w:rsidR="00653A5E">
          <w:t xml:space="preserve"> und die Lieferung stehen lassen</w:t>
        </w:r>
      </w:ins>
      <w:r>
        <w:t xml:space="preserve">. </w:t>
      </w:r>
      <w:r w:rsidR="00E1116E">
        <w:t>Die Pause rückt damit nach links an die Ankunft am Werk heran</w:t>
      </w:r>
      <w:ins w:id="269" w:author="Stefan Rupp" w:date="2025-12-09T10:43:00Z" w16du:dateUtc="2025-12-09T09:43:00Z">
        <w:r w:rsidR="00653A5E">
          <w:t>.</w:t>
        </w:r>
      </w:ins>
      <w:ins w:id="270" w:author="Stefan Rupp" w:date="2025-12-09T10:44:00Z" w16du:dateUtc="2025-12-09T09:44:00Z">
        <w:r w:rsidR="00653A5E">
          <w:t xml:space="preserve"> </w:t>
        </w:r>
      </w:ins>
      <w:ins w:id="271" w:author="Stefan Rupp" w:date="2025-12-09T11:01:00Z" w16du:dateUtc="2025-12-09T10:01:00Z">
        <w:r w:rsidR="00E934A1">
          <w:t xml:space="preserve">Das kann u.U. bedeuten, dass die Pause außerhalb des Intervalls liegt. </w:t>
        </w:r>
      </w:ins>
      <w:ins w:id="272" w:author="Stefan Rupp" w:date="2025-12-09T10:44:00Z" w16du:dateUtc="2025-12-09T09:44:00Z">
        <w:r w:rsidR="00653A5E">
          <w:t xml:space="preserve">Das </w:t>
        </w:r>
        <w:proofErr w:type="spellStart"/>
        <w:r w:rsidR="00653A5E">
          <w:t>Proposal</w:t>
        </w:r>
        <w:proofErr w:type="spellEnd"/>
        <w:r w:rsidR="00653A5E">
          <w:t xml:space="preserve"> für die Lieferung bleibt zeitlich da stehen, wo der Optimierer sie eingeplant hatte, sodass </w:t>
        </w:r>
      </w:ins>
      <w:ins w:id="273" w:author="Stefan Rupp" w:date="2025-12-09T10:45:00Z" w16du:dateUtc="2025-12-09T09:45:00Z">
        <w:r w:rsidR="00C67B81">
          <w:t>eine eventuelle Lücke vor der Pause hinter diese rutsch</w:t>
        </w:r>
      </w:ins>
      <w:ins w:id="274" w:author="Stefan Rupp" w:date="2025-12-09T10:51:00Z" w16du:dateUtc="2025-12-09T09:51:00Z">
        <w:r w:rsidR="00C67B81">
          <w:t>t</w:t>
        </w:r>
      </w:ins>
      <w:ins w:id="275" w:author="Stefan Rupp" w:date="2025-12-09T10:45:00Z" w16du:dateUtc="2025-12-09T09:45:00Z">
        <w:r w:rsidR="00C67B81">
          <w:t xml:space="preserve">, sodass sie dann </w:t>
        </w:r>
      </w:ins>
      <w:ins w:id="276" w:author="Stefan Rupp" w:date="2025-12-09T10:44:00Z" w16du:dateUtc="2025-12-09T09:44:00Z">
        <w:r w:rsidR="00653A5E">
          <w:t xml:space="preserve">zwischen </w:t>
        </w:r>
      </w:ins>
      <w:ins w:id="277" w:author="Stefan Rupp" w:date="2025-12-09T10:45:00Z" w16du:dateUtc="2025-12-09T09:45:00Z">
        <w:r w:rsidR="00C67B81">
          <w:t>Pausen-Ende und Start der Lieferung liegt</w:t>
        </w:r>
      </w:ins>
      <w:del w:id="278" w:author="Stefan Rupp" w:date="2025-12-09T10:44:00Z" w16du:dateUtc="2025-12-09T09:44:00Z">
        <w:r w:rsidR="00000899" w:rsidDel="00653A5E">
          <w:delText>,</w:delText>
        </w:r>
      </w:del>
      <w:del w:id="279" w:author="Stefan Rupp" w:date="2025-12-09T10:45:00Z" w16du:dateUtc="2025-12-09T09:45:00Z">
        <w:r w:rsidR="00000899" w:rsidDel="00C67B81">
          <w:delText xml:space="preserve"> die Beladung der Folgelieferung startet dann direkt im Anschluss an das Ende der Pause</w:delText>
        </w:r>
        <w:r w:rsidR="00E1116E" w:rsidDel="00C67B81">
          <w:delText xml:space="preserve"> und es entsteht </w:delText>
        </w:r>
        <w:r w:rsidR="009D6031" w:rsidDel="00C67B81">
          <w:delText xml:space="preserve">ggf. </w:delText>
        </w:r>
        <w:r w:rsidR="00E1116E" w:rsidDel="00C67B81">
          <w:delText xml:space="preserve">eine </w:delText>
        </w:r>
        <w:r w:rsidR="009D6031" w:rsidDel="00C67B81">
          <w:delText>Wartezeit</w:delText>
        </w:r>
        <w:r w:rsidR="00000899" w:rsidDel="00C67B81">
          <w:delText xml:space="preserve"> vor dem StartUnload</w:delText>
        </w:r>
        <w:r w:rsidR="009D6031" w:rsidDel="00C67B81">
          <w:delText>, falls das Assignment vorzeitig erfolgt ist</w:delText>
        </w:r>
        <w:r w:rsidR="009510F8" w:rsidDel="00C67B81">
          <w:delText>, weil der StartUnload-Zeitstempel aus dem Tour-Schedule erhalten bleibt</w:delText>
        </w:r>
      </w:del>
      <w:r w:rsidR="00000899">
        <w:t>:</w:t>
      </w:r>
    </w:p>
    <w:p w14:paraId="543A7DCC" w14:textId="62AD0B02" w:rsidR="00C67B81" w:rsidDel="00C67B81" w:rsidRDefault="00C67B81" w:rsidP="00D003DB">
      <w:pPr>
        <w:rPr>
          <w:del w:id="280" w:author="Stefan Rupp" w:date="2025-12-09T10:50:00Z" w16du:dateUtc="2025-12-09T09:50:00Z"/>
        </w:rPr>
      </w:pPr>
    </w:p>
    <w:p w14:paraId="13B2BBD2" w14:textId="52A37C87" w:rsidR="00000899" w:rsidDel="00C67B81" w:rsidRDefault="00000899" w:rsidP="00D003DB">
      <w:pPr>
        <w:rPr>
          <w:del w:id="281" w:author="Stefan Rupp" w:date="2025-12-09T10:50:00Z" w16du:dateUtc="2025-12-09T09:50:00Z"/>
        </w:rPr>
      </w:pPr>
      <w:del w:id="282" w:author="Stefan Rupp" w:date="2025-12-09T10:50:00Z" w16du:dateUtc="2025-12-09T09:50:00Z">
        <w:r w:rsidRPr="00000899" w:rsidDel="00C67B81">
          <w:rPr>
            <w:noProof/>
          </w:rPr>
          <w:drawing>
            <wp:inline distT="0" distB="0" distL="0" distR="0" wp14:anchorId="32B454F6" wp14:editId="37E70F8B">
              <wp:extent cx="5759450" cy="1671955"/>
              <wp:effectExtent l="0" t="0" r="0" b="4445"/>
              <wp:docPr id="161701105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1056" name="Grafik 1" descr="Ein Bild, das Text, Screenshot, Schrift, Reihe enthält.&#10;&#10;KI-generierte Inhalte können fehlerhaft sein."/>
                      <pic:cNvPicPr/>
                    </pic:nvPicPr>
                    <pic:blipFill>
                      <a:blip r:embed="rId31"/>
                      <a:stretch>
                        <a:fillRect/>
                      </a:stretch>
                    </pic:blipFill>
                    <pic:spPr>
                      <a:xfrm>
                        <a:off x="0" y="0"/>
                        <a:ext cx="5759450" cy="1671955"/>
                      </a:xfrm>
                      <a:prstGeom prst="rect">
                        <a:avLst/>
                      </a:prstGeom>
                    </pic:spPr>
                  </pic:pic>
                </a:graphicData>
              </a:graphic>
            </wp:inline>
          </w:drawing>
        </w:r>
      </w:del>
    </w:p>
    <w:p w14:paraId="0A3A9D8E" w14:textId="2494045B" w:rsidR="00DB3DEB" w:rsidDel="00C67B81" w:rsidRDefault="00DB3DEB" w:rsidP="00D003DB">
      <w:pPr>
        <w:rPr>
          <w:del w:id="283" w:author="Stefan Rupp" w:date="2025-12-09T10:50:00Z" w16du:dateUtc="2025-12-09T09:50:00Z"/>
        </w:rPr>
      </w:pPr>
      <w:del w:id="284" w:author="Stefan Rupp" w:date="2025-12-09T10:50:00Z" w16du:dateUtc="2025-12-09T09:50:00Z">
        <w:r w:rsidDel="00C67B81">
          <w:delText>Es soll aber auch möglich sein, zunächst einmal nur die Pause anzuweisen und das Proposal selbst stehen zu lassen</w:delText>
        </w:r>
        <w:r w:rsidR="00000899" w:rsidDel="00C67B81">
          <w:delText xml:space="preserve">. Die Pause rückt dabei nach links </w:delText>
        </w:r>
        <w:r w:rsidR="009510F8" w:rsidDel="00C67B81">
          <w:delText>direkt hinter die Ankunft am Werk, aber das Proposal der Delivery bleibt stehen:</w:delText>
        </w:r>
      </w:del>
    </w:p>
    <w:p w14:paraId="6ABCD4DC" w14:textId="02C39991" w:rsidR="00000899" w:rsidRDefault="00000899" w:rsidP="00D003DB">
      <w:r w:rsidRPr="00000899">
        <w:rPr>
          <w:noProof/>
        </w:rPr>
        <w:lastRenderedPageBreak/>
        <w:drawing>
          <wp:inline distT="0" distB="0" distL="0" distR="0" wp14:anchorId="24E6FD29" wp14:editId="0D9BC9FF">
            <wp:extent cx="5759450" cy="1673860"/>
            <wp:effectExtent l="0" t="0" r="0" b="2540"/>
            <wp:docPr id="212602250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2500" name="Grafik 1" descr="Ein Bild, das Text, Screenshot, Schrift, Reihe enthält.&#10;&#10;KI-generierte Inhalte können fehlerhaft sein."/>
                    <pic:cNvPicPr/>
                  </pic:nvPicPr>
                  <pic:blipFill>
                    <a:blip r:embed="rId32"/>
                    <a:stretch>
                      <a:fillRect/>
                    </a:stretch>
                  </pic:blipFill>
                  <pic:spPr>
                    <a:xfrm>
                      <a:off x="0" y="0"/>
                      <a:ext cx="5759450" cy="1673860"/>
                    </a:xfrm>
                    <a:prstGeom prst="rect">
                      <a:avLst/>
                    </a:prstGeom>
                  </pic:spPr>
                </pic:pic>
              </a:graphicData>
            </a:graphic>
          </wp:inline>
        </w:drawing>
      </w:r>
    </w:p>
    <w:bookmarkEnd w:id="251"/>
    <w:p w14:paraId="28AA2A63" w14:textId="6F45F2DE" w:rsidR="009E6904" w:rsidDel="00C67B81" w:rsidRDefault="009E6904" w:rsidP="00D003DB">
      <w:pPr>
        <w:rPr>
          <w:del w:id="285" w:author="Stefan Rupp" w:date="2025-12-09T10:50:00Z" w16du:dateUtc="2025-12-09T09:50:00Z"/>
        </w:rPr>
      </w:pPr>
      <w:del w:id="286" w:author="Stefan Rupp" w:date="2025-12-09T10:50:00Z" w16du:dateUtc="2025-12-09T09:50:00Z">
        <w:r w:rsidDel="00C67B81">
          <w:delText>In beiden Fällen wird die Pause einzeln angewiesen, bevor ggf. die eigentliche Lieferung angewiesen wird.</w:delText>
        </w:r>
      </w:del>
    </w:p>
    <w:p w14:paraId="07139D76" w14:textId="05B7D3C3" w:rsidR="00D003DB" w:rsidRPr="009E6904" w:rsidRDefault="00D003DB" w:rsidP="009D6031">
      <w:pPr>
        <w:pStyle w:val="Listenabsatz"/>
        <w:numPr>
          <w:ilvl w:val="0"/>
          <w:numId w:val="15"/>
        </w:numPr>
        <w:rPr>
          <w:b/>
          <w:bCs/>
        </w:rPr>
      </w:pPr>
      <w:bookmarkStart w:id="287" w:name="_Hlk216433636"/>
      <w:r w:rsidRPr="009E6904">
        <w:rPr>
          <w:b/>
          <w:bCs/>
        </w:rPr>
        <w:t>Pausenvorschlag während oder am Ende des vorgeschlagenen Approachs</w:t>
      </w:r>
      <w:bookmarkEnd w:id="287"/>
    </w:p>
    <w:p w14:paraId="628F0A1A" w14:textId="24838540" w:rsidR="00D003DB" w:rsidRDefault="00D003DB" w:rsidP="00D003DB">
      <w:r w:rsidRPr="00B441D3">
        <w:rPr>
          <w:noProof/>
        </w:rPr>
        <w:drawing>
          <wp:inline distT="0" distB="0" distL="0" distR="0" wp14:anchorId="649BC11D" wp14:editId="0ECA14C2">
            <wp:extent cx="5759450" cy="1673860"/>
            <wp:effectExtent l="0" t="0" r="0" b="2540"/>
            <wp:docPr id="197605757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578" name="Grafik 1" descr="Ein Bild, das Text, Screenshot, Schrift, Reihe enthält.&#10;&#10;KI-generierte Inhalte können fehlerhaft sein."/>
                    <pic:cNvPicPr/>
                  </pic:nvPicPr>
                  <pic:blipFill>
                    <a:blip r:embed="rId33"/>
                    <a:stretch>
                      <a:fillRect/>
                    </a:stretch>
                  </pic:blipFill>
                  <pic:spPr>
                    <a:xfrm>
                      <a:off x="0" y="0"/>
                      <a:ext cx="5759450" cy="1673860"/>
                    </a:xfrm>
                    <a:prstGeom prst="rect">
                      <a:avLst/>
                    </a:prstGeom>
                  </pic:spPr>
                </pic:pic>
              </a:graphicData>
            </a:graphic>
          </wp:inline>
        </w:drawing>
      </w:r>
    </w:p>
    <w:p w14:paraId="178956AB" w14:textId="50B9D1E5" w:rsidR="009D6031" w:rsidDel="00C67B81" w:rsidRDefault="00FB2AF0" w:rsidP="00DB3DEB">
      <w:pPr>
        <w:rPr>
          <w:del w:id="288" w:author="Stefan Rupp" w:date="2025-12-09T10:53:00Z" w16du:dateUtc="2025-12-09T09:53:00Z"/>
        </w:rPr>
      </w:pPr>
      <w:bookmarkStart w:id="289" w:name="_Hlk216433672"/>
      <w:ins w:id="290" w:author="Stefan Rupp" w:date="2025-12-10T12:27:00Z" w16du:dateUtc="2025-12-10T11:27:00Z">
        <w:r>
          <w:t>Auch hier ist der „</w:t>
        </w:r>
        <w:proofErr w:type="spellStart"/>
        <w:r>
          <w:t>Assign</w:t>
        </w:r>
        <w:proofErr w:type="spellEnd"/>
        <w:r>
          <w:t xml:space="preserve"> Best“-Button inaktiv und der </w:t>
        </w:r>
      </w:ins>
      <w:ins w:id="291" w:author="Stefan Rupp" w:date="2025-12-10T12:28:00Z" w16du:dateUtc="2025-12-10T11:28:00Z">
        <w:r>
          <w:t>neue „</w:t>
        </w:r>
        <w:proofErr w:type="spellStart"/>
        <w:r>
          <w:t>Assign</w:t>
        </w:r>
        <w:proofErr w:type="spellEnd"/>
        <w:r>
          <w:t xml:space="preserve"> Break“-Button aktiv. </w:t>
        </w:r>
      </w:ins>
      <w:r w:rsidR="00DB3DEB">
        <w:t xml:space="preserve">Ein Klick </w:t>
      </w:r>
      <w:ins w:id="292" w:author="Stefan Rupp" w:date="2025-12-10T12:28:00Z" w16du:dateUtc="2025-12-10T11:28:00Z">
        <w:r>
          <w:t>da</w:t>
        </w:r>
      </w:ins>
      <w:ins w:id="293" w:author="Stefan Rupp" w:date="2025-12-10T12:30:00Z" w16du:dateUtc="2025-12-10T11:30:00Z">
        <w:r>
          <w:t>r</w:t>
        </w:r>
      </w:ins>
      <w:r w:rsidR="00DB3DEB">
        <w:t>auf</w:t>
      </w:r>
      <w:del w:id="294" w:author="Stefan Rupp" w:date="2025-12-10T12:28:00Z" w16du:dateUtc="2025-12-10T11:28:00Z">
        <w:r w:rsidR="00DB3DEB" w:rsidDel="00FB2AF0">
          <w:delText xml:space="preserve"> Assign Best</w:delText>
        </w:r>
      </w:del>
      <w:r w:rsidR="00DB3DEB" w:rsidRPr="00DB3DEB">
        <w:t xml:space="preserve"> </w:t>
      </w:r>
      <w:r w:rsidR="00DB3DEB">
        <w:t xml:space="preserve">wird das </w:t>
      </w:r>
      <w:ins w:id="295" w:author="Stefan Rupp" w:date="2025-12-09T10:52:00Z" w16du:dateUtc="2025-12-09T09:52:00Z">
        <w:r w:rsidR="00C67B81">
          <w:t>nur den Appro</w:t>
        </w:r>
      </w:ins>
      <w:ins w:id="296" w:author="Timm Ziarnetzky" w:date="2026-02-12T16:44:00Z" w16du:dateUtc="2026-02-12T15:44:00Z">
        <w:r w:rsidR="0026542D">
          <w:t>a</w:t>
        </w:r>
      </w:ins>
      <w:ins w:id="297" w:author="Stefan Rupp" w:date="2025-12-09T10:52:00Z" w16du:dateUtc="2025-12-09T09:52:00Z">
        <w:r w:rsidR="00C67B81">
          <w:t>ch</w:t>
        </w:r>
      </w:ins>
      <w:ins w:id="298" w:author="Stefan Rupp" w:date="2025-12-09T10:57:00Z" w16du:dateUtc="2025-12-09T09:57:00Z">
        <w:r w:rsidR="00E934A1">
          <w:t xml:space="preserve"> bzw. den </w:t>
        </w:r>
      </w:ins>
      <w:proofErr w:type="spellStart"/>
      <w:ins w:id="299" w:author="Stefan Rupp" w:date="2025-12-09T10:52:00Z" w16du:dateUtc="2025-12-09T09:52:00Z">
        <w:r w:rsidR="00C67B81">
          <w:t>den</w:t>
        </w:r>
        <w:proofErr w:type="spellEnd"/>
        <w:r w:rsidR="00C67B81">
          <w:t xml:space="preserve"> </w:t>
        </w:r>
        <w:proofErr w:type="spellStart"/>
        <w:r w:rsidR="00C67B81">
          <w:t>ReturnRun</w:t>
        </w:r>
        <w:proofErr w:type="spellEnd"/>
        <w:r w:rsidR="00C67B81">
          <w:t xml:space="preserve"> zum Werk des </w:t>
        </w:r>
      </w:ins>
      <w:proofErr w:type="spellStart"/>
      <w:r w:rsidR="00DB3DEB">
        <w:t>Folgeproposal</w:t>
      </w:r>
      <w:ins w:id="300" w:author="Stefan Rupp" w:date="2025-12-09T10:52:00Z" w16du:dateUtc="2025-12-09T09:52:00Z">
        <w:r w:rsidR="00C67B81">
          <w:t>s</w:t>
        </w:r>
      </w:ins>
      <w:proofErr w:type="spellEnd"/>
      <w:r w:rsidR="00DB3DEB">
        <w:t xml:space="preserve"> incl. Pause während oder am Ende des Approachs anweisen.</w:t>
      </w:r>
      <w:r w:rsidR="00000899" w:rsidRPr="00000899">
        <w:t xml:space="preserve"> </w:t>
      </w:r>
      <w:r w:rsidR="00000899">
        <w:t xml:space="preserve">Die </w:t>
      </w:r>
      <w:ins w:id="301" w:author="Stefan Rupp" w:date="2025-12-09T10:53:00Z" w16du:dateUtc="2025-12-09T09:53:00Z">
        <w:r w:rsidR="00C67B81">
          <w:t xml:space="preserve">eigentliche </w:t>
        </w:r>
      </w:ins>
      <w:del w:id="302" w:author="Stefan Rupp" w:date="2025-12-09T10:53:00Z" w16du:dateUtc="2025-12-09T09:53:00Z">
        <w:r w:rsidR="009510F8" w:rsidDel="00C67B81">
          <w:delText xml:space="preserve">Beladung der </w:delText>
        </w:r>
      </w:del>
      <w:proofErr w:type="spellStart"/>
      <w:r w:rsidR="00000899">
        <w:t>Delivery</w:t>
      </w:r>
      <w:proofErr w:type="spellEnd"/>
      <w:r w:rsidR="00000899">
        <w:t xml:space="preserve"> </w:t>
      </w:r>
      <w:ins w:id="303" w:author="Stefan Rupp" w:date="2025-12-09T10:51:00Z" w16du:dateUtc="2025-12-09T09:51:00Z">
        <w:r w:rsidR="00C67B81">
          <w:t>bleibt dabei stehen</w:t>
        </w:r>
      </w:ins>
      <w:ins w:id="304" w:author="Stefan Rupp" w:date="2025-12-09T10:53:00Z" w16du:dateUtc="2025-12-09T09:53:00Z">
        <w:r w:rsidR="00C67B81">
          <w:t>:</w:t>
        </w:r>
      </w:ins>
      <w:ins w:id="305" w:author="Stefan Rupp" w:date="2025-12-09T10:51:00Z" w16du:dateUtc="2025-12-09T09:51:00Z">
        <w:r w:rsidR="00C67B81">
          <w:t xml:space="preserve"> </w:t>
        </w:r>
      </w:ins>
      <w:del w:id="306" w:author="Stefan Rupp" w:date="2025-12-09T10:53:00Z" w16du:dateUtc="2025-12-09T09:53:00Z">
        <w:r w:rsidR="00000899" w:rsidDel="00C67B81">
          <w:delText>rückt damit nach links an das Ende der Pause heran und es entsteht ggf. eine Wartezeit vor dem StartUnload, falls das Assignment vorzeitig erfolgt ist</w:delText>
        </w:r>
        <w:r w:rsidR="009510F8" w:rsidDel="00C67B81">
          <w:delText>, weil der StartUnload-Zeitstempel aus dem Tour-Schedule erhalten bleibt</w:delText>
        </w:r>
        <w:r w:rsidR="00000899" w:rsidDel="00C67B81">
          <w:delText>:</w:delText>
        </w:r>
      </w:del>
    </w:p>
    <w:p w14:paraId="277BC89D" w14:textId="6DE10451" w:rsidR="00000899" w:rsidRDefault="00000899" w:rsidP="00DB3DEB">
      <w:del w:id="307" w:author="Stefan Rupp" w:date="2025-12-09T10:53:00Z" w16du:dateUtc="2025-12-09T09:53:00Z">
        <w:r w:rsidRPr="00000899" w:rsidDel="00C67B81">
          <w:rPr>
            <w:noProof/>
          </w:rPr>
          <w:lastRenderedPageBreak/>
          <w:drawing>
            <wp:inline distT="0" distB="0" distL="0" distR="0" wp14:anchorId="16731CB0" wp14:editId="6C6F84BF">
              <wp:extent cx="5759450" cy="1682750"/>
              <wp:effectExtent l="0" t="0" r="0" b="0"/>
              <wp:docPr id="199107140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34"/>
                      <a:stretch>
                        <a:fillRect/>
                      </a:stretch>
                    </pic:blipFill>
                    <pic:spPr>
                      <a:xfrm>
                        <a:off x="0" y="0"/>
                        <a:ext cx="5759450" cy="1682750"/>
                      </a:xfrm>
                      <a:prstGeom prst="rect">
                        <a:avLst/>
                      </a:prstGeom>
                    </pic:spPr>
                  </pic:pic>
                </a:graphicData>
              </a:graphic>
            </wp:inline>
          </w:drawing>
        </w:r>
      </w:del>
    </w:p>
    <w:p w14:paraId="3B2A0AC4" w14:textId="46469A38" w:rsidR="00DB3DEB" w:rsidDel="00C67B81" w:rsidRDefault="00DB3DEB" w:rsidP="00DB3DEB">
      <w:pPr>
        <w:rPr>
          <w:del w:id="308" w:author="Stefan Rupp" w:date="2025-12-09T10:53:00Z" w16du:dateUtc="2025-12-09T09:53:00Z"/>
        </w:rPr>
      </w:pPr>
      <w:del w:id="309" w:author="Stefan Rupp" w:date="2025-12-09T10:53:00Z" w16du:dateUtc="2025-12-09T09:53:00Z">
        <w:r w:rsidDel="00C67B81">
          <w:delText>Es soll aber auch möglich sein, zunächst einmal nur den Approach incl. Pause anzuweisen und das Proposal selbst stehen zu lassen.</w:delText>
        </w:r>
        <w:r w:rsidR="009510F8" w:rsidDel="00C67B81">
          <w:delText xml:space="preserve"> Eine mögliche Lücke zwischen dem Ende der Pause und dem Start der Beladung des Folgeproposals bleibt dabei erhalten:</w:delText>
        </w:r>
      </w:del>
    </w:p>
    <w:p w14:paraId="3B281CC0" w14:textId="61E89BD9" w:rsidR="009510F8" w:rsidRDefault="009510F8" w:rsidP="00DB3DEB">
      <w:r w:rsidRPr="009510F8">
        <w:rPr>
          <w:noProof/>
        </w:rPr>
        <w:drawing>
          <wp:inline distT="0" distB="0" distL="0" distR="0" wp14:anchorId="33AFABE0" wp14:editId="16223161">
            <wp:extent cx="5759450" cy="1681480"/>
            <wp:effectExtent l="0" t="0" r="0" b="0"/>
            <wp:docPr id="152627937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9374" name="Grafik 1" descr="Ein Bild, das Text, Screenshot, Schrift, Reihe enthält.&#10;&#10;KI-generierte Inhalte können fehlerhaft sein."/>
                    <pic:cNvPicPr/>
                  </pic:nvPicPr>
                  <pic:blipFill>
                    <a:blip r:embed="rId35"/>
                    <a:stretch>
                      <a:fillRect/>
                    </a:stretch>
                  </pic:blipFill>
                  <pic:spPr>
                    <a:xfrm>
                      <a:off x="0" y="0"/>
                      <a:ext cx="5759450" cy="1681480"/>
                    </a:xfrm>
                    <a:prstGeom prst="rect">
                      <a:avLst/>
                    </a:prstGeom>
                  </pic:spPr>
                </pic:pic>
              </a:graphicData>
            </a:graphic>
          </wp:inline>
        </w:drawing>
      </w:r>
    </w:p>
    <w:p w14:paraId="4B386C25" w14:textId="1CB49E3C" w:rsidR="009E6904" w:rsidRPr="00D003DB" w:rsidRDefault="009E6904" w:rsidP="00DB3DEB">
      <w:del w:id="310" w:author="Stefan Rupp" w:date="2025-12-09T10:54:00Z" w16du:dateUtc="2025-12-09T09:54:00Z">
        <w:r w:rsidDel="00C67B81">
          <w:delText>In beiden Fällen ist d</w:delText>
        </w:r>
      </w:del>
      <w:ins w:id="311" w:author="Stefan Rupp" w:date="2025-12-09T10:54:00Z" w16du:dateUtc="2025-12-09T09:54:00Z">
        <w:r w:rsidR="00C67B81">
          <w:t>D</w:t>
        </w:r>
      </w:ins>
      <w:r>
        <w:t xml:space="preserve">ie Pause </w:t>
      </w:r>
      <w:ins w:id="312" w:author="Stefan Rupp" w:date="2025-12-09T10:54:00Z" w16du:dateUtc="2025-12-09T09:54:00Z">
        <w:r w:rsidR="00C67B81">
          <w:t xml:space="preserve">ist dann </w:t>
        </w:r>
      </w:ins>
      <w:r>
        <w:t xml:space="preserve">Teil der Leerfahrt zum </w:t>
      </w:r>
      <w:proofErr w:type="spellStart"/>
      <w:r>
        <w:t>Ladewerk</w:t>
      </w:r>
      <w:proofErr w:type="spellEnd"/>
      <w:r>
        <w:t xml:space="preserve"> und wird gemeinsam mit dieser angewiesen.</w:t>
      </w:r>
      <w:bookmarkEnd w:id="289"/>
    </w:p>
    <w:p w14:paraId="168C6713" w14:textId="77777777" w:rsidR="00D003DB" w:rsidRDefault="00D003DB" w:rsidP="009D6031">
      <w:pPr>
        <w:pStyle w:val="Listenabsatz"/>
        <w:numPr>
          <w:ilvl w:val="0"/>
          <w:numId w:val="15"/>
        </w:numPr>
        <w:rPr>
          <w:ins w:id="313" w:author="Stefan Rupp" w:date="2025-12-09T10:55:00Z" w16du:dateUtc="2025-12-09T09:55:00Z"/>
          <w:b/>
          <w:bCs/>
        </w:rPr>
      </w:pPr>
      <w:bookmarkStart w:id="314" w:name="_Hlk216433709"/>
      <w:r w:rsidRPr="009E6904">
        <w:rPr>
          <w:b/>
          <w:bCs/>
        </w:rPr>
        <w:t>Pausenvorschlag hinter vorgeschlagenem Approach</w:t>
      </w:r>
      <w:bookmarkEnd w:id="314"/>
    </w:p>
    <w:p w14:paraId="7EC59704" w14:textId="6B62C837" w:rsidR="00E934A1" w:rsidRPr="00E934A1" w:rsidRDefault="00E934A1">
      <w:pPr>
        <w:pPrChange w:id="315" w:author="Stefan Rupp" w:date="2025-12-09T10:55:00Z" w16du:dateUtc="2025-12-09T09:55:00Z">
          <w:pPr>
            <w:pStyle w:val="Listenabsatz"/>
            <w:numPr>
              <w:numId w:val="15"/>
            </w:numPr>
            <w:ind w:hanging="360"/>
          </w:pPr>
        </w:pPrChange>
      </w:pPr>
      <w:bookmarkStart w:id="316" w:name="_Hlk216433735"/>
      <w:ins w:id="317" w:author="Stefan Rupp" w:date="2025-12-09T10:55:00Z" w16du:dateUtc="2025-12-09T09:55:00Z">
        <w:r w:rsidRPr="00E934A1">
          <w:rPr>
            <w:rPrChange w:id="318" w:author="Stefan Rupp" w:date="2025-12-09T10:56:00Z" w16du:dateUtc="2025-12-09T09:56:00Z">
              <w:rPr>
                <w:b/>
                <w:bCs/>
              </w:rPr>
            </w:rPrChange>
          </w:rPr>
          <w:t>Dieser Fall ist ein Sonderfall de</w:t>
        </w:r>
      </w:ins>
      <w:ins w:id="319" w:author="Stefan Rupp" w:date="2025-12-09T10:56:00Z" w16du:dateUtc="2025-12-09T09:56:00Z">
        <w:r w:rsidRPr="00E934A1">
          <w:rPr>
            <w:rPrChange w:id="320" w:author="Stefan Rupp" w:date="2025-12-09T10:56:00Z" w16du:dateUtc="2025-12-09T09:56:00Z">
              <w:rPr>
                <w:b/>
                <w:bCs/>
              </w:rPr>
            </w:rPrChange>
          </w:rPr>
          <w:t>s vorherigen</w:t>
        </w:r>
        <w:r>
          <w:t xml:space="preserve"> Szenarios mit dem Unterschied, dass zwischen der Ankunft am Werk nach Beendigung d</w:t>
        </w:r>
      </w:ins>
      <w:ins w:id="321" w:author="Stefan Rupp" w:date="2025-12-09T10:57:00Z" w16du:dateUtc="2025-12-09T09:57:00Z">
        <w:r>
          <w:t xml:space="preserve">es </w:t>
        </w:r>
        <w:proofErr w:type="spellStart"/>
        <w:r>
          <w:t>ReturnRuns</w:t>
        </w:r>
        <w:proofErr w:type="spellEnd"/>
        <w:r>
          <w:t xml:space="preserve"> und Beginn der vorgeschlagenen Pause eine Lücke im Plan ist:</w:t>
        </w:r>
      </w:ins>
    </w:p>
    <w:p w14:paraId="15B248D8" w14:textId="73A15417" w:rsidR="00D003DB" w:rsidRDefault="00D003DB" w:rsidP="00D003DB">
      <w:r w:rsidRPr="00D003DB">
        <w:rPr>
          <w:noProof/>
        </w:rPr>
        <w:drawing>
          <wp:inline distT="0" distB="0" distL="0" distR="0" wp14:anchorId="0F23FD74" wp14:editId="5B639856">
            <wp:extent cx="5759450" cy="1688465"/>
            <wp:effectExtent l="0" t="0" r="0" b="6985"/>
            <wp:docPr id="26196112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1123" name="Grafik 1" descr="Ein Bild, das Text, Screenshot, Schrift, Reihe enthält.&#10;&#10;KI-generierte Inhalte können fehlerhaft sein."/>
                    <pic:cNvPicPr/>
                  </pic:nvPicPr>
                  <pic:blipFill>
                    <a:blip r:embed="rId36"/>
                    <a:stretch>
                      <a:fillRect/>
                    </a:stretch>
                  </pic:blipFill>
                  <pic:spPr>
                    <a:xfrm>
                      <a:off x="0" y="0"/>
                      <a:ext cx="5759450" cy="1688465"/>
                    </a:xfrm>
                    <a:prstGeom prst="rect">
                      <a:avLst/>
                    </a:prstGeom>
                  </pic:spPr>
                </pic:pic>
              </a:graphicData>
            </a:graphic>
          </wp:inline>
        </w:drawing>
      </w:r>
    </w:p>
    <w:p w14:paraId="42129FC2" w14:textId="7F98BB79" w:rsidR="009D6031" w:rsidRDefault="00FB2AF0" w:rsidP="00DB3DEB">
      <w:ins w:id="322" w:author="Stefan Rupp" w:date="2025-12-10T12:28:00Z" w16du:dateUtc="2025-12-10T11:28:00Z">
        <w:r>
          <w:lastRenderedPageBreak/>
          <w:t>Wieder gibt es hier keinen klickbaren „</w:t>
        </w:r>
        <w:proofErr w:type="spellStart"/>
        <w:r>
          <w:t>Assign</w:t>
        </w:r>
        <w:proofErr w:type="spellEnd"/>
        <w:r>
          <w:t xml:space="preserve"> Best“-Button, sondern daneben den neuen „</w:t>
        </w:r>
        <w:proofErr w:type="spellStart"/>
        <w:r>
          <w:t>Assign</w:t>
        </w:r>
        <w:proofErr w:type="spellEnd"/>
        <w:r>
          <w:t xml:space="preserve"> Break“-Button</w:t>
        </w:r>
      </w:ins>
      <w:ins w:id="323" w:author="Stefan Rupp" w:date="2025-12-10T12:29:00Z" w16du:dateUtc="2025-12-10T11:29:00Z">
        <w:r>
          <w:t xml:space="preserve">. </w:t>
        </w:r>
      </w:ins>
      <w:r w:rsidR="00DB3DEB">
        <w:t xml:space="preserve">Ein Klick </w:t>
      </w:r>
      <w:ins w:id="324" w:author="Stefan Rupp" w:date="2025-12-10T12:29:00Z" w16du:dateUtc="2025-12-10T11:29:00Z">
        <w:r>
          <w:t>da</w:t>
        </w:r>
      </w:ins>
      <w:ins w:id="325" w:author="Stefan Rupp" w:date="2025-12-10T12:30:00Z" w16du:dateUtc="2025-12-10T11:30:00Z">
        <w:r>
          <w:t>r</w:t>
        </w:r>
      </w:ins>
      <w:r w:rsidR="00DB3DEB">
        <w:t>auf</w:t>
      </w:r>
      <w:del w:id="326" w:author="Stefan Rupp" w:date="2025-12-10T12:29:00Z" w16du:dateUtc="2025-12-10T11:29:00Z">
        <w:r w:rsidR="00DB3DEB" w:rsidDel="00FB2AF0">
          <w:delText xml:space="preserve"> Assign Best</w:delText>
        </w:r>
      </w:del>
      <w:r w:rsidR="00DB3DEB" w:rsidRPr="00DB3DEB">
        <w:t xml:space="preserve"> </w:t>
      </w:r>
      <w:r w:rsidR="00DB3DEB">
        <w:t xml:space="preserve">wird </w:t>
      </w:r>
      <w:ins w:id="327" w:author="Stefan Rupp" w:date="2025-12-09T10:54:00Z" w16du:dateUtc="2025-12-09T09:54:00Z">
        <w:r w:rsidR="00C67B81">
          <w:t>genau wie i</w:t>
        </w:r>
      </w:ins>
      <w:ins w:id="328" w:author="Stefan Rupp" w:date="2025-12-09T10:57:00Z" w16du:dateUtc="2025-12-09T09:57:00Z">
        <w:r w:rsidR="00E934A1">
          <w:t xml:space="preserve">m vorigen Fall, </w:t>
        </w:r>
      </w:ins>
      <w:ins w:id="329" w:author="Stefan Rupp" w:date="2025-12-09T10:59:00Z" w16du:dateUtc="2025-12-09T09:59:00Z">
        <w:r w:rsidR="00E934A1">
          <w:t>nur den Appro</w:t>
        </w:r>
      </w:ins>
      <w:ins w:id="330" w:author="Timm Ziarnetzky" w:date="2026-02-12T16:47:00Z" w16du:dateUtc="2026-02-12T15:47:00Z">
        <w:r w:rsidR="00582FC8">
          <w:t>a</w:t>
        </w:r>
      </w:ins>
      <w:ins w:id="331" w:author="Stefan Rupp" w:date="2025-12-09T10:59:00Z" w16du:dateUtc="2025-12-09T09:59:00Z">
        <w:r w:rsidR="00E934A1">
          <w:t xml:space="preserve">ch bzw. den </w:t>
        </w:r>
        <w:proofErr w:type="spellStart"/>
        <w:r w:rsidR="00E934A1">
          <w:t>den</w:t>
        </w:r>
        <w:proofErr w:type="spellEnd"/>
        <w:r w:rsidR="00E934A1">
          <w:t xml:space="preserve"> </w:t>
        </w:r>
        <w:proofErr w:type="spellStart"/>
        <w:r w:rsidR="00E934A1">
          <w:t>ReturnRun</w:t>
        </w:r>
        <w:proofErr w:type="spellEnd"/>
        <w:r w:rsidR="00E934A1">
          <w:t xml:space="preserve"> zum Werk des </w:t>
        </w:r>
        <w:proofErr w:type="spellStart"/>
        <w:r w:rsidR="00E934A1">
          <w:t>Folgeproposals</w:t>
        </w:r>
        <w:proofErr w:type="spellEnd"/>
        <w:r w:rsidR="00E934A1">
          <w:t xml:space="preserve"> incl. Pause vor dem Start der Folgelieferung</w:t>
        </w:r>
      </w:ins>
      <w:ins w:id="332" w:author="Stefan Rupp" w:date="2025-12-09T11:00:00Z" w16du:dateUtc="2025-12-09T10:00:00Z">
        <w:r w:rsidR="00E934A1">
          <w:t xml:space="preserve"> anweisen</w:t>
        </w:r>
      </w:ins>
      <w:ins w:id="333" w:author="Stefan Rupp" w:date="2025-12-09T10:59:00Z" w16du:dateUtc="2025-12-09T09:59:00Z">
        <w:r w:rsidR="00E934A1">
          <w:t>.</w:t>
        </w:r>
      </w:ins>
      <w:ins w:id="334" w:author="Stefan Rupp" w:date="2025-12-09T11:00:00Z" w16du:dateUtc="2025-12-09T10:00:00Z">
        <w:r w:rsidR="00E934A1">
          <w:t xml:space="preserve"> Der </w:t>
        </w:r>
      </w:ins>
      <w:ins w:id="335" w:author="Stefan Rupp" w:date="2025-12-09T11:02:00Z" w16du:dateUtc="2025-12-09T10:02:00Z">
        <w:r w:rsidR="00E934A1">
          <w:t>B</w:t>
        </w:r>
      </w:ins>
      <w:ins w:id="336" w:author="Stefan Rupp" w:date="2025-12-09T11:00:00Z" w16du:dateUtc="2025-12-09T10:00:00Z">
        <w:r w:rsidR="00E934A1">
          <w:t xml:space="preserve">eginn der Pause rückt dadurch nach links an die Ankunft am Werk heran (und liegt damit u.U. außerhalb des </w:t>
        </w:r>
        <w:proofErr w:type="spellStart"/>
        <w:r w:rsidR="00E934A1">
          <w:t>Pausenintervals</w:t>
        </w:r>
        <w:proofErr w:type="spellEnd"/>
        <w:r w:rsidR="00E934A1">
          <w:t>).</w:t>
        </w:r>
      </w:ins>
      <w:ins w:id="337" w:author="Stefan Rupp" w:date="2025-12-09T10:59:00Z" w16du:dateUtc="2025-12-09T09:59:00Z">
        <w:r w:rsidR="00E934A1" w:rsidRPr="00000899">
          <w:t xml:space="preserve"> </w:t>
        </w:r>
        <w:r w:rsidR="00E934A1">
          <w:t xml:space="preserve">Die eigentliche </w:t>
        </w:r>
        <w:proofErr w:type="spellStart"/>
        <w:r w:rsidR="00E934A1">
          <w:t>Delivery</w:t>
        </w:r>
        <w:proofErr w:type="spellEnd"/>
        <w:r w:rsidR="00E934A1">
          <w:t xml:space="preserve"> bleibt </w:t>
        </w:r>
      </w:ins>
      <w:ins w:id="338" w:author="Stefan Rupp" w:date="2025-12-09T11:02:00Z" w16du:dateUtc="2025-12-09T10:02:00Z">
        <w:r w:rsidR="00E934A1">
          <w:t xml:space="preserve">aber </w:t>
        </w:r>
      </w:ins>
      <w:ins w:id="339" w:author="Stefan Rupp" w:date="2025-12-09T10:59:00Z" w16du:dateUtc="2025-12-09T09:59:00Z">
        <w:r w:rsidR="00E934A1">
          <w:t>stehen</w:t>
        </w:r>
      </w:ins>
      <w:ins w:id="340" w:author="Stefan Rupp" w:date="2025-12-09T11:02:00Z" w16du:dateUtc="2025-12-09T10:02:00Z">
        <w:r w:rsidR="00E934A1">
          <w:t>.</w:t>
        </w:r>
      </w:ins>
      <w:ins w:id="341" w:author="Stefan Rupp" w:date="2025-12-09T10:59:00Z" w16du:dateUtc="2025-12-09T09:59:00Z">
        <w:r w:rsidR="00E934A1">
          <w:t xml:space="preserve"> </w:t>
        </w:r>
      </w:ins>
      <w:ins w:id="342" w:author="Stefan Rupp" w:date="2025-12-09T11:03:00Z" w16du:dateUtc="2025-12-09T10:03:00Z">
        <w:r w:rsidR="00E934A1">
          <w:t>Die Lücke vor der Pause rutscht dadurch dahinter zwische</w:t>
        </w:r>
      </w:ins>
      <w:ins w:id="343" w:author="Stefan Rupp" w:date="2025-12-09T11:04:00Z" w16du:dateUtc="2025-12-09T10:04:00Z">
        <w:r w:rsidR="00E934A1">
          <w:t>n Ende der Pause uns Start des Folge-</w:t>
        </w:r>
        <w:proofErr w:type="spellStart"/>
        <w:r w:rsidR="00E934A1">
          <w:t>Proposals</w:t>
        </w:r>
      </w:ins>
      <w:proofErr w:type="spellEnd"/>
      <w:del w:id="344" w:author="Stefan Rupp" w:date="2025-12-09T10:57:00Z" w16du:dateUtc="2025-12-09T09:57:00Z">
        <w:r w:rsidR="00DB3DEB" w:rsidDel="00E934A1">
          <w:delText>das</w:delText>
        </w:r>
      </w:del>
      <w:del w:id="345" w:author="Stefan Rupp" w:date="2025-12-09T11:03:00Z" w16du:dateUtc="2025-12-09T10:03:00Z">
        <w:r w:rsidR="00DB3DEB" w:rsidDel="00E934A1">
          <w:delText xml:space="preserve"> Folgeproposal incl. Pause </w:delText>
        </w:r>
        <w:r w:rsidR="00000899" w:rsidDel="00E934A1">
          <w:delText>hinter dem</w:delText>
        </w:r>
        <w:r w:rsidR="00DB3DEB" w:rsidDel="00E934A1">
          <w:delText xml:space="preserve"> Approach anweisen.</w:delText>
        </w:r>
        <w:r w:rsidR="00000899" w:rsidDel="00E934A1">
          <w:delText xml:space="preserve"> Die Pause rückt damit nach links an die Ankunft am Werk</w:delText>
        </w:r>
        <w:r w:rsidR="009510F8" w:rsidDel="00E934A1">
          <w:delText>, die Beladung der Folgelieferung startet dann direkt im Anschluss an das Ende der Pause und e</w:delText>
        </w:r>
      </w:del>
      <w:del w:id="346" w:author="Stefan Rupp" w:date="2025-12-09T11:04:00Z" w16du:dateUtc="2025-12-09T10:04:00Z">
        <w:r w:rsidR="009510F8" w:rsidDel="00E934A1">
          <w:delText>s entsteht ggf. eine Wartezeit</w:delText>
        </w:r>
        <w:r w:rsidR="00000899" w:rsidDel="00E934A1">
          <w:delText xml:space="preserve"> vor dem StartUnload, falls das Assignment vorzeitig erfolgt ist</w:delText>
        </w:r>
        <w:r w:rsidR="009510F8" w:rsidDel="00E934A1">
          <w:delText>, weil der StartUnload-Zeitstempel aus dem Tour-Schedule erhalten bleibt</w:delText>
        </w:r>
      </w:del>
      <w:r w:rsidR="00000899">
        <w:t>:</w:t>
      </w:r>
    </w:p>
    <w:p w14:paraId="7AB5FD5F" w14:textId="486A369A" w:rsidR="00000899" w:rsidDel="00E934A1" w:rsidRDefault="00000899" w:rsidP="00DB3DEB">
      <w:pPr>
        <w:rPr>
          <w:del w:id="347" w:author="Stefan Rupp" w:date="2025-12-09T11:04:00Z" w16du:dateUtc="2025-12-09T10:04:00Z"/>
        </w:rPr>
      </w:pPr>
      <w:del w:id="348" w:author="Stefan Rupp" w:date="2025-12-09T11:04:00Z" w16du:dateUtc="2025-12-09T10:04:00Z">
        <w:r w:rsidRPr="00000899" w:rsidDel="00E934A1">
          <w:rPr>
            <w:noProof/>
          </w:rPr>
          <w:drawing>
            <wp:inline distT="0" distB="0" distL="0" distR="0" wp14:anchorId="17A1C04A" wp14:editId="3052D8F2">
              <wp:extent cx="5759450" cy="1682750"/>
              <wp:effectExtent l="0" t="0" r="0" b="0"/>
              <wp:docPr id="55356845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34"/>
                      <a:stretch>
                        <a:fillRect/>
                      </a:stretch>
                    </pic:blipFill>
                    <pic:spPr>
                      <a:xfrm>
                        <a:off x="0" y="0"/>
                        <a:ext cx="5759450" cy="1682750"/>
                      </a:xfrm>
                      <a:prstGeom prst="rect">
                        <a:avLst/>
                      </a:prstGeom>
                    </pic:spPr>
                  </pic:pic>
                </a:graphicData>
              </a:graphic>
            </wp:inline>
          </w:drawing>
        </w:r>
      </w:del>
    </w:p>
    <w:p w14:paraId="32A8CC9C" w14:textId="6B77D110" w:rsidR="00DB3DEB" w:rsidDel="00E934A1" w:rsidRDefault="00DB3DEB" w:rsidP="00DB3DEB">
      <w:pPr>
        <w:rPr>
          <w:del w:id="349" w:author="Stefan Rupp" w:date="2025-12-09T11:04:00Z" w16du:dateUtc="2025-12-09T10:04:00Z"/>
        </w:rPr>
      </w:pPr>
      <w:del w:id="350" w:author="Stefan Rupp" w:date="2025-12-09T11:04:00Z" w16du:dateUtc="2025-12-09T10:04:00Z">
        <w:r w:rsidDel="00E934A1">
          <w:delText>Es soll aber auch möglich sein, zunächst einmal nur den Approach incl. Pause anzuweisen und das Proposal selbst stehen zu lassen.</w:delText>
        </w:r>
        <w:r w:rsidR="009510F8" w:rsidRPr="009510F8" w:rsidDel="00E934A1">
          <w:delText xml:space="preserve"> </w:delText>
        </w:r>
        <w:r w:rsidR="009510F8" w:rsidDel="00E934A1">
          <w:delText>Die Pause rückt dabei nach links direkt hinter die Ankunft am Werk, aber das Proposal der Delivery bleibt stehen:</w:delText>
        </w:r>
      </w:del>
    </w:p>
    <w:p w14:paraId="7764866D" w14:textId="6E26ECAC" w:rsidR="009510F8" w:rsidRDefault="009510F8" w:rsidP="00DB3DEB">
      <w:r w:rsidRPr="009510F8">
        <w:rPr>
          <w:noProof/>
        </w:rPr>
        <w:drawing>
          <wp:inline distT="0" distB="0" distL="0" distR="0" wp14:anchorId="665277AC" wp14:editId="209FC6B3">
            <wp:extent cx="5759450" cy="1677035"/>
            <wp:effectExtent l="0" t="0" r="0" b="0"/>
            <wp:docPr id="49829790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7908" name="Grafik 1" descr="Ein Bild, das Text, Screenshot, Schrift, Reihe enthält.&#10;&#10;KI-generierte Inhalte können fehlerhaft sein."/>
                    <pic:cNvPicPr/>
                  </pic:nvPicPr>
                  <pic:blipFill>
                    <a:blip r:embed="rId37"/>
                    <a:stretch>
                      <a:fillRect/>
                    </a:stretch>
                  </pic:blipFill>
                  <pic:spPr>
                    <a:xfrm>
                      <a:off x="0" y="0"/>
                      <a:ext cx="5759450" cy="1677035"/>
                    </a:xfrm>
                    <a:prstGeom prst="rect">
                      <a:avLst/>
                    </a:prstGeom>
                  </pic:spPr>
                </pic:pic>
              </a:graphicData>
            </a:graphic>
          </wp:inline>
        </w:drawing>
      </w:r>
    </w:p>
    <w:p w14:paraId="36109E58" w14:textId="09264A78" w:rsidR="009E6904" w:rsidRPr="00D003DB" w:rsidRDefault="009E6904" w:rsidP="009E6904">
      <w:del w:id="351" w:author="Stefan Rupp" w:date="2025-12-09T11:04:00Z" w16du:dateUtc="2025-12-09T10:04:00Z">
        <w:r w:rsidDel="00E934A1">
          <w:delText>In beiden Fällen ist d</w:delText>
        </w:r>
      </w:del>
      <w:ins w:id="352" w:author="Stefan Rupp" w:date="2025-12-09T11:04:00Z" w16du:dateUtc="2025-12-09T10:04:00Z">
        <w:r w:rsidR="00E934A1">
          <w:t>D</w:t>
        </w:r>
      </w:ins>
      <w:r>
        <w:t xml:space="preserve">ie Pause </w:t>
      </w:r>
      <w:ins w:id="353" w:author="Stefan Rupp" w:date="2025-12-09T11:04:00Z" w16du:dateUtc="2025-12-09T10:04:00Z">
        <w:r w:rsidR="00E934A1">
          <w:t xml:space="preserve">ist </w:t>
        </w:r>
      </w:ins>
      <w:r>
        <w:t xml:space="preserve">Teil der Leerfahrt zum </w:t>
      </w:r>
      <w:proofErr w:type="spellStart"/>
      <w:r>
        <w:t>Ladewerk</w:t>
      </w:r>
      <w:proofErr w:type="spellEnd"/>
      <w:r>
        <w:t xml:space="preserve"> und wird gemeinsam mit dieser angewiesen.</w:t>
      </w:r>
      <w:bookmarkEnd w:id="316"/>
    </w:p>
    <w:p w14:paraId="235B0804" w14:textId="77777777" w:rsidR="00D003DB" w:rsidRPr="009E6904" w:rsidRDefault="00D003DB" w:rsidP="009D6031">
      <w:pPr>
        <w:pStyle w:val="Listenabsatz"/>
        <w:numPr>
          <w:ilvl w:val="0"/>
          <w:numId w:val="15"/>
        </w:numPr>
        <w:rPr>
          <w:b/>
          <w:bCs/>
        </w:rPr>
      </w:pPr>
      <w:bookmarkStart w:id="354" w:name="_Hlk216433841"/>
      <w:r w:rsidRPr="009E6904">
        <w:rPr>
          <w:b/>
          <w:bCs/>
        </w:rPr>
        <w:lastRenderedPageBreak/>
        <w:t xml:space="preserve">Pausenvorschlag für </w:t>
      </w:r>
      <w:proofErr w:type="spellStart"/>
      <w:r w:rsidRPr="009E6904">
        <w:rPr>
          <w:b/>
          <w:bCs/>
        </w:rPr>
        <w:t>idle</w:t>
      </w:r>
      <w:proofErr w:type="spellEnd"/>
      <w:r w:rsidRPr="009E6904">
        <w:rPr>
          <w:b/>
          <w:bCs/>
        </w:rPr>
        <w:t xml:space="preserve"> Truck</w:t>
      </w:r>
      <w:bookmarkEnd w:id="354"/>
    </w:p>
    <w:p w14:paraId="69017414" w14:textId="120AB56B" w:rsidR="00D003DB" w:rsidRDefault="00D003DB" w:rsidP="00D003DB">
      <w:bookmarkStart w:id="355" w:name="_Hlk216433864"/>
      <w:r w:rsidRPr="00B441D3">
        <w:rPr>
          <w:noProof/>
        </w:rPr>
        <w:drawing>
          <wp:inline distT="0" distB="0" distL="0" distR="0" wp14:anchorId="3FDE90C1" wp14:editId="2DC157EE">
            <wp:extent cx="5759450" cy="1658620"/>
            <wp:effectExtent l="0" t="0" r="0" b="0"/>
            <wp:docPr id="11268878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8"/>
                    <a:stretch>
                      <a:fillRect/>
                    </a:stretch>
                  </pic:blipFill>
                  <pic:spPr>
                    <a:xfrm>
                      <a:off x="0" y="0"/>
                      <a:ext cx="5759450" cy="1658620"/>
                    </a:xfrm>
                    <a:prstGeom prst="rect">
                      <a:avLst/>
                    </a:prstGeom>
                  </pic:spPr>
                </pic:pic>
              </a:graphicData>
            </a:graphic>
          </wp:inline>
        </w:drawing>
      </w:r>
    </w:p>
    <w:p w14:paraId="26D11B2F" w14:textId="55344CF0" w:rsidR="009D6031" w:rsidRDefault="00FB2AF0" w:rsidP="009D6031">
      <w:ins w:id="356" w:author="Stefan Rupp" w:date="2025-12-10T12:29:00Z" w16du:dateUtc="2025-12-10T11:29:00Z">
        <w:r>
          <w:t>Der „</w:t>
        </w:r>
        <w:proofErr w:type="spellStart"/>
        <w:r>
          <w:t>Assign</w:t>
        </w:r>
        <w:proofErr w:type="spellEnd"/>
        <w:r>
          <w:t xml:space="preserve"> Best“-Button ist deaktiv</w:t>
        </w:r>
      </w:ins>
      <w:ins w:id="357" w:author="Stefan Rupp" w:date="2025-12-10T12:30:00Z" w16du:dateUtc="2025-12-10T11:30:00Z">
        <w:r>
          <w:t>iert</w:t>
        </w:r>
      </w:ins>
      <w:ins w:id="358" w:author="Stefan Rupp" w:date="2025-12-10T12:29:00Z" w16du:dateUtc="2025-12-10T11:29:00Z">
        <w:r>
          <w:t>. Der neue „</w:t>
        </w:r>
        <w:proofErr w:type="spellStart"/>
        <w:r>
          <w:t>Assign</w:t>
        </w:r>
        <w:proofErr w:type="spellEnd"/>
        <w:r>
          <w:t xml:space="preserve"> Break“-Button ist aktiv. </w:t>
        </w:r>
      </w:ins>
      <w:ins w:id="359" w:author="Stefan Rupp" w:date="2025-12-09T11:05:00Z" w16du:dateUtc="2025-12-09T10:05:00Z">
        <w:r w:rsidR="00E934A1">
          <w:t xml:space="preserve">Ein Klick </w:t>
        </w:r>
      </w:ins>
      <w:ins w:id="360" w:author="Stefan Rupp" w:date="2025-12-10T12:30:00Z" w16du:dateUtc="2025-12-10T11:30:00Z">
        <w:r>
          <w:t>dar</w:t>
        </w:r>
      </w:ins>
      <w:ins w:id="361" w:author="Stefan Rupp" w:date="2025-12-09T11:05:00Z" w16du:dateUtc="2025-12-09T10:05:00Z">
        <w:r w:rsidR="00E934A1">
          <w:t>auf</w:t>
        </w:r>
      </w:ins>
      <w:ins w:id="362" w:author="Stefan Rupp" w:date="2025-12-10T12:30:00Z" w16du:dateUtc="2025-12-10T11:30:00Z">
        <w:r>
          <w:t xml:space="preserve"> </w:t>
        </w:r>
      </w:ins>
      <w:ins w:id="363" w:author="Stefan Rupp" w:date="2025-12-09T11:05:00Z" w16du:dateUtc="2025-12-09T10:05:00Z">
        <w:r w:rsidR="00E934A1">
          <w:t>wird nur die Pause anweisen und die Lieferung stehen lassen.</w:t>
        </w:r>
        <w:r w:rsidR="000A10F2">
          <w:t xml:space="preserve"> </w:t>
        </w:r>
      </w:ins>
      <w:del w:id="364" w:author="Stefan Rupp" w:date="2025-12-09T11:05:00Z" w16du:dateUtc="2025-12-09T10:05:00Z">
        <w:r w:rsidR="009D6031" w:rsidDel="000A10F2">
          <w:delText>Ein Klick auf Assign Best</w:delText>
        </w:r>
        <w:r w:rsidR="009D6031" w:rsidRPr="00DB3DEB" w:rsidDel="000A10F2">
          <w:delText xml:space="preserve"> </w:delText>
        </w:r>
        <w:r w:rsidR="009D6031" w:rsidDel="000A10F2">
          <w:delText>wird das Folgeproposal incl. Pause anweisen.</w:delText>
        </w:r>
        <w:r w:rsidR="00000899" w:rsidDel="000A10F2">
          <w:delText xml:space="preserve"> </w:delText>
        </w:r>
      </w:del>
      <w:r w:rsidR="00000899">
        <w:t>Die Pause rückt damit nach links an die „</w:t>
      </w:r>
      <w:proofErr w:type="spellStart"/>
      <w:r w:rsidR="00000899">
        <w:t>now</w:t>
      </w:r>
      <w:proofErr w:type="spellEnd"/>
      <w:r w:rsidR="00000899">
        <w:t>“-Linie heran</w:t>
      </w:r>
      <w:ins w:id="365" w:author="Stefan Rupp" w:date="2025-12-09T11:05:00Z" w16du:dateUtc="2025-12-09T10:05:00Z">
        <w:r w:rsidR="000A10F2">
          <w:t xml:space="preserve"> (und liegt dann ggf. </w:t>
        </w:r>
      </w:ins>
      <w:ins w:id="366" w:author="Stefan Rupp" w:date="2025-12-09T11:06:00Z" w16du:dateUtc="2025-12-09T10:06:00Z">
        <w:r w:rsidR="000A10F2">
          <w:t>außerhalb des Pausenintervalls</w:t>
        </w:r>
      </w:ins>
      <w:ins w:id="367" w:author="Stefan Rupp" w:date="2025-12-09T11:05:00Z" w16du:dateUtc="2025-12-09T10:05:00Z">
        <w:r w:rsidR="000A10F2">
          <w:t>)</w:t>
        </w:r>
      </w:ins>
      <w:ins w:id="368" w:author="Stefan Rupp" w:date="2025-12-09T11:06:00Z" w16du:dateUtc="2025-12-09T10:06:00Z">
        <w:r w:rsidR="000A10F2">
          <w:t xml:space="preserve">. Das </w:t>
        </w:r>
        <w:proofErr w:type="spellStart"/>
        <w:r w:rsidR="000A10F2">
          <w:t>Proposal</w:t>
        </w:r>
        <w:proofErr w:type="spellEnd"/>
        <w:r w:rsidR="000A10F2">
          <w:t xml:space="preserve"> für die Lieferung bleibt zeitlich da stehen, wo der Optimierer sie eingeplant hatte, sodass eine eventuelle Lücke vor der Pause hinter diese rutscht, sodass sie dann zwischen Pausen-Ende und Start der Lieferung liegt:</w:t>
        </w:r>
      </w:ins>
      <w:del w:id="369" w:author="Stefan Rupp" w:date="2025-12-09T11:07:00Z" w16du:dateUtc="2025-12-09T10:07:00Z">
        <w:r w:rsidR="009510F8" w:rsidDel="000A10F2">
          <w:delText>, die Beladung der Folgelieferung startet dann direkt im Anschluss an das Ende der Pause</w:delText>
        </w:r>
        <w:r w:rsidR="00000899" w:rsidDel="000A10F2">
          <w:delText xml:space="preserve"> und es entsteht ggf. eine Wartezeit vor dem StartUnload, falls das Assignment vorzeitig erfolgt ist</w:delText>
        </w:r>
        <w:r w:rsidR="009510F8" w:rsidDel="000A10F2">
          <w:delText>, weil der StartUnload-Zeitstempel aus dem Tour-Schedule erhalten bleibt:</w:delText>
        </w:r>
      </w:del>
    </w:p>
    <w:p w14:paraId="71093918" w14:textId="356AC415" w:rsidR="00000899" w:rsidDel="000A10F2" w:rsidRDefault="00000899" w:rsidP="009D6031">
      <w:pPr>
        <w:rPr>
          <w:del w:id="370" w:author="Stefan Rupp" w:date="2025-12-09T11:07:00Z" w16du:dateUtc="2025-12-09T10:07:00Z"/>
        </w:rPr>
      </w:pPr>
      <w:del w:id="371" w:author="Stefan Rupp" w:date="2025-12-09T11:07:00Z" w16du:dateUtc="2025-12-09T10:07:00Z">
        <w:r w:rsidRPr="00000899" w:rsidDel="000A10F2">
          <w:rPr>
            <w:noProof/>
          </w:rPr>
          <w:drawing>
            <wp:inline distT="0" distB="0" distL="0" distR="0" wp14:anchorId="7C7FA2C7" wp14:editId="689798A6">
              <wp:extent cx="5759450" cy="1675765"/>
              <wp:effectExtent l="0" t="0" r="0" b="635"/>
              <wp:docPr id="65175644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445" name="Grafik 1" descr="Ein Bild, das Text, Screenshot, Schrift, Reihe enthält.&#10;&#10;KI-generierte Inhalte können fehlerhaft sein."/>
                      <pic:cNvPicPr/>
                    </pic:nvPicPr>
                    <pic:blipFill>
                      <a:blip r:embed="rId39"/>
                      <a:stretch>
                        <a:fillRect/>
                      </a:stretch>
                    </pic:blipFill>
                    <pic:spPr>
                      <a:xfrm>
                        <a:off x="0" y="0"/>
                        <a:ext cx="5759450" cy="1675765"/>
                      </a:xfrm>
                      <a:prstGeom prst="rect">
                        <a:avLst/>
                      </a:prstGeom>
                    </pic:spPr>
                  </pic:pic>
                </a:graphicData>
              </a:graphic>
            </wp:inline>
          </w:drawing>
        </w:r>
      </w:del>
    </w:p>
    <w:p w14:paraId="1E4048CB" w14:textId="628A119E" w:rsidR="009E6904" w:rsidRPr="00D003DB" w:rsidDel="000A10F2" w:rsidRDefault="009D6031" w:rsidP="009D6031">
      <w:pPr>
        <w:rPr>
          <w:del w:id="372" w:author="Stefan Rupp" w:date="2025-12-09T11:07:00Z" w16du:dateUtc="2025-12-09T10:07:00Z"/>
        </w:rPr>
      </w:pPr>
      <w:del w:id="373" w:author="Stefan Rupp" w:date="2025-12-09T11:07:00Z" w16du:dateUtc="2025-12-09T10:07:00Z">
        <w:r w:rsidDel="000A10F2">
          <w:delText>Es soll aber auch möglich sein, zunächst einmal nur die Pause anzuweisen und das Proposal selbst stehen zu lassen</w:delText>
        </w:r>
        <w:r w:rsidR="009E6904" w:rsidDel="000A10F2">
          <w:delText>.</w:delText>
        </w:r>
        <w:r w:rsidR="009E6904" w:rsidRPr="009E6904" w:rsidDel="000A10F2">
          <w:delText xml:space="preserve"> </w:delText>
        </w:r>
        <w:r w:rsidR="009E6904" w:rsidDel="000A10F2">
          <w:delText>Die Pause rückt dabei nach links direkt hinter die Ankunft am Werk, aber das Proposal der Delivery bleibt stehen:</w:delText>
        </w:r>
      </w:del>
    </w:p>
    <w:p w14:paraId="7630FEA2" w14:textId="26001BAD" w:rsidR="009D6031" w:rsidRDefault="009D6031" w:rsidP="009D6031">
      <w:r w:rsidRPr="009D6031">
        <w:rPr>
          <w:noProof/>
        </w:rPr>
        <w:lastRenderedPageBreak/>
        <w:drawing>
          <wp:inline distT="0" distB="0" distL="0" distR="0" wp14:anchorId="6D328713" wp14:editId="66252263">
            <wp:extent cx="5759450" cy="1664335"/>
            <wp:effectExtent l="0" t="0" r="0" b="0"/>
            <wp:docPr id="15427446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4607" name="Grafik 1" descr="Ein Bild, das Text, Screenshot, Schrift, Reihe enthält.&#10;&#10;KI-generierte Inhalte können fehlerhaft sein."/>
                    <pic:cNvPicPr/>
                  </pic:nvPicPr>
                  <pic:blipFill>
                    <a:blip r:embed="rId40"/>
                    <a:stretch>
                      <a:fillRect/>
                    </a:stretch>
                  </pic:blipFill>
                  <pic:spPr>
                    <a:xfrm>
                      <a:off x="0" y="0"/>
                      <a:ext cx="5759450" cy="1664335"/>
                    </a:xfrm>
                    <a:prstGeom prst="rect">
                      <a:avLst/>
                    </a:prstGeom>
                  </pic:spPr>
                </pic:pic>
              </a:graphicData>
            </a:graphic>
          </wp:inline>
        </w:drawing>
      </w:r>
    </w:p>
    <w:p w14:paraId="2930DBEE" w14:textId="2351D30F" w:rsidR="009E6904" w:rsidRPr="00D003DB" w:rsidRDefault="009E6904" w:rsidP="009E6904">
      <w:del w:id="374" w:author="Stefan Rupp" w:date="2025-12-09T11:07:00Z" w16du:dateUtc="2025-12-09T10:07:00Z">
        <w:r w:rsidDel="000A10F2">
          <w:delText>In beiden Fällen ist d</w:delText>
        </w:r>
      </w:del>
      <w:ins w:id="375" w:author="Stefan Rupp" w:date="2025-12-09T11:07:00Z" w16du:dateUtc="2025-12-09T10:07:00Z">
        <w:r w:rsidR="000A10F2">
          <w:t>D</w:t>
        </w:r>
      </w:ins>
      <w:r>
        <w:t xml:space="preserve">ie Pause </w:t>
      </w:r>
      <w:ins w:id="376" w:author="Stefan Rupp" w:date="2025-12-09T11:07:00Z" w16du:dateUtc="2025-12-09T10:07:00Z">
        <w:r w:rsidR="000A10F2">
          <w:t xml:space="preserve">ist hier </w:t>
        </w:r>
      </w:ins>
      <w:r>
        <w:t xml:space="preserve">nicht Teil einer </w:t>
      </w:r>
      <w:proofErr w:type="gramStart"/>
      <w:r>
        <w:t>Leerfahrt</w:t>
      </w:r>
      <w:proofErr w:type="gramEnd"/>
      <w:r>
        <w:t xml:space="preserve"> sondern wird eigenständig angewiesen.</w:t>
      </w:r>
      <w:bookmarkEnd w:id="355"/>
    </w:p>
    <w:p w14:paraId="4281DE4C" w14:textId="38EF5E06" w:rsidR="009E6904" w:rsidDel="000A10F2" w:rsidRDefault="009E6904" w:rsidP="009D6031">
      <w:pPr>
        <w:rPr>
          <w:del w:id="377" w:author="Stefan Rupp" w:date="2025-12-09T11:08:00Z" w16du:dateUtc="2025-12-09T10:08:00Z"/>
        </w:rPr>
      </w:pPr>
      <w:r>
        <w:t xml:space="preserve">In allen vier obigen Szenarien </w:t>
      </w:r>
      <w:del w:id="378" w:author="Stefan Rupp" w:date="2025-12-09T11:08:00Z" w16du:dateUtc="2025-12-09T10:08:00Z">
        <w:r w:rsidDel="000A10F2">
          <w:delText>gibt es also zwei Möglichkeiten:</w:delText>
        </w:r>
      </w:del>
    </w:p>
    <w:p w14:paraId="1BE29E1B" w14:textId="30CEC483" w:rsidR="009E6904" w:rsidRDefault="009E6904" w:rsidP="000A10F2">
      <w:del w:id="379" w:author="Stefan Rupp" w:date="2025-12-09T11:08:00Z" w16du:dateUtc="2025-12-09T10:08:00Z">
        <w:r w:rsidDel="000A10F2">
          <w:delText xml:space="preserve">Erstens </w:delText>
        </w:r>
        <w:bookmarkStart w:id="380" w:name="_Hlk216433986"/>
        <w:r w:rsidDel="000A10F2">
          <w:delText>wird</w:delText>
        </w:r>
      </w:del>
      <w:ins w:id="381" w:author="Stefan Rupp" w:date="2025-12-09T11:08:00Z" w16du:dateUtc="2025-12-09T10:08:00Z">
        <w:r w:rsidR="000A10F2">
          <w:t>w</w:t>
        </w:r>
      </w:ins>
      <w:ins w:id="382" w:author="Stefan Rupp" w:date="2025-12-09T11:09:00Z" w16du:dateUtc="2025-12-09T10:09:00Z">
        <w:r w:rsidR="000A10F2">
          <w:t>ird</w:t>
        </w:r>
      </w:ins>
      <w:r>
        <w:t xml:space="preserve"> durch einen Klick auf </w:t>
      </w:r>
      <w:ins w:id="383" w:author="Stefan Rupp" w:date="2025-12-10T12:51:00Z" w16du:dateUtc="2025-12-10T11:51:00Z">
        <w:r w:rsidR="00B370CE">
          <w:t>„</w:t>
        </w:r>
      </w:ins>
      <w:proofErr w:type="spellStart"/>
      <w:r>
        <w:t>Assign</w:t>
      </w:r>
      <w:proofErr w:type="spellEnd"/>
      <w:r>
        <w:t xml:space="preserve"> </w:t>
      </w:r>
      <w:del w:id="384" w:author="Stefan Rupp" w:date="2025-12-10T12:51:00Z" w16du:dateUtc="2025-12-10T11:51:00Z">
        <w:r w:rsidDel="00B370CE">
          <w:delText xml:space="preserve">Best </w:delText>
        </w:r>
      </w:del>
      <w:ins w:id="385" w:author="Stefan Rupp" w:date="2025-12-10T12:51:00Z" w16du:dateUtc="2025-12-10T11:51:00Z">
        <w:r w:rsidR="00B370CE">
          <w:t xml:space="preserve">Break“ </w:t>
        </w:r>
      </w:ins>
      <w:ins w:id="386" w:author="Stefan Rupp" w:date="2025-12-09T11:16:00Z" w16du:dateUtc="2025-12-09T10:16:00Z">
        <w:r w:rsidR="00453598">
          <w:t xml:space="preserve">nur </w:t>
        </w:r>
      </w:ins>
      <w:r>
        <w:t xml:space="preserve">die </w:t>
      </w:r>
      <w:del w:id="387" w:author="Stefan Rupp" w:date="2025-12-09T11:09:00Z" w16du:dateUtc="2025-12-09T10:09:00Z">
        <w:r w:rsidDel="000A10F2">
          <w:delText xml:space="preserve">Delivery incl. </w:delText>
        </w:r>
      </w:del>
      <w:r>
        <w:t xml:space="preserve">Pause </w:t>
      </w:r>
      <w:del w:id="388" w:author="Stefan Rupp" w:date="2025-12-09T11:09:00Z" w16du:dateUtc="2025-12-09T10:09:00Z">
        <w:r w:rsidDel="000A10F2">
          <w:delText xml:space="preserve">vor der Beladung </w:delText>
        </w:r>
      </w:del>
      <w:r>
        <w:t>angewiesen</w:t>
      </w:r>
      <w:ins w:id="389" w:author="Stefan Rupp" w:date="2025-12-09T11:09:00Z" w16du:dateUtc="2025-12-09T10:09:00Z">
        <w:r w:rsidR="000A10F2">
          <w:t xml:space="preserve"> und das </w:t>
        </w:r>
        <w:proofErr w:type="spellStart"/>
        <w:r w:rsidR="000A10F2">
          <w:t>Folgeproposal</w:t>
        </w:r>
        <w:proofErr w:type="spellEnd"/>
        <w:r w:rsidR="000A10F2">
          <w:t xml:space="preserve"> stehen gelassen</w:t>
        </w:r>
      </w:ins>
      <w:r>
        <w:t xml:space="preserve">. Dieselbe Transaktion kann auch aus dem Gantt ausgelöst werden, indem </w:t>
      </w:r>
      <w:del w:id="390" w:author="Stefan Rupp" w:date="2025-12-10T12:51:00Z" w16du:dateUtc="2025-12-10T11:51:00Z">
        <w:r w:rsidDel="00B370CE">
          <w:delText xml:space="preserve">der </w:delText>
        </w:r>
      </w:del>
      <w:ins w:id="391" w:author="Stefan Rupp" w:date="2025-12-10T12:51:00Z" w16du:dateUtc="2025-12-10T11:51:00Z">
        <w:r w:rsidR="00B370CE">
          <w:t xml:space="preserve">ein neuer </w:t>
        </w:r>
      </w:ins>
      <w:r>
        <w:t xml:space="preserve">Eintrag </w:t>
      </w:r>
      <w:proofErr w:type="spellStart"/>
      <w:r w:rsidRPr="00E8532C">
        <w:rPr>
          <w:i/>
          <w:iCs/>
        </w:rPr>
        <w:t>Assign</w:t>
      </w:r>
      <w:proofErr w:type="spellEnd"/>
      <w:r w:rsidRPr="00E8532C">
        <w:rPr>
          <w:i/>
          <w:iCs/>
        </w:rPr>
        <w:t xml:space="preserve"> </w:t>
      </w:r>
      <w:del w:id="392" w:author="Stefan Rupp" w:date="2025-12-10T12:52:00Z" w16du:dateUtc="2025-12-10T11:52:00Z">
        <w:r w:rsidRPr="00E8532C" w:rsidDel="00B370CE">
          <w:rPr>
            <w:i/>
            <w:iCs/>
          </w:rPr>
          <w:delText>Best</w:delText>
        </w:r>
        <w:r w:rsidDel="00B370CE">
          <w:delText xml:space="preserve"> </w:delText>
        </w:r>
      </w:del>
      <w:ins w:id="393" w:author="Stefan Rupp" w:date="2025-12-10T12:52:00Z" w16du:dateUtc="2025-12-10T11:52:00Z">
        <w:r w:rsidR="00B370CE" w:rsidRPr="00E8532C">
          <w:rPr>
            <w:i/>
            <w:iCs/>
          </w:rPr>
          <w:t>B</w:t>
        </w:r>
        <w:r w:rsidR="00B370CE">
          <w:rPr>
            <w:i/>
            <w:iCs/>
          </w:rPr>
          <w:t>reak</w:t>
        </w:r>
        <w:r w:rsidR="00B370CE">
          <w:t xml:space="preserve"> </w:t>
        </w:r>
      </w:ins>
      <w:r>
        <w:t>aus dem Kontextmenü heraus aufgerufen wird</w:t>
      </w:r>
      <w:ins w:id="394" w:author="Stefan Rupp" w:date="2025-12-10T12:52:00Z" w16du:dateUtc="2025-12-10T11:52:00Z">
        <w:r w:rsidR="00B370CE">
          <w:t>, welches auf dem Pausen-</w:t>
        </w:r>
        <w:proofErr w:type="spellStart"/>
        <w:r w:rsidR="00B370CE">
          <w:t>Proposal</w:t>
        </w:r>
        <w:proofErr w:type="spellEnd"/>
        <w:r w:rsidR="00B370CE">
          <w:t xml:space="preserve"> geöffnet wird, analog zum bisherigen </w:t>
        </w:r>
        <w:proofErr w:type="spellStart"/>
        <w:r w:rsidR="00B370CE" w:rsidRPr="00B370CE">
          <w:rPr>
            <w:i/>
            <w:iCs/>
            <w:rPrChange w:id="395" w:author="Stefan Rupp" w:date="2025-12-10T12:53:00Z" w16du:dateUtc="2025-12-10T11:53:00Z">
              <w:rPr/>
            </w:rPrChange>
          </w:rPr>
          <w:t>Assign</w:t>
        </w:r>
        <w:proofErr w:type="spellEnd"/>
        <w:r w:rsidR="00B370CE" w:rsidRPr="00B370CE">
          <w:rPr>
            <w:i/>
            <w:iCs/>
            <w:rPrChange w:id="396" w:author="Stefan Rupp" w:date="2025-12-10T12:53:00Z" w16du:dateUtc="2025-12-10T11:53:00Z">
              <w:rPr/>
            </w:rPrChange>
          </w:rPr>
          <w:t xml:space="preserve"> Best</w:t>
        </w:r>
        <w:r w:rsidR="00B370CE">
          <w:t xml:space="preserve">, welches dann nicht </w:t>
        </w:r>
      </w:ins>
      <w:ins w:id="397" w:author="Stefan Rupp" w:date="2025-12-10T12:53:00Z" w16du:dateUtc="2025-12-10T11:53:00Z">
        <w:r w:rsidR="00B370CE">
          <w:t>klickbar ist (siehe unten)</w:t>
        </w:r>
      </w:ins>
      <w:r w:rsidR="00E8532C">
        <w:t>:</w:t>
      </w:r>
    </w:p>
    <w:p w14:paraId="7B1198A6" w14:textId="2E294D6B" w:rsidR="00E8532C" w:rsidRDefault="00E8532C" w:rsidP="009D6031">
      <w:r w:rsidRPr="00E8532C">
        <w:rPr>
          <w:noProof/>
        </w:rPr>
        <w:drawing>
          <wp:inline distT="0" distB="0" distL="0" distR="0" wp14:anchorId="018BBDBE" wp14:editId="19537084">
            <wp:extent cx="1962000" cy="856800"/>
            <wp:effectExtent l="0" t="0" r="635" b="635"/>
            <wp:docPr id="1723105276"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5276" name="Grafik 1" descr="Ein Bild, das Text, Screenshot, Zahl, Display enthält.&#10;&#10;KI-generierte Inhalte können fehlerhaft sein."/>
                    <pic:cNvPicPr/>
                  </pic:nvPicPr>
                  <pic:blipFill>
                    <a:blip r:embed="rId41"/>
                    <a:stretch>
                      <a:fillRect/>
                    </a:stretch>
                  </pic:blipFill>
                  <pic:spPr>
                    <a:xfrm>
                      <a:off x="0" y="0"/>
                      <a:ext cx="1962000" cy="856800"/>
                    </a:xfrm>
                    <a:prstGeom prst="rect">
                      <a:avLst/>
                    </a:prstGeom>
                  </pic:spPr>
                </pic:pic>
              </a:graphicData>
            </a:graphic>
          </wp:inline>
        </w:drawing>
      </w:r>
    </w:p>
    <w:p w14:paraId="3C026A04" w14:textId="5ABF14EB" w:rsidR="009E6904" w:rsidDel="00453598" w:rsidRDefault="00453598" w:rsidP="009D6031">
      <w:pPr>
        <w:rPr>
          <w:del w:id="398" w:author="Stefan Rupp" w:date="2025-12-09T11:16:00Z" w16du:dateUtc="2025-12-09T10:16:00Z"/>
        </w:rPr>
      </w:pPr>
      <w:ins w:id="399" w:author="Stefan Rupp" w:date="2025-12-09T11:25:00Z" w16du:dateUtc="2025-12-09T10:25:00Z">
        <w:r>
          <w:t xml:space="preserve"> </w:t>
        </w:r>
      </w:ins>
      <w:del w:id="400" w:author="Stefan Rupp" w:date="2025-12-09T11:16:00Z" w16du:dateUtc="2025-12-09T10:16:00Z">
        <w:r w:rsidR="009E6904" w:rsidDel="00453598">
          <w:delText>Zweitens muss eine Möglichkeit angeboten werden, nur die Pause anzuweisen, ohne die Lieferung gleich mit anzuweisen. Ist in diesem zweiten Fall die Pause Teil einer Leerfahrt, werden Leerfahrt und Pause immer gemeinsam angewiesen. Nur für den Fall, dass der Truck bereits idle am Ladewerk steht, oder die Leerfahrt zum Werk bereits angewiesen ist, wird die Pause einzeln ang</w:delText>
        </w:r>
        <w:r w:rsidR="00E8532C" w:rsidDel="00453598">
          <w:delText>e</w:delText>
        </w:r>
        <w:r w:rsidR="009E6904" w:rsidDel="00453598">
          <w:delText>wiesen</w:delText>
        </w:r>
        <w:bookmarkEnd w:id="380"/>
        <w:r w:rsidR="009E6904" w:rsidDel="00453598">
          <w:delText>.</w:delText>
        </w:r>
      </w:del>
    </w:p>
    <w:p w14:paraId="65A8D4F3" w14:textId="673AC9AC" w:rsidR="00E40365" w:rsidRDefault="00E40365" w:rsidP="00E40365">
      <w:pPr>
        <w:pStyle w:val="berschrift4"/>
      </w:pPr>
      <w:del w:id="401" w:author="Stefan Rupp" w:date="2025-12-09T11:16:00Z" w16du:dateUtc="2025-12-09T10:16:00Z">
        <w:r w:rsidDel="00453598">
          <w:delText xml:space="preserve"> </w:delText>
        </w:r>
      </w:del>
      <w:bookmarkStart w:id="402" w:name="_Ref203476671"/>
      <w:r>
        <w:t>Fall 2: Keine Pausen-Anweisung durch Disponenten</w:t>
      </w:r>
      <w:bookmarkEnd w:id="402"/>
    </w:p>
    <w:p w14:paraId="18FE5DEC" w14:textId="21AD2B9C" w:rsidR="00E40365" w:rsidRDefault="00E40365" w:rsidP="00E40365">
      <w:r>
        <w:t>Für den Fall, dass die Optimierung Pausen vorschlägt, der Disponent diese jedoch nicht anweisen kann:</w:t>
      </w:r>
    </w:p>
    <w:p w14:paraId="54AD547B" w14:textId="4E09ACED" w:rsidR="005B166D" w:rsidRDefault="0093555C" w:rsidP="005B166D">
      <w:r>
        <w:t>Auch für diesen Fall können die v</w:t>
      </w:r>
      <w:r w:rsidR="005B166D">
        <w:t xml:space="preserve">ier Szenarien </w:t>
      </w:r>
      <w:r>
        <w:t>betrachtet</w:t>
      </w:r>
      <w:r w:rsidR="005B166D">
        <w:t xml:space="preserve"> werden:</w:t>
      </w:r>
    </w:p>
    <w:p w14:paraId="188EE4CD" w14:textId="77777777" w:rsidR="005B166D" w:rsidRDefault="005B166D" w:rsidP="005B166D">
      <w:pPr>
        <w:pStyle w:val="Listenabsatz"/>
        <w:numPr>
          <w:ilvl w:val="0"/>
          <w:numId w:val="19"/>
        </w:numPr>
        <w:rPr>
          <w:b/>
          <w:bCs/>
        </w:rPr>
      </w:pPr>
      <w:r w:rsidRPr="009E6904">
        <w:rPr>
          <w:b/>
          <w:bCs/>
        </w:rPr>
        <w:t xml:space="preserve">Pausenvorschlag hinter bereits angewiesenem </w:t>
      </w:r>
      <w:proofErr w:type="spellStart"/>
      <w:r w:rsidRPr="009E6904">
        <w:rPr>
          <w:b/>
          <w:bCs/>
        </w:rPr>
        <w:t>ReturnRun</w:t>
      </w:r>
      <w:proofErr w:type="spellEnd"/>
    </w:p>
    <w:p w14:paraId="7E4F0102" w14:textId="74D477D8" w:rsidR="005B166D" w:rsidRPr="00D003DB" w:rsidRDefault="005B166D" w:rsidP="0093555C">
      <w:pPr>
        <w:pStyle w:val="Listenabsatz"/>
        <w:numPr>
          <w:ilvl w:val="0"/>
          <w:numId w:val="19"/>
        </w:numPr>
      </w:pPr>
      <w:r w:rsidRPr="009E6904">
        <w:rPr>
          <w:b/>
          <w:bCs/>
        </w:rPr>
        <w:lastRenderedPageBreak/>
        <w:t>Pausenvorschlag während oder am Ende des vorgeschlagenen Approachs</w:t>
      </w:r>
    </w:p>
    <w:p w14:paraId="37E697A6" w14:textId="77777777" w:rsidR="005B166D" w:rsidRPr="009E6904" w:rsidRDefault="005B166D" w:rsidP="005B166D">
      <w:pPr>
        <w:pStyle w:val="Listenabsatz"/>
        <w:numPr>
          <w:ilvl w:val="0"/>
          <w:numId w:val="19"/>
        </w:numPr>
        <w:rPr>
          <w:b/>
          <w:bCs/>
        </w:rPr>
      </w:pPr>
      <w:r w:rsidRPr="009E6904">
        <w:rPr>
          <w:b/>
          <w:bCs/>
        </w:rPr>
        <w:t>Pausenvorschlag hinter vorgeschlagenem Approach</w:t>
      </w:r>
    </w:p>
    <w:p w14:paraId="23707F00" w14:textId="77777777" w:rsidR="005B166D" w:rsidRPr="009E6904" w:rsidRDefault="005B166D" w:rsidP="005B166D">
      <w:pPr>
        <w:pStyle w:val="Listenabsatz"/>
        <w:numPr>
          <w:ilvl w:val="0"/>
          <w:numId w:val="19"/>
        </w:numPr>
        <w:rPr>
          <w:b/>
          <w:bCs/>
        </w:rPr>
      </w:pPr>
      <w:r w:rsidRPr="009E6904">
        <w:rPr>
          <w:b/>
          <w:bCs/>
        </w:rPr>
        <w:t xml:space="preserve">Pausenvorschlag für </w:t>
      </w:r>
      <w:proofErr w:type="spellStart"/>
      <w:r w:rsidRPr="009E6904">
        <w:rPr>
          <w:b/>
          <w:bCs/>
        </w:rPr>
        <w:t>idle</w:t>
      </w:r>
      <w:proofErr w:type="spellEnd"/>
      <w:r w:rsidRPr="009E6904">
        <w:rPr>
          <w:b/>
          <w:bCs/>
        </w:rPr>
        <w:t xml:space="preserve"> Truck</w:t>
      </w:r>
    </w:p>
    <w:p w14:paraId="761994A9" w14:textId="77777777" w:rsidR="005975CB" w:rsidRDefault="0093555C" w:rsidP="005B166D">
      <w:bookmarkStart w:id="403" w:name="_Hlk216434088"/>
      <w:r>
        <w:t xml:space="preserve">Allen vier Szenarien gemein ist, dass das erste </w:t>
      </w:r>
      <w:proofErr w:type="spellStart"/>
      <w:r>
        <w:t>Proposal</w:t>
      </w:r>
      <w:proofErr w:type="spellEnd"/>
      <w:r>
        <w:t xml:space="preserve"> im TS eine Pause enthält. </w:t>
      </w:r>
      <w:r w:rsidR="005975CB">
        <w:t xml:space="preserve">Hier stellvertretend die Situation die Situation für Szenario 4 für den </w:t>
      </w:r>
      <w:proofErr w:type="spellStart"/>
      <w:r w:rsidR="005975CB">
        <w:t>idle</w:t>
      </w:r>
      <w:proofErr w:type="spellEnd"/>
      <w:r w:rsidR="005975CB">
        <w:t xml:space="preserve"> Truck:</w:t>
      </w:r>
    </w:p>
    <w:p w14:paraId="7A217FD0" w14:textId="7231550E" w:rsidR="005975CB" w:rsidRDefault="005975CB" w:rsidP="005B166D">
      <w:r w:rsidRPr="00B441D3">
        <w:rPr>
          <w:noProof/>
        </w:rPr>
        <w:drawing>
          <wp:inline distT="0" distB="0" distL="0" distR="0" wp14:anchorId="6998FC16" wp14:editId="0408A731">
            <wp:extent cx="5759450" cy="1658620"/>
            <wp:effectExtent l="0" t="0" r="0" b="0"/>
            <wp:docPr id="13772442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8"/>
                    <a:stretch>
                      <a:fillRect/>
                    </a:stretch>
                  </pic:blipFill>
                  <pic:spPr>
                    <a:xfrm>
                      <a:off x="0" y="0"/>
                      <a:ext cx="5759450" cy="1658620"/>
                    </a:xfrm>
                    <a:prstGeom prst="rect">
                      <a:avLst/>
                    </a:prstGeom>
                  </pic:spPr>
                </pic:pic>
              </a:graphicData>
            </a:graphic>
          </wp:inline>
        </w:drawing>
      </w:r>
    </w:p>
    <w:p w14:paraId="6680C53B" w14:textId="366D8E9E" w:rsidR="0093555C" w:rsidRDefault="0093555C" w:rsidP="005B166D">
      <w:r>
        <w:t xml:space="preserve">Da Pausen in diesem Fall jedoch nie vom Disponenten angewiesen werden können, kann es </w:t>
      </w:r>
      <w:r w:rsidR="005975CB">
        <w:t xml:space="preserve">auch </w:t>
      </w:r>
      <w:r>
        <w:t xml:space="preserve">kein </w:t>
      </w:r>
      <w:proofErr w:type="spellStart"/>
      <w:r>
        <w:t>Assign</w:t>
      </w:r>
      <w:proofErr w:type="spellEnd"/>
      <w:r>
        <w:t xml:space="preserve"> Best geben, da es nicht möglich ist, dem Optimierer „Best“ zu folgen. Der </w:t>
      </w:r>
      <w:proofErr w:type="spellStart"/>
      <w:r>
        <w:t>Assign</w:t>
      </w:r>
      <w:proofErr w:type="spellEnd"/>
      <w:r>
        <w:t xml:space="preserve"> Best-Button </w:t>
      </w:r>
      <w:r w:rsidR="005975CB">
        <w:t>(</w:t>
      </w:r>
      <w:r>
        <w:t>sowie der entsprechende Punkt im Gantt-Kontextmenü</w:t>
      </w:r>
      <w:r w:rsidR="005975CB">
        <w:t>)</w:t>
      </w:r>
      <w:r>
        <w:t xml:space="preserve"> m</w:t>
      </w:r>
      <w:r w:rsidR="005975CB">
        <w:t>u</w:t>
      </w:r>
      <w:r>
        <w:t xml:space="preserve">ss demzufolge ausgegraut werden: </w:t>
      </w:r>
      <w:proofErr w:type="spellStart"/>
      <w:r>
        <w:t>Assign</w:t>
      </w:r>
      <w:proofErr w:type="spellEnd"/>
      <w:r>
        <w:t xml:space="preserve"> Best ist nicht möglich.</w:t>
      </w:r>
    </w:p>
    <w:p w14:paraId="0516ABC6" w14:textId="767AD63D" w:rsidR="005B166D" w:rsidRDefault="005B166D" w:rsidP="00E40365">
      <w:r>
        <w:t xml:space="preserve">Der Disponent kann aber jederzeit durch manuelles </w:t>
      </w:r>
      <w:proofErr w:type="spellStart"/>
      <w:r>
        <w:t>Assignment</w:t>
      </w:r>
      <w:proofErr w:type="spellEnd"/>
      <w:r>
        <w:t xml:space="preserve"> dem Fahrzeug eine neue Anweisung geben</w:t>
      </w:r>
      <w:ins w:id="404" w:author="Stefan Rupp" w:date="2025-12-10T12:54:00Z" w16du:dateUtc="2025-12-10T11:54:00Z">
        <w:r w:rsidR="00B370CE">
          <w:t xml:space="preserve">, auch aus dem </w:t>
        </w:r>
        <w:proofErr w:type="spellStart"/>
        <w:r w:rsidR="00B370CE">
          <w:t>Proposel-Grid</w:t>
        </w:r>
        <w:proofErr w:type="spellEnd"/>
        <w:r w:rsidR="00B370CE">
          <w:t xml:space="preserve"> (also von links unten nach links oben)</w:t>
        </w:r>
      </w:ins>
      <w:r>
        <w:t xml:space="preserve">. Diese zählt dann </w:t>
      </w:r>
      <w:ins w:id="405" w:author="Stefan Rupp" w:date="2025-12-10T12:54:00Z" w16du:dateUtc="2025-12-10T11:54:00Z">
        <w:r w:rsidR="00B370CE">
          <w:t xml:space="preserve">allerdings </w:t>
        </w:r>
      </w:ins>
      <w:r>
        <w:t xml:space="preserve">nicht als </w:t>
      </w:r>
      <w:proofErr w:type="spellStart"/>
      <w:r>
        <w:t>Assign</w:t>
      </w:r>
      <w:proofErr w:type="spellEnd"/>
      <w:r>
        <w:t xml:space="preserve"> Best.</w:t>
      </w:r>
    </w:p>
    <w:bookmarkEnd w:id="403"/>
    <w:p w14:paraId="39037827" w14:textId="08871EA1" w:rsidR="00E8532C" w:rsidRDefault="00E40365" w:rsidP="00E8532C">
      <w:pPr>
        <w:pStyle w:val="berschrift4"/>
      </w:pPr>
      <w:r>
        <w:t xml:space="preserve"> </w:t>
      </w:r>
      <w:bookmarkStart w:id="406" w:name="_Ref216171833"/>
      <w:r w:rsidR="00E8532C">
        <w:t>Erweiterung der GUI</w:t>
      </w:r>
      <w:bookmarkEnd w:id="406"/>
    </w:p>
    <w:p w14:paraId="4BEDDD8F" w14:textId="7C600D03" w:rsidR="00B20066" w:rsidRDefault="00453598" w:rsidP="00A63AF4">
      <w:pPr>
        <w:rPr>
          <w:ins w:id="407" w:author="Stefan Rupp" w:date="2025-12-09T12:48:00Z" w16du:dateUtc="2025-12-09T11:48:00Z"/>
        </w:rPr>
      </w:pPr>
      <w:bookmarkStart w:id="408" w:name="_Hlk216434285"/>
      <w:ins w:id="409" w:author="Stefan Rupp" w:date="2025-12-09T11:18:00Z" w16du:dateUtc="2025-12-09T10:18:00Z">
        <w:r>
          <w:t xml:space="preserve">Um dem Disponenten ein sichtbares </w:t>
        </w:r>
      </w:ins>
      <w:ins w:id="410" w:author="Stefan Rupp" w:date="2025-12-09T11:27:00Z" w16du:dateUtc="2025-12-09T10:27:00Z">
        <w:r w:rsidR="00A962B5">
          <w:t>Z</w:t>
        </w:r>
      </w:ins>
      <w:ins w:id="411" w:author="Stefan Rupp" w:date="2025-12-09T11:18:00Z" w16du:dateUtc="2025-12-09T10:18:00Z">
        <w:r>
          <w:t xml:space="preserve">eichen zu geben, dass in bestimmten Fällen kein </w:t>
        </w:r>
        <w:proofErr w:type="spellStart"/>
        <w:r>
          <w:t>Assi</w:t>
        </w:r>
      </w:ins>
      <w:ins w:id="412" w:author="Stefan Rupp" w:date="2025-12-09T11:19:00Z" w16du:dateUtc="2025-12-09T10:19:00Z">
        <w:r>
          <w:t>gn</w:t>
        </w:r>
        <w:proofErr w:type="spellEnd"/>
        <w:r>
          <w:t xml:space="preserve"> Best einer Lieferung, sondern nur einer Pause erfolgt, </w:t>
        </w:r>
      </w:ins>
      <w:del w:id="413" w:author="Stefan Rupp" w:date="2025-12-09T11:19:00Z" w16du:dateUtc="2025-12-09T10:19:00Z">
        <w:r w:rsidR="00E8532C" w:rsidDel="00453598">
          <w:delText xml:space="preserve">Es </w:delText>
        </w:r>
      </w:del>
      <w:r w:rsidR="00E8532C">
        <w:t xml:space="preserve">soll </w:t>
      </w:r>
      <w:del w:id="414" w:author="Stefan Rupp" w:date="2025-12-09T11:19:00Z" w16du:dateUtc="2025-12-09T10:19:00Z">
        <w:r w:rsidR="00E8532C" w:rsidDel="00453598">
          <w:delText xml:space="preserve">dazu </w:delText>
        </w:r>
      </w:del>
      <w:r w:rsidR="00E8532C">
        <w:t xml:space="preserve">im Report &amp; </w:t>
      </w:r>
      <w:proofErr w:type="spellStart"/>
      <w:r w:rsidR="00E8532C">
        <w:t>Assign</w:t>
      </w:r>
      <w:proofErr w:type="spellEnd"/>
      <w:r w:rsidR="00E8532C">
        <w:t xml:space="preserve">-Fenster </w:t>
      </w:r>
      <w:ins w:id="415" w:author="Stefan Rupp" w:date="2025-12-09T11:38:00Z" w16du:dateUtc="2025-12-09T10:38:00Z">
        <w:r w:rsidR="00FB2D69">
          <w:t xml:space="preserve">der </w:t>
        </w:r>
      </w:ins>
      <w:ins w:id="416" w:author="Stefan Rupp" w:date="2025-12-09T12:49:00Z" w16du:dateUtc="2025-12-09T11:49:00Z">
        <w:r w:rsidR="00B20066">
          <w:t>„</w:t>
        </w:r>
      </w:ins>
      <w:proofErr w:type="spellStart"/>
      <w:ins w:id="417" w:author="Stefan Rupp" w:date="2025-12-09T11:38:00Z" w16du:dateUtc="2025-12-09T10:38:00Z">
        <w:r w:rsidR="00FB2D69">
          <w:t>Assign</w:t>
        </w:r>
        <w:proofErr w:type="spellEnd"/>
        <w:r w:rsidR="00FB2D69">
          <w:t xml:space="preserve"> Best</w:t>
        </w:r>
      </w:ins>
      <w:ins w:id="418" w:author="Stefan Rupp" w:date="2025-12-09T12:49:00Z" w16du:dateUtc="2025-12-09T11:49:00Z">
        <w:r w:rsidR="00B20066">
          <w:t>“</w:t>
        </w:r>
      </w:ins>
      <w:ins w:id="419" w:author="Stefan Rupp" w:date="2025-12-09T11:38:00Z" w16du:dateUtc="2025-12-09T10:38:00Z">
        <w:r w:rsidR="00FB2D69">
          <w:t xml:space="preserve">-Button unter bestimmten Bedingungen </w:t>
        </w:r>
      </w:ins>
      <w:ins w:id="420" w:author="Stefan Rupp" w:date="2025-12-09T12:48:00Z" w16du:dateUtc="2025-12-09T11:48:00Z">
        <w:r w:rsidR="00B20066">
          <w:t xml:space="preserve">inaktiv gesetzt werden, und </w:t>
        </w:r>
        <w:proofErr w:type="gramStart"/>
        <w:r w:rsidR="00B20066">
          <w:t>statt dessen</w:t>
        </w:r>
        <w:proofErr w:type="gramEnd"/>
        <w:r w:rsidR="00B20066">
          <w:t xml:space="preserve"> ein neuer, weiterer </w:t>
        </w:r>
      </w:ins>
      <w:ins w:id="421" w:author="Stefan Rupp" w:date="2025-12-09T11:38:00Z" w16du:dateUtc="2025-12-09T10:38:00Z">
        <w:r w:rsidR="00FB2D69">
          <w:t>„</w:t>
        </w:r>
        <w:proofErr w:type="spellStart"/>
        <w:r w:rsidR="00FB2D69">
          <w:t>Assign</w:t>
        </w:r>
        <w:proofErr w:type="spellEnd"/>
        <w:r w:rsidR="00FB2D69">
          <w:t xml:space="preserve"> Break“</w:t>
        </w:r>
      </w:ins>
      <w:ins w:id="422" w:author="Stefan Rupp" w:date="2025-12-09T12:49:00Z" w16du:dateUtc="2025-12-09T11:49:00Z">
        <w:r w:rsidR="00B20066">
          <w:t>-Button aktiviert werden</w:t>
        </w:r>
      </w:ins>
      <w:ins w:id="423" w:author="Stefan Rupp" w:date="2025-12-09T11:38:00Z" w16du:dateUtc="2025-12-09T10:38:00Z">
        <w:r w:rsidR="00FB2D69">
          <w:t xml:space="preserve">. </w:t>
        </w:r>
      </w:ins>
      <w:ins w:id="424" w:author="Stefan Rupp" w:date="2025-12-09T12:49:00Z" w16du:dateUtc="2025-12-09T11:49:00Z">
        <w:r w:rsidR="00B20066">
          <w:t>Dieser neue „</w:t>
        </w:r>
        <w:proofErr w:type="spellStart"/>
        <w:r w:rsidR="00B20066">
          <w:t>Assign</w:t>
        </w:r>
        <w:proofErr w:type="spellEnd"/>
        <w:r w:rsidR="00B20066">
          <w:t xml:space="preserve"> B</w:t>
        </w:r>
      </w:ins>
      <w:ins w:id="425" w:author="Stefan Rupp" w:date="2025-12-10T12:59:00Z" w16du:dateUtc="2025-12-10T11:59:00Z">
        <w:r w:rsidR="00B370CE">
          <w:t>reak</w:t>
        </w:r>
      </w:ins>
      <w:ins w:id="426" w:author="Stefan Rupp" w:date="2025-12-09T12:49:00Z" w16du:dateUtc="2025-12-09T11:49:00Z">
        <w:r w:rsidR="00B20066">
          <w:t>“-Button soll sich gleich rechts neben dem „</w:t>
        </w:r>
        <w:proofErr w:type="spellStart"/>
        <w:r w:rsidR="00B20066">
          <w:t>Assign</w:t>
        </w:r>
        <w:proofErr w:type="spellEnd"/>
        <w:r w:rsidR="00B20066">
          <w:t xml:space="preserve"> Best“-Button be</w:t>
        </w:r>
      </w:ins>
      <w:ins w:id="427" w:author="Stefan Rupp" w:date="2025-12-09T12:50:00Z" w16du:dateUtc="2025-12-09T11:50:00Z">
        <w:r w:rsidR="00B20066">
          <w:t>finden und genau dann aktiviert sein, wenn das erste Element im Tour Schedule eine Pause enthält</w:t>
        </w:r>
      </w:ins>
      <w:ins w:id="428" w:author="Stefan Rupp" w:date="2025-12-09T12:51:00Z" w16du:dateUtc="2025-12-09T11:51:00Z">
        <w:r w:rsidR="00B20066">
          <w:t xml:space="preserve"> (d.h. die beiden Zeitstempel </w:t>
        </w:r>
        <w:proofErr w:type="spellStart"/>
        <w:r w:rsidR="00B20066">
          <w:t>thePauseStart</w:t>
        </w:r>
        <w:proofErr w:type="spellEnd"/>
        <w:r w:rsidR="00B20066">
          <w:t xml:space="preserve"> und </w:t>
        </w:r>
        <w:proofErr w:type="spellStart"/>
        <w:r w:rsidR="00B20066">
          <w:t>thePauseEnd</w:t>
        </w:r>
        <w:proofErr w:type="spellEnd"/>
        <w:r w:rsidR="00B20066">
          <w:t xml:space="preserve"> gesetzt sind)</w:t>
        </w:r>
      </w:ins>
      <w:ins w:id="429" w:author="Stefan Rupp" w:date="2025-12-09T12:50:00Z" w16du:dateUtc="2025-12-09T11:50:00Z">
        <w:r w:rsidR="00B20066">
          <w:t xml:space="preserve">. In diesem </w:t>
        </w:r>
      </w:ins>
      <w:ins w:id="430" w:author="Stefan Rupp" w:date="2025-12-09T12:51:00Z" w16du:dateUtc="2025-12-09T11:51:00Z">
        <w:r w:rsidR="00B20066">
          <w:t>F</w:t>
        </w:r>
      </w:ins>
      <w:ins w:id="431" w:author="Stefan Rupp" w:date="2025-12-09T12:50:00Z" w16du:dateUtc="2025-12-09T11:50:00Z">
        <w:r w:rsidR="00B20066">
          <w:t>all darf der „</w:t>
        </w:r>
        <w:proofErr w:type="spellStart"/>
        <w:r w:rsidR="00B20066">
          <w:t>Assign</w:t>
        </w:r>
        <w:proofErr w:type="spellEnd"/>
        <w:r w:rsidR="00B20066">
          <w:t xml:space="preserve"> Best“-Button nicht aktiv sein. Die beiden Buttons sind also niema</w:t>
        </w:r>
      </w:ins>
      <w:ins w:id="432" w:author="Stefan Rupp" w:date="2025-12-09T12:51:00Z" w16du:dateUtc="2025-12-09T11:51:00Z">
        <w:r w:rsidR="00B20066">
          <w:t>ls</w:t>
        </w:r>
      </w:ins>
      <w:ins w:id="433" w:author="Stefan Rupp" w:date="2025-12-09T12:50:00Z" w16du:dateUtc="2025-12-09T11:50:00Z">
        <w:r w:rsidR="00B20066">
          <w:t xml:space="preserve"> beide gleichzeitig aktiv</w:t>
        </w:r>
      </w:ins>
      <w:ins w:id="434" w:author="Stefan Rupp" w:date="2025-12-09T13:01:00Z" w16du:dateUtc="2025-12-09T12:01:00Z">
        <w:r w:rsidR="00F52541">
          <w:t>:</w:t>
        </w:r>
      </w:ins>
    </w:p>
    <w:p w14:paraId="3860FA22" w14:textId="7CEFEDF0" w:rsidR="00C0453A" w:rsidDel="00B20066" w:rsidRDefault="00F52541">
      <w:pPr>
        <w:rPr>
          <w:del w:id="435" w:author="Stefan Rupp" w:date="2025-12-09T12:51:00Z" w16du:dateUtc="2025-12-09T11:51:00Z"/>
        </w:rPr>
      </w:pPr>
      <w:ins w:id="436" w:author="Stefan Rupp" w:date="2025-12-09T13:01:00Z" w16du:dateUtc="2025-12-09T12:01:00Z">
        <w:r>
          <w:rPr>
            <w:noProof/>
          </w:rPr>
          <w:lastRenderedPageBreak/>
          <w:drawing>
            <wp:inline distT="0" distB="0" distL="0" distR="0" wp14:anchorId="04122F7F" wp14:editId="004711F1">
              <wp:extent cx="5732145" cy="2914015"/>
              <wp:effectExtent l="0" t="0" r="1905" b="635"/>
              <wp:docPr id="66211855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2145" cy="2914015"/>
                      </a:xfrm>
                      <a:prstGeom prst="rect">
                        <a:avLst/>
                      </a:prstGeom>
                      <a:noFill/>
                      <a:ln>
                        <a:noFill/>
                      </a:ln>
                    </pic:spPr>
                  </pic:pic>
                </a:graphicData>
              </a:graphic>
            </wp:inline>
          </w:drawing>
        </w:r>
      </w:ins>
      <w:del w:id="437" w:author="Stefan Rupp" w:date="2025-12-09T12:51:00Z" w16du:dateUtc="2025-12-09T11:51:00Z">
        <w:r w:rsidR="00E8532C" w:rsidDel="00B20066">
          <w:delText>im Planned Grid das Kontextmenü erweitert werden um einen neuen Eintrag „Assign Break“</w:delText>
        </w:r>
        <w:r w:rsidR="0093555C" w:rsidDel="00B20066">
          <w:delText>, der sichtbar sein soll, falls Pausen-Anweisung</w:delText>
        </w:r>
      </w:del>
      <w:del w:id="438" w:author="Stefan Rupp" w:date="2025-12-09T11:19:00Z" w16du:dateUtc="2025-12-09T10:19:00Z">
        <w:r w:rsidR="0093555C" w:rsidDel="00453598">
          <w:delText>en</w:delText>
        </w:r>
      </w:del>
      <w:del w:id="439" w:author="Stefan Rupp" w:date="2025-12-09T12:51:00Z" w16du:dateUtc="2025-12-09T11:51:00Z">
        <w:r w:rsidR="0093555C" w:rsidDel="00B20066">
          <w:delText xml:space="preserve"> durch den Disponenten möglich sind</w:delText>
        </w:r>
        <w:r w:rsidR="00B76565" w:rsidDel="00B20066">
          <w:delText xml:space="preserve"> (Fall 1)</w:delText>
        </w:r>
        <w:r w:rsidR="00C0453A" w:rsidDel="00B20066">
          <w:delText>:</w:delText>
        </w:r>
      </w:del>
    </w:p>
    <w:p w14:paraId="3A8C9B4F" w14:textId="29E3B848" w:rsidR="00C0453A" w:rsidRDefault="00C0453A" w:rsidP="00B20066">
      <w:pPr>
        <w:rPr>
          <w:ins w:id="440" w:author="Stefan Rupp" w:date="2025-12-09T11:21:00Z" w16du:dateUtc="2025-12-09T10:21:00Z"/>
        </w:rPr>
      </w:pPr>
      <w:del w:id="441" w:author="Stefan Rupp" w:date="2025-12-09T12:51:00Z" w16du:dateUtc="2025-12-09T11:51:00Z">
        <w:r w:rsidRPr="00C0453A" w:rsidDel="00B20066">
          <w:rPr>
            <w:noProof/>
          </w:rPr>
          <w:drawing>
            <wp:inline distT="0" distB="0" distL="0" distR="0" wp14:anchorId="0DA43F18" wp14:editId="6DA99EB9">
              <wp:extent cx="2491200" cy="2847600"/>
              <wp:effectExtent l="0" t="0" r="4445" b="0"/>
              <wp:docPr id="444441523"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523" name="Grafik 1" descr="Ein Bild, das Text, Elektronik, Screenshot, Display enthält.&#10;&#10;KI-generierte Inhalte können fehlerhaft sein."/>
                      <pic:cNvPicPr/>
                    </pic:nvPicPr>
                    <pic:blipFill>
                      <a:blip r:embed="rId43"/>
                      <a:stretch>
                        <a:fillRect/>
                      </a:stretch>
                    </pic:blipFill>
                    <pic:spPr>
                      <a:xfrm>
                        <a:off x="0" y="0"/>
                        <a:ext cx="2491200" cy="2847600"/>
                      </a:xfrm>
                      <a:prstGeom prst="rect">
                        <a:avLst/>
                      </a:prstGeom>
                    </pic:spPr>
                  </pic:pic>
                </a:graphicData>
              </a:graphic>
            </wp:inline>
          </w:drawing>
        </w:r>
      </w:del>
    </w:p>
    <w:p w14:paraId="28CBF957" w14:textId="1840CEB3" w:rsidR="00453598" w:rsidDel="00053C25" w:rsidRDefault="00053C25" w:rsidP="00A63AF4">
      <w:pPr>
        <w:rPr>
          <w:del w:id="442" w:author="Stefan Rupp" w:date="2025-12-09T11:25:00Z" w16du:dateUtc="2025-12-09T10:25:00Z"/>
        </w:rPr>
      </w:pPr>
      <w:ins w:id="443" w:author="Stefan Rupp" w:date="2025-12-10T13:04:00Z" w16du:dateUtc="2025-12-10T12:04:00Z">
        <w:r>
          <w:t>Der neue Button soll links neben der Beschriftung „</w:t>
        </w:r>
        <w:proofErr w:type="spellStart"/>
        <w:r>
          <w:t>Assign</w:t>
        </w:r>
        <w:proofErr w:type="spellEnd"/>
        <w:r>
          <w:t xml:space="preserve"> Break“ das Break-Icon (d</w:t>
        </w:r>
      </w:ins>
      <w:ins w:id="444" w:author="Stefan Rupp" w:date="2025-12-10T13:05:00Z" w16du:dateUtc="2025-12-10T12:05:00Z">
        <w:r>
          <w:t>ie Kaffeetasse) enthalten.</w:t>
        </w:r>
      </w:ins>
      <w:bookmarkEnd w:id="408"/>
    </w:p>
    <w:p w14:paraId="02D74F4A" w14:textId="77777777" w:rsidR="00053C25" w:rsidRDefault="00053C25" w:rsidP="00A63AF4">
      <w:pPr>
        <w:rPr>
          <w:ins w:id="445" w:author="Stefan Rupp" w:date="2025-12-10T13:04:00Z" w16du:dateUtc="2025-12-10T12:04:00Z"/>
        </w:rPr>
      </w:pPr>
    </w:p>
    <w:p w14:paraId="176AF1FE" w14:textId="4BF61C5F" w:rsidR="00B441D3" w:rsidRDefault="00E8532C" w:rsidP="00A63AF4">
      <w:del w:id="446" w:author="Stefan Rupp" w:date="2025-12-09T13:02:00Z" w16du:dateUtc="2025-12-09T12:02:00Z">
        <w:r w:rsidDel="00F52541">
          <w:delText>Dieser Eintrag soll auf dem ersten Element des Planned Grid dann selektierbar sein, wenn das erste Element einen Pausen-Vorschlag enthält</w:delText>
        </w:r>
      </w:del>
      <w:del w:id="447" w:author="Stefan Rupp" w:date="2025-12-09T12:51:00Z" w16du:dateUtc="2025-12-09T11:51:00Z">
        <w:r w:rsidDel="00B20066">
          <w:delText xml:space="preserve"> (d.h. die beiden Zeitstempel </w:delText>
        </w:r>
        <w:r w:rsidDel="00B20066">
          <w:lastRenderedPageBreak/>
          <w:delText>thePauseStart und thePauseEnd gesetzt sind)</w:delText>
        </w:r>
      </w:del>
      <w:del w:id="448" w:author="Stefan Rupp" w:date="2025-12-09T13:02:00Z" w16du:dateUtc="2025-12-09T12:02:00Z">
        <w:r w:rsidDel="00F52541">
          <w:delText xml:space="preserve">. </w:delText>
        </w:r>
      </w:del>
      <w:bookmarkStart w:id="449" w:name="_Hlk216434414"/>
      <w:r>
        <w:t xml:space="preserve">Angezeigt soll </w:t>
      </w:r>
      <w:del w:id="450" w:author="Stefan Rupp" w:date="2025-12-09T13:02:00Z" w16du:dateUtc="2025-12-09T12:02:00Z">
        <w:r w:rsidDel="00F52541">
          <w:delText>die Option</w:delText>
        </w:r>
      </w:del>
      <w:ins w:id="451" w:author="Stefan Rupp" w:date="2025-12-09T13:02:00Z" w16du:dateUtc="2025-12-09T12:02:00Z">
        <w:r w:rsidR="00F52541">
          <w:t>der neue Button</w:t>
        </w:r>
      </w:ins>
      <w:r>
        <w:t xml:space="preserve"> dann, wenn die neue BA RAAB (Report &amp; </w:t>
      </w:r>
      <w:proofErr w:type="spellStart"/>
      <w:r>
        <w:t>Assign</w:t>
      </w:r>
      <w:proofErr w:type="spellEnd"/>
      <w:r>
        <w:t xml:space="preserve">: </w:t>
      </w:r>
      <w:proofErr w:type="spellStart"/>
      <w:r>
        <w:t>Assign</w:t>
      </w:r>
      <w:proofErr w:type="spellEnd"/>
      <w:r>
        <w:t xml:space="preserve"> Break) gesetzt ist. Die neue BA soll per Default aktiv sein.</w:t>
      </w:r>
      <w:bookmarkEnd w:id="449"/>
      <w:del w:id="452" w:author="Stefan Rupp" w:date="2025-12-10T13:03:00Z" w16du:dateUtc="2025-12-10T12:03:00Z">
        <w:r w:rsidDel="00053C25">
          <w:delText xml:space="preserve"> Im Gantt soll diese Option ebenfalls verfügbar sein</w:delText>
        </w:r>
        <w:r w:rsidR="00C0453A" w:rsidDel="00053C25">
          <w:delText xml:space="preserve"> (</w:delText>
        </w:r>
      </w:del>
      <w:del w:id="453" w:author="Stefan Rupp" w:date="2025-12-10T13:00:00Z" w16du:dateUtc="2025-12-10T12:00:00Z">
        <w:r w:rsidR="00C0453A" w:rsidDel="00B370CE">
          <w:delText>unmittelbar unter</w:delText>
        </w:r>
      </w:del>
      <w:del w:id="454" w:author="Stefan Rupp" w:date="2025-12-10T13:03:00Z" w16du:dateUtc="2025-12-10T12:03:00Z">
        <w:r w:rsidR="00C0453A" w:rsidDel="00053C25">
          <w:delText xml:space="preserve"> Assign Best)</w:delText>
        </w:r>
        <w:r w:rsidDel="00053C25">
          <w:delText>, fall</w:delText>
        </w:r>
        <w:r w:rsidR="00C0453A" w:rsidDel="00053C25">
          <w:delText>s das erste Proposal Pausenzeiten gesetzt hat.</w:delText>
        </w:r>
      </w:del>
    </w:p>
    <w:p w14:paraId="1307E50D" w14:textId="3299F79B" w:rsidR="006A3E73" w:rsidRDefault="00B76565" w:rsidP="00A63AF4">
      <w:pPr>
        <w:rPr>
          <w:ins w:id="455" w:author="Stefan Rupp" w:date="2025-12-09T13:09:00Z" w16du:dateUtc="2025-12-09T12:09:00Z"/>
        </w:rPr>
      </w:pPr>
      <w:bookmarkStart w:id="456" w:name="_Hlk216434426"/>
      <w:r>
        <w:t xml:space="preserve">Werden Pausen nicht durch den Disponenten angewiesen (Fall 2), so soll es diesen neuen </w:t>
      </w:r>
      <w:del w:id="457" w:author="Stefan Rupp" w:date="2025-12-09T13:08:00Z" w16du:dateUtc="2025-12-09T12:08:00Z">
        <w:r w:rsidDel="00635CAF">
          <w:delText xml:space="preserve">Eintrag </w:delText>
        </w:r>
      </w:del>
      <w:ins w:id="458" w:author="Stefan Rupp" w:date="2025-12-09T13:08:00Z" w16du:dateUtc="2025-12-09T12:08:00Z">
        <w:r w:rsidR="00635CAF">
          <w:t xml:space="preserve">Button </w:t>
        </w:r>
      </w:ins>
      <w:r>
        <w:t>nicht geben.</w:t>
      </w:r>
    </w:p>
    <w:p w14:paraId="5986B2B7" w14:textId="56F43258" w:rsidR="00635CAF" w:rsidRDefault="00635CAF" w:rsidP="00A63AF4">
      <w:pPr>
        <w:rPr>
          <w:ins w:id="459" w:author="Stefan Rupp" w:date="2025-12-09T13:10:00Z" w16du:dateUtc="2025-12-09T12:10:00Z"/>
        </w:rPr>
      </w:pPr>
      <w:bookmarkStart w:id="460" w:name="_Hlk216434452"/>
      <w:bookmarkEnd w:id="456"/>
      <w:ins w:id="461" w:author="Stefan Rupp" w:date="2025-12-09T13:09:00Z" w16du:dateUtc="2025-12-09T12:09:00Z">
        <w:r>
          <w:t>Genauso soll d</w:t>
        </w:r>
      </w:ins>
      <w:ins w:id="462" w:author="Stefan Rupp" w:date="2025-12-09T13:10:00Z" w16du:dateUtc="2025-12-09T12:10:00Z">
        <w:r>
          <w:t>as Gantt-Kontextmenü verändert werden. Hier gibt es aktuell als oberste Option auf dem ersten Element des Tour-</w:t>
        </w:r>
        <w:proofErr w:type="spellStart"/>
        <w:r>
          <w:t>Schedules</w:t>
        </w:r>
        <w:proofErr w:type="spellEnd"/>
        <w:r>
          <w:t>, den Eintrag „</w:t>
        </w:r>
        <w:proofErr w:type="spellStart"/>
        <w:r>
          <w:t>Assign</w:t>
        </w:r>
        <w:proofErr w:type="spellEnd"/>
        <w:r>
          <w:t xml:space="preserve"> Best“:</w:t>
        </w:r>
      </w:ins>
    </w:p>
    <w:p w14:paraId="5FC1D9AC" w14:textId="69D77B3E" w:rsidR="00635CAF" w:rsidRDefault="00635CAF" w:rsidP="00A63AF4">
      <w:pPr>
        <w:rPr>
          <w:ins w:id="463" w:author="Stefan Rupp" w:date="2025-12-09T13:10:00Z" w16du:dateUtc="2025-12-09T12:10:00Z"/>
        </w:rPr>
      </w:pPr>
      <w:ins w:id="464" w:author="Stefan Rupp" w:date="2025-12-09T13:10:00Z" w16du:dateUtc="2025-12-09T12:10:00Z">
        <w:r w:rsidRPr="00635CAF">
          <w:rPr>
            <w:noProof/>
          </w:rPr>
          <w:drawing>
            <wp:inline distT="0" distB="0" distL="0" distR="0" wp14:anchorId="376AFD8C" wp14:editId="19359A62">
              <wp:extent cx="3525675" cy="1410270"/>
              <wp:effectExtent l="0" t="0" r="0" b="0"/>
              <wp:docPr id="1469123440"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23440" name="Grafik 1" descr="Ein Bild, das Text, Screenshot, Reihe, Schrift enthält.&#10;&#10;KI-generierte Inhalte können fehlerhaft sein."/>
                      <pic:cNvPicPr/>
                    </pic:nvPicPr>
                    <pic:blipFill>
                      <a:blip r:embed="rId44"/>
                      <a:stretch>
                        <a:fillRect/>
                      </a:stretch>
                    </pic:blipFill>
                    <pic:spPr>
                      <a:xfrm>
                        <a:off x="0" y="0"/>
                        <a:ext cx="3525675" cy="1410270"/>
                      </a:xfrm>
                      <a:prstGeom prst="rect">
                        <a:avLst/>
                      </a:prstGeom>
                    </pic:spPr>
                  </pic:pic>
                </a:graphicData>
              </a:graphic>
            </wp:inline>
          </w:drawing>
        </w:r>
      </w:ins>
    </w:p>
    <w:p w14:paraId="1E7FFD7A" w14:textId="77777777" w:rsidR="002260CC" w:rsidRDefault="00635CAF" w:rsidP="00A63AF4">
      <w:pPr>
        <w:rPr>
          <w:ins w:id="465" w:author="Stefan Rupp" w:date="2025-12-09T14:16:00Z" w16du:dateUtc="2025-12-09T13:16:00Z"/>
        </w:rPr>
      </w:pPr>
      <w:ins w:id="466" w:author="Stefan Rupp" w:date="2025-12-09T13:10:00Z" w16du:dateUtc="2025-12-09T12:10:00Z">
        <w:r>
          <w:t xml:space="preserve">Auch dieser Eintrag soll </w:t>
        </w:r>
      </w:ins>
      <w:ins w:id="467" w:author="Stefan Rupp" w:date="2025-12-09T13:11:00Z" w16du:dateUtc="2025-12-09T12:11:00Z">
        <w:r>
          <w:t>deaktiviert werden, wenn dieses erste Element eine Pause enthält und Pausen durch den Disponenten angewiesen werden (Fall 1).</w:t>
        </w:r>
      </w:ins>
      <w:ins w:id="468" w:author="Stefan Rupp" w:date="2025-12-09T14:13:00Z" w16du:dateUtc="2025-12-09T13:13:00Z">
        <w:r w:rsidR="002260CC">
          <w:t xml:space="preserve"> In dem Fall muss die </w:t>
        </w:r>
        <w:proofErr w:type="spellStart"/>
        <w:r w:rsidR="002260CC">
          <w:t>Gui</w:t>
        </w:r>
        <w:proofErr w:type="spellEnd"/>
        <w:r w:rsidR="002260CC">
          <w:t xml:space="preserve"> erkennen, auf welchem </w:t>
        </w:r>
      </w:ins>
      <w:ins w:id="469" w:author="Stefan Rupp" w:date="2025-12-09T14:14:00Z" w16du:dateUtc="2025-12-09T13:14:00Z">
        <w:r w:rsidR="002260CC">
          <w:t xml:space="preserve">Teil des </w:t>
        </w:r>
        <w:proofErr w:type="spellStart"/>
        <w:r w:rsidR="002260CC">
          <w:t>Folgeproposals</w:t>
        </w:r>
        <w:proofErr w:type="spellEnd"/>
        <w:r w:rsidR="002260CC">
          <w:t xml:space="preserve"> der Rechtsklick erfolgte: Passiert das auf der Lieferung selbst, soll das normale Kontextmenü mit (deaktiviertem) „</w:t>
        </w:r>
        <w:proofErr w:type="spellStart"/>
        <w:r w:rsidR="002260CC">
          <w:t>Assign</w:t>
        </w:r>
        <w:proofErr w:type="spellEnd"/>
        <w:r w:rsidR="002260CC">
          <w:t xml:space="preserve"> Best“-Eintrag angezeigt werden, erfolgte der Rechtsklick aber auf der Pause (also auf dem schr</w:t>
        </w:r>
      </w:ins>
      <w:ins w:id="470" w:author="Stefan Rupp" w:date="2025-12-09T14:15:00Z" w16du:dateUtc="2025-12-09T13:15:00Z">
        <w:r w:rsidR="002260CC">
          <w:t xml:space="preserve">affierten Bereich des </w:t>
        </w:r>
        <w:proofErr w:type="spellStart"/>
        <w:r w:rsidR="002260CC">
          <w:t>Proposals</w:t>
        </w:r>
        <w:proofErr w:type="spellEnd"/>
        <w:r w:rsidR="002260CC">
          <w:t>), so soll statt des normalen Kontextmenüs ein anderes Kontextmenü angezeigt werden, welches nur den (aktiven) Eintrag „</w:t>
        </w:r>
        <w:proofErr w:type="spellStart"/>
        <w:r w:rsidR="002260CC">
          <w:t>Assign</w:t>
        </w:r>
        <w:proofErr w:type="spellEnd"/>
        <w:r w:rsidR="002260CC">
          <w:t xml:space="preserve"> Break“ enthält.</w:t>
        </w:r>
      </w:ins>
    </w:p>
    <w:p w14:paraId="3138722D" w14:textId="45D193CC" w:rsidR="002260CC" w:rsidRDefault="002260CC" w:rsidP="00A63AF4">
      <w:pPr>
        <w:rPr>
          <w:ins w:id="471" w:author="Stefan Rupp" w:date="2025-12-09T14:17:00Z" w16du:dateUtc="2025-12-09T13:17:00Z"/>
        </w:rPr>
      </w:pPr>
      <w:ins w:id="472" w:author="Stefan Rupp" w:date="2025-12-09T14:15:00Z" w16du:dateUtc="2025-12-09T13:15:00Z">
        <w:r>
          <w:t xml:space="preserve">Wird das Kontextmenü auf einer zukünftigen </w:t>
        </w:r>
      </w:ins>
      <w:ins w:id="473" w:author="Stefan Rupp" w:date="2025-12-09T14:16:00Z" w16du:dateUtc="2025-12-09T13:16:00Z">
        <w:r>
          <w:t>Pause aktiviert, die nicht im ersten Element des Tour-</w:t>
        </w:r>
        <w:proofErr w:type="spellStart"/>
        <w:r>
          <w:t>Schedules</w:t>
        </w:r>
        <w:proofErr w:type="spellEnd"/>
        <w:r>
          <w:t xml:space="preserve"> liegt, soll zwar dieses neue Kontextmenü angezeigt werden, der Eintrag „</w:t>
        </w:r>
        <w:proofErr w:type="spellStart"/>
        <w:r>
          <w:t>Assign</w:t>
        </w:r>
        <w:proofErr w:type="spellEnd"/>
        <w:r>
          <w:t xml:space="preserve"> Break“</w:t>
        </w:r>
        <w:del w:id="474" w:author="Timm Ziarnetzky" w:date="2025-12-12T12:22:00Z" w16du:dateUtc="2025-12-12T11:22:00Z">
          <w:r w:rsidDel="00F0599F">
            <w:delText>§</w:delText>
          </w:r>
        </w:del>
        <w:r>
          <w:t xml:space="preserve"> soll dabei aber dea</w:t>
        </w:r>
      </w:ins>
      <w:ins w:id="475" w:author="Stefan Rupp" w:date="2025-12-09T14:17:00Z" w16du:dateUtc="2025-12-09T13:17:00Z">
        <w:r>
          <w:t>ktiviert sein, d.h. nicht auswählbar.</w:t>
        </w:r>
        <w:bookmarkEnd w:id="460"/>
      </w:ins>
    </w:p>
    <w:p w14:paraId="763F3E5B" w14:textId="1EB9FE3C" w:rsidR="002260CC" w:rsidRDefault="002260CC" w:rsidP="00A63AF4">
      <w:pPr>
        <w:rPr>
          <w:ins w:id="476" w:author="Stefan Rupp" w:date="2025-12-10T13:03:00Z" w16du:dateUtc="2025-12-10T12:03:00Z"/>
        </w:rPr>
      </w:pPr>
      <w:bookmarkStart w:id="477" w:name="_Hlk216434565"/>
      <w:ins w:id="478" w:author="Stefan Rupp" w:date="2025-12-09T14:17:00Z" w16du:dateUtc="2025-12-09T13:17:00Z">
        <w:r>
          <w:lastRenderedPageBreak/>
          <w:t>Im OE</w:t>
        </w:r>
      </w:ins>
      <w:ins w:id="479" w:author="Stefan Rupp" w:date="2025-12-09T14:18:00Z" w16du:dateUtc="2025-12-09T13:18:00Z">
        <w:r>
          <w:t xml:space="preserve">V-Modus sollen beide Einträge </w:t>
        </w:r>
      </w:ins>
      <w:ins w:id="480" w:author="Stefan Rupp" w:date="2025-12-09T14:19:00Z" w16du:dateUtc="2025-12-09T13:19:00Z">
        <w:r>
          <w:t>(„</w:t>
        </w:r>
      </w:ins>
      <w:proofErr w:type="spellStart"/>
      <w:ins w:id="481" w:author="Stefan Rupp" w:date="2025-12-09T14:18:00Z" w16du:dateUtc="2025-12-09T13:18:00Z">
        <w:r>
          <w:t>Assign</w:t>
        </w:r>
        <w:proofErr w:type="spellEnd"/>
        <w:r>
          <w:t xml:space="preserve"> Best</w:t>
        </w:r>
      </w:ins>
      <w:ins w:id="482" w:author="Stefan Rupp" w:date="2025-12-09T14:19:00Z" w16du:dateUtc="2025-12-09T13:19:00Z">
        <w:r>
          <w:t>“</w:t>
        </w:r>
      </w:ins>
      <w:ins w:id="483" w:author="Stefan Rupp" w:date="2025-12-09T14:18:00Z" w16du:dateUtc="2025-12-09T13:18:00Z">
        <w:r>
          <w:t xml:space="preserve"> und </w:t>
        </w:r>
      </w:ins>
      <w:ins w:id="484" w:author="Stefan Rupp" w:date="2025-12-09T14:19:00Z" w16du:dateUtc="2025-12-09T13:19:00Z">
        <w:r>
          <w:t>„</w:t>
        </w:r>
      </w:ins>
      <w:proofErr w:type="spellStart"/>
      <w:ins w:id="485" w:author="Stefan Rupp" w:date="2025-12-09T14:18:00Z" w16du:dateUtc="2025-12-09T13:18:00Z">
        <w:r>
          <w:t>Assign</w:t>
        </w:r>
        <w:proofErr w:type="spellEnd"/>
        <w:r>
          <w:t xml:space="preserve"> Break</w:t>
        </w:r>
      </w:ins>
      <w:ins w:id="486" w:author="Stefan Rupp" w:date="2025-12-09T14:19:00Z" w16du:dateUtc="2025-12-09T13:19:00Z">
        <w:r>
          <w:t>“</w:t>
        </w:r>
      </w:ins>
      <w:ins w:id="487" w:author="Stefan Rupp" w:date="2025-12-09T14:18:00Z" w16du:dateUtc="2025-12-09T13:18:00Z">
        <w:r>
          <w:t xml:space="preserve">) immer </w:t>
        </w:r>
      </w:ins>
      <w:ins w:id="488" w:author="Stefan Rupp" w:date="2025-12-09T14:19:00Z" w16du:dateUtc="2025-12-09T13:19:00Z">
        <w:r>
          <w:t>unsichtbar sein. Das Kontextmenü auf einer Pause soll das gleiche sein wie für Lieferungen.</w:t>
        </w:r>
      </w:ins>
    </w:p>
    <w:p w14:paraId="48F21A79" w14:textId="4CD99407" w:rsidR="00053C25" w:rsidRDefault="00053C25" w:rsidP="00A63AF4">
      <w:pPr>
        <w:rPr>
          <w:ins w:id="489" w:author="Stefan Rupp" w:date="2025-12-09T14:13:00Z" w16du:dateUtc="2025-12-09T13:13:00Z"/>
        </w:rPr>
      </w:pPr>
      <w:bookmarkStart w:id="490" w:name="_Hlk216434570"/>
      <w:bookmarkEnd w:id="477"/>
      <w:ins w:id="491" w:author="Stefan Rupp" w:date="2025-12-10T13:03:00Z" w16du:dateUtc="2025-12-10T12:03:00Z">
        <w:r>
          <w:t>Der Kontextmenüeintrag „</w:t>
        </w:r>
        <w:proofErr w:type="spellStart"/>
        <w:r>
          <w:t>Assign</w:t>
        </w:r>
        <w:proofErr w:type="spellEnd"/>
        <w:r>
          <w:t xml:space="preserve"> Break“ soll ebenfalls an die BA RAAB gebunden </w:t>
        </w:r>
      </w:ins>
      <w:ins w:id="492" w:author="Stefan Rupp" w:date="2025-12-10T13:04:00Z" w16du:dateUtc="2025-12-10T12:04:00Z">
        <w:r>
          <w:t>werden.</w:t>
        </w:r>
      </w:ins>
    </w:p>
    <w:p w14:paraId="4EDD8B07" w14:textId="18828C52" w:rsidR="00635CAF" w:rsidDel="002260CC" w:rsidRDefault="00635CAF" w:rsidP="00A63AF4">
      <w:pPr>
        <w:rPr>
          <w:del w:id="493" w:author="Stefan Rupp" w:date="2025-12-09T14:13:00Z" w16du:dateUtc="2025-12-09T13:13:00Z"/>
        </w:rPr>
      </w:pPr>
      <w:bookmarkStart w:id="494" w:name="_Toc216263932"/>
      <w:bookmarkStart w:id="495" w:name="_Toc216268498"/>
      <w:bookmarkStart w:id="496" w:name="_Toc216276954"/>
      <w:bookmarkEnd w:id="494"/>
      <w:bookmarkEnd w:id="495"/>
      <w:bookmarkEnd w:id="496"/>
      <w:bookmarkEnd w:id="490"/>
    </w:p>
    <w:p w14:paraId="01A36EC9" w14:textId="061F8057" w:rsidR="00782E6C" w:rsidRDefault="00782E6C" w:rsidP="00782E6C">
      <w:pPr>
        <w:pStyle w:val="berschrift3"/>
        <w:rPr>
          <w:lang w:val="en-GB"/>
        </w:rPr>
      </w:pPr>
      <w:bookmarkStart w:id="497" w:name="_Toc216276955"/>
      <w:r w:rsidRPr="00782E6C">
        <w:rPr>
          <w:lang w:val="en-GB"/>
        </w:rPr>
        <w:t xml:space="preserve">Break-Assignment </w:t>
      </w:r>
      <w:proofErr w:type="spellStart"/>
      <w:r w:rsidRPr="00782E6C">
        <w:rPr>
          <w:lang w:val="en-GB"/>
        </w:rPr>
        <w:t>beim</w:t>
      </w:r>
      <w:proofErr w:type="spellEnd"/>
      <w:r w:rsidRPr="00782E6C">
        <w:rPr>
          <w:lang w:val="en-GB"/>
        </w:rPr>
        <w:t xml:space="preserve"> Assign-B</w:t>
      </w:r>
      <w:r>
        <w:rPr>
          <w:lang w:val="en-GB"/>
        </w:rPr>
        <w:t>est (Non-</w:t>
      </w:r>
      <w:proofErr w:type="spellStart"/>
      <w:r>
        <w:rPr>
          <w:lang w:val="en-GB"/>
        </w:rPr>
        <w:t>Telematik</w:t>
      </w:r>
      <w:proofErr w:type="spellEnd"/>
      <w:r>
        <w:rPr>
          <w:lang w:val="en-GB"/>
        </w:rPr>
        <w:t>)</w:t>
      </w:r>
      <w:bookmarkEnd w:id="497"/>
    </w:p>
    <w:p w14:paraId="3298CA55" w14:textId="14071416" w:rsidR="00B76565" w:rsidRDefault="00B76565" w:rsidP="00B76565">
      <w:pPr>
        <w:pStyle w:val="berschrift4"/>
      </w:pPr>
      <w:r w:rsidRPr="006A3E73">
        <w:rPr>
          <w:lang w:val="en-GB"/>
        </w:rPr>
        <w:t xml:space="preserve"> </w:t>
      </w:r>
      <w:bookmarkStart w:id="498" w:name="_Ref216276918"/>
      <w:r>
        <w:t>Fall 1: Pausen-Anweisung durch Disponenten</w:t>
      </w:r>
      <w:bookmarkEnd w:id="498"/>
    </w:p>
    <w:p w14:paraId="2A96EE61" w14:textId="77777777" w:rsidR="00B76565" w:rsidRDefault="00B76565" w:rsidP="00B76565">
      <w:r>
        <w:t>Für den Fall, dass die Optimierung Pausen vorschlägt und der Disponent diese anweisen kann:</w:t>
      </w:r>
    </w:p>
    <w:p w14:paraId="65F6E61C" w14:textId="5EDE87A5" w:rsidR="00782E6C" w:rsidRDefault="00782E6C" w:rsidP="00782E6C">
      <w:r>
        <w:t xml:space="preserve">Beim </w:t>
      </w:r>
      <w:proofErr w:type="spellStart"/>
      <w:r>
        <w:t>Assign</w:t>
      </w:r>
      <w:proofErr w:type="spellEnd"/>
      <w:r>
        <w:t xml:space="preserve">-Best eines </w:t>
      </w:r>
      <w:proofErr w:type="spellStart"/>
      <w:r>
        <w:t>Proposals</w:t>
      </w:r>
      <w:proofErr w:type="spellEnd"/>
      <w:r>
        <w:t xml:space="preserve"> an ein Non-Telematik-Fahrzeug wird üblicherweise die Leerfahrt zum </w:t>
      </w:r>
      <w:proofErr w:type="spellStart"/>
      <w:r>
        <w:t>Ladewerk</w:t>
      </w:r>
      <w:proofErr w:type="spellEnd"/>
      <w:r>
        <w:t xml:space="preserve"> des </w:t>
      </w:r>
      <w:proofErr w:type="spellStart"/>
      <w:r>
        <w:t>Folgeproposals</w:t>
      </w:r>
      <w:proofErr w:type="spellEnd"/>
      <w:r>
        <w:t xml:space="preserve"> mit angewiesen. Enthält diese Leerfahrt eine Pause, so soll diese zusammen mit der Leerfahrt angewiesen werden.</w:t>
      </w:r>
    </w:p>
    <w:p w14:paraId="4EE846A7" w14:textId="67CFADC7" w:rsidR="00FC63BC" w:rsidRDefault="00FC63BC" w:rsidP="00782E6C">
      <w:r w:rsidRPr="00FC63BC">
        <w:rPr>
          <w:noProof/>
        </w:rPr>
        <w:drawing>
          <wp:inline distT="0" distB="0" distL="0" distR="0" wp14:anchorId="254A8DE7" wp14:editId="52F6C189">
            <wp:extent cx="5759450" cy="1301115"/>
            <wp:effectExtent l="0" t="0" r="0" b="0"/>
            <wp:docPr id="9766897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9706" name="Grafik 1" descr="Ein Bild, das Text, Screenshot, Schrift, Reihe enthält.&#10;&#10;KI-generierte Inhalte können fehlerhaft sein."/>
                    <pic:cNvPicPr/>
                  </pic:nvPicPr>
                  <pic:blipFill>
                    <a:blip r:embed="rId45"/>
                    <a:stretch>
                      <a:fillRect/>
                    </a:stretch>
                  </pic:blipFill>
                  <pic:spPr>
                    <a:xfrm>
                      <a:off x="0" y="0"/>
                      <a:ext cx="5759450" cy="1301115"/>
                    </a:xfrm>
                    <a:prstGeom prst="rect">
                      <a:avLst/>
                    </a:prstGeom>
                  </pic:spPr>
                </pic:pic>
              </a:graphicData>
            </a:graphic>
          </wp:inline>
        </w:drawing>
      </w:r>
    </w:p>
    <w:p w14:paraId="15BF6003" w14:textId="34943E48" w:rsidR="00FC63BC" w:rsidRDefault="00FC63BC" w:rsidP="00782E6C">
      <w:r>
        <w:t xml:space="preserve">Durch das </w:t>
      </w:r>
      <w:proofErr w:type="spellStart"/>
      <w:r>
        <w:t>Assignment</w:t>
      </w:r>
      <w:proofErr w:type="spellEnd"/>
      <w:r>
        <w:t xml:space="preserve"> an den non-Telematik-Truck wird eine mögliche Pause des Follow-Up-</w:t>
      </w:r>
      <w:proofErr w:type="spellStart"/>
      <w:r>
        <w:t>Proposals</w:t>
      </w:r>
      <w:proofErr w:type="spellEnd"/>
      <w:r>
        <w:t xml:space="preserve"> direkt mit angewiesen:</w:t>
      </w:r>
    </w:p>
    <w:p w14:paraId="394F7F12" w14:textId="431A3880" w:rsidR="00FC63BC" w:rsidRDefault="00FC63BC" w:rsidP="00782E6C">
      <w:r w:rsidRPr="00FC63BC">
        <w:rPr>
          <w:noProof/>
        </w:rPr>
        <w:drawing>
          <wp:inline distT="0" distB="0" distL="0" distR="0" wp14:anchorId="5FF66F79" wp14:editId="5605D4A6">
            <wp:extent cx="5759450" cy="1290955"/>
            <wp:effectExtent l="0" t="0" r="0" b="4445"/>
            <wp:docPr id="20301896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9611" name="Grafik 1" descr="Ein Bild, das Text, Screenshot, Schrift, Zahl enthält.&#10;&#10;KI-generierte Inhalte können fehlerhaft sein."/>
                    <pic:cNvPicPr/>
                  </pic:nvPicPr>
                  <pic:blipFill>
                    <a:blip r:embed="rId46"/>
                    <a:stretch>
                      <a:fillRect/>
                    </a:stretch>
                  </pic:blipFill>
                  <pic:spPr>
                    <a:xfrm>
                      <a:off x="0" y="0"/>
                      <a:ext cx="5759450" cy="1290955"/>
                    </a:xfrm>
                    <a:prstGeom prst="rect">
                      <a:avLst/>
                    </a:prstGeom>
                  </pic:spPr>
                </pic:pic>
              </a:graphicData>
            </a:graphic>
          </wp:inline>
        </w:drawing>
      </w:r>
    </w:p>
    <w:p w14:paraId="0F1101C6" w14:textId="47461CBF" w:rsidR="00782E6C" w:rsidRDefault="0084363C" w:rsidP="00782E6C">
      <w:ins w:id="499" w:author="Stefan Rupp" w:date="2025-12-10T16:38:00Z" w16du:dateUtc="2025-12-10T15:38:00Z">
        <w:r>
          <w:t>Ein</w:t>
        </w:r>
      </w:ins>
      <w:ins w:id="500" w:author="Stefan Rupp" w:date="2025-12-10T16:36:00Z" w16du:dateUtc="2025-12-10T15:36:00Z">
        <w:r>
          <w:t xml:space="preserve"> </w:t>
        </w:r>
      </w:ins>
      <w:del w:id="501" w:author="Stefan Rupp" w:date="2025-12-10T16:36:00Z" w16du:dateUtc="2025-12-10T15:36:00Z">
        <w:r w:rsidR="00782E6C" w:rsidDel="0084363C">
          <w:delText xml:space="preserve">Im </w:delText>
        </w:r>
      </w:del>
      <w:r w:rsidR="00782E6C">
        <w:t>Extremfall</w:t>
      </w:r>
      <w:ins w:id="502" w:author="Stefan Rupp" w:date="2025-12-10T16:38:00Z" w16du:dateUtc="2025-12-10T15:38:00Z">
        <w:r>
          <w:t xml:space="preserve"> wäre</w:t>
        </w:r>
      </w:ins>
      <w:ins w:id="503" w:author="Stefan Rupp" w:date="2025-12-10T16:36:00Z" w16du:dateUtc="2025-12-10T15:36:00Z">
        <w:r>
          <w:t>, dass</w:t>
        </w:r>
      </w:ins>
      <w:r w:rsidR="00782E6C">
        <w:t xml:space="preserve"> </w:t>
      </w:r>
      <w:del w:id="504" w:author="Stefan Rupp" w:date="2025-12-10T16:36:00Z" w16du:dateUtc="2025-12-10T15:36:00Z">
        <w:r w:rsidR="00782E6C" w:rsidDel="0084363C">
          <w:delText xml:space="preserve">könnte </w:delText>
        </w:r>
      </w:del>
      <w:r w:rsidR="00782E6C">
        <w:t xml:space="preserve">ein </w:t>
      </w:r>
      <w:del w:id="505" w:author="Stefan Rupp" w:date="2025-12-10T16:37:00Z" w16du:dateUtc="2025-12-10T15:37:00Z">
        <w:r w:rsidR="00782E6C" w:rsidDel="0084363C">
          <w:delText xml:space="preserve">Assign-Best an ein </w:delText>
        </w:r>
      </w:del>
      <w:r w:rsidR="00782E6C">
        <w:t xml:space="preserve">Non-Telematik-Fahrzeug gleich zwei Pausen </w:t>
      </w:r>
      <w:del w:id="506" w:author="Stefan Rupp" w:date="2025-12-10T16:37:00Z" w16du:dateUtc="2025-12-10T15:37:00Z">
        <w:r w:rsidR="00782E6C" w:rsidDel="0084363C">
          <w:delText>anwei</w:delText>
        </w:r>
      </w:del>
      <w:ins w:id="507" w:author="Stefan Rupp" w:date="2025-12-10T16:37:00Z" w16du:dateUtc="2025-12-10T15:37:00Z">
        <w:r>
          <w:t>im Plant hat,</w:t>
        </w:r>
      </w:ins>
      <w:del w:id="508" w:author="Stefan Rupp" w:date="2025-12-10T16:37:00Z" w16du:dateUtc="2025-12-10T15:37:00Z">
        <w:r w:rsidR="00782E6C" w:rsidDel="0084363C">
          <w:delText>sen:</w:delText>
        </w:r>
      </w:del>
      <w:r w:rsidR="00782E6C">
        <w:t xml:space="preserve"> </w:t>
      </w:r>
      <w:del w:id="509" w:author="Stefan Rupp" w:date="2025-12-10T16:37:00Z" w16du:dateUtc="2025-12-10T15:37:00Z">
        <w:r w:rsidR="00782E6C" w:rsidDel="0084363C">
          <w:delText xml:space="preserve">Eine </w:delText>
        </w:r>
      </w:del>
      <w:ins w:id="510" w:author="Stefan Rupp" w:date="2025-12-10T16:37:00Z" w16du:dateUtc="2025-12-10T15:37:00Z">
        <w:r>
          <w:t xml:space="preserve">eine </w:t>
        </w:r>
      </w:ins>
      <w:r w:rsidR="00782E6C">
        <w:t xml:space="preserve">auf dem Weg zum ersten </w:t>
      </w:r>
      <w:proofErr w:type="spellStart"/>
      <w:r w:rsidR="00782E6C">
        <w:lastRenderedPageBreak/>
        <w:t>Ladewerk</w:t>
      </w:r>
      <w:proofErr w:type="spellEnd"/>
      <w:r w:rsidR="00782E6C">
        <w:t xml:space="preserve"> und eine zweite nach dem Abladen auf dem Rückweg zum zweiten </w:t>
      </w:r>
      <w:proofErr w:type="spellStart"/>
      <w:r w:rsidR="00782E6C">
        <w:t>Ladewerk</w:t>
      </w:r>
      <w:proofErr w:type="spellEnd"/>
      <w:r w:rsidR="0087264C">
        <w:t>:</w:t>
      </w:r>
    </w:p>
    <w:p w14:paraId="0B89ABEA" w14:textId="03B2A596" w:rsidR="0087264C" w:rsidRDefault="0087264C" w:rsidP="00782E6C">
      <w:r w:rsidRPr="0087264C">
        <w:rPr>
          <w:noProof/>
        </w:rPr>
        <w:drawing>
          <wp:inline distT="0" distB="0" distL="0" distR="0" wp14:anchorId="77872230" wp14:editId="713B4DDA">
            <wp:extent cx="5759450" cy="1287145"/>
            <wp:effectExtent l="0" t="0" r="0" b="8255"/>
            <wp:docPr id="9649386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8643" name="Grafik 1" descr="Ein Bild, das Text, Screenshot, Schrift, Reihe enthält.&#10;&#10;KI-generierte Inhalte können fehlerhaft sein."/>
                    <pic:cNvPicPr/>
                  </pic:nvPicPr>
                  <pic:blipFill>
                    <a:blip r:embed="rId47"/>
                    <a:stretch>
                      <a:fillRect/>
                    </a:stretch>
                  </pic:blipFill>
                  <pic:spPr>
                    <a:xfrm>
                      <a:off x="0" y="0"/>
                      <a:ext cx="5759450" cy="1287145"/>
                    </a:xfrm>
                    <a:prstGeom prst="rect">
                      <a:avLst/>
                    </a:prstGeom>
                  </pic:spPr>
                </pic:pic>
              </a:graphicData>
            </a:graphic>
          </wp:inline>
        </w:drawing>
      </w:r>
    </w:p>
    <w:p w14:paraId="0932A32E" w14:textId="7F79E557" w:rsidR="0084363C" w:rsidRDefault="0084363C" w:rsidP="00782E6C">
      <w:pPr>
        <w:rPr>
          <w:ins w:id="511" w:author="Stefan Rupp" w:date="2025-12-10T16:41:00Z" w16du:dateUtc="2025-12-10T15:41:00Z"/>
        </w:rPr>
      </w:pPr>
      <w:ins w:id="512" w:author="Stefan Rupp" w:date="2025-12-10T16:38:00Z" w16du:dateUtc="2025-12-10T15:38:00Z">
        <w:r>
          <w:t>Aber auch für Non-Telematik-Fahrzeuge gilt, dass hinter eine</w:t>
        </w:r>
      </w:ins>
      <w:ins w:id="513" w:author="Timm Ziarnetzky" w:date="2025-12-12T12:29:00Z" w16du:dateUtc="2025-12-12T11:29:00Z">
        <w:r w:rsidR="003E5974">
          <w:t>r</w:t>
        </w:r>
      </w:ins>
      <w:ins w:id="514" w:author="Stefan Rupp" w:date="2025-12-10T16:38:00Z" w16du:dateUtc="2025-12-10T15:38:00Z">
        <w:r>
          <w:t xml:space="preserve"> angewiesenen Pause so lange nichts </w:t>
        </w:r>
      </w:ins>
      <w:ins w:id="515" w:author="Stefan Rupp" w:date="2025-12-10T16:39:00Z" w16du:dateUtc="2025-12-10T15:39:00Z">
        <w:r>
          <w:t>W</w:t>
        </w:r>
      </w:ins>
      <w:ins w:id="516" w:author="Stefan Rupp" w:date="2025-12-10T16:38:00Z" w16du:dateUtc="2025-12-10T15:38:00Z">
        <w:r>
          <w:t xml:space="preserve">eiteres angewiesen werden kann, bis die </w:t>
        </w:r>
      </w:ins>
      <w:ins w:id="517" w:author="Stefan Rupp" w:date="2025-12-10T16:39:00Z" w16du:dateUtc="2025-12-10T15:39:00Z">
        <w:r>
          <w:t>Pause begonnen wurde. Dementsprechend kann solch ein Fall nicht auftreten. Auch für Non-Telematik-Trucks muss eine Pause</w:t>
        </w:r>
      </w:ins>
      <w:ins w:id="518" w:author="Stefan Rupp" w:date="2025-12-10T16:40:00Z" w16du:dateUtc="2025-12-10T15:40:00Z">
        <w:r>
          <w:t>, die „vorne“ im Schedule steht, mit einem „</w:t>
        </w:r>
        <w:proofErr w:type="spellStart"/>
        <w:r>
          <w:t>Assign</w:t>
        </w:r>
        <w:proofErr w:type="spellEnd"/>
        <w:r>
          <w:t xml:space="preserve"> Break“ einzeln angewiesen werden. Die darauffolgende Lieferung (gg</w:t>
        </w:r>
      </w:ins>
      <w:ins w:id="519" w:author="Stefan Rupp" w:date="2025-12-10T16:41:00Z" w16du:dateUtc="2025-12-10T15:41:00Z">
        <w:r>
          <w:t>f</w:t>
        </w:r>
      </w:ins>
      <w:ins w:id="520" w:author="Stefan Rupp" w:date="2025-12-10T16:40:00Z" w16du:dateUtc="2025-12-10T15:40:00Z">
        <w:r>
          <w:t xml:space="preserve">. </w:t>
        </w:r>
      </w:ins>
      <w:ins w:id="521" w:author="Stefan Rupp" w:date="2025-12-10T16:41:00Z" w16du:dateUtc="2025-12-10T15:41:00Z">
        <w:r>
          <w:t>z</w:t>
        </w:r>
      </w:ins>
      <w:ins w:id="522" w:author="Stefan Rupp" w:date="2025-12-10T16:40:00Z" w16du:dateUtc="2025-12-10T15:40:00Z">
        <w:r>
          <w:t>usammen mit einer weiteren Pause auf dem Rü</w:t>
        </w:r>
      </w:ins>
      <w:ins w:id="523" w:author="Stefan Rupp" w:date="2025-12-10T16:41:00Z" w16du:dateUtc="2025-12-10T15:41:00Z">
        <w:r>
          <w:t>ckweg nach Beendigung der Lieferung</w:t>
        </w:r>
      </w:ins>
      <w:ins w:id="524" w:author="Stefan Rupp" w:date="2025-12-10T16:40:00Z" w16du:dateUtc="2025-12-10T15:40:00Z">
        <w:r>
          <w:t xml:space="preserve">) kann erst angewiesen werden, wenn die </w:t>
        </w:r>
      </w:ins>
      <w:ins w:id="525" w:author="Stefan Rupp" w:date="2025-12-10T16:41:00Z" w16du:dateUtc="2025-12-10T15:41:00Z">
        <w:r>
          <w:t>erste Pause gestartet wurde.</w:t>
        </w:r>
      </w:ins>
    </w:p>
    <w:p w14:paraId="540EBFA0" w14:textId="77777777" w:rsidR="009222B8" w:rsidRDefault="0084363C" w:rsidP="00782E6C">
      <w:pPr>
        <w:rPr>
          <w:ins w:id="526" w:author="Stefan Rupp" w:date="2025-12-10T16:45:00Z" w16du:dateUtc="2025-12-10T15:45:00Z"/>
        </w:rPr>
      </w:pPr>
      <w:ins w:id="527" w:author="Stefan Rupp" w:date="2025-12-10T16:41:00Z" w16du:dateUtc="2025-12-10T15:41:00Z">
        <w:r>
          <w:t xml:space="preserve">Die im obigen Abschnitt </w:t>
        </w:r>
      </w:ins>
      <w:ins w:id="528" w:author="Stefan Rupp" w:date="2025-12-10T16:39:00Z" w16du:dateUtc="2025-12-10T15:39:00Z">
        <w:r>
          <w:t xml:space="preserve"> </w:t>
        </w:r>
      </w:ins>
      <w:ins w:id="529" w:author="Stefan Rupp" w:date="2025-12-10T16:42:00Z" w16du:dateUtc="2025-12-10T15:42:00Z">
        <w:r>
          <w:fldChar w:fldCharType="begin"/>
        </w:r>
        <w:r>
          <w:instrText xml:space="preserve"> REF _Ref216277364 \r \h </w:instrText>
        </w:r>
      </w:ins>
      <w:r>
        <w:fldChar w:fldCharType="separate"/>
      </w:r>
      <w:ins w:id="530" w:author="Stefan Rupp" w:date="2025-12-10T16:42:00Z" w16du:dateUtc="2025-12-10T15:42:00Z">
        <w:r>
          <w:t>2.2.3.1</w:t>
        </w:r>
        <w:r>
          <w:fldChar w:fldCharType="end"/>
        </w:r>
        <w:r>
          <w:t xml:space="preserve"> beschriebenen Szenarien zum Anweisen von Pausen für Telematik-Trucks sind </w:t>
        </w:r>
      </w:ins>
      <w:ins w:id="531" w:author="Stefan Rupp" w:date="2025-12-10T16:43:00Z" w16du:dateUtc="2025-12-10T15:43:00Z">
        <w:r>
          <w:t xml:space="preserve">also </w:t>
        </w:r>
      </w:ins>
      <w:ins w:id="532" w:author="Stefan Rupp" w:date="2025-12-10T16:42:00Z" w16du:dateUtc="2025-12-10T15:42:00Z">
        <w:r>
          <w:t>1</w:t>
        </w:r>
      </w:ins>
      <w:ins w:id="533" w:author="Stefan Rupp" w:date="2025-12-10T16:43:00Z" w16du:dateUtc="2025-12-10T15:43:00Z">
        <w:r>
          <w:t>:1 auch für Non-Telematik-Trucks anzuwenden.</w:t>
        </w:r>
      </w:ins>
    </w:p>
    <w:p w14:paraId="41B4E5C3" w14:textId="4FDC5DFE" w:rsidR="0084363C" w:rsidRDefault="009222B8" w:rsidP="00782E6C">
      <w:pPr>
        <w:rPr>
          <w:ins w:id="534" w:author="Stefan Rupp" w:date="2025-12-10T16:43:00Z" w16du:dateUtc="2025-12-10T15:43:00Z"/>
        </w:rPr>
      </w:pPr>
      <w:bookmarkStart w:id="535" w:name="_Hlk216435341"/>
      <w:ins w:id="536" w:author="Stefan Rupp" w:date="2025-12-10T16:43:00Z" w16du:dateUtc="2025-12-10T15:43:00Z">
        <w:r>
          <w:t>Der Unterschied zum Telematik-Fall liegt nur darin, dass eine an einen Non-Telematik-</w:t>
        </w:r>
      </w:ins>
      <w:ins w:id="537" w:author="Stefan Rupp" w:date="2025-12-10T16:44:00Z" w16du:dateUtc="2025-12-10T15:44:00Z">
        <w:r>
          <w:t xml:space="preserve">Truck angewiesene Pause keine </w:t>
        </w:r>
        <w:proofErr w:type="spellStart"/>
        <w:r>
          <w:t>Confirmation</w:t>
        </w:r>
        <w:proofErr w:type="spellEnd"/>
        <w:r>
          <w:t xml:space="preserve"> durch den Fahrer erfordert. Sie ist implizit </w:t>
        </w:r>
        <w:proofErr w:type="spellStart"/>
        <w:r>
          <w:t>confirmed</w:t>
        </w:r>
        <w:proofErr w:type="spellEnd"/>
        <w:r>
          <w:t>. Dennoch muss sie gestartet werden, damit Folgeanweisungen möglich werden.</w:t>
        </w:r>
      </w:ins>
    </w:p>
    <w:bookmarkEnd w:id="535"/>
    <w:p w14:paraId="74BC7165" w14:textId="3AE339BA" w:rsidR="0087264C" w:rsidDel="0084363C" w:rsidRDefault="0084363C" w:rsidP="00782E6C">
      <w:pPr>
        <w:rPr>
          <w:del w:id="538" w:author="Stefan Rupp" w:date="2025-12-10T16:43:00Z" w16du:dateUtc="2025-12-10T15:43:00Z"/>
        </w:rPr>
      </w:pPr>
      <w:ins w:id="539" w:author="Stefan Rupp" w:date="2025-12-10T16:43:00Z" w16du:dateUtc="2025-12-10T15:43:00Z">
        <w:r>
          <w:t xml:space="preserve"> </w:t>
        </w:r>
      </w:ins>
      <w:del w:id="540" w:author="Stefan Rupp" w:date="2025-12-10T16:43:00Z" w16du:dateUtc="2025-12-10T15:43:00Z">
        <w:r w:rsidR="0087264C" w:rsidDel="0084363C">
          <w:delText xml:space="preserve">Sind sowohl vor als auch nach der Lieferung Pausen geplant, muss eine Anweisung </w:delText>
        </w:r>
        <w:r w:rsidR="000D3375" w:rsidDel="0084363C">
          <w:delText>gleich beide Pausen zusammen mit der Lieferung und der Leerfahrt am Ende mit anweisen:</w:delText>
        </w:r>
      </w:del>
    </w:p>
    <w:p w14:paraId="60E2F863" w14:textId="7B4ACCA0" w:rsidR="0087264C" w:rsidDel="0084363C" w:rsidRDefault="0087264C" w:rsidP="00782E6C">
      <w:pPr>
        <w:rPr>
          <w:del w:id="541" w:author="Stefan Rupp" w:date="2025-12-10T16:43:00Z" w16du:dateUtc="2025-12-10T15:43:00Z"/>
        </w:rPr>
      </w:pPr>
      <w:del w:id="542" w:author="Stefan Rupp" w:date="2025-12-10T16:43:00Z" w16du:dateUtc="2025-12-10T15:43:00Z">
        <w:r w:rsidRPr="0087264C" w:rsidDel="0084363C">
          <w:rPr>
            <w:noProof/>
          </w:rPr>
          <w:drawing>
            <wp:inline distT="0" distB="0" distL="0" distR="0" wp14:anchorId="5B4A5395" wp14:editId="33DADBDB">
              <wp:extent cx="5759450" cy="1299845"/>
              <wp:effectExtent l="0" t="0" r="0" b="0"/>
              <wp:docPr id="197696472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4727" name="Grafik 1" descr="Ein Bild, das Text, Screenshot, Schrift, Reihe enthält.&#10;&#10;KI-generierte Inhalte können fehlerhaft sein."/>
                      <pic:cNvPicPr/>
                    </pic:nvPicPr>
                    <pic:blipFill>
                      <a:blip r:embed="rId48"/>
                      <a:stretch>
                        <a:fillRect/>
                      </a:stretch>
                    </pic:blipFill>
                    <pic:spPr>
                      <a:xfrm>
                        <a:off x="0" y="0"/>
                        <a:ext cx="5759450" cy="1299845"/>
                      </a:xfrm>
                      <a:prstGeom prst="rect">
                        <a:avLst/>
                      </a:prstGeom>
                    </pic:spPr>
                  </pic:pic>
                </a:graphicData>
              </a:graphic>
            </wp:inline>
          </w:drawing>
        </w:r>
      </w:del>
    </w:p>
    <w:p w14:paraId="1F24D222" w14:textId="2F1FC482" w:rsidR="00B76565" w:rsidDel="0084363C" w:rsidRDefault="00B76565" w:rsidP="00782E6C">
      <w:pPr>
        <w:rPr>
          <w:del w:id="543" w:author="Stefan Rupp" w:date="2025-12-10T16:43:00Z" w16du:dateUtc="2025-12-10T15:43:00Z"/>
        </w:rPr>
      </w:pPr>
      <w:del w:id="544" w:author="Stefan Rupp" w:date="2025-12-10T16:43:00Z" w16du:dateUtc="2025-12-10T15:43:00Z">
        <w:r w:rsidDel="0084363C">
          <w:lastRenderedPageBreak/>
          <w:delText>Das ist vermutlich eher die Ausnahme für Beton-Lieferungen, sollte bei der Entwicklung jedoch berücksichtigt werden.</w:delText>
        </w:r>
      </w:del>
    </w:p>
    <w:p w14:paraId="5605AC3F" w14:textId="70C2797A" w:rsidR="00B76565" w:rsidRDefault="00B76565" w:rsidP="00B76565">
      <w:pPr>
        <w:pStyle w:val="berschrift4"/>
      </w:pPr>
      <w:del w:id="545" w:author="Stefan Rupp" w:date="2025-12-10T16:43:00Z" w16du:dateUtc="2025-12-10T15:43:00Z">
        <w:r w:rsidDel="0084363C">
          <w:delText xml:space="preserve"> </w:delText>
        </w:r>
      </w:del>
      <w:r>
        <w:t>Fall 2: Keine Pausen-Anweisung durch Disponenten</w:t>
      </w:r>
    </w:p>
    <w:p w14:paraId="32ADD5A3" w14:textId="77777777" w:rsidR="00B76565" w:rsidRDefault="00B76565" w:rsidP="00B76565">
      <w:r>
        <w:t>Für den Fall, dass die Optimierung Pausen vorschlägt, der Disponent diese jedoch nicht anweisen kann:</w:t>
      </w:r>
    </w:p>
    <w:p w14:paraId="31A3050E" w14:textId="3CA42FFD" w:rsidR="00B76565" w:rsidRDefault="00B76565" w:rsidP="00782E6C">
      <w:r>
        <w:t xml:space="preserve">Pausen werden auch an Non-Telematik-Fahrzeuge nicht mit angewiesen. Es werden weder die vorgeschlagenen Pausen nach der Lieferung auf dem </w:t>
      </w:r>
      <w:proofErr w:type="gramStart"/>
      <w:r>
        <w:t>Rückweg,</w:t>
      </w:r>
      <w:proofErr w:type="gramEnd"/>
      <w:r>
        <w:t xml:space="preserve"> noch die auf dem Weg zum ersten </w:t>
      </w:r>
      <w:proofErr w:type="spellStart"/>
      <w:r>
        <w:t>Ladewerk</w:t>
      </w:r>
      <w:proofErr w:type="spellEnd"/>
      <w:r>
        <w:t xml:space="preserve"> mit angewiesen. Wie schon für Telematik-Fahrzeuge gibt es auch für Non-Telematik-Fahrzeuge kein </w:t>
      </w:r>
      <w:proofErr w:type="spellStart"/>
      <w:r>
        <w:t>Assign</w:t>
      </w:r>
      <w:proofErr w:type="spellEnd"/>
      <w:r>
        <w:t xml:space="preserve"> Best, wenn der TS mit einer Pause beginnt, sondern es muss entweder manuell angewiesen werden, oder die Pause genommen oder übersprungen werden (siehe Abschnitt </w:t>
      </w:r>
      <w:r>
        <w:fldChar w:fldCharType="begin"/>
      </w:r>
      <w:r>
        <w:instrText xml:space="preserve"> REF _Ref203482267 \r \h </w:instrText>
      </w:r>
      <w:r>
        <w:fldChar w:fldCharType="separate"/>
      </w:r>
      <w:r>
        <w:t>2.3</w:t>
      </w:r>
      <w:r>
        <w:fldChar w:fldCharType="end"/>
      </w:r>
      <w:r>
        <w:t xml:space="preserve"> weiter unten).</w:t>
      </w:r>
    </w:p>
    <w:p w14:paraId="7EE47DA1" w14:textId="658D2FEB" w:rsidR="00A7058B" w:rsidRDefault="00A7058B" w:rsidP="00782E6C">
      <w:pPr>
        <w:pStyle w:val="berschrift3"/>
      </w:pPr>
      <w:bookmarkStart w:id="546" w:name="_Toc216276956"/>
      <w:r>
        <w:t>Telematik-Integration von Pausen-</w:t>
      </w:r>
      <w:proofErr w:type="spellStart"/>
      <w:r>
        <w:t>Assignments</w:t>
      </w:r>
      <w:bookmarkEnd w:id="546"/>
      <w:proofErr w:type="spellEnd"/>
    </w:p>
    <w:p w14:paraId="61D8E882" w14:textId="5406FAFA" w:rsidR="00B76565" w:rsidRPr="00B76565" w:rsidRDefault="00B76565" w:rsidP="00B76565">
      <w:r>
        <w:t>Dieser Abschnitt gilt nur für den Fall, dass Pausen vom Disponenten angewiesen werden können (Fall 1):</w:t>
      </w:r>
    </w:p>
    <w:p w14:paraId="4085AD49" w14:textId="3A03BF54" w:rsidR="000D3375" w:rsidRDefault="000D3375" w:rsidP="000D3375">
      <w:pPr>
        <w:pStyle w:val="berschrift4"/>
      </w:pPr>
      <w:r>
        <w:t xml:space="preserve"> </w:t>
      </w:r>
      <w:r w:rsidRPr="00A7058B">
        <w:t>Pausen-</w:t>
      </w:r>
      <w:proofErr w:type="spellStart"/>
      <w:r w:rsidRPr="00A7058B">
        <w:t>Assignment</w:t>
      </w:r>
      <w:proofErr w:type="spellEnd"/>
      <w:r w:rsidRPr="00A7058B">
        <w:t xml:space="preserve"> an ein Non-Telematik-Fahrzeug</w:t>
      </w:r>
    </w:p>
    <w:p w14:paraId="6355981E" w14:textId="77777777" w:rsidR="000D3375" w:rsidRDefault="000D3375" w:rsidP="000D3375">
      <w:bookmarkStart w:id="547" w:name="_Hlk216435588"/>
      <w:r>
        <w:t>Wird eine Pause einem Non-Telematik-Truck angewiesen, gilt diese – wie bisher – als automatisch (implizit) akzeptiert.</w:t>
      </w:r>
      <w:bookmarkEnd w:id="547"/>
    </w:p>
    <w:p w14:paraId="65B9A57E" w14:textId="0E8C5E21" w:rsidR="000D3375" w:rsidRDefault="000D3375" w:rsidP="000D3375">
      <w:pPr>
        <w:pStyle w:val="berschrift4"/>
      </w:pPr>
      <w:r>
        <w:t xml:space="preserve"> Angewiesene Pause wird vom Fahrer abgelehnt</w:t>
      </w:r>
    </w:p>
    <w:p w14:paraId="56A62FD4" w14:textId="01D1C871" w:rsidR="000D3375" w:rsidRPr="000D3375" w:rsidRDefault="000D3375" w:rsidP="000D3375">
      <w:bookmarkStart w:id="548" w:name="_Hlk216435613"/>
      <w:r>
        <w:t>Angewiesene Pausen können vom Fahrer abgelehnt werden. Passiert dies, so muss die Pause auch – wie bisher – aus dem Schedule wieder entfernt werden.</w:t>
      </w:r>
      <w:bookmarkEnd w:id="548"/>
    </w:p>
    <w:p w14:paraId="2D0DDF4C" w14:textId="4CAB8573" w:rsidR="00CC1F3B" w:rsidRDefault="00B55C66" w:rsidP="000E1AEB">
      <w:pPr>
        <w:pStyle w:val="berschrift2"/>
        <w:rPr>
          <w:lang w:val="en-GB"/>
        </w:rPr>
      </w:pPr>
      <w:bookmarkStart w:id="549" w:name="_Ref203482267"/>
      <w:bookmarkStart w:id="550" w:name="_Toc216276957"/>
      <w:r w:rsidRPr="00B55C66">
        <w:rPr>
          <w:lang w:val="en-GB"/>
        </w:rPr>
        <w:t>Manual Adjustment of Break P</w:t>
      </w:r>
      <w:r>
        <w:rPr>
          <w:lang w:val="en-GB"/>
        </w:rPr>
        <w:t>lanning</w:t>
      </w:r>
      <w:bookmarkEnd w:id="549"/>
      <w:bookmarkEnd w:id="550"/>
    </w:p>
    <w:p w14:paraId="7A407640" w14:textId="5E847CBB" w:rsidR="00B55C66" w:rsidRPr="00B55C66" w:rsidRDefault="00B55C66" w:rsidP="00B55C66">
      <w:bookmarkStart w:id="551" w:name="_Hlk216435681"/>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w:t>
      </w:r>
      <w:proofErr w:type="gramStart"/>
      <w:r>
        <w:t>z.B.</w:t>
      </w:r>
      <w:proofErr w:type="gramEnd"/>
      <w:r>
        <w:t xml:space="preserve"> weil der Fahrer die tatsächlich genommen</w:t>
      </w:r>
      <w:r w:rsidR="000E1AEB">
        <w:t xml:space="preserve">en Pausen nicht über sein Endgerät </w:t>
      </w:r>
      <w:proofErr w:type="spellStart"/>
      <w:r w:rsidR="000E1AEB">
        <w:t>reportet</w:t>
      </w:r>
      <w:proofErr w:type="spellEnd"/>
      <w:r w:rsidR="000E1AEB">
        <w:t xml:space="preserve"> hatte).</w:t>
      </w:r>
      <w:bookmarkEnd w:id="551"/>
    </w:p>
    <w:p w14:paraId="4C47EF82" w14:textId="0F467D4E" w:rsidR="00B55C66" w:rsidRDefault="000E1AEB" w:rsidP="00B55C66">
      <w:r>
        <w:lastRenderedPageBreak/>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proofErr w:type="spellStart"/>
      <w:r w:rsidRPr="000E1AEB">
        <w:rPr>
          <w:rFonts w:ascii="Courier New" w:hAnsi="Courier New" w:cs="Courier New"/>
        </w:rPr>
        <w:t>ManageShiftBreaks</w:t>
      </w:r>
      <w:proofErr w:type="spellEnd"/>
      <w:r>
        <w:t>. Siehe ITMS-786.</w:t>
      </w:r>
    </w:p>
    <w:p w14:paraId="1D81A597" w14:textId="5DE514AF" w:rsidR="005975CB" w:rsidRDefault="005975CB" w:rsidP="00B55C66">
      <w:bookmarkStart w:id="552" w:name="_Hlk216435694"/>
      <w:commentRangeStart w:id="553"/>
      <w:r>
        <w:t xml:space="preserve">Es wird dazu </w:t>
      </w:r>
      <w:proofErr w:type="spellStart"/>
      <w:r>
        <w:t>Gui</w:t>
      </w:r>
      <w:proofErr w:type="spellEnd"/>
      <w:r>
        <w:t xml:space="preserve">-seitig eine Erweiterung des Break-Kontextmenüs gebaut, mit dem </w:t>
      </w:r>
      <w:proofErr w:type="spellStart"/>
      <w:r>
        <w:t>dem</w:t>
      </w:r>
      <w:proofErr w:type="spellEnd"/>
      <w:r>
        <w:t xml:space="preserve"> MIXOR gesagt werden kann, wie er mit einer Pause umzugehen hat:</w:t>
      </w:r>
      <w:commentRangeEnd w:id="553"/>
      <w:r w:rsidR="000A5933">
        <w:rPr>
          <w:rStyle w:val="Kommentarzeichen"/>
        </w:rPr>
        <w:commentReference w:id="553"/>
      </w:r>
    </w:p>
    <w:p w14:paraId="76181FCD" w14:textId="4261754B" w:rsidR="005975CB" w:rsidRDefault="005975CB" w:rsidP="00B55C66">
      <w:r w:rsidRPr="005975CB">
        <w:rPr>
          <w:noProof/>
        </w:rPr>
        <w:drawing>
          <wp:inline distT="0" distB="0" distL="0" distR="0" wp14:anchorId="2FDD8EA5" wp14:editId="3BD0FB29">
            <wp:extent cx="5759450" cy="2702560"/>
            <wp:effectExtent l="0" t="0" r="0" b="2540"/>
            <wp:docPr id="111621981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9818" name="Grafik 1" descr="Ein Bild, das Text, Screenshot, Schrift, Zahl enthält.&#10;&#10;KI-generierte Inhalte können fehlerhaft sein."/>
                    <pic:cNvPicPr/>
                  </pic:nvPicPr>
                  <pic:blipFill>
                    <a:blip r:embed="rId49"/>
                    <a:stretch>
                      <a:fillRect/>
                    </a:stretch>
                  </pic:blipFill>
                  <pic:spPr>
                    <a:xfrm>
                      <a:off x="0" y="0"/>
                      <a:ext cx="5759450" cy="2702560"/>
                    </a:xfrm>
                    <a:prstGeom prst="rect">
                      <a:avLst/>
                    </a:prstGeom>
                  </pic:spPr>
                </pic:pic>
              </a:graphicData>
            </a:graphic>
          </wp:inline>
        </w:drawing>
      </w:r>
    </w:p>
    <w:bookmarkEnd w:id="552"/>
    <w:p w14:paraId="622BAEAA" w14:textId="670F3E9A" w:rsidR="004D6D90" w:rsidRDefault="00B76565" w:rsidP="00B55C66">
      <w:pPr>
        <w:rPr>
          <w:ins w:id="554" w:author="Timm Ziarnetzky" w:date="2026-01-07T12:54:00Z" w16du:dateUtc="2026-01-07T11:54:00Z"/>
        </w:rPr>
      </w:pPr>
      <w:proofErr w:type="spellStart"/>
      <w:r>
        <w:t>Urspünglicher</w:t>
      </w:r>
      <w:proofErr w:type="spellEnd"/>
      <w:r>
        <w:t xml:space="preserve"> </w:t>
      </w:r>
      <w:r w:rsidR="000E1AEB">
        <w:t>HLE (</w:t>
      </w:r>
      <w:proofErr w:type="spellStart"/>
      <w:r w:rsidR="000E1AEB">
        <w:t>Gui</w:t>
      </w:r>
      <w:proofErr w:type="spellEnd"/>
      <w:r w:rsidR="000E1AEB">
        <w:t>): 2 Tage</w:t>
      </w:r>
    </w:p>
    <w:p w14:paraId="292DFF1E" w14:textId="2D88DE1B" w:rsidR="004D6D90" w:rsidRDefault="004D6D90" w:rsidP="00B55C66">
      <w:pPr>
        <w:rPr>
          <w:ins w:id="555" w:author="Timm Ziarnetzky" w:date="2026-01-07T12:56:00Z" w16du:dateUtc="2026-01-07T11:56:00Z"/>
        </w:rPr>
      </w:pPr>
      <w:ins w:id="556" w:author="Timm Ziarnetzky" w:date="2026-01-07T12:54:00Z" w16du:dateUtc="2026-01-07T11:54:00Z">
        <w:r>
          <w:t>Daneben soll es möglich sein die Intervalle un</w:t>
        </w:r>
      </w:ins>
      <w:ins w:id="557" w:author="Timm Ziarnetzky" w:date="2026-01-07T12:55:00Z" w16du:dateUtc="2026-01-07T11:55:00Z">
        <w:r>
          <w:t>d Längen der Pausen anzupassen.</w:t>
        </w:r>
      </w:ins>
      <w:ins w:id="558" w:author="Timm Ziarnetzky" w:date="2026-01-07T12:57:00Z" w16du:dateUtc="2026-01-07T11:57:00Z">
        <w:r>
          <w:t xml:space="preserve"> Das ist </w:t>
        </w:r>
      </w:ins>
      <w:ins w:id="559" w:author="Timm Ziarnetzky" w:date="2026-01-07T13:23:00Z" w16du:dateUtc="2026-01-07T12:23:00Z">
        <w:r w:rsidR="00363221">
          <w:t>erforderlich</w:t>
        </w:r>
      </w:ins>
      <w:ins w:id="560" w:author="Timm Ziarnetzky" w:date="2026-01-07T12:57:00Z" w16du:dateUtc="2026-01-07T11:57:00Z">
        <w:r>
          <w:t>, da es Fälle gibt, in denen Fahrzeuge sich ungewöhnlich früh oder s</w:t>
        </w:r>
      </w:ins>
      <w:ins w:id="561" w:author="Timm Ziarnetzky" w:date="2026-01-07T12:58:00Z" w16du:dateUtc="2026-01-07T11:58:00Z">
        <w:r>
          <w:t>pät anmelden, aber dennoch z.B. Mittagszeiten für eine Pause einhalten sollen.</w:t>
        </w:r>
      </w:ins>
      <w:ins w:id="562" w:author="Timm Ziarnetzky" w:date="2026-01-07T12:55:00Z" w16du:dateUtc="2026-01-07T11:55:00Z">
        <w:r>
          <w:t xml:space="preserve"> Im Fall eines angemeldeten Fahrzeuges soll es also möglich sein diese Werte zu ändern. </w:t>
        </w:r>
        <w:proofErr w:type="spellStart"/>
        <w:r>
          <w:t>Gui</w:t>
        </w:r>
        <w:proofErr w:type="spellEnd"/>
        <w:r>
          <w:t>-seitig wird dafür d</w:t>
        </w:r>
      </w:ins>
      <w:ins w:id="563" w:author="Timm Ziarnetzky" w:date="2026-01-07T12:56:00Z" w16du:dateUtc="2026-01-07T11:56:00Z">
        <w:r>
          <w:t>as Kontextmenü um einen Eintrag wie folgt ergänzt:</w:t>
        </w:r>
      </w:ins>
    </w:p>
    <w:p w14:paraId="7F43BBB6" w14:textId="5B9A8B3F" w:rsidR="004D6D90" w:rsidRDefault="004D6D90" w:rsidP="00B55C66">
      <w:pPr>
        <w:rPr>
          <w:ins w:id="564" w:author="Timm Ziarnetzky" w:date="2026-01-07T12:57:00Z" w16du:dateUtc="2026-01-07T11:57:00Z"/>
        </w:rPr>
      </w:pPr>
      <w:ins w:id="565" w:author="Timm Ziarnetzky" w:date="2026-01-07T12:57:00Z" w16du:dateUtc="2026-01-07T11:57:00Z">
        <w:r w:rsidRPr="004D6D90">
          <w:rPr>
            <w:noProof/>
          </w:rPr>
          <w:drawing>
            <wp:inline distT="0" distB="0" distL="0" distR="0" wp14:anchorId="52DCCD2C" wp14:editId="1F26B181">
              <wp:extent cx="5759450" cy="1864360"/>
              <wp:effectExtent l="0" t="0" r="0" b="2540"/>
              <wp:docPr id="24377764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77641" name="Grafik 1" descr="Ein Bild, das Text, Screenshot, Schrift, Reihe enthält.&#10;&#10;KI-generierte Inhalte können fehlerhaft sein."/>
                      <pic:cNvPicPr/>
                    </pic:nvPicPr>
                    <pic:blipFill>
                      <a:blip r:embed="rId50"/>
                      <a:stretch>
                        <a:fillRect/>
                      </a:stretch>
                    </pic:blipFill>
                    <pic:spPr>
                      <a:xfrm>
                        <a:off x="0" y="0"/>
                        <a:ext cx="5759450" cy="1864360"/>
                      </a:xfrm>
                      <a:prstGeom prst="rect">
                        <a:avLst/>
                      </a:prstGeom>
                    </pic:spPr>
                  </pic:pic>
                </a:graphicData>
              </a:graphic>
            </wp:inline>
          </w:drawing>
        </w:r>
      </w:ins>
    </w:p>
    <w:p w14:paraId="6677E7D8" w14:textId="284742A7" w:rsidR="004D6D90" w:rsidRDefault="004D6D90" w:rsidP="00B55C66">
      <w:pPr>
        <w:rPr>
          <w:ins w:id="566" w:author="Timm Ziarnetzky" w:date="2026-01-07T13:28:00Z" w16du:dateUtc="2026-01-07T12:28:00Z"/>
        </w:rPr>
      </w:pPr>
      <w:ins w:id="567" w:author="Timm Ziarnetzky" w:date="2026-01-07T12:57:00Z" w16du:dateUtc="2026-01-07T11:57:00Z">
        <w:r>
          <w:lastRenderedPageBreak/>
          <w:t>Bei der Auswahl</w:t>
        </w:r>
      </w:ins>
      <w:ins w:id="568" w:author="Timm Ziarnetzky" w:date="2026-01-07T12:58:00Z" w16du:dateUtc="2026-01-07T11:58:00Z">
        <w:r>
          <w:t xml:space="preserve"> </w:t>
        </w:r>
      </w:ins>
      <w:ins w:id="569" w:author="Timm Ziarnetzky" w:date="2026-01-07T13:27:00Z" w16du:dateUtc="2026-01-07T12:27:00Z">
        <w:r w:rsidR="00363221">
          <w:t>der Option Edit soll sich ein neues Fenster öffnen, in dem die genannten Werte angepasst werden können</w:t>
        </w:r>
      </w:ins>
      <w:ins w:id="570" w:author="Timm Ziarnetzky" w:date="2026-01-07T13:28:00Z" w16du:dateUtc="2026-01-07T12:28:00Z">
        <w:r w:rsidR="00363221">
          <w:t>.</w:t>
        </w:r>
      </w:ins>
    </w:p>
    <w:p w14:paraId="6CC45267" w14:textId="27D0407E" w:rsidR="00363221" w:rsidRPr="00363221" w:rsidRDefault="00363221" w:rsidP="00B55C66">
      <w:pPr>
        <w:rPr>
          <w:lang w:val="en-US"/>
          <w:rPrChange w:id="571" w:author="Timm Ziarnetzky" w:date="2026-01-07T13:28:00Z" w16du:dateUtc="2026-01-07T12:28:00Z">
            <w:rPr/>
          </w:rPrChange>
        </w:rPr>
      </w:pPr>
      <w:ins w:id="572" w:author="Timm Ziarnetzky" w:date="2026-01-07T13:28:00Z">
        <w:r w:rsidRPr="00363221">
          <w:rPr>
            <w:noProof/>
            <w:lang w:val="en-US"/>
          </w:rPr>
          <w:drawing>
            <wp:inline distT="0" distB="0" distL="0" distR="0" wp14:anchorId="40F8AC77" wp14:editId="32B933C5">
              <wp:extent cx="2778542" cy="3088257"/>
              <wp:effectExtent l="0" t="0" r="3175" b="0"/>
              <wp:docPr id="2000711357" name="Grafik 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11357" name="Grafik 2" descr="Ein Bild, das Text, Screenshot, Zahl, Schrift enthält.&#10;&#10;KI-generierte Inhalte können fehlerhaft sei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88544" cy="3099373"/>
                      </a:xfrm>
                      <a:prstGeom prst="rect">
                        <a:avLst/>
                      </a:prstGeom>
                      <a:noFill/>
                      <a:ln>
                        <a:noFill/>
                      </a:ln>
                    </pic:spPr>
                  </pic:pic>
                </a:graphicData>
              </a:graphic>
            </wp:inline>
          </w:drawing>
        </w:r>
      </w:ins>
    </w:p>
    <w:p w14:paraId="5E06AEC3" w14:textId="4FC092C5" w:rsidR="00D15955" w:rsidRDefault="00D15955" w:rsidP="00D15955">
      <w:pPr>
        <w:pStyle w:val="berschrift2"/>
      </w:pPr>
      <w:bookmarkStart w:id="573" w:name="_Toc216276958"/>
      <w:r>
        <w:t xml:space="preserve">Breaks per </w:t>
      </w:r>
      <w:proofErr w:type="spellStart"/>
      <w:r>
        <w:t>Optimization</w:t>
      </w:r>
      <w:proofErr w:type="spellEnd"/>
      <w:r>
        <w:t xml:space="preserve"> Mode</w:t>
      </w:r>
      <w:bookmarkEnd w:id="573"/>
    </w:p>
    <w:p w14:paraId="7CE4FD73" w14:textId="2A220CEC" w:rsidR="00D15955" w:rsidRDefault="00D15955" w:rsidP="00D15955">
      <w:r>
        <w:t xml:space="preserve">Die in ITMS-796 beschriebene Alternative Lösung über das Break Handling </w:t>
      </w:r>
      <w:proofErr w:type="spellStart"/>
      <w:r>
        <w:t>Bitfeld</w:t>
      </w:r>
      <w:proofErr w:type="spellEnd"/>
      <w:r>
        <w:t xml:space="preserve"> ist serverseitig bereits umgesetzt und benötigt damit keine weiteren Aufwände, da die </w:t>
      </w:r>
      <w:proofErr w:type="spellStart"/>
      <w:r>
        <w:t>Gui</w:t>
      </w:r>
      <w:proofErr w:type="spellEnd"/>
      <w:r>
        <w:t xml:space="preserve"> das bereits unterstützt.</w:t>
      </w:r>
    </w:p>
    <w:p w14:paraId="13C1F40E" w14:textId="6637E227" w:rsid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r w:rsidR="005975CB">
        <w:rPr>
          <w:color w:val="00B050"/>
        </w:rPr>
        <w:t>:</w:t>
      </w:r>
    </w:p>
    <w:p w14:paraId="5E425DBE" w14:textId="3313332B" w:rsidR="005975CB" w:rsidRPr="008F1DD3" w:rsidRDefault="005975CB" w:rsidP="00D15955">
      <w:pPr>
        <w:rPr>
          <w:color w:val="00B050"/>
        </w:rPr>
      </w:pPr>
      <w:r w:rsidRPr="00D1260F">
        <w:rPr>
          <w:noProof/>
        </w:rPr>
        <w:drawing>
          <wp:inline distT="0" distB="0" distL="0" distR="0" wp14:anchorId="029EB6BE" wp14:editId="1DD53A64">
            <wp:extent cx="4878772" cy="600318"/>
            <wp:effectExtent l="0" t="0" r="0" b="9525"/>
            <wp:docPr id="990492196"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20"/>
                    <a:stretch>
                      <a:fillRect/>
                    </a:stretch>
                  </pic:blipFill>
                  <pic:spPr>
                    <a:xfrm>
                      <a:off x="0" y="0"/>
                      <a:ext cx="4878772" cy="600318"/>
                    </a:xfrm>
                    <a:prstGeom prst="rect">
                      <a:avLst/>
                    </a:prstGeom>
                  </pic:spPr>
                </pic:pic>
              </a:graphicData>
            </a:graphic>
          </wp:inline>
        </w:drawing>
      </w:r>
    </w:p>
    <w:p w14:paraId="6436062E" w14:textId="6C7B0F69" w:rsidR="008F1DD3" w:rsidRDefault="008F1DD3" w:rsidP="008F1DD3">
      <w:pPr>
        <w:pStyle w:val="berschrift2"/>
      </w:pPr>
      <w:bookmarkStart w:id="574" w:name="_Toc216276959"/>
      <w:r w:rsidRPr="008F1DD3">
        <w:t xml:space="preserve">Display Approach </w:t>
      </w:r>
      <w:proofErr w:type="spellStart"/>
      <w:r w:rsidRPr="008F1DD3">
        <w:t>left-aligned</w:t>
      </w:r>
      <w:bookmarkEnd w:id="574"/>
      <w:proofErr w:type="spellEnd"/>
    </w:p>
    <w:p w14:paraId="7C7D5154" w14:textId="32D1F53B" w:rsidR="008F1DD3" w:rsidRDefault="008F1DD3" w:rsidP="008F1DD3">
      <w:bookmarkStart w:id="575" w:name="_Hlk216435794"/>
      <w:r>
        <w:t xml:space="preserve">In </w:t>
      </w:r>
      <w:proofErr w:type="spellStart"/>
      <w:r>
        <w:t>Dispatchgruppen</w:t>
      </w:r>
      <w:proofErr w:type="spellEnd"/>
      <w:r>
        <w:t xml:space="preserve"> mit </w:t>
      </w:r>
      <w:proofErr w:type="spellStart"/>
      <w:r>
        <w:t>Mixor</w:t>
      </w:r>
      <w:proofErr w:type="spellEnd"/>
      <w:r>
        <w:t xml:space="preserve">-Optimierung soll die </w:t>
      </w:r>
      <w:proofErr w:type="spellStart"/>
      <w:r>
        <w:t>Gui</w:t>
      </w:r>
      <w:proofErr w:type="spellEnd"/>
      <w:r>
        <w:t xml:space="preserve"> Approach-Phasen im TS und den </w:t>
      </w:r>
      <w:proofErr w:type="spellStart"/>
      <w:r>
        <w:t>OEVn-Schedules</w:t>
      </w:r>
      <w:proofErr w:type="spellEnd"/>
      <w:r>
        <w:t xml:space="preserve"> „linksbündig“ darstellen, d.h. immer beginnend mit dem Ende des vorhergehenden Schedule-Elements. Lücken zwischen diesem Approach und der </w:t>
      </w:r>
      <w:proofErr w:type="gramStart"/>
      <w:r>
        <w:t>darauf folgenden</w:t>
      </w:r>
      <w:proofErr w:type="gramEnd"/>
      <w:r>
        <w:t xml:space="preserve"> Lade-Phase </w:t>
      </w:r>
      <w:proofErr w:type="gramStart"/>
      <w:r>
        <w:t>sollen</w:t>
      </w:r>
      <w:proofErr w:type="gramEnd"/>
      <w:r>
        <w:t xml:space="preserve"> wie </w:t>
      </w:r>
      <w:proofErr w:type="spellStart"/>
      <w:r>
        <w:t>idle</w:t>
      </w:r>
      <w:proofErr w:type="spellEnd"/>
      <w:r>
        <w:t xml:space="preserve">-Zeiten dargestellt werden (anstatt wie bisher die </w:t>
      </w:r>
      <w:proofErr w:type="spellStart"/>
      <w:r>
        <w:t>idle</w:t>
      </w:r>
      <w:proofErr w:type="spellEnd"/>
      <w:r>
        <w:t xml:space="preserve">-Zeit zwischen dem vorherigen </w:t>
      </w:r>
      <w:proofErr w:type="spellStart"/>
      <w:r>
        <w:t>ScheduleElement</w:t>
      </w:r>
      <w:proofErr w:type="spellEnd"/>
      <w:r>
        <w:t xml:space="preserve"> und dem Start Approach anzuzeigen): ITMS-940.</w:t>
      </w:r>
      <w:bookmarkEnd w:id="575"/>
    </w:p>
    <w:p w14:paraId="5B4FB7C0" w14:textId="4D6C1748" w:rsidR="00364111" w:rsidRDefault="00364111" w:rsidP="008F1DD3">
      <w:bookmarkStart w:id="576" w:name="_Hlk216435864"/>
      <w:r>
        <w:lastRenderedPageBreak/>
        <w:t xml:space="preserve">Der </w:t>
      </w:r>
      <w:proofErr w:type="spellStart"/>
      <w:r>
        <w:t>Mixor</w:t>
      </w:r>
      <w:proofErr w:type="spellEnd"/>
      <w:r>
        <w:t xml:space="preserve"> macht das – abhängig von einer Schaltereinstellung – jetzt schon.</w:t>
      </w:r>
      <w:r w:rsidR="00BC6791">
        <w:t xml:space="preserve"> Die Delphi-</w:t>
      </w:r>
      <w:proofErr w:type="spellStart"/>
      <w:r w:rsidR="00BC6791">
        <w:t>Gui</w:t>
      </w:r>
      <w:proofErr w:type="spellEnd"/>
      <w:r w:rsidR="00BC6791">
        <w:t xml:space="preserve"> kommt damit jedoch nicht richtig zurecht und zeichnet die </w:t>
      </w:r>
      <w:proofErr w:type="spellStart"/>
      <w:r w:rsidR="00695CD6">
        <w:t>i</w:t>
      </w:r>
      <w:r w:rsidR="00BC6791">
        <w:t>dle</w:t>
      </w:r>
      <w:proofErr w:type="spellEnd"/>
      <w:r w:rsidR="00695CD6">
        <w:t>-Z</w:t>
      </w:r>
      <w:r w:rsidR="00BC6791">
        <w:t>eit zwischen Ankunft am Werk und Start der Ladephase als Teil des Balkens an (Wait4Load). Die Web-GUI arbeitet</w:t>
      </w:r>
      <w:r w:rsidR="00AF2854">
        <w:t>e</w:t>
      </w:r>
      <w:r w:rsidR="00BC6791">
        <w:t xml:space="preserve"> hier </w:t>
      </w:r>
      <w:r w:rsidR="00AF2854">
        <w:t xml:space="preserve">zunächst </w:t>
      </w:r>
      <w:r w:rsidR="00BC6791">
        <w:t xml:space="preserve">anders und stellt diese </w:t>
      </w:r>
      <w:proofErr w:type="spellStart"/>
      <w:r w:rsidR="00695CD6">
        <w:t>i</w:t>
      </w:r>
      <w:r w:rsidR="00BC6791">
        <w:t>dle</w:t>
      </w:r>
      <w:proofErr w:type="spellEnd"/>
      <w:r w:rsidR="00695CD6">
        <w:t>-Z</w:t>
      </w:r>
      <w:r w:rsidR="00BC6791">
        <w:t xml:space="preserve">eit als solche an, d.h. der Hintergrund </w:t>
      </w:r>
      <w:r w:rsidR="00AF2854">
        <w:t>war</w:t>
      </w:r>
      <w:r w:rsidR="00BC6791">
        <w:t xml:space="preserve"> sichtbar.</w:t>
      </w:r>
      <w:r w:rsidR="00AF2854">
        <w:t xml:space="preserve"> Das hat sich inzwischen geändert. Für die sinnvolle Anzeige bei </w:t>
      </w:r>
      <w:proofErr w:type="spellStart"/>
      <w:r w:rsidR="00AF2854">
        <w:t>Proposals</w:t>
      </w:r>
      <w:proofErr w:type="spellEnd"/>
      <w:r w:rsidR="00AF2854">
        <w:t xml:space="preserve"> muss die Web-GUI hier wieder angepasst werden, dass Wait4Load-Zeiten nur im PS und AS als schraffierter Bereich angezeigt </w:t>
      </w:r>
      <w:proofErr w:type="gramStart"/>
      <w:r w:rsidR="00AF2854">
        <w:t>wird</w:t>
      </w:r>
      <w:proofErr w:type="gramEnd"/>
      <w:r w:rsidR="00AF2854">
        <w:t>. Im TS und in den OEV-</w:t>
      </w:r>
      <w:proofErr w:type="spellStart"/>
      <w:r w:rsidR="00AF2854">
        <w:t>Schedules</w:t>
      </w:r>
      <w:proofErr w:type="spellEnd"/>
      <w:r w:rsidR="00AF2854">
        <w:t xml:space="preserve"> soll das nicht länger passieren, damit die vom </w:t>
      </w:r>
      <w:proofErr w:type="spellStart"/>
      <w:r w:rsidR="00AF2854">
        <w:t>Mixor</w:t>
      </w:r>
      <w:proofErr w:type="spellEnd"/>
      <w:r w:rsidR="00AF2854">
        <w:t xml:space="preserve"> linksbündig eingeplanten Anfahrten sinnvoll für den Benutzer angezeigt werden können.</w:t>
      </w:r>
    </w:p>
    <w:p w14:paraId="6825B2F7" w14:textId="43522B2E" w:rsidR="008F1DD3" w:rsidRPr="00EB3A0D" w:rsidRDefault="00BC6791" w:rsidP="008F1DD3">
      <w:pPr>
        <w:rPr>
          <w:color w:val="00B050"/>
        </w:rPr>
      </w:pPr>
      <w:r w:rsidRPr="00EB3A0D">
        <w:rPr>
          <w:color w:val="00B050"/>
        </w:rPr>
        <w:t>Es bleibt</w:t>
      </w:r>
      <w:r w:rsidR="008F1DD3" w:rsidRPr="00EB3A0D">
        <w:rPr>
          <w:color w:val="00B050"/>
        </w:rPr>
        <w:t xml:space="preserve"> zu prüfen, ob </w:t>
      </w:r>
      <w:r w:rsidRPr="00EB3A0D">
        <w:rPr>
          <w:color w:val="00B050"/>
        </w:rPr>
        <w:t xml:space="preserve">dadurch </w:t>
      </w:r>
      <w:r w:rsidR="008F1DD3" w:rsidRPr="00EB3A0D">
        <w:rPr>
          <w:color w:val="00B050"/>
        </w:rPr>
        <w:t>bestehende Funktionalität</w:t>
      </w:r>
      <w:r w:rsidRPr="00EB3A0D">
        <w:rPr>
          <w:color w:val="00B050"/>
        </w:rPr>
        <w:t xml:space="preserve"> </w:t>
      </w:r>
      <w:r w:rsidR="008F1DD3" w:rsidRPr="00EB3A0D">
        <w:rPr>
          <w:color w:val="00B050"/>
        </w:rPr>
        <w:t>nicht kaputt geht</w:t>
      </w:r>
      <w:r w:rsidRPr="00EB3A0D">
        <w:rPr>
          <w:color w:val="00B050"/>
        </w:rPr>
        <w:t xml:space="preserve"> (siehe auch ITMS-943)</w:t>
      </w:r>
      <w:r w:rsidR="008F1DD3" w:rsidRPr="00EB3A0D">
        <w:rPr>
          <w:color w:val="00B050"/>
        </w:rPr>
        <w:t>:</w:t>
      </w:r>
    </w:p>
    <w:p w14:paraId="5EFA5C78" w14:textId="4BF1E4BD" w:rsidR="008F1DD3" w:rsidRPr="00EB3A0D" w:rsidRDefault="008F1DD3" w:rsidP="008F1DD3">
      <w:pPr>
        <w:pStyle w:val="Listenabsatz"/>
        <w:numPr>
          <w:ilvl w:val="0"/>
          <w:numId w:val="8"/>
        </w:numPr>
        <w:rPr>
          <w:color w:val="00B050"/>
        </w:rPr>
      </w:pPr>
      <w:proofErr w:type="spellStart"/>
      <w:r w:rsidRPr="00EB3A0D">
        <w:rPr>
          <w:color w:val="00B050"/>
        </w:rPr>
        <w:t>Assign</w:t>
      </w:r>
      <w:proofErr w:type="spellEnd"/>
      <w:r w:rsidRPr="00EB3A0D">
        <w:rPr>
          <w:color w:val="00B050"/>
        </w:rPr>
        <w:t xml:space="preserve"> Best</w:t>
      </w:r>
    </w:p>
    <w:p w14:paraId="1B02DD9E" w14:textId="0119752D" w:rsidR="008F1DD3" w:rsidRPr="00EB3A0D" w:rsidRDefault="008F1DD3" w:rsidP="008F1DD3">
      <w:pPr>
        <w:pStyle w:val="Listenabsatz"/>
        <w:numPr>
          <w:ilvl w:val="0"/>
          <w:numId w:val="8"/>
        </w:numPr>
        <w:rPr>
          <w:color w:val="00B050"/>
        </w:rPr>
      </w:pPr>
      <w:r w:rsidRPr="00EB3A0D">
        <w:rPr>
          <w:color w:val="00B050"/>
        </w:rPr>
        <w:t>A-Time-Berechnung (und Anzeige)</w:t>
      </w:r>
    </w:p>
    <w:p w14:paraId="63D9E52F" w14:textId="06B6A096" w:rsidR="008F1DD3" w:rsidRPr="001B7D3F" w:rsidRDefault="00E366E9" w:rsidP="00E366E9">
      <w:pPr>
        <w:pStyle w:val="berschrift2"/>
        <w:rPr>
          <w:lang w:val="en-GB"/>
        </w:rPr>
      </w:pPr>
      <w:bookmarkStart w:id="577" w:name="_Toc216276960"/>
      <w:bookmarkEnd w:id="576"/>
      <w:r w:rsidRPr="001B7D3F">
        <w:rPr>
          <w:lang w:val="en-GB"/>
        </w:rPr>
        <w:t>Display Breaks in Tour Schedule</w:t>
      </w:r>
      <w:bookmarkEnd w:id="577"/>
    </w:p>
    <w:p w14:paraId="5F1D61C7" w14:textId="15DE19A7" w:rsidR="00E366E9" w:rsidRDefault="00E366E9" w:rsidP="00E366E9">
      <w:r>
        <w:t xml:space="preserve">Die </w:t>
      </w:r>
      <w:proofErr w:type="spellStart"/>
      <w:r>
        <w:t>Mixor</w:t>
      </w:r>
      <w:proofErr w:type="spellEnd"/>
      <w:r>
        <w:t xml:space="preserve">-Optimierung schlägt Pausen stets entweder während einer Leerfahrt vor (d.h. inmitten der Approach-Phase einer Lieferung), oder davor oder danach. Dabei können ggf. „Lücken“, also </w:t>
      </w:r>
      <w:proofErr w:type="spellStart"/>
      <w:r>
        <w:t>idle</w:t>
      </w:r>
      <w:proofErr w:type="spellEnd"/>
      <w:r>
        <w:t>-Zeiten entstehen, entweder au</w:t>
      </w:r>
      <w:ins w:id="578" w:author="Timm Ziarnetzky" w:date="2025-12-12T16:00:00Z" w16du:dateUtc="2025-12-12T15:00:00Z">
        <w:r w:rsidR="00DE6480">
          <w:t>f</w:t>
        </w:r>
      </w:ins>
      <w:del w:id="579" w:author="Timm Ziarnetzky" w:date="2025-12-12T16:00:00Z" w16du:dateUtc="2025-12-12T15:00:00Z">
        <w:r w:rsidDel="00DE6480">
          <w:delText>s</w:delText>
        </w:r>
      </w:del>
      <w:r>
        <w:t xml:space="preserve"> der linken Seite zwischen dem Ende der Anfahrt (</w:t>
      </w:r>
      <w:proofErr w:type="spellStart"/>
      <w:r>
        <w:t>Arrive</w:t>
      </w:r>
      <w:proofErr w:type="spellEnd"/>
      <w:r>
        <w:t xml:space="preserve"> Plant) und dem Pausenbeginn, und/oder auf der rechten Seite zwischen dem Pausenende und dem Beginn des Ladens (Start Load). Diese Zeiten müssen in der </w:t>
      </w:r>
      <w:proofErr w:type="spellStart"/>
      <w:r>
        <w:t>Gui</w:t>
      </w:r>
      <w:proofErr w:type="spellEnd"/>
      <w:r>
        <w:t xml:space="preserve"> als </w:t>
      </w:r>
      <w:proofErr w:type="spellStart"/>
      <w:r>
        <w:t>idle</w:t>
      </w:r>
      <w:proofErr w:type="spellEnd"/>
      <w:r>
        <w:t>-Zeiten dargestellt werden (ITMS-941).</w:t>
      </w:r>
    </w:p>
    <w:p w14:paraId="0BF376A5" w14:textId="7477057D" w:rsidR="00E366E9" w:rsidRDefault="00E366E9" w:rsidP="00E366E9">
      <w:r>
        <w:t xml:space="preserve">Die </w:t>
      </w:r>
      <w:proofErr w:type="spellStart"/>
      <w:r>
        <w:t>Gui</w:t>
      </w:r>
      <w:proofErr w:type="spellEnd"/>
      <w:r>
        <w:t xml:space="preserve"> muss solche Pausen korrekt im Gantt darstellen.</w:t>
      </w:r>
      <w:r w:rsidR="00E7741F">
        <w:t xml:space="preserve"> Diese Anforderung erweitert die aus dem vorherigen Abschnitt über die linksbündige Darstellung des Approachs.</w:t>
      </w:r>
    </w:p>
    <w:p w14:paraId="5C5CF9B0" w14:textId="3B96E1DA" w:rsidR="00695CD6" w:rsidRPr="00EB3A0D" w:rsidRDefault="00695CD6" w:rsidP="00E366E9">
      <w:pPr>
        <w:rPr>
          <w:color w:val="00B050"/>
        </w:rPr>
      </w:pPr>
      <w:r w:rsidRPr="00EB3A0D">
        <w:rPr>
          <w:color w:val="00B050"/>
        </w:rPr>
        <w:t>Frage: Wie spielt das mit der A-Time-Berechnung zusammen?</w:t>
      </w:r>
    </w:p>
    <w:p w14:paraId="7A818828" w14:textId="2D9257D8" w:rsidR="008F1DD3" w:rsidRDefault="00E366E9" w:rsidP="00E366E9">
      <w:pPr>
        <w:pStyle w:val="berschrift2"/>
        <w:rPr>
          <w:lang w:val="en-GB"/>
        </w:rPr>
      </w:pPr>
      <w:bookmarkStart w:id="580" w:name="_Toc216276961"/>
      <w:r w:rsidRPr="00E366E9">
        <w:rPr>
          <w:lang w:val="en-GB"/>
        </w:rPr>
        <w:t>Breaks in Tour Schedule and Update Schedules</w:t>
      </w:r>
      <w:bookmarkEnd w:id="580"/>
    </w:p>
    <w:p w14:paraId="356EDC08" w14:textId="4A2BF8BE" w:rsidR="00E366E9" w:rsidRDefault="00E366E9" w:rsidP="00E366E9">
      <w:r w:rsidRPr="00E366E9">
        <w:t xml:space="preserve">Der </w:t>
      </w:r>
      <w:proofErr w:type="spellStart"/>
      <w:r w:rsidRPr="00E366E9">
        <w:t>Mixor</w:t>
      </w:r>
      <w:proofErr w:type="spellEnd"/>
      <w:r w:rsidRPr="00E366E9">
        <w:t>-Optimierer plant Pausen</w:t>
      </w:r>
      <w:r>
        <w:t>zeiten anhand vorgegebener Regeln und dem Auftragsbuch. Die Pausenzeiten sind dabei a</w:t>
      </w:r>
      <w:r w:rsidR="001B7D3F">
        <w:t>b</w:t>
      </w:r>
      <w:r>
        <w:t xml:space="preserve">hängig vom Anfang der Schicht und weniger vom Anfang </w:t>
      </w:r>
      <w:r w:rsidR="001B7D3F">
        <w:t xml:space="preserve">des Balkens, in dem die Pause liegt. D.h. die Zeiten sind im </w:t>
      </w:r>
      <w:r w:rsidR="001B7D3F">
        <w:lastRenderedPageBreak/>
        <w:t>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t xml:space="preserve">Ein Sonderfall ist der, dass die Pause „außerhalb“ des eigentlichen </w:t>
      </w:r>
      <w:proofErr w:type="spellStart"/>
      <w:r>
        <w:t>Proposals</w:t>
      </w:r>
      <w:proofErr w:type="spellEnd"/>
      <w:r>
        <w:t xml:space="preserve"> liegt, mit einer Lücke zwischen Pausen-Ende und Start Load:</w:t>
      </w:r>
    </w:p>
    <w:p w14:paraId="2A2DEE4B" w14:textId="3DC568FC" w:rsidR="00DE638A" w:rsidRDefault="00DE638A" w:rsidP="00E366E9">
      <w:r w:rsidRPr="00DE638A">
        <w:rPr>
          <w:noProof/>
        </w:rPr>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52"/>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w:t>
      </w:r>
      <w:proofErr w:type="spellStart"/>
      <w:r>
        <w:t>Schedules</w:t>
      </w:r>
      <w:proofErr w:type="spellEnd"/>
      <w:r>
        <w:t xml:space="preserve">-Handler die Pausenzeiten schon mit der </w:t>
      </w:r>
      <w:proofErr w:type="spellStart"/>
      <w:r>
        <w:t>now</w:t>
      </w:r>
      <w:proofErr w:type="spellEnd"/>
      <w:r>
        <w:t xml:space="preserve">-Linie nach rechts schieben, um einen </w:t>
      </w:r>
      <w:proofErr w:type="spellStart"/>
      <w:r>
        <w:t>Overlap</w:t>
      </w:r>
      <w:proofErr w:type="spellEnd"/>
      <w:r>
        <w:t xml:space="preserve"> mit dem </w:t>
      </w:r>
      <w:proofErr w:type="spellStart"/>
      <w:r>
        <w:t>returnRun</w:t>
      </w:r>
      <w:proofErr w:type="spellEnd"/>
      <w:r>
        <w:t xml:space="preserve"> im AS zu vermeiden. Das eigentliche </w:t>
      </w:r>
      <w:proofErr w:type="spellStart"/>
      <w:r>
        <w:t>Proposal</w:t>
      </w:r>
      <w:proofErr w:type="spellEnd"/>
      <w:r>
        <w:t xml:space="preserve"> bleibt dabei zeitlich fest. Das Schieben soll so lange geschehen, bis die </w:t>
      </w:r>
      <w:proofErr w:type="spellStart"/>
      <w:r>
        <w:t>idle</w:t>
      </w:r>
      <w:proofErr w:type="spellEnd"/>
      <w:r>
        <w:t xml:space="preserve">-Zeit zwischen Pausen-Ende und dem geplanten Start-Load verbraucht ist. Von da an soll die Pause zusammen mit dem </w:t>
      </w:r>
      <w:proofErr w:type="spellStart"/>
      <w:r>
        <w:t>Proposal</w:t>
      </w:r>
      <w:proofErr w:type="spellEnd"/>
      <w:r>
        <w:t xml:space="preserve"> geschoben werden.</w:t>
      </w:r>
    </w:p>
    <w:p w14:paraId="52676D44" w14:textId="76849347" w:rsidR="00E366E9" w:rsidRDefault="001B7D3F" w:rsidP="001B7D3F">
      <w:pPr>
        <w:pStyle w:val="berschrift2"/>
      </w:pPr>
      <w:bookmarkStart w:id="581" w:name="_Toc216276962"/>
      <w:r>
        <w:t>Manuelle Transaktionen</w:t>
      </w:r>
      <w:bookmarkEnd w:id="581"/>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582" w:name="_Toc216276963"/>
      <w:proofErr w:type="spellStart"/>
      <w:r>
        <w:t>Assignment</w:t>
      </w:r>
      <w:bookmarkEnd w:id="582"/>
      <w:proofErr w:type="spellEnd"/>
    </w:p>
    <w:p w14:paraId="6F8EE5D1" w14:textId="589BCCBD" w:rsidR="00695CD6" w:rsidRDefault="00695CD6" w:rsidP="00695CD6">
      <w:r>
        <w:t xml:space="preserve">Wird eine Pause, die sich unmittelbar an eine Leerfahrt anschließt, angewiesen, so beginnt </w:t>
      </w:r>
      <w:proofErr w:type="gramStart"/>
      <w:r>
        <w:t>diese prinzipiell</w:t>
      </w:r>
      <w:proofErr w:type="gramEnd"/>
      <w:r>
        <w:t xml:space="preserve"> immer unmittelbar mit der Ankunft am Werk.</w:t>
      </w:r>
      <w:r w:rsidR="006E5CB4">
        <w:t xml:space="preserve"> Es ist mit dem </w:t>
      </w:r>
      <w:proofErr w:type="spellStart"/>
      <w:r w:rsidR="006E5CB4">
        <w:t>Schedules</w:t>
      </w:r>
      <w:proofErr w:type="spellEnd"/>
      <w:r w:rsidR="006E5CB4">
        <w:t xml:space="preserve"> Break-Konzept zwar möglich, dass der Fahrer diese Pause dann ablehnt (</w:t>
      </w:r>
      <w:proofErr w:type="spellStart"/>
      <w:r w:rsidR="006E5CB4">
        <w:t>declined</w:t>
      </w:r>
      <w:proofErr w:type="spellEnd"/>
      <w:r w:rsidR="006E5CB4">
        <w:t>), aber solange das nicht passiert, muss davon ausgegangen werden, dass die Pause startet, sobald der Truck am Werk eintrifft.</w:t>
      </w:r>
    </w:p>
    <w:p w14:paraId="3F6305F6" w14:textId="7F38A3BE" w:rsidR="00782734" w:rsidRDefault="00782734" w:rsidP="00782734">
      <w:pPr>
        <w:pStyle w:val="berschrift3"/>
      </w:pPr>
      <w:bookmarkStart w:id="583" w:name="_Toc216276964"/>
      <w:r>
        <w:lastRenderedPageBreak/>
        <w:t xml:space="preserve">Time </w:t>
      </w:r>
      <w:proofErr w:type="spellStart"/>
      <w:r>
        <w:t>Extensions</w:t>
      </w:r>
      <w:bookmarkEnd w:id="583"/>
      <w:proofErr w:type="spellEnd"/>
    </w:p>
    <w:p w14:paraId="4A2D176E" w14:textId="5E32A4E3" w:rsidR="00782734" w:rsidRDefault="00E9646D" w:rsidP="00782734">
      <w:r>
        <w:t>Bekommt der Truck eine Time Extension, schiebt sich der AS und TS des Trucks ab „</w:t>
      </w:r>
      <w:proofErr w:type="spellStart"/>
      <w:r>
        <w:t>now</w:t>
      </w:r>
      <w:proofErr w:type="spellEnd"/>
      <w:r>
        <w:t>“ um die entsprechende Zeit nach rechts (oder links bei Eingabe einer negativen Time Extension).</w:t>
      </w:r>
      <w:r w:rsidR="00A86CFD">
        <w:t xml:space="preserve"> Eventuelle in den SEs des AS und TS enthaltene Pausenzeiten sind 1:1 </w:t>
      </w:r>
      <w:proofErr w:type="gramStart"/>
      <w:r w:rsidR="00A86CFD">
        <w:t>mit zu verschieben</w:t>
      </w:r>
      <w:proofErr w:type="gramEnd"/>
      <w:r w:rsidR="00A86CFD">
        <w:t>.</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584" w:name="_Toc216276965"/>
      <w:r>
        <w:t>Zurückschreiben von Optimierungs-Ergebnissen</w:t>
      </w:r>
      <w:bookmarkEnd w:id="584"/>
    </w:p>
    <w:p w14:paraId="49B5B78C" w14:textId="11FF4DCA" w:rsidR="009C349D" w:rsidRDefault="009F7513" w:rsidP="00B87F2A">
      <w:pPr>
        <w:pStyle w:val="berschrift2"/>
      </w:pPr>
      <w:bookmarkStart w:id="585" w:name="_Toc216276966"/>
      <w:r>
        <w:t xml:space="preserve">Zurückschreiben von RT-Optimierungsergebnissen mit Hilfe des </w:t>
      </w:r>
      <w:proofErr w:type="spellStart"/>
      <w:r w:rsidR="009C349D">
        <w:t>Optim-Schedule</w:t>
      </w:r>
      <w:r>
        <w:t>s</w:t>
      </w:r>
      <w:proofErr w:type="spellEnd"/>
      <w:r w:rsidR="009C349D">
        <w:t xml:space="preserve"> (OS)</w:t>
      </w:r>
      <w:bookmarkEnd w:id="585"/>
    </w:p>
    <w:p w14:paraId="732FE3FF" w14:textId="4AE1770B" w:rsidR="009C349D" w:rsidRDefault="009C349D" w:rsidP="009C349D">
      <w:r>
        <w:t xml:space="preserve">Die Ergebnisse (Solutions) der MIXOR-Optimierung sollen zunächst in einem </w:t>
      </w:r>
      <w:proofErr w:type="spellStart"/>
      <w:r>
        <w:t>Optim</w:t>
      </w:r>
      <w:proofErr w:type="spellEnd"/>
      <w:r>
        <w:t>-Schedule geschrieben werden, von wo aus sie danach in einem zweiten Schritt mit dem TS „verwoben“ werden müssen.</w:t>
      </w:r>
    </w:p>
    <w:p w14:paraId="5AFC9E72" w14:textId="1249DB26" w:rsidR="009C349D" w:rsidRDefault="009C349D" w:rsidP="009F7513">
      <w:pPr>
        <w:pStyle w:val="berschrift3"/>
      </w:pPr>
      <w:bookmarkStart w:id="586" w:name="_Toc216276967"/>
      <w:r>
        <w:t>Verweben des OS mit dem TS</w:t>
      </w:r>
      <w:bookmarkEnd w:id="586"/>
    </w:p>
    <w:p w14:paraId="38051699" w14:textId="77777777" w:rsidR="009F7513" w:rsidRDefault="009F7513" w:rsidP="009F7513">
      <w:r>
        <w:t xml:space="preserve">Die Ergebnisse der </w:t>
      </w:r>
      <w:proofErr w:type="spellStart"/>
      <w:r>
        <w:t>Mixor</w:t>
      </w:r>
      <w:proofErr w:type="spellEnd"/>
      <w:r>
        <w:t>-Optimierung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t xml:space="preserve">Um das Verweben der </w:t>
      </w:r>
      <w:proofErr w:type="spellStart"/>
      <w:r>
        <w:t>Optimiererergebnisse</w:t>
      </w:r>
      <w:proofErr w:type="spellEnd"/>
      <w:r>
        <w:t xml:space="preserve"> mit dem TS durchzuführen, müssen einige Sonderfälle betrachtet werden. Damit keine vergessen werden, sollte das bestehende </w:t>
      </w:r>
      <w:proofErr w:type="spellStart"/>
      <w:r>
        <w:t>transfer_</w:t>
      </w:r>
      <w:proofErr w:type="gramStart"/>
      <w:r>
        <w:t>planned</w:t>
      </w:r>
      <w:proofErr w:type="spellEnd"/>
      <w:r>
        <w:t>(</w:t>
      </w:r>
      <w:proofErr w:type="gramEnd"/>
      <w:r>
        <w:t xml:space="preserve">) und </w:t>
      </w:r>
      <w:proofErr w:type="spellStart"/>
      <w:r>
        <w:t>should_write</w:t>
      </w:r>
      <w:proofErr w:type="spellEnd"/>
      <w:r>
        <w:t xml:space="preserve"> aus dem </w:t>
      </w:r>
      <w:proofErr w:type="spellStart"/>
      <w:r>
        <w:t>SaveVisitor</w:t>
      </w:r>
      <w:proofErr w:type="spellEnd"/>
      <w:r>
        <w:t xml:space="preserve"> gesichtet werden.</w:t>
      </w:r>
    </w:p>
    <w:p w14:paraId="3080A6F5" w14:textId="12C7B4BA" w:rsidR="009C349D" w:rsidRPr="00EB3A0D" w:rsidRDefault="009C349D" w:rsidP="009C349D">
      <w:pPr>
        <w:rPr>
          <w:color w:val="00B050"/>
        </w:rPr>
      </w:pPr>
      <w:r w:rsidRPr="00EB3A0D">
        <w:rPr>
          <w:color w:val="00B050"/>
        </w:rPr>
        <w:t xml:space="preserve">TODO: Sichtung von </w:t>
      </w:r>
      <w:proofErr w:type="spellStart"/>
      <w:r w:rsidRPr="00EB3A0D">
        <w:rPr>
          <w:color w:val="00B050"/>
        </w:rPr>
        <w:t>transfer_</w:t>
      </w:r>
      <w:proofErr w:type="gramStart"/>
      <w:r w:rsidRPr="00EB3A0D">
        <w:rPr>
          <w:color w:val="00B050"/>
        </w:rPr>
        <w:t>planned</w:t>
      </w:r>
      <w:proofErr w:type="spellEnd"/>
      <w:r w:rsidRPr="00EB3A0D">
        <w:rPr>
          <w:color w:val="00B050"/>
        </w:rPr>
        <w:t>(</w:t>
      </w:r>
      <w:proofErr w:type="gramEnd"/>
      <w:r w:rsidRPr="00EB3A0D">
        <w:rPr>
          <w:color w:val="00B050"/>
        </w:rPr>
        <w:t xml:space="preserve">) und </w:t>
      </w:r>
      <w:proofErr w:type="spellStart"/>
      <w:r w:rsidRPr="00EB3A0D">
        <w:rPr>
          <w:color w:val="00B050"/>
        </w:rPr>
        <w:t>should_</w:t>
      </w:r>
      <w:proofErr w:type="gramStart"/>
      <w:r w:rsidRPr="00EB3A0D">
        <w:rPr>
          <w:color w:val="00B050"/>
        </w:rPr>
        <w:t>write</w:t>
      </w:r>
      <w:proofErr w:type="spellEnd"/>
      <w:r w:rsidRPr="00EB3A0D">
        <w:rPr>
          <w:color w:val="00B050"/>
        </w:rPr>
        <w:t>(</w:t>
      </w:r>
      <w:proofErr w:type="gramEnd"/>
      <w:r w:rsidRPr="00EB3A0D">
        <w:rPr>
          <w:color w:val="00B050"/>
        </w:rPr>
        <w:t xml:space="preserve">) im </w:t>
      </w:r>
      <w:proofErr w:type="spellStart"/>
      <w:r w:rsidRPr="00EB3A0D">
        <w:rPr>
          <w:color w:val="00B050"/>
        </w:rPr>
        <w:t>SaveVisitor</w:t>
      </w:r>
      <w:proofErr w:type="spellEnd"/>
      <w:r w:rsidRPr="00EB3A0D">
        <w:rPr>
          <w:color w:val="00B050"/>
        </w:rPr>
        <w:t>.</w:t>
      </w:r>
    </w:p>
    <w:p w14:paraId="7DFCCFA3" w14:textId="77777777" w:rsidR="009F7513" w:rsidRDefault="009F7513" w:rsidP="009F7513">
      <w:pPr>
        <w:pStyle w:val="berschrift3"/>
      </w:pPr>
      <w:bookmarkStart w:id="587" w:name="_Toc216276968"/>
      <w:r>
        <w:t>Zu beachtende Sonderfälle, die für FIFO gefixt wurden</w:t>
      </w:r>
      <w:bookmarkEnd w:id="587"/>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lastRenderedPageBreak/>
              <w:t>HCI-3203</w:t>
            </w:r>
          </w:p>
        </w:tc>
        <w:tc>
          <w:tcPr>
            <w:tcW w:w="3544" w:type="dxa"/>
          </w:tcPr>
          <w:p w14:paraId="52C49A8A" w14:textId="77777777" w:rsidR="009F7513" w:rsidRDefault="009F7513" w:rsidP="009B6474">
            <w:pPr>
              <w:jc w:val="left"/>
            </w:pPr>
            <w:proofErr w:type="spellStart"/>
            <w:r w:rsidRPr="006A728E">
              <w:t>change</w:t>
            </w:r>
            <w:proofErr w:type="spellEnd"/>
            <w:r w:rsidRPr="006A728E">
              <w:t xml:space="preserve"> </w:t>
            </w:r>
            <w:proofErr w:type="spellStart"/>
            <w:r w:rsidRPr="006A728E">
              <w:t>the</w:t>
            </w:r>
            <w:proofErr w:type="spellEnd"/>
            <w:r w:rsidRPr="006A728E">
              <w:t xml:space="preserve"> FAS/SAS</w:t>
            </w:r>
          </w:p>
        </w:tc>
        <w:tc>
          <w:tcPr>
            <w:tcW w:w="4247" w:type="dxa"/>
          </w:tcPr>
          <w:p w14:paraId="5B6977CC" w14:textId="77777777" w:rsidR="009F7513" w:rsidRDefault="009F7513" w:rsidP="009B6474">
            <w:pPr>
              <w:jc w:val="left"/>
            </w:pPr>
            <w:proofErr w:type="gramStart"/>
            <w:r w:rsidRPr="006A728E">
              <w:t>Parallel</w:t>
            </w:r>
            <w:r>
              <w:t xml:space="preserve"> </w:t>
            </w:r>
            <w:r w:rsidRPr="006A728E">
              <w:t>laufender</w:t>
            </w:r>
            <w:proofErr w:type="gramEnd"/>
            <w:r w:rsidRPr="006A728E">
              <w:t xml:space="preserve">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 xml:space="preserve">Wenn Optimierer einen Truck nicht schreibt, blieben alte Ergebnisse stehen und es entstanden doppelte </w:t>
            </w:r>
            <w:proofErr w:type="spellStart"/>
            <w:r>
              <w:t>sequence</w:t>
            </w:r>
            <w:proofErr w:type="spellEnd"/>
            <w:r>
              <w:t xml:space="preserve"> </w:t>
            </w:r>
            <w:proofErr w:type="spellStart"/>
            <w:r>
              <w:t>numbers</w:t>
            </w:r>
            <w:proofErr w:type="spellEnd"/>
            <w:r>
              <w:t xml:space="preserve"> und damit in Folge doppelte Balken.</w:t>
            </w:r>
          </w:p>
        </w:tc>
      </w:tr>
      <w:tr w:rsidR="009F7513" w14:paraId="0A979179" w14:textId="77777777" w:rsidTr="009B6474">
        <w:tc>
          <w:tcPr>
            <w:tcW w:w="1271" w:type="dxa"/>
          </w:tcPr>
          <w:p w14:paraId="253D7D16" w14:textId="77777777" w:rsidR="009F7513" w:rsidRDefault="009F7513" w:rsidP="009B6474">
            <w:pPr>
              <w:jc w:val="left"/>
            </w:pPr>
            <w:r>
              <w:t>HCI-98</w:t>
            </w:r>
          </w:p>
        </w:tc>
        <w:tc>
          <w:tcPr>
            <w:tcW w:w="3544" w:type="dxa"/>
          </w:tcPr>
          <w:p w14:paraId="42F46F10" w14:textId="77777777" w:rsidR="009F7513" w:rsidRDefault="009F7513" w:rsidP="009B6474">
            <w:pPr>
              <w:jc w:val="left"/>
            </w:pPr>
            <w:r w:rsidRPr="006A728E">
              <w:t xml:space="preserve">Der OEV-Optimierer schreibt für Trucks mit Preload-Proposals </w:t>
            </w:r>
            <w:proofErr w:type="spellStart"/>
            <w:r w:rsidRPr="006A728E">
              <w:t>jedesmal</w:t>
            </w:r>
            <w:proofErr w:type="spellEnd"/>
            <w:r w:rsidRPr="006A728E">
              <w:t xml:space="preserve"> die </w:t>
            </w:r>
            <w:proofErr w:type="spellStart"/>
            <w:r w:rsidRPr="006A728E">
              <w:t>Schedules</w:t>
            </w:r>
            <w:proofErr w:type="spellEnd"/>
            <w:r w:rsidRPr="006A728E">
              <w:t xml:space="preserve">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 xml:space="preserve">Optimierung (FIFO und </w:t>
            </w:r>
            <w:proofErr w:type="spellStart"/>
            <w:r w:rsidRPr="003D70BB">
              <w:t>Regret</w:t>
            </w:r>
            <w:proofErr w:type="spellEnd"/>
            <w:r w:rsidRPr="003D70BB">
              <w:t>) l</w:t>
            </w:r>
            <w:r>
              <w:t xml:space="preserve">aufen eine Fear-Assertion, wenn für ein Auftrag ein </w:t>
            </w:r>
            <w:proofErr w:type="spellStart"/>
            <w:r>
              <w:t>gefixted</w:t>
            </w:r>
            <w:proofErr w:type="spellEnd"/>
            <w:r>
              <w:t xml:space="preserve"> </w:t>
            </w:r>
            <w:proofErr w:type="spellStart"/>
            <w:r>
              <w:t>Proposal</w:t>
            </w:r>
            <w:proofErr w:type="spellEnd"/>
            <w:r>
              <w:t xml:space="preserve">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proofErr w:type="spellStart"/>
            <w:r w:rsidRPr="003D70BB">
              <w:t>AssignBest</w:t>
            </w:r>
            <w:proofErr w:type="spellEnd"/>
            <w:r w:rsidRPr="003D70BB">
              <w:t xml:space="preserve"> für </w:t>
            </w:r>
            <w:proofErr w:type="spellStart"/>
            <w:r w:rsidRPr="003D70BB">
              <w:t>entfixierte</w:t>
            </w:r>
            <w:proofErr w:type="spellEnd"/>
            <w:r w:rsidRPr="003D70BB">
              <w:t xml:space="preserve"> und anschließend wieder vorgeschlagene Optimierer-</w:t>
            </w:r>
            <w:proofErr w:type="spellStart"/>
            <w:r w:rsidRPr="003D70BB">
              <w:t>Proposals</w:t>
            </w:r>
            <w:proofErr w:type="spellEnd"/>
          </w:p>
        </w:tc>
        <w:tc>
          <w:tcPr>
            <w:tcW w:w="4247" w:type="dxa"/>
          </w:tcPr>
          <w:p w14:paraId="6A201663" w14:textId="77777777" w:rsidR="009F7513" w:rsidRPr="00D863D3" w:rsidRDefault="009F7513" w:rsidP="009B6474">
            <w:pPr>
              <w:jc w:val="left"/>
            </w:pPr>
            <w:r>
              <w:t xml:space="preserve">Optimierungsergebnisse werden immer zurückgeschrieben, wenn etwas nicht-gefixtes im TS gefunden wird, das nicht </w:t>
            </w:r>
            <w:proofErr w:type="spellStart"/>
            <w:r>
              <w:t>Proposer</w:t>
            </w:r>
            <w:proofErr w:type="spellEnd"/>
            <w:r>
              <w:t>=Optimierer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w:t>
            </w:r>
            <w:proofErr w:type="spellStart"/>
            <w:r>
              <w:t>re-use</w:t>
            </w:r>
            <w:proofErr w:type="spellEnd"/>
            <w:r>
              <w:t xml:space="preserve"> von </w:t>
            </w:r>
            <w:proofErr w:type="spellStart"/>
            <w:r>
              <w:t>Ops</w:t>
            </w:r>
            <w:proofErr w:type="spellEnd"/>
            <w:r>
              <w:t xml:space="preserve">), wird der Schedule auf jeden Fall </w:t>
            </w:r>
            <w:proofErr w:type="gramStart"/>
            <w:r>
              <w:t>geschrieben</w:t>
            </w:r>
            <w:proofErr w:type="gramEnd"/>
            <w:r>
              <w:t xml:space="preserve"> um das zu reparieren (und damit Unique-Constraint-</w:t>
            </w:r>
            <w:proofErr w:type="spellStart"/>
            <w:r>
              <w:t>Violations</w:t>
            </w:r>
            <w:proofErr w:type="spellEnd"/>
            <w:r>
              <w:t xml:space="preserve"> beim Schreiben in die Future-Tabellen zu vermeiden).</w:t>
            </w:r>
          </w:p>
        </w:tc>
      </w:tr>
    </w:tbl>
    <w:p w14:paraId="6918F85C" w14:textId="24434D66" w:rsidR="009F7513" w:rsidRDefault="009F7513" w:rsidP="009C349D">
      <w:r w:rsidRPr="00CF0DED">
        <w:tab/>
      </w:r>
    </w:p>
    <w:p w14:paraId="3F6CC6C1" w14:textId="73EEB3A7" w:rsidR="00B87F2A" w:rsidRDefault="00B87F2A" w:rsidP="00A3187A">
      <w:pPr>
        <w:pStyle w:val="berschrift2"/>
      </w:pPr>
      <w:bookmarkStart w:id="588" w:name="_Toc216276969"/>
      <w:r>
        <w:lastRenderedPageBreak/>
        <w:t>Zurückschreiben von OEV-</w:t>
      </w:r>
      <w:proofErr w:type="spellStart"/>
      <w:r>
        <w:t>Schedules</w:t>
      </w:r>
      <w:bookmarkEnd w:id="588"/>
      <w:proofErr w:type="spellEnd"/>
    </w:p>
    <w:p w14:paraId="5204A420" w14:textId="171951D2" w:rsidR="00B87F2A" w:rsidRDefault="00B87F2A" w:rsidP="00B87F2A">
      <w:r>
        <w:t>Da es im OEV-Schedule keine „störenden“ manuellen Transaktionen und auch keinen Update-</w:t>
      </w:r>
      <w:proofErr w:type="spellStart"/>
      <w:r>
        <w:t>Schedules</w:t>
      </w:r>
      <w:proofErr w:type="spellEnd"/>
      <w:r>
        <w:t xml:space="preserve">-Mechanismus gibt, hat die Optimierung diese </w:t>
      </w:r>
      <w:proofErr w:type="spellStart"/>
      <w:r>
        <w:t>Schedules</w:t>
      </w:r>
      <w:proofErr w:type="spellEnd"/>
      <w:r>
        <w:t xml:space="preserve"> für sich </w:t>
      </w:r>
      <w:proofErr w:type="gramStart"/>
      <w:r>
        <w:t>alleine</w:t>
      </w:r>
      <w:proofErr w:type="gramEnd"/>
      <w:r>
        <w:t xml:space="preserve"> zur Verfügung. Das Zurückschreiben ist also viel einfacher: Der </w:t>
      </w:r>
      <w:proofErr w:type="spellStart"/>
      <w:r>
        <w:t>Mixor</w:t>
      </w:r>
      <w:proofErr w:type="spellEnd"/>
      <w:r>
        <w:t xml:space="preserve"> kann direkt in die OEV-</w:t>
      </w:r>
      <w:proofErr w:type="spellStart"/>
      <w:r>
        <w:t>Schedules</w:t>
      </w:r>
      <w:proofErr w:type="spellEnd"/>
      <w:r>
        <w:t xml:space="preserve"> schreiben, auch in den OEV0-Schedule, und muss sich ums „Verweben“ keine Gedanken machen.</w:t>
      </w:r>
    </w:p>
    <w:p w14:paraId="21C8248C" w14:textId="6DDDE883" w:rsidR="00B87F2A" w:rsidRDefault="00B87F2A" w:rsidP="00B87F2A">
      <w:pPr>
        <w:pStyle w:val="berschrift2"/>
      </w:pPr>
      <w:bookmarkStart w:id="589" w:name="_Toc216276970"/>
      <w:r>
        <w:t>Vermeidung überflüssiger Updates</w:t>
      </w:r>
      <w:bookmarkEnd w:id="589"/>
    </w:p>
    <w:p w14:paraId="5F533AF1" w14:textId="77777777" w:rsidR="00B87F2A" w:rsidRPr="00B87F2A" w:rsidRDefault="00B87F2A" w:rsidP="00B87F2A">
      <w:r>
        <w:t xml:space="preserve">Die </w:t>
      </w:r>
      <w:proofErr w:type="spellStart"/>
      <w:r>
        <w:t>Regret</w:t>
      </w:r>
      <w:proofErr w:type="spellEnd"/>
      <w:r>
        <w:t xml:space="preserve">- und Transfer-Optimierungen versuchen, die Anzahl der Schedule-Updates möglichst zu minimieren, indem ein Schedule nicht geschrieben wird, für den Fal, dass sich nichts zum vorherigen Schedule geändert hat. Das macht der </w:t>
      </w:r>
      <w:proofErr w:type="spellStart"/>
      <w:r>
        <w:t>Mixor</w:t>
      </w:r>
      <w:proofErr w:type="spellEnd"/>
      <w:r>
        <w:t>-Optimierer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65348542" w14:textId="371518FF" w:rsidR="00A17BB6" w:rsidRDefault="00A17BB6" w:rsidP="00A3187A">
      <w:pPr>
        <w:pStyle w:val="berschrift2"/>
      </w:pPr>
      <w:bookmarkStart w:id="590" w:name="_Toc216276971"/>
      <w:r>
        <w:t>Zurückschreiben von Pausen</w:t>
      </w:r>
      <w:bookmarkEnd w:id="590"/>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41C1B" w:rsidRDefault="00A3187A" w:rsidP="00A3187A">
      <w:pPr>
        <w:pStyle w:val="Listenabsatz"/>
        <w:numPr>
          <w:ilvl w:val="3"/>
          <w:numId w:val="9"/>
        </w:numPr>
        <w:ind w:left="1440"/>
      </w:pPr>
      <w:r w:rsidRPr="00241C1B">
        <w:t>Solange das Fahrzeug prinzipiell geschrieben wird, soll die Pause mit genau den Zeiten (relativ zum Beginn des SE) geschrieben werden. Eine Folge-Optimierung korrigiert das dann.</w:t>
      </w:r>
    </w:p>
    <w:p w14:paraId="4BEC3D04" w14:textId="77777777" w:rsidR="00A3187A" w:rsidRPr="00241C1B" w:rsidRDefault="00A3187A" w:rsidP="00A3187A">
      <w:pPr>
        <w:pStyle w:val="Listenabsatz"/>
        <w:numPr>
          <w:ilvl w:val="3"/>
          <w:numId w:val="9"/>
        </w:numPr>
        <w:ind w:left="1440"/>
      </w:pPr>
      <w:r w:rsidRPr="00241C1B">
        <w:t>Wenn das Fahrzeug nicht geschrieben wird (</w:t>
      </w:r>
      <w:proofErr w:type="gramStart"/>
      <w:r w:rsidRPr="00241C1B">
        <w:t>z.B.</w:t>
      </w:r>
      <w:proofErr w:type="gramEnd"/>
      <w:r w:rsidRPr="00241C1B">
        <w:t xml:space="preserve"> weil zwischenzeitlich ein manuelles </w:t>
      </w:r>
      <w:proofErr w:type="spellStart"/>
      <w:r w:rsidRPr="00241C1B">
        <w:t>Assignment</w:t>
      </w:r>
      <w:proofErr w:type="spellEnd"/>
      <w:r w:rsidRPr="00241C1B">
        <w:t xml:space="preserve"> erfolgt ist), stellt sich die Frage gar nicht.</w:t>
      </w:r>
    </w:p>
    <w:p w14:paraId="227702B2" w14:textId="580799BC" w:rsidR="00A3187A" w:rsidRDefault="00A3187A" w:rsidP="00BD7021">
      <w:pPr>
        <w:pStyle w:val="berschrift1"/>
      </w:pPr>
      <w:bookmarkStart w:id="591" w:name="_Toc216276972"/>
      <w:r>
        <w:t>Statistik und KPIs</w:t>
      </w:r>
      <w:bookmarkEnd w:id="591"/>
    </w:p>
    <w:p w14:paraId="58A5C100" w14:textId="0DB98CD0" w:rsidR="00EB3A0D" w:rsidRDefault="00EB3A0D" w:rsidP="00A3187A">
      <w:r>
        <w:t xml:space="preserve">Durch das linksbündige Schreiben der Approach-Phasen entstehen durch das </w:t>
      </w:r>
      <w:r w:rsidR="00A36E31">
        <w:t>V</w:t>
      </w:r>
      <w:r>
        <w:t xml:space="preserve">erschieben der Approach-Phasen nach links an das Ende der vorhergehende Abladephase im TS „Wait Load“-Zeiten. Diese Zeiten werden in der aktuellen Implementierung der KPI-Berechnung als </w:t>
      </w:r>
      <w:r w:rsidR="00A36E31">
        <w:t>„</w:t>
      </w:r>
      <w:r>
        <w:t>beschäftigt</w:t>
      </w:r>
      <w:r w:rsidR="00A36E31">
        <w:t>“</w:t>
      </w:r>
      <w:r>
        <w:t xml:space="preserve"> ge</w:t>
      </w:r>
      <w:r w:rsidR="00A36E31">
        <w:t xml:space="preserve">zählt (entsprechend der Zählung solcher Zeiten im AS und PS). Das verfälscht das Planungsergebnis und </w:t>
      </w:r>
      <w:r w:rsidR="00A36E31">
        <w:lastRenderedPageBreak/>
        <w:t>muss angepasst werden. Im TS dürfen solchermaßen geplante „Wait Load“-Zeiten nicht als beschäftigt gezählt werden, sondern als verfügbar (</w:t>
      </w:r>
      <w:proofErr w:type="spellStart"/>
      <w:r w:rsidR="00A36E31">
        <w:t>idle</w:t>
      </w:r>
      <w:proofErr w:type="spellEnd"/>
      <w:r w:rsidR="00A36E31">
        <w:t>).</w:t>
      </w:r>
    </w:p>
    <w:p w14:paraId="7FE6729E" w14:textId="570CF612" w:rsidR="00A3187A" w:rsidRPr="00A36E31" w:rsidRDefault="00A36E31" w:rsidP="00A3187A">
      <w:pPr>
        <w:rPr>
          <w:color w:val="00B050"/>
        </w:rPr>
      </w:pPr>
      <w:r w:rsidRPr="00A36E31">
        <w:rPr>
          <w:color w:val="00B050"/>
        </w:rPr>
        <w:t xml:space="preserve">Frage: </w:t>
      </w:r>
      <w:r w:rsidR="00A3187A" w:rsidRPr="00A36E31">
        <w:rPr>
          <w:color w:val="00B050"/>
        </w:rPr>
        <w:t xml:space="preserve">müssen durch </w:t>
      </w:r>
      <w:r w:rsidRPr="00A36E31">
        <w:rPr>
          <w:color w:val="00B050"/>
        </w:rPr>
        <w:t>das Links-Schieben des Approach</w:t>
      </w:r>
      <w:r>
        <w:rPr>
          <w:color w:val="00B050"/>
        </w:rPr>
        <w:t>s</w:t>
      </w:r>
      <w:r w:rsidRPr="00A36E31">
        <w:rPr>
          <w:color w:val="00B050"/>
        </w:rPr>
        <w:t xml:space="preserve"> oder </w:t>
      </w:r>
      <w:r w:rsidR="00A3187A" w:rsidRPr="00A36E31">
        <w:rPr>
          <w:color w:val="00B050"/>
        </w:rPr>
        <w:t xml:space="preserve">den Einbezug der Pausen </w:t>
      </w:r>
      <w:r w:rsidRPr="00A36E31">
        <w:rPr>
          <w:color w:val="00B050"/>
        </w:rPr>
        <w:t>in den TS weitere KPI angepasst werden?</w:t>
      </w:r>
    </w:p>
    <w:p w14:paraId="74AB0BE9" w14:textId="345E5887" w:rsidR="00537816" w:rsidRDefault="00537816" w:rsidP="00BD7021">
      <w:pPr>
        <w:pStyle w:val="berschrift1"/>
      </w:pPr>
      <w:bookmarkStart w:id="592" w:name="_Ref209097249"/>
      <w:bookmarkStart w:id="593" w:name="_Toc216276973"/>
      <w:r>
        <w:t xml:space="preserve">Update </w:t>
      </w:r>
      <w:proofErr w:type="spellStart"/>
      <w:r>
        <w:t>Schedules</w:t>
      </w:r>
      <w:proofErr w:type="spellEnd"/>
      <w:r>
        <w:t xml:space="preserve"> Handler</w:t>
      </w:r>
      <w:bookmarkEnd w:id="592"/>
      <w:bookmarkEnd w:id="593"/>
    </w:p>
    <w:p w14:paraId="727033F2" w14:textId="69A6A355" w:rsidR="00A17BB6" w:rsidRDefault="00241C1B" w:rsidP="00241C1B">
      <w:r>
        <w:t>B</w:t>
      </w:r>
      <w:r w:rsidR="00E9646D">
        <w:t xml:space="preserve">ei fortschreitender Zeit </w:t>
      </w:r>
      <w:r>
        <w:t xml:space="preserve">sollen </w:t>
      </w:r>
      <w:r w:rsidR="00537816">
        <w:t xml:space="preserve">Pausenzeiten </w:t>
      </w:r>
      <w:r w:rsidR="00BD7021">
        <w:t xml:space="preserve">im TS </w:t>
      </w:r>
      <w:r w:rsidR="001F1CA2">
        <w:t xml:space="preserve">im Allgemeinen zeitlich an dem Zeitpunkt stehen bleiben, an dem sie ursprünglich von der Optimierung geschrieben wurden, während die Zeitstempel des </w:t>
      </w:r>
      <w:proofErr w:type="spellStart"/>
      <w:r w:rsidR="001F1CA2">
        <w:t>Proposals</w:t>
      </w:r>
      <w:proofErr w:type="spellEnd"/>
      <w:r w:rsidR="001F1CA2">
        <w:t xml:space="preserve"> / </w:t>
      </w:r>
      <w:proofErr w:type="gramStart"/>
      <w:r w:rsidR="001F1CA2">
        <w:t>des Balken</w:t>
      </w:r>
      <w:proofErr w:type="gramEnd"/>
      <w:r w:rsidR="001F1CA2">
        <w:t xml:space="preserve"> / des Schedule-Elements „unter der Pause hinweg“</w:t>
      </w:r>
      <w:r w:rsidR="00A17BB6" w:rsidRPr="00782734">
        <w:t xml:space="preserve"> geschoben</w:t>
      </w:r>
      <w:r>
        <w:t xml:space="preserve"> werden.</w:t>
      </w:r>
    </w:p>
    <w:p w14:paraId="63F0E4A3" w14:textId="5CE3D874" w:rsidR="00241C1B" w:rsidRDefault="00241C1B" w:rsidP="00241C1B">
      <w:r>
        <w:t xml:space="preserve">Diese Behandlung hat den Vorteil, dass sie </w:t>
      </w:r>
      <w:r w:rsidR="001F1CA2">
        <w:t xml:space="preserve">überflüssige Updates vermeidet, die dadurch entstünden, wenn die Zeitstempel durch Update </w:t>
      </w:r>
      <w:proofErr w:type="spellStart"/>
      <w:r w:rsidR="001F1CA2">
        <w:t>Schedules</w:t>
      </w:r>
      <w:proofErr w:type="spellEnd"/>
      <w:r w:rsidR="001F1CA2">
        <w:t xml:space="preserve"> relativ zum Beginn des Balken geschoben, und anschl. durch die nächste Optimierung wieder zurückgesetzt werden, da die Optimierung die Pause im Allgemeinen aufgrund der Pausenregeln zu einem fixen Zeitpunkt nach Schicht-Start eingeplant hatte Ein weiterer Vorteil liegt darin, dass die Pausen-Zeitstempel normalerweise als Fixe Zeitstempel im Schedule stehen, während die anderen Zeitstempel des Balkens lineare Time-</w:t>
      </w:r>
      <w:proofErr w:type="spellStart"/>
      <w:r w:rsidR="001F1CA2">
        <w:t>Functions</w:t>
      </w:r>
      <w:proofErr w:type="spellEnd"/>
      <w:r w:rsidR="001F1CA2">
        <w:t xml:space="preserve"> sind.</w:t>
      </w:r>
    </w:p>
    <w:p w14:paraId="48231C80" w14:textId="06AF8BAC" w:rsidR="001F1CA2" w:rsidRDefault="001F1CA2" w:rsidP="00241C1B">
      <w:r>
        <w:t>Es muss dabei allerdings darauf geachtet werden, dass die Pause durch das Schieben nicht aus dem Balken herausgeschoben wird, bzw. der Balken nicht außerhalb der Pause. Würde die Pause durch das Schieben des Balkens z.T. außerhalb liegen, müssen die Pausen-Zeitstempel doch linearisiert werden und „linksbündig“ im Balken mitgeschoben werden.</w:t>
      </w:r>
      <w:r w:rsidR="00864C71">
        <w:t xml:space="preserve"> Dadurch werden Überlappungen vermieden.</w:t>
      </w:r>
    </w:p>
    <w:p w14:paraId="25433240" w14:textId="11B3661E" w:rsidR="00864C71" w:rsidRDefault="00864C71" w:rsidP="004F556C">
      <w:pPr>
        <w:jc w:val="center"/>
      </w:pPr>
      <w:r>
        <w:rPr>
          <w:noProof/>
        </w:rPr>
        <w:lastRenderedPageBreak/>
        <w:drawing>
          <wp:inline distT="0" distB="0" distL="0" distR="0" wp14:anchorId="219F7344" wp14:editId="14E43434">
            <wp:extent cx="4838700" cy="4162425"/>
            <wp:effectExtent l="0" t="0" r="0" b="9525"/>
            <wp:docPr id="109985786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38700" cy="4162425"/>
                    </a:xfrm>
                    <a:prstGeom prst="rect">
                      <a:avLst/>
                    </a:prstGeom>
                    <a:noFill/>
                    <a:ln>
                      <a:noFill/>
                    </a:ln>
                  </pic:spPr>
                </pic:pic>
              </a:graphicData>
            </a:graphic>
          </wp:inline>
        </w:drawing>
      </w:r>
    </w:p>
    <w:p w14:paraId="71CCA636" w14:textId="6E69AE96" w:rsidR="00A86CFD" w:rsidRDefault="00A86CFD" w:rsidP="00A86CFD">
      <w:r>
        <w:t xml:space="preserve">Es macht dabei auch keinen Unterschied, ob eine Pause noch im TS steht oder schon im AS. </w:t>
      </w:r>
      <w:commentRangeStart w:id="594"/>
      <w:r>
        <w:t xml:space="preserve">Der Update </w:t>
      </w:r>
      <w:proofErr w:type="spellStart"/>
      <w:r>
        <w:t>Schedules</w:t>
      </w:r>
      <w:proofErr w:type="spellEnd"/>
      <w:r>
        <w:t>-Mechanismus kümmert sich nicht um den AS</w:t>
      </w:r>
      <w:commentRangeEnd w:id="594"/>
      <w:r w:rsidR="00907F4C">
        <w:rPr>
          <w:rStyle w:val="Kommentarzeichen"/>
        </w:rPr>
        <w:commentReference w:id="594"/>
      </w:r>
      <w:r>
        <w:t>.</w:t>
      </w:r>
    </w:p>
    <w:p w14:paraId="105616BA" w14:textId="386DBB6D" w:rsidR="00BD7021" w:rsidRDefault="008F1DD3" w:rsidP="008F1DD3">
      <w:pPr>
        <w:pStyle w:val="berschrift1"/>
      </w:pPr>
      <w:bookmarkStart w:id="595" w:name="_Toc216276974"/>
      <w:r>
        <w:t>GUI</w:t>
      </w:r>
      <w:bookmarkEnd w:id="595"/>
    </w:p>
    <w:p w14:paraId="5CDA924C" w14:textId="02C5CAE2" w:rsidR="00A17BB6" w:rsidRPr="00CB4706" w:rsidRDefault="00A17BB6" w:rsidP="00A36E31">
      <w:r w:rsidRPr="00CB4706">
        <w:t>Nach aktuellem Planungsstand werden die Änderungen nur an der Web-GUI notwendig sein.</w:t>
      </w:r>
      <w:r w:rsidR="00A36E31">
        <w:t xml:space="preserve"> Die Delphi-</w:t>
      </w:r>
      <w:proofErr w:type="spellStart"/>
      <w:r w:rsidR="00A36E31">
        <w:t>Gui</w:t>
      </w:r>
      <w:proofErr w:type="spellEnd"/>
      <w:r w:rsidR="00A36E31">
        <w:t xml:space="preserve"> wird nicht angepasst werden.</w:t>
      </w:r>
    </w:p>
    <w:p w14:paraId="37D1F2BE" w14:textId="0B668454" w:rsidR="00160663" w:rsidRDefault="00160663" w:rsidP="001B7D3F">
      <w:pPr>
        <w:pStyle w:val="berschrift1"/>
      </w:pPr>
      <w:bookmarkStart w:id="596" w:name="_Toc216276975"/>
      <w:proofErr w:type="spellStart"/>
      <w:r>
        <w:t>DepotViewer</w:t>
      </w:r>
      <w:bookmarkEnd w:id="596"/>
      <w:proofErr w:type="spellEnd"/>
    </w:p>
    <w:p w14:paraId="51B45BC2" w14:textId="6D08658C" w:rsidR="00160663" w:rsidRDefault="00160663" w:rsidP="00160663">
      <w:r>
        <w:t xml:space="preserve">Der </w:t>
      </w:r>
      <w:proofErr w:type="spellStart"/>
      <w:r>
        <w:t>DepotViewer</w:t>
      </w:r>
      <w:proofErr w:type="spellEnd"/>
      <w:r>
        <w:t xml:space="preserve"> soll erweitert werden</w:t>
      </w:r>
      <w:r w:rsidR="003D2B7B">
        <w:t>,</w:t>
      </w:r>
      <w:r>
        <w:t xml:space="preserve"> um geplante</w:t>
      </w:r>
      <w:r w:rsidR="003D2B7B">
        <w:t xml:space="preserve"> und angewiesene</w:t>
      </w:r>
      <w:r>
        <w:t xml:space="preserve"> Pausen anzuzeigen.</w:t>
      </w:r>
    </w:p>
    <w:p w14:paraId="4BFBDDB8" w14:textId="46D4BEDE" w:rsidR="00A36E31" w:rsidRPr="00A36E31" w:rsidRDefault="00A36E31" w:rsidP="00160663">
      <w:pPr>
        <w:rPr>
          <w:color w:val="00B050"/>
        </w:rPr>
      </w:pPr>
      <w:r w:rsidRPr="00A36E31">
        <w:rPr>
          <w:color w:val="00B050"/>
        </w:rPr>
        <w:t xml:space="preserve">Frage: Wie sollen geplante und angewiesene Pausen im </w:t>
      </w:r>
      <w:proofErr w:type="spellStart"/>
      <w:r w:rsidRPr="00A36E31">
        <w:rPr>
          <w:color w:val="00B050"/>
        </w:rPr>
        <w:t>DepotViewer</w:t>
      </w:r>
      <w:proofErr w:type="spellEnd"/>
      <w:r w:rsidRPr="00A36E31">
        <w:rPr>
          <w:color w:val="00B050"/>
        </w:rPr>
        <w:t xml:space="preserve"> angezeigt werden?</w:t>
      </w:r>
    </w:p>
    <w:p w14:paraId="1CA12620" w14:textId="7CD94FA9" w:rsidR="008F1DD3" w:rsidRDefault="001B7D3F" w:rsidP="001B7D3F">
      <w:pPr>
        <w:pStyle w:val="berschrift1"/>
      </w:pPr>
      <w:bookmarkStart w:id="597" w:name="_Toc216276976"/>
      <w:r>
        <w:lastRenderedPageBreak/>
        <w:t>Festlegungen</w:t>
      </w:r>
      <w:bookmarkEnd w:id="597"/>
    </w:p>
    <w:p w14:paraId="32C7D15D" w14:textId="77777777" w:rsidR="00782734" w:rsidRDefault="00782734" w:rsidP="00782734">
      <w:pPr>
        <w:pStyle w:val="berschrift2"/>
      </w:pPr>
      <w:bookmarkStart w:id="598" w:name="_Toc216276977"/>
      <w:r>
        <w:t>Festlegungen zum Pausenkonzept</w:t>
      </w:r>
      <w:bookmarkEnd w:id="598"/>
    </w:p>
    <w:p w14:paraId="736A5CA3" w14:textId="77777777" w:rsidR="00782734" w:rsidRDefault="00782734" w:rsidP="00782734">
      <w:r w:rsidRPr="00782734">
        <w:t xml:space="preserve">Wir verwenden die beiden Zeitstempel </w:t>
      </w:r>
      <w:proofErr w:type="spellStart"/>
      <w:r w:rsidRPr="00782734">
        <w:t>thePauseStart</w:t>
      </w:r>
      <w:proofErr w:type="spellEnd"/>
      <w:r w:rsidRPr="00782734">
        <w:t xml:space="preserve"> und </w:t>
      </w:r>
      <w:proofErr w:type="spellStart"/>
      <w:r w:rsidRPr="00782734">
        <w:t>thePauseEnd</w:t>
      </w:r>
      <w:proofErr w:type="spellEnd"/>
      <w:r w:rsidRPr="00782734">
        <w:t xml:space="preserve">. Dadurch haben wir eine Beschränkung auf maximal eine Pause pro </w:t>
      </w:r>
      <w:proofErr w:type="spellStart"/>
      <w:r w:rsidRPr="00782734">
        <w:t>ScheduleElement</w:t>
      </w:r>
      <w:proofErr w:type="spellEnd"/>
      <w:r w:rsidRPr="00782734">
        <w:t>. Für Beton sollte das jedoch ausreichen.</w:t>
      </w:r>
    </w:p>
    <w:p w14:paraId="5FBDDAFE" w14:textId="64825E9B" w:rsidR="00A3187A" w:rsidRPr="00782734" w:rsidRDefault="00A3187A" w:rsidP="00782734">
      <w:r>
        <w:t xml:space="preserve">Eine Pause, die „zwischen“ zwei Lieferungen liegt, wird in das jeweils „rechts“ davon stehenden </w:t>
      </w:r>
      <w:proofErr w:type="spellStart"/>
      <w:r>
        <w:t>ScheduleElement</w:t>
      </w:r>
      <w:proofErr w:type="spellEnd"/>
      <w:r>
        <w:t xml:space="preserve"> geschrieben, notfalls in das </w:t>
      </w:r>
      <w:proofErr w:type="spellStart"/>
      <w:r>
        <w:t>SignOff</w:t>
      </w:r>
      <w:proofErr w:type="spellEnd"/>
      <w:r>
        <w:t>.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 xml:space="preserve">Pausen sollen bei fortschreitender Zeit relativ zum Beginn des </w:t>
      </w:r>
      <w:proofErr w:type="spellStart"/>
      <w:r w:rsidRPr="00782734">
        <w:t>Scheduleelements</w:t>
      </w:r>
      <w:proofErr w:type="spellEnd"/>
      <w:r w:rsidRPr="00782734">
        <w:t xml:space="preserve"> geschoben werden.</w:t>
      </w:r>
    </w:p>
    <w:p w14:paraId="678A1FEF" w14:textId="77777777" w:rsidR="001B7D3F" w:rsidRDefault="001B7D3F" w:rsidP="00980052"/>
    <w:sectPr w:rsidR="001B7D3F" w:rsidSect="00805EE2">
      <w:footerReference w:type="default" r:id="rId54"/>
      <w:pgSz w:w="11906" w:h="16838"/>
      <w:pgMar w:top="1418" w:right="1418" w:bottom="1134"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8" w:author="Timm Ziarnetzky" w:date="2025-12-12T09:35:00Z" w:initials="TZ">
    <w:p w14:paraId="6880B7F0" w14:textId="77777777" w:rsidR="00DF258A" w:rsidRDefault="00DF258A" w:rsidP="00DF258A">
      <w:pPr>
        <w:pStyle w:val="Kommentartext"/>
        <w:jc w:val="left"/>
      </w:pPr>
      <w:r>
        <w:rPr>
          <w:rStyle w:val="Kommentarzeichen"/>
        </w:rPr>
        <w:annotationRef/>
      </w:r>
      <w:r>
        <w:t>Vorschlag: Wenn eine Pause verpflichtend ist, das Zeitintervall aber verstrichen ist, ohne dass diese Pause genommen worden ist, soll sie als „genommen“ angenommen werden. Die anderen Pausen werden dann in der Länge weiter als „offen“ angenommen.</w:t>
      </w:r>
    </w:p>
  </w:comment>
  <w:comment w:id="553" w:author="Timm Ziarnetzky" w:date="2025-12-12T16:31:00Z" w:initials="TZ">
    <w:p w14:paraId="2445AE22" w14:textId="77777777" w:rsidR="000A5933" w:rsidRDefault="000A5933" w:rsidP="000A5933">
      <w:pPr>
        <w:pStyle w:val="Kommentartext"/>
        <w:jc w:val="left"/>
      </w:pPr>
      <w:r>
        <w:rPr>
          <w:rStyle w:val="Kommentarzeichen"/>
        </w:rPr>
        <w:annotationRef/>
      </w:r>
      <w:r>
        <w:t>Wo kommen die Informationen für die Intervalle her? Wo kommen die „Reset“-Werte her?</w:t>
      </w:r>
    </w:p>
  </w:comment>
  <w:comment w:id="594" w:author="Stefan Rupp" w:date="2025-07-21T14:53:00Z" w:initials="SR">
    <w:p w14:paraId="2A4081AF" w14:textId="7B94BA2A" w:rsidR="00907F4C" w:rsidRDefault="00907F4C" w:rsidP="00907F4C">
      <w:pPr>
        <w:pStyle w:val="Kommentartext"/>
        <w:jc w:val="left"/>
      </w:pPr>
      <w:r>
        <w:rPr>
          <w:rStyle w:val="Kommentarzeichen"/>
        </w:rPr>
        <w:annotationRef/>
      </w:r>
      <w:r>
        <w:t>Das stimmt nicht, der AS wird doch vom UpdateSchedulesHandler angefasst.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80B7F0" w15:done="0"/>
  <w15:commentEx w15:paraId="2445AE22" w15:done="0"/>
  <w15:commentEx w15:paraId="2A408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B0120F" w16cex:dateUtc="2025-12-12T08:35:00Z"/>
  <w16cex:commentExtensible w16cex:durableId="2F66CB3E" w16cex:dateUtc="2025-12-12T15:31:00Z"/>
  <w16cex:commentExtensible w16cex:durableId="1F74144D" w16cex:dateUtc="2025-07-21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80B7F0" w16cid:durableId="18B0120F"/>
  <w16cid:commentId w16cid:paraId="2445AE22" w16cid:durableId="2F66CB3E"/>
  <w16cid:commentId w16cid:paraId="2A4081AF" w16cid:durableId="1F7414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582FC8">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B656E0"/>
    <w:multiLevelType w:val="hybridMultilevel"/>
    <w:tmpl w:val="426A47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8" w15:restartNumberingAfterBreak="0">
    <w:nsid w:val="462377AF"/>
    <w:multiLevelType w:val="hybridMultilevel"/>
    <w:tmpl w:val="426A47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26F00AD"/>
    <w:multiLevelType w:val="hybridMultilevel"/>
    <w:tmpl w:val="66845874"/>
    <w:lvl w:ilvl="0" w:tplc="9C866342">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BF6585E"/>
    <w:multiLevelType w:val="hybridMultilevel"/>
    <w:tmpl w:val="3A08D3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10"/>
  </w:num>
  <w:num w:numId="2" w16cid:durableId="1088187942">
    <w:abstractNumId w:val="1"/>
  </w:num>
  <w:num w:numId="3" w16cid:durableId="1343781925">
    <w:abstractNumId w:val="9"/>
    <w:lvlOverride w:ilvl="0">
      <w:startOverride w:val="1"/>
    </w:lvlOverride>
  </w:num>
  <w:num w:numId="4" w16cid:durableId="783572530">
    <w:abstractNumId w:val="9"/>
    <w:lvlOverride w:ilvl="0"/>
    <w:lvlOverride w:ilvl="1">
      <w:startOverride w:val="1"/>
    </w:lvlOverride>
  </w:num>
  <w:num w:numId="5" w16cid:durableId="701366560">
    <w:abstractNumId w:val="9"/>
    <w:lvlOverride w:ilvl="0"/>
    <w:lvlOverride w:ilvl="1">
      <w:startOverride w:val="1"/>
    </w:lvlOverride>
  </w:num>
  <w:num w:numId="6" w16cid:durableId="1789273972">
    <w:abstractNumId w:val="9"/>
    <w:lvlOverride w:ilvl="0"/>
    <w:lvlOverride w:ilvl="1">
      <w:startOverride w:val="1"/>
    </w:lvlOverride>
  </w:num>
  <w:num w:numId="7" w16cid:durableId="476142768">
    <w:abstractNumId w:val="2"/>
  </w:num>
  <w:num w:numId="8" w16cid:durableId="928998451">
    <w:abstractNumId w:val="12"/>
  </w:num>
  <w:num w:numId="9" w16cid:durableId="337314517">
    <w:abstractNumId w:val="5"/>
  </w:num>
  <w:num w:numId="10" w16cid:durableId="1357854486">
    <w:abstractNumId w:val="0"/>
  </w:num>
  <w:num w:numId="11" w16cid:durableId="506939568">
    <w:abstractNumId w:val="7"/>
  </w:num>
  <w:num w:numId="12" w16cid:durableId="349188469">
    <w:abstractNumId w:val="3"/>
  </w:num>
  <w:num w:numId="13" w16cid:durableId="1972857597">
    <w:abstractNumId w:val="6"/>
  </w:num>
  <w:num w:numId="14" w16cid:durableId="120345562">
    <w:abstractNumId w:val="13"/>
  </w:num>
  <w:num w:numId="15" w16cid:durableId="299698070">
    <w:abstractNumId w:val="8"/>
  </w:num>
  <w:num w:numId="16" w16cid:durableId="1200782696">
    <w:abstractNumId w:val="11"/>
  </w:num>
  <w:num w:numId="17" w16cid:durableId="1398821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3113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5964187">
    <w:abstractNumId w:val="4"/>
  </w:num>
  <w:num w:numId="20" w16cid:durableId="33897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Rupp">
    <w15:presenceInfo w15:providerId="AD" w15:userId="S::Stefan.Rupp@inform-software.com::72e9372f-1442-4288-bc7b-a4b398c45d26"/>
  </w15:person>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0899"/>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1715"/>
    <w:rsid w:val="000530DD"/>
    <w:rsid w:val="00053B33"/>
    <w:rsid w:val="00053C25"/>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0CCF"/>
    <w:rsid w:val="0007535C"/>
    <w:rsid w:val="000760A7"/>
    <w:rsid w:val="000767BD"/>
    <w:rsid w:val="00077EAD"/>
    <w:rsid w:val="00080389"/>
    <w:rsid w:val="00080662"/>
    <w:rsid w:val="0008233F"/>
    <w:rsid w:val="00082FA7"/>
    <w:rsid w:val="0008442E"/>
    <w:rsid w:val="000875F2"/>
    <w:rsid w:val="00091266"/>
    <w:rsid w:val="000941FA"/>
    <w:rsid w:val="00094377"/>
    <w:rsid w:val="00095BBD"/>
    <w:rsid w:val="00096473"/>
    <w:rsid w:val="000975BE"/>
    <w:rsid w:val="0009792D"/>
    <w:rsid w:val="000A0C09"/>
    <w:rsid w:val="000A10F2"/>
    <w:rsid w:val="000A159E"/>
    <w:rsid w:val="000A285D"/>
    <w:rsid w:val="000A3004"/>
    <w:rsid w:val="000A3057"/>
    <w:rsid w:val="000A5933"/>
    <w:rsid w:val="000A722B"/>
    <w:rsid w:val="000B50B2"/>
    <w:rsid w:val="000B5366"/>
    <w:rsid w:val="000B6F9A"/>
    <w:rsid w:val="000C0834"/>
    <w:rsid w:val="000C0CB7"/>
    <w:rsid w:val="000C60B7"/>
    <w:rsid w:val="000C6DA5"/>
    <w:rsid w:val="000C78E6"/>
    <w:rsid w:val="000D02EC"/>
    <w:rsid w:val="000D052E"/>
    <w:rsid w:val="000D2535"/>
    <w:rsid w:val="000D25F1"/>
    <w:rsid w:val="000D3375"/>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313C"/>
    <w:rsid w:val="00175E0F"/>
    <w:rsid w:val="00177ABE"/>
    <w:rsid w:val="00180DF5"/>
    <w:rsid w:val="00183543"/>
    <w:rsid w:val="00192016"/>
    <w:rsid w:val="00192AA1"/>
    <w:rsid w:val="00196DE3"/>
    <w:rsid w:val="0019733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1CA2"/>
    <w:rsid w:val="001F7C41"/>
    <w:rsid w:val="00200690"/>
    <w:rsid w:val="002006A6"/>
    <w:rsid w:val="00201D5F"/>
    <w:rsid w:val="002023D7"/>
    <w:rsid w:val="002025DF"/>
    <w:rsid w:val="00202ADA"/>
    <w:rsid w:val="00202FA8"/>
    <w:rsid w:val="00203262"/>
    <w:rsid w:val="00203C71"/>
    <w:rsid w:val="00204691"/>
    <w:rsid w:val="00207EFD"/>
    <w:rsid w:val="00210F29"/>
    <w:rsid w:val="0021721C"/>
    <w:rsid w:val="00221221"/>
    <w:rsid w:val="0022134A"/>
    <w:rsid w:val="0022143E"/>
    <w:rsid w:val="0022249F"/>
    <w:rsid w:val="002225F4"/>
    <w:rsid w:val="0022449F"/>
    <w:rsid w:val="00225EE1"/>
    <w:rsid w:val="002260CC"/>
    <w:rsid w:val="00230401"/>
    <w:rsid w:val="0023236E"/>
    <w:rsid w:val="00232E47"/>
    <w:rsid w:val="002348E7"/>
    <w:rsid w:val="00234DD4"/>
    <w:rsid w:val="00236AF5"/>
    <w:rsid w:val="00236F28"/>
    <w:rsid w:val="00237D42"/>
    <w:rsid w:val="00241C1B"/>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42D"/>
    <w:rsid w:val="00265E34"/>
    <w:rsid w:val="002672D1"/>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D742C"/>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2090"/>
    <w:rsid w:val="00334EC5"/>
    <w:rsid w:val="00335805"/>
    <w:rsid w:val="00335E03"/>
    <w:rsid w:val="003362D7"/>
    <w:rsid w:val="003364C8"/>
    <w:rsid w:val="00343494"/>
    <w:rsid w:val="00343C24"/>
    <w:rsid w:val="00344B0E"/>
    <w:rsid w:val="00344DEF"/>
    <w:rsid w:val="00345775"/>
    <w:rsid w:val="00345C30"/>
    <w:rsid w:val="00345F56"/>
    <w:rsid w:val="003467C6"/>
    <w:rsid w:val="00347F7D"/>
    <w:rsid w:val="00350E49"/>
    <w:rsid w:val="0035120C"/>
    <w:rsid w:val="00353204"/>
    <w:rsid w:val="00357066"/>
    <w:rsid w:val="00357C7E"/>
    <w:rsid w:val="00357D05"/>
    <w:rsid w:val="00360920"/>
    <w:rsid w:val="003611EE"/>
    <w:rsid w:val="00362584"/>
    <w:rsid w:val="003625A6"/>
    <w:rsid w:val="00363221"/>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4F1E"/>
    <w:rsid w:val="003D50FC"/>
    <w:rsid w:val="003D5C36"/>
    <w:rsid w:val="003D6250"/>
    <w:rsid w:val="003D70BB"/>
    <w:rsid w:val="003D756D"/>
    <w:rsid w:val="003D75AA"/>
    <w:rsid w:val="003D79C5"/>
    <w:rsid w:val="003D79EE"/>
    <w:rsid w:val="003E0319"/>
    <w:rsid w:val="003E0977"/>
    <w:rsid w:val="003E1388"/>
    <w:rsid w:val="003E4223"/>
    <w:rsid w:val="003E5974"/>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022"/>
    <w:rsid w:val="00436BD9"/>
    <w:rsid w:val="00437AA4"/>
    <w:rsid w:val="0044054C"/>
    <w:rsid w:val="00441035"/>
    <w:rsid w:val="004417E7"/>
    <w:rsid w:val="00442AAE"/>
    <w:rsid w:val="00442B2D"/>
    <w:rsid w:val="0044384B"/>
    <w:rsid w:val="0044387C"/>
    <w:rsid w:val="0044741B"/>
    <w:rsid w:val="0044798F"/>
    <w:rsid w:val="0045088C"/>
    <w:rsid w:val="00452144"/>
    <w:rsid w:val="00453598"/>
    <w:rsid w:val="004540B3"/>
    <w:rsid w:val="004543FE"/>
    <w:rsid w:val="00454EB2"/>
    <w:rsid w:val="00455E3B"/>
    <w:rsid w:val="0046068D"/>
    <w:rsid w:val="00460ED1"/>
    <w:rsid w:val="00462F8D"/>
    <w:rsid w:val="004630E9"/>
    <w:rsid w:val="00463BE5"/>
    <w:rsid w:val="00465CB2"/>
    <w:rsid w:val="00466919"/>
    <w:rsid w:val="0046775D"/>
    <w:rsid w:val="004709D4"/>
    <w:rsid w:val="0047386C"/>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115E"/>
    <w:rsid w:val="004D4671"/>
    <w:rsid w:val="004D507F"/>
    <w:rsid w:val="004D52CE"/>
    <w:rsid w:val="004D5C1B"/>
    <w:rsid w:val="004D63C3"/>
    <w:rsid w:val="004D6D90"/>
    <w:rsid w:val="004E1BDF"/>
    <w:rsid w:val="004E1D31"/>
    <w:rsid w:val="004E20C6"/>
    <w:rsid w:val="004E25D2"/>
    <w:rsid w:val="004E2FA4"/>
    <w:rsid w:val="004E2FDD"/>
    <w:rsid w:val="004E3BD5"/>
    <w:rsid w:val="004E60E0"/>
    <w:rsid w:val="004F008D"/>
    <w:rsid w:val="004F2D7F"/>
    <w:rsid w:val="004F3D62"/>
    <w:rsid w:val="004F4FD5"/>
    <w:rsid w:val="004F5221"/>
    <w:rsid w:val="004F556C"/>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0F06"/>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2FC8"/>
    <w:rsid w:val="00584684"/>
    <w:rsid w:val="00585723"/>
    <w:rsid w:val="0058588A"/>
    <w:rsid w:val="0058624F"/>
    <w:rsid w:val="005872CF"/>
    <w:rsid w:val="00592CE8"/>
    <w:rsid w:val="005935A7"/>
    <w:rsid w:val="00595504"/>
    <w:rsid w:val="00595DAC"/>
    <w:rsid w:val="00597559"/>
    <w:rsid w:val="005975CB"/>
    <w:rsid w:val="005A095A"/>
    <w:rsid w:val="005A2315"/>
    <w:rsid w:val="005A29F8"/>
    <w:rsid w:val="005A2B0F"/>
    <w:rsid w:val="005A3883"/>
    <w:rsid w:val="005A5DB0"/>
    <w:rsid w:val="005A6A57"/>
    <w:rsid w:val="005A6F34"/>
    <w:rsid w:val="005A749B"/>
    <w:rsid w:val="005A7B3E"/>
    <w:rsid w:val="005B166D"/>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462E"/>
    <w:rsid w:val="00626A13"/>
    <w:rsid w:val="006270F0"/>
    <w:rsid w:val="006273E8"/>
    <w:rsid w:val="00630E25"/>
    <w:rsid w:val="00631E90"/>
    <w:rsid w:val="00632C9B"/>
    <w:rsid w:val="00635B81"/>
    <w:rsid w:val="00635CAF"/>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A5E"/>
    <w:rsid w:val="00653FFD"/>
    <w:rsid w:val="00654122"/>
    <w:rsid w:val="0066088E"/>
    <w:rsid w:val="00662648"/>
    <w:rsid w:val="0066300E"/>
    <w:rsid w:val="00663FD7"/>
    <w:rsid w:val="00664402"/>
    <w:rsid w:val="00664BC8"/>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0599"/>
    <w:rsid w:val="006913FF"/>
    <w:rsid w:val="0069319A"/>
    <w:rsid w:val="006940E1"/>
    <w:rsid w:val="00695C66"/>
    <w:rsid w:val="00695CD6"/>
    <w:rsid w:val="00697271"/>
    <w:rsid w:val="006A1D80"/>
    <w:rsid w:val="006A2DAD"/>
    <w:rsid w:val="006A3E73"/>
    <w:rsid w:val="006A574D"/>
    <w:rsid w:val="006A633D"/>
    <w:rsid w:val="006A63AD"/>
    <w:rsid w:val="006A6ED1"/>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77B"/>
    <w:rsid w:val="006E5CB4"/>
    <w:rsid w:val="006E62B9"/>
    <w:rsid w:val="006F0FD6"/>
    <w:rsid w:val="006F1963"/>
    <w:rsid w:val="006F430A"/>
    <w:rsid w:val="006F57A7"/>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29EB"/>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B39"/>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07F68"/>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363C"/>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C71"/>
    <w:rsid w:val="00864FDE"/>
    <w:rsid w:val="00865555"/>
    <w:rsid w:val="00866BEF"/>
    <w:rsid w:val="00867428"/>
    <w:rsid w:val="00867B7C"/>
    <w:rsid w:val="00867CA3"/>
    <w:rsid w:val="0087264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0117"/>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C7CA7"/>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07F4C"/>
    <w:rsid w:val="00910A99"/>
    <w:rsid w:val="00911143"/>
    <w:rsid w:val="00912214"/>
    <w:rsid w:val="0091592A"/>
    <w:rsid w:val="009163A9"/>
    <w:rsid w:val="00920883"/>
    <w:rsid w:val="00920E77"/>
    <w:rsid w:val="00920F99"/>
    <w:rsid w:val="009222B8"/>
    <w:rsid w:val="00922B1C"/>
    <w:rsid w:val="00922C47"/>
    <w:rsid w:val="00924312"/>
    <w:rsid w:val="0092655E"/>
    <w:rsid w:val="00926FB1"/>
    <w:rsid w:val="00931C1B"/>
    <w:rsid w:val="009329D5"/>
    <w:rsid w:val="00932E64"/>
    <w:rsid w:val="00933284"/>
    <w:rsid w:val="0093498A"/>
    <w:rsid w:val="00934F4A"/>
    <w:rsid w:val="00935265"/>
    <w:rsid w:val="0093555C"/>
    <w:rsid w:val="00935A89"/>
    <w:rsid w:val="00937D8E"/>
    <w:rsid w:val="00944552"/>
    <w:rsid w:val="00945E59"/>
    <w:rsid w:val="00945FD6"/>
    <w:rsid w:val="009510F8"/>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4F48"/>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6031"/>
    <w:rsid w:val="009D7257"/>
    <w:rsid w:val="009D79B6"/>
    <w:rsid w:val="009E0C01"/>
    <w:rsid w:val="009E1741"/>
    <w:rsid w:val="009E4593"/>
    <w:rsid w:val="009E4AAB"/>
    <w:rsid w:val="009E5770"/>
    <w:rsid w:val="009E6904"/>
    <w:rsid w:val="009E6D9D"/>
    <w:rsid w:val="009E71F1"/>
    <w:rsid w:val="009E7627"/>
    <w:rsid w:val="009F150A"/>
    <w:rsid w:val="009F27B7"/>
    <w:rsid w:val="009F29F3"/>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6E31"/>
    <w:rsid w:val="00A37319"/>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66139"/>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86CFD"/>
    <w:rsid w:val="00A90206"/>
    <w:rsid w:val="00A91B4B"/>
    <w:rsid w:val="00A91EF7"/>
    <w:rsid w:val="00A92E70"/>
    <w:rsid w:val="00A936D3"/>
    <w:rsid w:val="00A9488A"/>
    <w:rsid w:val="00A9495B"/>
    <w:rsid w:val="00A94ECF"/>
    <w:rsid w:val="00A952EF"/>
    <w:rsid w:val="00A962B5"/>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2854"/>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066"/>
    <w:rsid w:val="00B20E76"/>
    <w:rsid w:val="00B23765"/>
    <w:rsid w:val="00B24DB3"/>
    <w:rsid w:val="00B2595F"/>
    <w:rsid w:val="00B3155E"/>
    <w:rsid w:val="00B31DA2"/>
    <w:rsid w:val="00B33782"/>
    <w:rsid w:val="00B36009"/>
    <w:rsid w:val="00B36B67"/>
    <w:rsid w:val="00B36EE8"/>
    <w:rsid w:val="00B370CE"/>
    <w:rsid w:val="00B3737D"/>
    <w:rsid w:val="00B41CD2"/>
    <w:rsid w:val="00B42C6F"/>
    <w:rsid w:val="00B42E4D"/>
    <w:rsid w:val="00B434F7"/>
    <w:rsid w:val="00B441D3"/>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66E48"/>
    <w:rsid w:val="00B70F32"/>
    <w:rsid w:val="00B715A0"/>
    <w:rsid w:val="00B72B1D"/>
    <w:rsid w:val="00B7471D"/>
    <w:rsid w:val="00B76565"/>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53A"/>
    <w:rsid w:val="00C049BB"/>
    <w:rsid w:val="00C05405"/>
    <w:rsid w:val="00C064E0"/>
    <w:rsid w:val="00C14D3E"/>
    <w:rsid w:val="00C158C0"/>
    <w:rsid w:val="00C159D8"/>
    <w:rsid w:val="00C16DA2"/>
    <w:rsid w:val="00C17D32"/>
    <w:rsid w:val="00C2038D"/>
    <w:rsid w:val="00C20653"/>
    <w:rsid w:val="00C20F25"/>
    <w:rsid w:val="00C21403"/>
    <w:rsid w:val="00C220DF"/>
    <w:rsid w:val="00C307F2"/>
    <w:rsid w:val="00C30F63"/>
    <w:rsid w:val="00C32374"/>
    <w:rsid w:val="00C42926"/>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B81"/>
    <w:rsid w:val="00C67F05"/>
    <w:rsid w:val="00C7037F"/>
    <w:rsid w:val="00C70E26"/>
    <w:rsid w:val="00C7453E"/>
    <w:rsid w:val="00C74EA9"/>
    <w:rsid w:val="00C75E04"/>
    <w:rsid w:val="00C76E2A"/>
    <w:rsid w:val="00C77689"/>
    <w:rsid w:val="00C804C5"/>
    <w:rsid w:val="00C81683"/>
    <w:rsid w:val="00C831AF"/>
    <w:rsid w:val="00C843AD"/>
    <w:rsid w:val="00C8585C"/>
    <w:rsid w:val="00C87AC0"/>
    <w:rsid w:val="00C907C0"/>
    <w:rsid w:val="00C9529D"/>
    <w:rsid w:val="00CA10C0"/>
    <w:rsid w:val="00CA578C"/>
    <w:rsid w:val="00CB28A9"/>
    <w:rsid w:val="00CB3F33"/>
    <w:rsid w:val="00CB4706"/>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03DB"/>
    <w:rsid w:val="00D0086D"/>
    <w:rsid w:val="00D01333"/>
    <w:rsid w:val="00D01ACB"/>
    <w:rsid w:val="00D01EAF"/>
    <w:rsid w:val="00D01F22"/>
    <w:rsid w:val="00D06E39"/>
    <w:rsid w:val="00D11783"/>
    <w:rsid w:val="00D1260F"/>
    <w:rsid w:val="00D1264B"/>
    <w:rsid w:val="00D130CC"/>
    <w:rsid w:val="00D15843"/>
    <w:rsid w:val="00D15955"/>
    <w:rsid w:val="00D17612"/>
    <w:rsid w:val="00D20729"/>
    <w:rsid w:val="00D2105B"/>
    <w:rsid w:val="00D213E6"/>
    <w:rsid w:val="00D2176F"/>
    <w:rsid w:val="00D22245"/>
    <w:rsid w:val="00D22B7E"/>
    <w:rsid w:val="00D257E9"/>
    <w:rsid w:val="00D2796D"/>
    <w:rsid w:val="00D27BF6"/>
    <w:rsid w:val="00D3144E"/>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5E8A"/>
    <w:rsid w:val="00D96BB9"/>
    <w:rsid w:val="00DA08E2"/>
    <w:rsid w:val="00DA1873"/>
    <w:rsid w:val="00DA196D"/>
    <w:rsid w:val="00DA1CFB"/>
    <w:rsid w:val="00DA2BAB"/>
    <w:rsid w:val="00DA5D02"/>
    <w:rsid w:val="00DA5FED"/>
    <w:rsid w:val="00DA716C"/>
    <w:rsid w:val="00DA7A93"/>
    <w:rsid w:val="00DB13D7"/>
    <w:rsid w:val="00DB1D6E"/>
    <w:rsid w:val="00DB3DEB"/>
    <w:rsid w:val="00DB4825"/>
    <w:rsid w:val="00DB5DEF"/>
    <w:rsid w:val="00DB6BEC"/>
    <w:rsid w:val="00DB7F14"/>
    <w:rsid w:val="00DC3258"/>
    <w:rsid w:val="00DC7013"/>
    <w:rsid w:val="00DD095A"/>
    <w:rsid w:val="00DD16CB"/>
    <w:rsid w:val="00DD2C69"/>
    <w:rsid w:val="00DD2C9A"/>
    <w:rsid w:val="00DD4029"/>
    <w:rsid w:val="00DD433C"/>
    <w:rsid w:val="00DE216B"/>
    <w:rsid w:val="00DE3DB8"/>
    <w:rsid w:val="00DE47F5"/>
    <w:rsid w:val="00DE532B"/>
    <w:rsid w:val="00DE5AAB"/>
    <w:rsid w:val="00DE638A"/>
    <w:rsid w:val="00DE6480"/>
    <w:rsid w:val="00DE67C8"/>
    <w:rsid w:val="00DE7163"/>
    <w:rsid w:val="00DE7923"/>
    <w:rsid w:val="00DE7F78"/>
    <w:rsid w:val="00DF0155"/>
    <w:rsid w:val="00DF10CB"/>
    <w:rsid w:val="00DF23FF"/>
    <w:rsid w:val="00DF258A"/>
    <w:rsid w:val="00DF33F0"/>
    <w:rsid w:val="00DF523B"/>
    <w:rsid w:val="00DF6CE1"/>
    <w:rsid w:val="00DF6FAB"/>
    <w:rsid w:val="00E02C1E"/>
    <w:rsid w:val="00E02D06"/>
    <w:rsid w:val="00E05235"/>
    <w:rsid w:val="00E05C21"/>
    <w:rsid w:val="00E05DFB"/>
    <w:rsid w:val="00E1116E"/>
    <w:rsid w:val="00E11E95"/>
    <w:rsid w:val="00E15AD9"/>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CE"/>
    <w:rsid w:val="00E35ED0"/>
    <w:rsid w:val="00E366E9"/>
    <w:rsid w:val="00E36DBE"/>
    <w:rsid w:val="00E40365"/>
    <w:rsid w:val="00E41815"/>
    <w:rsid w:val="00E41BDA"/>
    <w:rsid w:val="00E435C4"/>
    <w:rsid w:val="00E43676"/>
    <w:rsid w:val="00E43EAF"/>
    <w:rsid w:val="00E44795"/>
    <w:rsid w:val="00E451BD"/>
    <w:rsid w:val="00E45CB2"/>
    <w:rsid w:val="00E460F5"/>
    <w:rsid w:val="00E4620A"/>
    <w:rsid w:val="00E51EAF"/>
    <w:rsid w:val="00E5231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7741F"/>
    <w:rsid w:val="00E81550"/>
    <w:rsid w:val="00E82DC2"/>
    <w:rsid w:val="00E8532C"/>
    <w:rsid w:val="00E85456"/>
    <w:rsid w:val="00E86158"/>
    <w:rsid w:val="00E87D2C"/>
    <w:rsid w:val="00E91475"/>
    <w:rsid w:val="00E934A1"/>
    <w:rsid w:val="00E95579"/>
    <w:rsid w:val="00E95663"/>
    <w:rsid w:val="00E9646D"/>
    <w:rsid w:val="00EA0F33"/>
    <w:rsid w:val="00EA13DA"/>
    <w:rsid w:val="00EA14E3"/>
    <w:rsid w:val="00EA22AD"/>
    <w:rsid w:val="00EA521E"/>
    <w:rsid w:val="00EA5C58"/>
    <w:rsid w:val="00EA7A59"/>
    <w:rsid w:val="00EB201E"/>
    <w:rsid w:val="00EB2566"/>
    <w:rsid w:val="00EB29CC"/>
    <w:rsid w:val="00EB3A0D"/>
    <w:rsid w:val="00EB43FD"/>
    <w:rsid w:val="00EC18B0"/>
    <w:rsid w:val="00EC3386"/>
    <w:rsid w:val="00EC339A"/>
    <w:rsid w:val="00EC5E54"/>
    <w:rsid w:val="00EC5FFE"/>
    <w:rsid w:val="00ED00F2"/>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AED"/>
    <w:rsid w:val="00EF3B40"/>
    <w:rsid w:val="00EF5CF0"/>
    <w:rsid w:val="00EF6F00"/>
    <w:rsid w:val="00EF76CC"/>
    <w:rsid w:val="00F00652"/>
    <w:rsid w:val="00F0105A"/>
    <w:rsid w:val="00F016B9"/>
    <w:rsid w:val="00F01CC0"/>
    <w:rsid w:val="00F02E9D"/>
    <w:rsid w:val="00F03093"/>
    <w:rsid w:val="00F0317A"/>
    <w:rsid w:val="00F0484E"/>
    <w:rsid w:val="00F04AB7"/>
    <w:rsid w:val="00F0599F"/>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541"/>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1258"/>
    <w:rsid w:val="00F83B44"/>
    <w:rsid w:val="00F9296A"/>
    <w:rsid w:val="00F92DE7"/>
    <w:rsid w:val="00F93664"/>
    <w:rsid w:val="00F93DAB"/>
    <w:rsid w:val="00F94C83"/>
    <w:rsid w:val="00F952D6"/>
    <w:rsid w:val="00F95977"/>
    <w:rsid w:val="00F97789"/>
    <w:rsid w:val="00FA15ED"/>
    <w:rsid w:val="00FA2A18"/>
    <w:rsid w:val="00FA67DF"/>
    <w:rsid w:val="00FA7C51"/>
    <w:rsid w:val="00FA7EB6"/>
    <w:rsid w:val="00FB0743"/>
    <w:rsid w:val="00FB14BF"/>
    <w:rsid w:val="00FB2AF0"/>
    <w:rsid w:val="00FB2D69"/>
    <w:rsid w:val="00FB347E"/>
    <w:rsid w:val="00FB4811"/>
    <w:rsid w:val="00FB5925"/>
    <w:rsid w:val="00FC02C4"/>
    <w:rsid w:val="00FC2699"/>
    <w:rsid w:val="00FC2D6F"/>
    <w:rsid w:val="00FC4A17"/>
    <w:rsid w:val="00FC5FDD"/>
    <w:rsid w:val="00FC63BC"/>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ira.inform-software.com/browse/ITMS-753"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5767</Words>
  <Characters>32877</Characters>
  <Application>Microsoft Office Word</Application>
  <DocSecurity>0</DocSecurity>
  <Lines>273</Lines>
  <Paragraphs>77</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9</cp:revision>
  <dcterms:created xsi:type="dcterms:W3CDTF">2025-12-10T15:33:00Z</dcterms:created>
  <dcterms:modified xsi:type="dcterms:W3CDTF">2026-02-12T15:51:00Z</dcterms:modified>
</cp:coreProperties>
</file>